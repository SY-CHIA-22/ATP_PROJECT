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2B03" w14:textId="1B790DB1" w:rsidR="002D27D7" w:rsidRPr="00EE5F47" w:rsidRDefault="002D27D7" w:rsidP="00126741">
      <w:pPr>
        <w:jc w:val="both"/>
        <w:rPr>
          <w:rFonts w:ascii="Times New Roman" w:hAnsi="Times New Roman" w:cs="Times New Roman"/>
          <w:b/>
          <w:bCs/>
          <w:sz w:val="32"/>
          <w:szCs w:val="32"/>
        </w:rPr>
      </w:pPr>
      <w:bookmarkStart w:id="0" w:name="_Hlk133390709"/>
      <w:bookmarkStart w:id="1" w:name="_Hlk139275244"/>
      <w:r w:rsidRPr="002B776A">
        <w:rPr>
          <w:rFonts w:ascii="Times New Roman" w:hAnsi="Times New Roman" w:cs="Times New Roman"/>
          <w:b/>
          <w:bCs/>
          <w:sz w:val="32"/>
          <w:szCs w:val="32"/>
        </w:rPr>
        <w:t xml:space="preserve">Target Journal: </w:t>
      </w:r>
      <w:proofErr w:type="spellStart"/>
      <w:r w:rsidRPr="002B776A">
        <w:rPr>
          <w:rFonts w:ascii="Times New Roman" w:hAnsi="Times New Roman" w:cs="Times New Roman"/>
          <w:b/>
          <w:bCs/>
          <w:sz w:val="32"/>
          <w:szCs w:val="32"/>
        </w:rPr>
        <w:t>Entomologia</w:t>
      </w:r>
      <w:proofErr w:type="spellEnd"/>
      <w:r w:rsidRPr="002B776A">
        <w:rPr>
          <w:rFonts w:ascii="Times New Roman" w:hAnsi="Times New Roman" w:cs="Times New Roman"/>
          <w:b/>
          <w:bCs/>
          <w:sz w:val="32"/>
          <w:szCs w:val="32"/>
        </w:rPr>
        <w:t xml:space="preserve"> </w:t>
      </w:r>
      <w:proofErr w:type="spellStart"/>
      <w:r w:rsidRPr="002B776A">
        <w:rPr>
          <w:rFonts w:ascii="Times New Roman" w:hAnsi="Times New Roman" w:cs="Times New Roman"/>
          <w:b/>
          <w:bCs/>
          <w:sz w:val="32"/>
          <w:szCs w:val="32"/>
        </w:rPr>
        <w:t>Experimentalis</w:t>
      </w:r>
      <w:proofErr w:type="spellEnd"/>
      <w:r w:rsidRPr="002B776A">
        <w:rPr>
          <w:rFonts w:ascii="Times New Roman" w:hAnsi="Times New Roman" w:cs="Times New Roman"/>
          <w:b/>
          <w:bCs/>
          <w:sz w:val="32"/>
          <w:szCs w:val="32"/>
        </w:rPr>
        <w:t xml:space="preserve"> et </w:t>
      </w:r>
      <w:proofErr w:type="spellStart"/>
      <w:r w:rsidRPr="002B776A">
        <w:rPr>
          <w:rFonts w:ascii="Times New Roman" w:hAnsi="Times New Roman" w:cs="Times New Roman"/>
          <w:b/>
          <w:bCs/>
          <w:sz w:val="32"/>
          <w:szCs w:val="32"/>
        </w:rPr>
        <w:t>Applicata</w:t>
      </w:r>
      <w:proofErr w:type="spellEnd"/>
    </w:p>
    <w:p w14:paraId="13E0DC22" w14:textId="77777777" w:rsidR="002D27D7" w:rsidRPr="00EE5F47" w:rsidRDefault="002D27D7" w:rsidP="00126741">
      <w:pPr>
        <w:jc w:val="both"/>
        <w:rPr>
          <w:rFonts w:ascii="Times New Roman" w:hAnsi="Times New Roman" w:cs="Times New Roman"/>
          <w:b/>
          <w:bCs/>
          <w:sz w:val="24"/>
          <w:szCs w:val="24"/>
        </w:rPr>
      </w:pPr>
    </w:p>
    <w:p w14:paraId="2C2EEEE1" w14:textId="50F64C7B" w:rsidR="00C47FB2" w:rsidRPr="002D27D7" w:rsidRDefault="00C47FB2" w:rsidP="00126741">
      <w:pPr>
        <w:jc w:val="both"/>
        <w:rPr>
          <w:rFonts w:ascii="Times New Roman" w:hAnsi="Times New Roman" w:cs="Times New Roman"/>
          <w:b/>
          <w:bCs/>
          <w:sz w:val="24"/>
          <w:szCs w:val="24"/>
        </w:rPr>
      </w:pPr>
      <w:bookmarkStart w:id="2" w:name="_Hlk140746169"/>
      <w:r w:rsidRPr="002D27D7">
        <w:rPr>
          <w:rFonts w:ascii="Times New Roman" w:hAnsi="Times New Roman" w:cs="Times New Roman"/>
          <w:b/>
          <w:bCs/>
          <w:sz w:val="24"/>
          <w:szCs w:val="24"/>
        </w:rPr>
        <w:t xml:space="preserve">Title: </w:t>
      </w:r>
    </w:p>
    <w:p w14:paraId="26F057E6" w14:textId="644787F9" w:rsidR="000825D9" w:rsidRPr="00126741" w:rsidRDefault="00770B2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Effects of f</w:t>
      </w:r>
      <w:r w:rsidR="003B184D" w:rsidRPr="00126741">
        <w:rPr>
          <w:rFonts w:ascii="Times New Roman" w:hAnsi="Times New Roman" w:cs="Times New Roman"/>
          <w:b/>
          <w:bCs/>
          <w:sz w:val="24"/>
          <w:szCs w:val="24"/>
        </w:rPr>
        <w:t xml:space="preserve">rass from </w:t>
      </w:r>
      <w:r w:rsidR="00EE5F47">
        <w:rPr>
          <w:rFonts w:ascii="Times New Roman" w:hAnsi="Times New Roman" w:cs="Times New Roman"/>
          <w:b/>
          <w:bCs/>
          <w:sz w:val="24"/>
          <w:szCs w:val="24"/>
        </w:rPr>
        <w:t xml:space="preserve">larvae of </w:t>
      </w:r>
      <w:r w:rsidR="003B184D" w:rsidRPr="00126741">
        <w:rPr>
          <w:rFonts w:ascii="Times New Roman" w:hAnsi="Times New Roman" w:cs="Times New Roman"/>
          <w:b/>
          <w:bCs/>
          <w:sz w:val="24"/>
          <w:szCs w:val="24"/>
        </w:rPr>
        <w:t>black soldier fly (</w:t>
      </w:r>
      <w:r w:rsidR="003B184D" w:rsidRPr="00126741">
        <w:rPr>
          <w:rFonts w:ascii="Times New Roman" w:hAnsi="Times New Roman" w:cs="Times New Roman"/>
          <w:b/>
          <w:bCs/>
          <w:i/>
          <w:iCs/>
          <w:sz w:val="24"/>
          <w:szCs w:val="24"/>
        </w:rPr>
        <w:t>Hermetia illucens</w:t>
      </w:r>
      <w:r w:rsidR="003B184D" w:rsidRPr="00126741">
        <w:rPr>
          <w:rFonts w:ascii="Times New Roman" w:hAnsi="Times New Roman" w:cs="Times New Roman"/>
          <w:b/>
          <w:bCs/>
          <w:sz w:val="24"/>
          <w:szCs w:val="24"/>
        </w:rPr>
        <w:t>) and yellow mealworm (</w:t>
      </w:r>
      <w:r w:rsidR="003B184D" w:rsidRPr="00126741">
        <w:rPr>
          <w:rFonts w:ascii="Times New Roman" w:hAnsi="Times New Roman" w:cs="Times New Roman"/>
          <w:b/>
          <w:bCs/>
          <w:i/>
          <w:iCs/>
          <w:sz w:val="24"/>
          <w:szCs w:val="24"/>
        </w:rPr>
        <w:t>Tenebrio molito</w:t>
      </w:r>
      <w:r w:rsidR="005C06EA" w:rsidRPr="00126741">
        <w:rPr>
          <w:rFonts w:ascii="Times New Roman" w:hAnsi="Times New Roman" w:cs="Times New Roman"/>
          <w:b/>
          <w:bCs/>
          <w:i/>
          <w:iCs/>
          <w:sz w:val="24"/>
          <w:szCs w:val="24"/>
        </w:rPr>
        <w:t>r</w:t>
      </w:r>
      <w:r w:rsidR="003B184D" w:rsidRPr="00126741">
        <w:rPr>
          <w:rFonts w:ascii="Times New Roman" w:hAnsi="Times New Roman" w:cs="Times New Roman"/>
          <w:b/>
          <w:bCs/>
          <w:sz w:val="24"/>
          <w:szCs w:val="24"/>
        </w:rPr>
        <w:t xml:space="preserve">) </w:t>
      </w:r>
      <w:r w:rsidRPr="00126741">
        <w:rPr>
          <w:rFonts w:ascii="Times New Roman" w:hAnsi="Times New Roman" w:cs="Times New Roman"/>
          <w:b/>
          <w:bCs/>
          <w:sz w:val="24"/>
          <w:szCs w:val="24"/>
        </w:rPr>
        <w:t xml:space="preserve">on </w:t>
      </w:r>
      <w:r w:rsidR="003B184D" w:rsidRPr="00126741">
        <w:rPr>
          <w:rFonts w:ascii="Times New Roman" w:hAnsi="Times New Roman" w:cs="Times New Roman"/>
          <w:b/>
          <w:bCs/>
          <w:sz w:val="24"/>
          <w:szCs w:val="24"/>
        </w:rPr>
        <w:t xml:space="preserve">growth and </w:t>
      </w:r>
      <w:r w:rsidR="00890B67">
        <w:rPr>
          <w:rFonts w:ascii="Times New Roman" w:hAnsi="Times New Roman" w:cs="Times New Roman"/>
          <w:b/>
          <w:bCs/>
          <w:sz w:val="24"/>
          <w:szCs w:val="24"/>
        </w:rPr>
        <w:t xml:space="preserve">insect </w:t>
      </w:r>
      <w:r w:rsidR="003B184D" w:rsidRPr="00126741">
        <w:rPr>
          <w:rFonts w:ascii="Times New Roman" w:hAnsi="Times New Roman" w:cs="Times New Roman"/>
          <w:b/>
          <w:bCs/>
          <w:sz w:val="24"/>
          <w:szCs w:val="24"/>
        </w:rPr>
        <w:t xml:space="preserve">resistance </w:t>
      </w:r>
      <w:r w:rsidR="00890B67">
        <w:rPr>
          <w:rFonts w:ascii="Times New Roman" w:hAnsi="Times New Roman" w:cs="Times New Roman"/>
          <w:b/>
          <w:bCs/>
          <w:sz w:val="24"/>
          <w:szCs w:val="24"/>
        </w:rPr>
        <w:t xml:space="preserve">in </w:t>
      </w:r>
      <w:r w:rsidR="005C06EA" w:rsidRPr="00126741">
        <w:rPr>
          <w:rFonts w:ascii="Times New Roman" w:hAnsi="Times New Roman" w:cs="Times New Roman"/>
          <w:b/>
          <w:bCs/>
          <w:sz w:val="24"/>
          <w:szCs w:val="24"/>
          <w:lang w:val="en-US"/>
        </w:rPr>
        <w:t>f</w:t>
      </w:r>
      <w:r w:rsidR="00EB0397" w:rsidRPr="00126741">
        <w:rPr>
          <w:rFonts w:ascii="Times New Roman" w:hAnsi="Times New Roman" w:cs="Times New Roman"/>
          <w:b/>
          <w:bCs/>
          <w:sz w:val="24"/>
          <w:szCs w:val="24"/>
          <w:lang w:val="en-US"/>
        </w:rPr>
        <w:t>ield mustard (</w:t>
      </w:r>
      <w:r w:rsidR="00EB0397" w:rsidRPr="00126741">
        <w:rPr>
          <w:rFonts w:ascii="Times New Roman" w:hAnsi="Times New Roman" w:cs="Times New Roman"/>
          <w:b/>
          <w:bCs/>
          <w:i/>
          <w:iCs/>
          <w:sz w:val="24"/>
          <w:szCs w:val="24"/>
          <w:lang w:val="en-US"/>
        </w:rPr>
        <w:t>Brassica rapa</w:t>
      </w:r>
      <w:r w:rsidR="00EB0397" w:rsidRPr="00126741">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differences between insect species and frass treatments </w:t>
      </w:r>
    </w:p>
    <w:bookmarkEnd w:id="0"/>
    <w:p w14:paraId="6601F312" w14:textId="77777777" w:rsidR="000F268A" w:rsidRPr="00011ED2" w:rsidRDefault="000F268A" w:rsidP="00126741">
      <w:pPr>
        <w:jc w:val="both"/>
        <w:rPr>
          <w:rFonts w:ascii="Times New Roman" w:hAnsi="Times New Roman" w:cs="Times New Roman"/>
          <w:sz w:val="24"/>
          <w:szCs w:val="24"/>
        </w:rPr>
      </w:pPr>
    </w:p>
    <w:p w14:paraId="7AE286A7" w14:textId="105A7090" w:rsidR="000F268A" w:rsidRPr="00126741" w:rsidRDefault="000F268A" w:rsidP="00126741">
      <w:pPr>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126741">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Pr="00126741" w:rsidRDefault="001849FC" w:rsidP="00126741">
      <w:pPr>
        <w:jc w:val="both"/>
        <w:rPr>
          <w:rFonts w:ascii="Times New Roman" w:hAnsi="Times New Roman" w:cs="Times New Roman"/>
          <w:b/>
          <w:bCs/>
          <w:sz w:val="24"/>
          <w:szCs w:val="24"/>
          <w:lang w:val="en-US"/>
        </w:rPr>
      </w:pPr>
    </w:p>
    <w:p w14:paraId="45B8D688" w14:textId="0F34AA82" w:rsidR="001849FC" w:rsidRPr="00126741" w:rsidRDefault="00C47FB2"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Short title:</w:t>
      </w:r>
    </w:p>
    <w:p w14:paraId="415F4AB3" w14:textId="5A30FEEE" w:rsidR="001849FC" w:rsidRPr="00126741" w:rsidRDefault="00DF04E5" w:rsidP="00126741">
      <w:pPr>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2"/>
    <w:p w14:paraId="7CACD530" w14:textId="77777777" w:rsidR="00011ED2" w:rsidRDefault="00011ED2" w:rsidP="00011ED2">
      <w:pPr>
        <w:jc w:val="both"/>
        <w:rPr>
          <w:rFonts w:ascii="Times New Roman" w:hAnsi="Times New Roman" w:cs="Times New Roman"/>
          <w:b/>
          <w:bCs/>
          <w:sz w:val="24"/>
          <w:szCs w:val="24"/>
          <w:lang w:val="en-US"/>
        </w:rPr>
      </w:pPr>
    </w:p>
    <w:p w14:paraId="0CE7FFAE" w14:textId="77777777" w:rsidR="002B776A" w:rsidRDefault="002B776A" w:rsidP="002B776A">
      <w:pPr>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3B487D18" w14:textId="7B319663" w:rsidR="002B776A" w:rsidRPr="00126741" w:rsidRDefault="002B776A" w:rsidP="002B776A">
      <w:pPr>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hyperlink r:id="rId8" w:history="1">
        <w:r w:rsidR="00E35455" w:rsidRPr="00482DD5">
          <w:rPr>
            <w:rStyle w:val="Hyperlink"/>
            <w:rFonts w:ascii="Times New Roman" w:hAnsi="Times New Roman" w:cs="Times New Roman"/>
            <w:sz w:val="24"/>
            <w:szCs w:val="24"/>
            <w:lang w:val="en-US"/>
          </w:rPr>
          <w:t>shaphan.chia@wur.nl</w:t>
        </w:r>
      </w:hyperlink>
      <w:r w:rsidR="00E35455">
        <w:rPr>
          <w:rFonts w:ascii="Times New Roman" w:hAnsi="Times New Roman" w:cs="Times New Roman"/>
          <w:sz w:val="24"/>
          <w:szCs w:val="24"/>
          <w:lang w:val="en-US"/>
        </w:rPr>
        <w:t xml:space="preserve"> or </w:t>
      </w:r>
      <w:hyperlink r:id="rId9"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011ED2">
      <w:pPr>
        <w:jc w:val="both"/>
        <w:rPr>
          <w:rFonts w:ascii="Times New Roman" w:hAnsi="Times New Roman" w:cs="Times New Roman"/>
          <w:b/>
          <w:bCs/>
          <w:sz w:val="24"/>
          <w:szCs w:val="24"/>
          <w:lang w:val="en-US"/>
        </w:rPr>
      </w:pPr>
    </w:p>
    <w:p w14:paraId="5610397F" w14:textId="33025CBF" w:rsidR="00011ED2" w:rsidRPr="00126741" w:rsidRDefault="000D5B8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126741">
      <w:pPr>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1"/>
    <w:p w14:paraId="63EC0BB3"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AD246F7" w14:textId="77777777" w:rsidR="001849FC" w:rsidRPr="00C70602" w:rsidRDefault="001849FC" w:rsidP="00F173F6">
      <w:pPr>
        <w:spacing w:line="276" w:lineRule="auto"/>
        <w:jc w:val="both"/>
        <w:rPr>
          <w:rFonts w:ascii="Times New Roman" w:hAnsi="Times New Roman" w:cs="Times New Roman"/>
          <w:b/>
          <w:bCs/>
          <w:sz w:val="28"/>
          <w:szCs w:val="28"/>
          <w:lang w:val="en-US"/>
        </w:rPr>
      </w:pPr>
    </w:p>
    <w:p w14:paraId="5A931597"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6BBCEEDF"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764A1B4E" w14:textId="77777777" w:rsidR="00C47FB2" w:rsidRDefault="00C47FB2" w:rsidP="00F173F6">
      <w:pPr>
        <w:spacing w:line="276" w:lineRule="auto"/>
        <w:jc w:val="both"/>
        <w:rPr>
          <w:rFonts w:ascii="Times New Roman" w:hAnsi="Times New Roman" w:cs="Times New Roman"/>
          <w:b/>
          <w:bCs/>
          <w:color w:val="000000" w:themeColor="text1"/>
          <w:sz w:val="28"/>
          <w:szCs w:val="28"/>
          <w:lang w:val="en-US"/>
        </w:rPr>
      </w:pPr>
    </w:p>
    <w:p w14:paraId="5C40FE81" w14:textId="77777777" w:rsidR="00126741" w:rsidRDefault="00126741" w:rsidP="00F173F6">
      <w:pPr>
        <w:spacing w:line="276" w:lineRule="auto"/>
        <w:jc w:val="both"/>
        <w:rPr>
          <w:rFonts w:ascii="Times New Roman" w:hAnsi="Times New Roman" w:cs="Times New Roman"/>
          <w:b/>
          <w:bCs/>
          <w:color w:val="000000" w:themeColor="text1"/>
          <w:sz w:val="28"/>
          <w:szCs w:val="28"/>
          <w:lang w:val="en-US"/>
        </w:rPr>
      </w:pPr>
    </w:p>
    <w:p w14:paraId="3E2A8B21" w14:textId="41E7D7AF" w:rsidR="000825D9" w:rsidRPr="00C70602" w:rsidRDefault="000825D9" w:rsidP="00F173F6">
      <w:pPr>
        <w:spacing w:line="276"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t>Abstract</w:t>
      </w:r>
    </w:p>
    <w:p w14:paraId="09E4FFAD" w14:textId="4FFAF196" w:rsidR="00727E7B" w:rsidRPr="00126741" w:rsidRDefault="002F0564" w:rsidP="002B776A">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3"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proofErr w:type="spellStart"/>
      <w:r w:rsidR="00AE50BD" w:rsidRPr="00AE50BD">
        <w:rPr>
          <w:rFonts w:ascii="Times New Roman" w:hAnsi="Times New Roman" w:cs="Times New Roman"/>
          <w:color w:val="000000" w:themeColor="text1"/>
          <w:sz w:val="24"/>
          <w:szCs w:val="24"/>
          <w:lang w:val="en-US"/>
        </w:rPr>
        <w:t>Brassicales</w:t>
      </w:r>
      <w:proofErr w:type="spellEnd"/>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w:t>
      </w:r>
      <w:proofErr w:type="spellStart"/>
      <w:r w:rsidR="001C38A8">
        <w:rPr>
          <w:rFonts w:ascii="Times New Roman" w:hAnsi="Times New Roman" w:cs="Times New Roman"/>
          <w:color w:val="000000" w:themeColor="text1"/>
          <w:sz w:val="24"/>
          <w:szCs w:val="24"/>
          <w:lang w:val="en-US"/>
        </w:rPr>
        <w:t>Plutelliidae</w:t>
      </w:r>
      <w:proofErr w:type="spellEnd"/>
      <w:r w:rsidR="001C38A8">
        <w:rPr>
          <w:rFonts w:ascii="Times New Roman" w:hAnsi="Times New Roman" w:cs="Times New Roman"/>
          <w:color w:val="000000" w:themeColor="text1"/>
          <w:sz w:val="24"/>
          <w:szCs w:val="24"/>
          <w:lang w:val="en-US"/>
        </w:rPr>
        <w:t xml:space="preserve">), </w:t>
      </w:r>
      <w:bookmarkEnd w:id="3"/>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compared to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compared to both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resulted in a</w:t>
      </w:r>
      <w:r w:rsidR="00200DA9" w:rsidRPr="00C70602">
        <w:rPr>
          <w:rFonts w:ascii="Times New Roman" w:hAnsi="Times New Roman" w:cs="Times New Roman"/>
          <w:color w:val="000000" w:themeColor="text1"/>
          <w:sz w:val="24"/>
          <w:szCs w:val="24"/>
          <w:lang w:val="en-US"/>
        </w:rPr>
        <w:t xml:space="preserve">n 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26205B12" w:rsidR="00AD3560" w:rsidRDefault="00AD356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C70602">
      <w:pPr>
        <w:spacing w:line="480" w:lineRule="auto"/>
        <w:jc w:val="both"/>
        <w:rPr>
          <w:rFonts w:ascii="Times New Roman" w:hAnsi="Times New Roman" w:cs="Times New Roman"/>
          <w:b/>
          <w:bCs/>
          <w:sz w:val="28"/>
          <w:szCs w:val="28"/>
          <w:lang w:val="en-US"/>
        </w:rPr>
      </w:pPr>
      <w:bookmarkStart w:id="4" w:name="_Hlk133094564"/>
      <w:bookmarkStart w:id="5" w:name="_Hlk133278383"/>
      <w:r w:rsidRPr="00C70602">
        <w:rPr>
          <w:rFonts w:ascii="Times New Roman" w:hAnsi="Times New Roman" w:cs="Times New Roman"/>
          <w:b/>
          <w:bCs/>
          <w:sz w:val="28"/>
          <w:szCs w:val="28"/>
          <w:lang w:val="en-US"/>
        </w:rPr>
        <w:lastRenderedPageBreak/>
        <w:t>Introduction</w:t>
      </w:r>
    </w:p>
    <w:p w14:paraId="65C44DB1" w14:textId="513B5D36" w:rsidR="007A3335" w:rsidRPr="00C70602" w:rsidRDefault="007A3335"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C70602">
      <w:pPr>
        <w:spacing w:after="0" w:line="480" w:lineRule="auto"/>
        <w:jc w:val="both"/>
        <w:rPr>
          <w:rFonts w:ascii="Times New Roman" w:hAnsi="Times New Roman" w:cs="Times New Roman"/>
          <w:color w:val="000000" w:themeColor="text1"/>
          <w:sz w:val="24"/>
          <w:szCs w:val="24"/>
          <w:lang w:val="en-US"/>
        </w:rPr>
      </w:pPr>
    </w:p>
    <w:p w14:paraId="2A32B7B7" w14:textId="0A0F536A" w:rsidR="00ED64D8" w:rsidRPr="00C70602" w:rsidRDefault="00E52A24"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ED64D8" w:rsidRPr="00C70602">
        <w:rPr>
          <w:rFonts w:ascii="Times New Roman" w:hAnsi="Times New Roman" w:cs="Times New Roman"/>
          <w:color w:val="000000" w:themeColor="text1"/>
          <w:sz w:val="24"/>
          <w:szCs w:val="24"/>
          <w:lang w:val="en-US"/>
        </w:rPr>
        <w:t>the</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color w:val="000000" w:themeColor="text1"/>
          <w:sz w:val="24"/>
          <w:szCs w:val="24"/>
          <w:lang w:val="en-US"/>
        </w:rPr>
        <w:t xml:space="preserve">use </w:t>
      </w:r>
      <w:r w:rsidRPr="00C70602">
        <w:rPr>
          <w:rFonts w:ascii="Times New Roman" w:hAnsi="Times New Roman" w:cs="Times New Roman"/>
          <w:color w:val="000000" w:themeColor="text1"/>
          <w:sz w:val="24"/>
          <w:szCs w:val="24"/>
          <w:lang w:val="en-US"/>
        </w:rPr>
        <w:t xml:space="preserve">of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xml:space="preserve">, leftover substrate, and exoskeletons left after </w:t>
      </w:r>
      <w:proofErr w:type="spellStart"/>
      <w:r w:rsidR="00ED64D8" w:rsidRPr="00C70602">
        <w:rPr>
          <w:rFonts w:ascii="Times New Roman" w:hAnsi="Times New Roman" w:cs="Times New Roman"/>
          <w:color w:val="000000" w:themeColor="text1"/>
          <w:sz w:val="24"/>
          <w:szCs w:val="24"/>
          <w:lang w:val="en-US"/>
        </w:rPr>
        <w:t>moulting</w:t>
      </w:r>
      <w:proofErr w:type="spellEnd"/>
      <w:r w:rsidR="00ED64D8" w:rsidRPr="00C70602">
        <w:rPr>
          <w:rFonts w:ascii="Times New Roman" w:hAnsi="Times New Roman" w:cs="Times New Roman"/>
          <w:color w:val="000000" w:themeColor="text1"/>
          <w:sz w:val="24"/>
          <w:szCs w:val="24"/>
          <w:lang w:val="en-US"/>
        </w:rPr>
        <w:t>,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noProof/>
          <w:color w:val="000000" w:themeColor="text1"/>
          <w:sz w:val="24"/>
          <w:szCs w:val="24"/>
          <w:lang w:val="en-US"/>
        </w:rPr>
        <w:t>(Barragán-Fonseca et al., 2022; Poveda, 2021)</w:t>
      </w:r>
      <w:r w:rsidR="002E18A5" w:rsidRPr="00C70602">
        <w:rPr>
          <w:rFonts w:ascii="Times New Roman" w:hAnsi="Times New Roman" w:cs="Times New Roman"/>
          <w:color w:val="000000" w:themeColor="text1"/>
          <w:sz w:val="24"/>
          <w:szCs w:val="24"/>
          <w:lang w:val="en-US"/>
        </w:rPr>
        <w:t xml:space="preserve">. Induced systemic resistance has been linked to bacilli, </w:t>
      </w:r>
      <w:r w:rsidR="00A26B81" w:rsidRPr="00C70602">
        <w:rPr>
          <w:rFonts w:ascii="Times New Roman" w:hAnsi="Times New Roman" w:cs="Times New Roman"/>
          <w:color w:val="000000" w:themeColor="text1"/>
          <w:sz w:val="24"/>
          <w:szCs w:val="24"/>
          <w:lang w:val="en-US"/>
        </w:rPr>
        <w:t xml:space="preserve">which are </w:t>
      </w:r>
      <w:r w:rsidR="002E18A5" w:rsidRPr="00C70602">
        <w:rPr>
          <w:rFonts w:ascii="Times New Roman" w:hAnsi="Times New Roman" w:cs="Times New Roman"/>
          <w:color w:val="000000" w:themeColor="text1"/>
          <w:sz w:val="24"/>
          <w:szCs w:val="24"/>
          <w:lang w:val="en-US"/>
        </w:rPr>
        <w:t xml:space="preserve">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w:t>
      </w:r>
      <w:proofErr w:type="spellStart"/>
      <w:r w:rsidR="002536FC" w:rsidRPr="00C70602">
        <w:rPr>
          <w:rFonts w:ascii="Times New Roman" w:hAnsi="Times New Roman" w:cs="Times New Roman"/>
          <w:color w:val="000000" w:themeColor="text1"/>
          <w:sz w:val="24"/>
          <w:szCs w:val="24"/>
          <w:lang w:val="en-US"/>
        </w:rPr>
        <w:t>colonise</w:t>
      </w:r>
      <w:proofErr w:type="spellEnd"/>
      <w:r w:rsidR="002536FC" w:rsidRPr="00C70602">
        <w:rPr>
          <w:rFonts w:ascii="Times New Roman" w:hAnsi="Times New Roman" w:cs="Times New Roman"/>
          <w:color w:val="000000" w:themeColor="text1"/>
          <w:sz w:val="24"/>
          <w:szCs w:val="24"/>
          <w:lang w:val="en-US"/>
        </w:rPr>
        <w:t xml:space="preserv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w:t>
      </w:r>
      <w:proofErr w:type="spellStart"/>
      <w:r w:rsidR="000C6C7C" w:rsidRPr="00C70602">
        <w:rPr>
          <w:rFonts w:ascii="Times New Roman" w:hAnsi="Times New Roman" w:cs="Times New Roman"/>
          <w:color w:val="000000" w:themeColor="text1"/>
          <w:sz w:val="24"/>
          <w:szCs w:val="24"/>
          <w:lang w:val="en-US"/>
        </w:rPr>
        <w:t>Gadhave</w:t>
      </w:r>
      <w:proofErr w:type="spellEnd"/>
      <w:r w:rsidR="000C6C7C" w:rsidRPr="00C70602">
        <w:rPr>
          <w:rFonts w:ascii="Times New Roman" w:hAnsi="Times New Roman" w:cs="Times New Roman"/>
          <w:color w:val="000000" w:themeColor="text1"/>
          <w:sz w:val="24"/>
          <w:szCs w:val="24"/>
          <w:lang w:val="en-US"/>
        </w:rPr>
        <w:t xml:space="preserve"> et al., 2016; </w:t>
      </w:r>
      <w:proofErr w:type="spellStart"/>
      <w:r w:rsidR="000C6C7C" w:rsidRPr="00C70602">
        <w:rPr>
          <w:rFonts w:ascii="Times New Roman" w:hAnsi="Times New Roman" w:cs="Times New Roman"/>
          <w:color w:val="000000" w:themeColor="text1"/>
          <w:sz w:val="24"/>
          <w:szCs w:val="24"/>
          <w:lang w:val="en-US"/>
        </w:rPr>
        <w:t>Pangesti</w:t>
      </w:r>
      <w:proofErr w:type="spellEnd"/>
      <w:r w:rsidR="000C6C7C" w:rsidRPr="00C70602">
        <w:rPr>
          <w:rFonts w:ascii="Times New Roman" w:hAnsi="Times New Roman" w:cs="Times New Roman"/>
          <w:color w:val="000000" w:themeColor="text1"/>
          <w:sz w:val="24"/>
          <w:szCs w:val="24"/>
          <w:lang w:val="en-US"/>
        </w:rPr>
        <w:t xml:space="preserve"> et al., 2013).</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w:t>
      </w:r>
      <w:r w:rsidR="00D468A7" w:rsidRPr="00C70602">
        <w:rPr>
          <w:rFonts w:ascii="Times New Roman" w:hAnsi="Times New Roman" w:cs="Times New Roman"/>
          <w:color w:val="000000" w:themeColor="text1"/>
          <w:sz w:val="24"/>
          <w:szCs w:val="24"/>
          <w:lang w:val="en-US"/>
        </w:rPr>
        <w:lastRenderedPageBreak/>
        <w:t xml:space="preserve">added to the 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w:t>
      </w:r>
      <w:r w:rsidR="006C3BDA" w:rsidRPr="00C70602">
        <w:rPr>
          <w:rFonts w:ascii="Times New Roman" w:hAnsi="Times New Roman" w:cs="Times New Roman"/>
          <w:color w:val="000000" w:themeColor="text1"/>
          <w:sz w:val="24"/>
          <w:szCs w:val="24"/>
          <w:lang w:val="en-US"/>
        </w:rPr>
        <w:t>can</w:t>
      </w:r>
      <w:r w:rsidR="00D468A7" w:rsidRPr="00C70602">
        <w:rPr>
          <w:rFonts w:ascii="Times New Roman" w:hAnsi="Times New Roman" w:cs="Times New Roman"/>
          <w:color w:val="000000" w:themeColor="text1"/>
          <w:sz w:val="24"/>
          <w:szCs w:val="24"/>
          <w:lang w:val="en-US"/>
        </w:rPr>
        <w:t xml:space="preserve"> control insect pests biologically (Sharp, 2013).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03A56807" w:rsidR="00E62E0F" w:rsidRPr="00C70602" w:rsidRDefault="000D0519" w:rsidP="00C70602">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Hassanzadeh, 2019; </w:t>
      </w:r>
      <w:proofErr w:type="spellStart"/>
      <w:r w:rsidR="003A2A3B" w:rsidRPr="00C70602">
        <w:rPr>
          <w:rFonts w:ascii="Times New Roman" w:hAnsi="Times New Roman" w:cs="Times New Roman"/>
          <w:color w:val="000000" w:themeColor="text1"/>
          <w:sz w:val="24"/>
          <w:szCs w:val="24"/>
          <w:lang w:val="en-US"/>
        </w:rPr>
        <w:t>Nurfikari</w:t>
      </w:r>
      <w:proofErr w:type="spellEnd"/>
      <w:r w:rsidR="003A2A3B" w:rsidRPr="00C70602">
        <w:rPr>
          <w:rFonts w:ascii="Times New Roman" w:hAnsi="Times New Roman" w:cs="Times New Roman"/>
          <w:color w:val="000000" w:themeColor="text1"/>
          <w:sz w:val="24"/>
          <w:szCs w:val="24"/>
          <w:lang w:val="en-US"/>
        </w:rPr>
        <w:t xml:space="preserve">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nutrients for plants,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valorizing </w:t>
      </w:r>
      <w:r w:rsidR="008E29CB" w:rsidRPr="00C70602">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737E520C" w:rsidR="008E58CC" w:rsidRDefault="00DE1727"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lastRenderedPageBreak/>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 and</w:t>
      </w:r>
      <w:r w:rsidR="0096760F" w:rsidRPr="00C70602">
        <w:rPr>
          <w:rFonts w:ascii="Times New Roman" w:hAnsi="Times New Roman" w:cs="Times New Roman"/>
          <w:color w:val="000000" w:themeColor="text1"/>
          <w:sz w:val="24"/>
          <w:szCs w:val="24"/>
          <w:lang w:val="en-US"/>
        </w:rPr>
        <w:t xml:space="preserve"> it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DB2D67" w:rsidRPr="00C70602">
        <w:rPr>
          <w:rFonts w:ascii="Times New Roman" w:hAnsi="Times New Roman" w:cs="Times New Roman"/>
          <w:color w:val="000000" w:themeColor="text1"/>
          <w:sz w:val="24"/>
          <w:szCs w:val="24"/>
          <w:lang w:val="en-US"/>
        </w:rPr>
        <w:t xml:space="preserve">, </w:t>
      </w:r>
      <w:r w:rsidR="00F136C8" w:rsidRPr="00C70602">
        <w:rPr>
          <w:rFonts w:ascii="Times New Roman" w:hAnsi="Times New Roman" w:cs="Times New Roman"/>
          <w:color w:val="000000" w:themeColor="text1"/>
          <w:sz w:val="24"/>
          <w:szCs w:val="24"/>
          <w:lang w:val="en-US"/>
        </w:rPr>
        <w:t>Therefore, effective, sustainable, and safe alternatives for managing insect herbivores are required.</w:t>
      </w:r>
    </w:p>
    <w:p w14:paraId="581F28A9" w14:textId="77777777" w:rsidR="00F173F6" w:rsidRPr="00C70602" w:rsidRDefault="00F173F6" w:rsidP="00C70602">
      <w:pPr>
        <w:spacing w:after="0" w:line="480" w:lineRule="auto"/>
        <w:jc w:val="both"/>
        <w:rPr>
          <w:rFonts w:ascii="Times New Roman" w:hAnsi="Times New Roman" w:cs="Times New Roman"/>
          <w:color w:val="000000" w:themeColor="text1"/>
          <w:sz w:val="24"/>
          <w:szCs w:val="24"/>
          <w:lang w:val="en-US"/>
        </w:rPr>
      </w:pPr>
    </w:p>
    <w:p w14:paraId="7F11DDC7" w14:textId="3E5F61D7" w:rsidR="008676B1" w:rsidRPr="00C70602" w:rsidRDefault="00FB34B2"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ve largely</w:t>
      </w:r>
      <w:r w:rsidR="002D7C46" w:rsidRPr="00C70602">
        <w:rPr>
          <w:rFonts w:ascii="Times New Roman" w:hAnsi="Times New Roman" w:cs="Times New Roman"/>
          <w:color w:val="000000" w:themeColor="text1"/>
          <w:sz w:val="24"/>
          <w:szCs w:val="24"/>
          <w:lang w:val="en-US"/>
        </w:rPr>
        <w:t xml:space="preserve"> 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xml:space="preserve">, thus limiting the </w:t>
      </w:r>
      <w:proofErr w:type="spellStart"/>
      <w:r w:rsidR="002D7C46" w:rsidRPr="00C70602">
        <w:rPr>
          <w:rFonts w:ascii="Times New Roman" w:hAnsi="Times New Roman" w:cs="Times New Roman"/>
          <w:color w:val="000000" w:themeColor="text1"/>
          <w:sz w:val="24"/>
          <w:szCs w:val="24"/>
          <w:lang w:val="en-US"/>
        </w:rPr>
        <w:t>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w:t>
      </w:r>
      <w:proofErr w:type="spellEnd"/>
      <w:r w:rsidR="002D7C46" w:rsidRPr="00C70602">
        <w:rPr>
          <w:rFonts w:ascii="Times New Roman" w:hAnsi="Times New Roman" w:cs="Times New Roman"/>
          <w:color w:val="000000" w:themeColor="text1"/>
          <w:sz w:val="24"/>
          <w:szCs w:val="24"/>
          <w:lang w:val="en-US"/>
        </w:rPr>
        <w:t xml:space="preserve">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t</w:t>
      </w:r>
      <w:r w:rsidR="006173E4" w:rsidRPr="00C70602">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C70602">
        <w:rPr>
          <w:rFonts w:ascii="Times New Roman" w:hAnsi="Times New Roman" w:cs="Times New Roman"/>
          <w:color w:val="000000" w:themeColor="text1"/>
          <w:sz w:val="24"/>
          <w:szCs w:val="24"/>
          <w:lang w:val="en-US"/>
        </w:rPr>
        <w:t xml:space="preserve">as well as chemical </w:t>
      </w:r>
      <w:r w:rsidR="00E62E0F" w:rsidRPr="00C70602">
        <w:rPr>
          <w:rFonts w:ascii="Times New Roman" w:hAnsi="Times New Roman" w:cs="Times New Roman"/>
          <w:color w:val="000000" w:themeColor="text1"/>
          <w:sz w:val="24"/>
          <w:szCs w:val="24"/>
          <w:lang w:val="en-US"/>
        </w:rPr>
        <w:lastRenderedPageBreak/>
        <w:t xml:space="preserve">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C70602">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C70602">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w:t>
      </w:r>
      <w:proofErr w:type="spellStart"/>
      <w:r w:rsidR="00F70D09" w:rsidRPr="00C70602">
        <w:rPr>
          <w:rFonts w:ascii="Times New Roman" w:hAnsi="Times New Roman" w:cs="Times New Roman"/>
          <w:color w:val="000000" w:themeColor="text1"/>
          <w:sz w:val="24"/>
          <w:szCs w:val="24"/>
          <w:lang w:val="en-US"/>
        </w:rPr>
        <w:t>hypothesised</w:t>
      </w:r>
      <w:proofErr w:type="spellEnd"/>
      <w:r w:rsidR="00F70D09" w:rsidRPr="00C70602">
        <w:rPr>
          <w:rFonts w:ascii="Times New Roman" w:hAnsi="Times New Roman" w:cs="Times New Roman"/>
          <w:color w:val="000000" w:themeColor="text1"/>
          <w:sz w:val="24"/>
          <w:szCs w:val="24"/>
          <w:lang w:val="en-US"/>
        </w:rPr>
        <w:t xml:space="preserve">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w:t>
      </w:r>
      <w:proofErr w:type="spellStart"/>
      <w:r w:rsidR="008469E0" w:rsidRPr="00C70602">
        <w:rPr>
          <w:rFonts w:ascii="Times New Roman" w:hAnsi="Times New Roman" w:cs="Times New Roman"/>
          <w:color w:val="000000" w:themeColor="text1"/>
          <w:sz w:val="24"/>
          <w:szCs w:val="24"/>
          <w:lang w:val="en-US"/>
        </w:rPr>
        <w:t>hypothesised</w:t>
      </w:r>
      <w:proofErr w:type="spellEnd"/>
      <w:r w:rsidR="008469E0" w:rsidRPr="00C70602">
        <w:rPr>
          <w:rFonts w:ascii="Times New Roman" w:hAnsi="Times New Roman" w:cs="Times New Roman"/>
          <w:color w:val="000000" w:themeColor="text1"/>
          <w:sz w:val="24"/>
          <w:szCs w:val="24"/>
          <w:lang w:val="en-US"/>
        </w:rPr>
        <w:t xml:space="preserve">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C70602">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C70602">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C70602">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w:t>
      </w:r>
      <w:proofErr w:type="spellStart"/>
      <w:r w:rsidR="001B67B8" w:rsidRPr="001B67B8">
        <w:rPr>
          <w:rFonts w:ascii="Times New Roman" w:hAnsi="Times New Roman" w:cs="Times New Roman"/>
          <w:sz w:val="24"/>
          <w:szCs w:val="24"/>
        </w:rPr>
        <w:t>Brassicales</w:t>
      </w:r>
      <w:proofErr w:type="spellEnd"/>
      <w:r w:rsidR="001B67B8" w:rsidRPr="001B67B8">
        <w:rPr>
          <w:rFonts w:ascii="Times New Roman" w:hAnsi="Times New Roman" w:cs="Times New Roman"/>
          <w:sz w:val="24"/>
          <w:szCs w:val="24"/>
        </w:rPr>
        <w:t xml:space="preserve">: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w:t>
      </w:r>
      <w:proofErr w:type="spellStart"/>
      <w:r w:rsidR="008B0FD0" w:rsidRPr="00C70602">
        <w:rPr>
          <w:rFonts w:ascii="Times New Roman" w:hAnsi="Times New Roman" w:cs="Times New Roman"/>
          <w:sz w:val="24"/>
          <w:szCs w:val="24"/>
        </w:rPr>
        <w:t>Unifarm</w:t>
      </w:r>
      <w:proofErr w:type="spellEnd"/>
      <w:r w:rsidR="008B0FD0" w:rsidRPr="00C70602">
        <w:rPr>
          <w:rFonts w:ascii="Times New Roman" w:hAnsi="Times New Roman" w:cs="Times New Roman"/>
          <w:sz w:val="24"/>
          <w:szCs w:val="24"/>
        </w:rPr>
        <w:t xml:space="preserve">,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lastRenderedPageBreak/>
        <w:t xml:space="preserve">Research, the Netherlands. The soil used in this study was </w:t>
      </w:r>
      <w:r w:rsidR="003528E3" w:rsidRPr="00C70602">
        <w:rPr>
          <w:rFonts w:ascii="Times New Roman" w:hAnsi="Times New Roman" w:cs="Times New Roman"/>
          <w:sz w:val="24"/>
          <w:szCs w:val="24"/>
        </w:rPr>
        <w:t xml:space="preserve">collected at </w:t>
      </w:r>
      <w:proofErr w:type="spellStart"/>
      <w:r w:rsidR="00261313" w:rsidRPr="00C70602">
        <w:rPr>
          <w:rFonts w:ascii="Times New Roman" w:hAnsi="Times New Roman" w:cs="Times New Roman"/>
          <w:sz w:val="24"/>
          <w:szCs w:val="24"/>
        </w:rPr>
        <w:t>Unifarm’s</w:t>
      </w:r>
      <w:proofErr w:type="spellEnd"/>
      <w:r w:rsidR="00261313" w:rsidRPr="00C70602">
        <w:rPr>
          <w:rFonts w:ascii="Times New Roman" w:hAnsi="Times New Roman" w:cs="Times New Roman"/>
          <w:sz w:val="24"/>
          <w:szCs w:val="24"/>
        </w:rPr>
        <w:t xml:space="preserve">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w:t>
      </w:r>
      <w:proofErr w:type="spellStart"/>
      <w:r w:rsidR="003528E3" w:rsidRPr="00C70602">
        <w:rPr>
          <w:rFonts w:ascii="Times New Roman" w:hAnsi="Times New Roman" w:cs="Times New Roman"/>
          <w:sz w:val="24"/>
          <w:szCs w:val="24"/>
        </w:rPr>
        <w:t>Droevendaal</w:t>
      </w:r>
      <w:proofErr w:type="spellEnd"/>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C70602">
      <w:pPr>
        <w:spacing w:after="0" w:line="480" w:lineRule="auto"/>
        <w:jc w:val="both"/>
        <w:rPr>
          <w:rFonts w:ascii="Times New Roman" w:hAnsi="Times New Roman" w:cs="Times New Roman"/>
          <w:sz w:val="24"/>
          <w:szCs w:val="24"/>
        </w:rPr>
      </w:pPr>
    </w:p>
    <w:p w14:paraId="3F315D56" w14:textId="072D4941" w:rsidR="00AB5165" w:rsidRPr="00C70602" w:rsidRDefault="00960122"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7E364765" w:rsidR="00383C29" w:rsidRPr="00C70602" w:rsidRDefault="00D23E8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Bestico, Berkel en Rodenrijs,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w:t>
      </w:r>
      <w:proofErr w:type="spellStart"/>
      <w:r w:rsidR="00960122" w:rsidRPr="00C70602">
        <w:rPr>
          <w:rFonts w:ascii="Times New Roman" w:hAnsi="Times New Roman" w:cs="Times New Roman"/>
          <w:sz w:val="24"/>
          <w:szCs w:val="24"/>
        </w:rPr>
        <w:t>Oldenzaal</w:t>
      </w:r>
      <w:proofErr w:type="spellEnd"/>
      <w:r w:rsidR="00960122" w:rsidRPr="00C70602">
        <w:rPr>
          <w:rFonts w:ascii="Times New Roman" w:hAnsi="Times New Roman" w:cs="Times New Roman"/>
          <w:sz w:val="24"/>
          <w:szCs w:val="24"/>
        </w:rPr>
        <w:t xml:space="preserve">,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w:t>
      </w:r>
      <w:proofErr w:type="spellStart"/>
      <w:r w:rsidR="0024044A" w:rsidRPr="00C70602">
        <w:rPr>
          <w:rFonts w:ascii="Times New Roman" w:hAnsi="Times New Roman" w:cs="Times New Roman"/>
          <w:sz w:val="24"/>
          <w:szCs w:val="24"/>
        </w:rPr>
        <w:t>Haan</w:t>
      </w:r>
      <w:proofErr w:type="spellEnd"/>
      <w:r w:rsidR="0024044A" w:rsidRPr="00C70602">
        <w:rPr>
          <w:rFonts w:ascii="Times New Roman" w:hAnsi="Times New Roman" w:cs="Times New Roman"/>
          <w:sz w:val="24"/>
          <w:szCs w:val="24"/>
        </w:rPr>
        <w:t>,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proofErr w:type="spellStart"/>
      <w:r w:rsidR="00343C6E" w:rsidRPr="00C70602">
        <w:rPr>
          <w:rFonts w:ascii="Times New Roman" w:hAnsi="Times New Roman" w:cs="Times New Roman"/>
          <w:sz w:val="24"/>
          <w:szCs w:val="24"/>
          <w:lang w:val="en-US"/>
        </w:rPr>
        <w:t>pulverised</w:t>
      </w:r>
      <w:proofErr w:type="spellEnd"/>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proofErr w:type="spellStart"/>
      <w:r w:rsidR="000A210E" w:rsidRPr="00C70602">
        <w:rPr>
          <w:rFonts w:ascii="Times New Roman" w:hAnsi="Times New Roman" w:cs="Times New Roman"/>
          <w:sz w:val="24"/>
          <w:szCs w:val="24"/>
          <w:lang w:val="en-US"/>
        </w:rPr>
        <w:t>pulverised</w:t>
      </w:r>
      <w:proofErr w:type="spellEnd"/>
      <w:r w:rsidR="000A210E"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3B11FB" w:rsidRPr="00C70602">
        <w:rPr>
          <w:rFonts w:ascii="Times New Roman" w:hAnsi="Times New Roman" w:cs="Times New Roman"/>
          <w:sz w:val="24"/>
          <w:szCs w:val="24"/>
          <w:lang w:val="en-US"/>
        </w:rPr>
        <w:t xml:space="preserve">that had </w:t>
      </w:r>
      <w:r w:rsidR="00383C29" w:rsidRPr="00C70602">
        <w:rPr>
          <w:rFonts w:ascii="Times New Roman" w:hAnsi="Times New Roman" w:cs="Times New Roman"/>
          <w:sz w:val="24"/>
          <w:szCs w:val="24"/>
          <w:lang w:val="en-US"/>
        </w:rPr>
        <w:t xml:space="preserve">previously </w:t>
      </w:r>
      <w:r w:rsidR="003B11FB" w:rsidRPr="00C70602">
        <w:rPr>
          <w:rFonts w:ascii="Times New Roman" w:hAnsi="Times New Roman" w:cs="Times New Roman"/>
          <w:sz w:val="24"/>
          <w:szCs w:val="24"/>
          <w:lang w:val="en-US"/>
        </w:rPr>
        <w:t xml:space="preserve">been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lastRenderedPageBreak/>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C70602">
      <w:pPr>
        <w:spacing w:line="480" w:lineRule="auto"/>
        <w:jc w:val="both"/>
        <w:rPr>
          <w:rFonts w:ascii="Times New Roman" w:hAnsi="Times New Roman" w:cs="Times New Roman"/>
          <w:sz w:val="24"/>
          <w:szCs w:val="24"/>
        </w:rPr>
      </w:pPr>
    </w:p>
    <w:p w14:paraId="7A91033E" w14:textId="0479F6B4" w:rsidR="00500D19" w:rsidRPr="00C70602" w:rsidRDefault="00BF309A"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C70602">
      <w:pPr>
        <w:spacing w:line="480" w:lineRule="auto"/>
        <w:jc w:val="both"/>
        <w:rPr>
          <w:rFonts w:ascii="Times New Roman" w:hAnsi="Times New Roman" w:cs="Times New Roman"/>
          <w:i/>
          <w:iCs/>
          <w:sz w:val="24"/>
          <w:szCs w:val="24"/>
        </w:rPr>
      </w:pPr>
    </w:p>
    <w:p w14:paraId="4141B6AB" w14:textId="2E1363AF"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6295AED" w:rsidR="00383C29" w:rsidRPr="00C70602" w:rsidRDefault="00383C2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C70602">
      <w:pPr>
        <w:spacing w:after="0" w:line="480" w:lineRule="auto"/>
        <w:jc w:val="both"/>
        <w:rPr>
          <w:rFonts w:ascii="Times New Roman" w:hAnsi="Times New Roman" w:cs="Times New Roman"/>
          <w:sz w:val="24"/>
          <w:szCs w:val="24"/>
        </w:rPr>
      </w:pPr>
    </w:p>
    <w:p w14:paraId="191165B8" w14:textId="2403DDEB" w:rsidR="00383C29" w:rsidRPr="00C70602" w:rsidRDefault="007C41C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0A7EC413" w:rsidR="00383C29" w:rsidRPr="00C70602" w:rsidRDefault="00A049E2"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w:t>
      </w:r>
      <w:r w:rsidR="00664070" w:rsidRPr="00C70602">
        <w:rPr>
          <w:rFonts w:ascii="Times New Roman" w:hAnsi="Times New Roman" w:cs="Times New Roman"/>
          <w:sz w:val="24"/>
          <w:szCs w:val="24"/>
        </w:rPr>
        <w:lastRenderedPageBreak/>
        <w:t>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w:t>
      </w:r>
      <w:proofErr w:type="spellStart"/>
      <w:r w:rsidR="003300D0" w:rsidRPr="00C70602">
        <w:rPr>
          <w:rFonts w:ascii="Times New Roman" w:hAnsi="Times New Roman" w:cs="Times New Roman"/>
          <w:sz w:val="24"/>
          <w:szCs w:val="24"/>
        </w:rPr>
        <w:t>df</w:t>
      </w:r>
      <w:proofErr w:type="spellEnd"/>
      <w:r w:rsidR="003300D0" w:rsidRPr="00C70602">
        <w:rPr>
          <w:rFonts w:ascii="Times New Roman" w:hAnsi="Times New Roman" w:cs="Times New Roman"/>
          <w:sz w:val="24"/>
          <w:szCs w:val="24"/>
        </w:rPr>
        <w:t xml:space="preserve">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C70602">
      <w:pPr>
        <w:spacing w:after="0" w:line="480" w:lineRule="auto"/>
        <w:jc w:val="both"/>
        <w:rPr>
          <w:rFonts w:ascii="Times New Roman" w:hAnsi="Times New Roman" w:cs="Times New Roman"/>
          <w:sz w:val="24"/>
          <w:szCs w:val="24"/>
        </w:rPr>
      </w:pPr>
    </w:p>
    <w:p w14:paraId="0CCAC484" w14:textId="04CF5A99" w:rsidR="00500D19" w:rsidRPr="00C70602" w:rsidRDefault="00BF294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7EDB8B71" w:rsidR="005E552B" w:rsidRPr="00C70602" w:rsidRDefault="0074188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first two weeks since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0"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0"/>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 xml:space="preserve">daily </w:t>
      </w:r>
      <w:r w:rsidR="00B610C0" w:rsidRPr="00C70602">
        <w:rPr>
          <w:rFonts w:ascii="Times New Roman" w:hAnsi="Times New Roman" w:cs="Times New Roman"/>
          <w:sz w:val="24"/>
          <w:szCs w:val="24"/>
        </w:rPr>
        <w:t xml:space="preserve">and the number of days </w:t>
      </w:r>
      <w:r w:rsidR="00716D73" w:rsidRPr="00C70602">
        <w:rPr>
          <w:rFonts w:ascii="Times New Roman" w:hAnsi="Times New Roman" w:cs="Times New Roman"/>
          <w:sz w:val="24"/>
          <w:szCs w:val="24"/>
        </w:rPr>
        <w:t>until</w:t>
      </w:r>
      <w:r w:rsidR="00B610C0" w:rsidRPr="00C70602">
        <w:rPr>
          <w:rFonts w:ascii="Times New Roman" w:hAnsi="Times New Roman" w:cs="Times New Roman"/>
          <w:sz w:val="24"/>
          <w:szCs w:val="24"/>
        </w:rPr>
        <w:t xml:space="preserve"> the first flower emerge</w:t>
      </w:r>
      <w:r w:rsidR="00D15F2B" w:rsidRPr="00C70602">
        <w:rPr>
          <w:rFonts w:ascii="Times New Roman" w:hAnsi="Times New Roman" w:cs="Times New Roman"/>
          <w:sz w:val="24"/>
          <w:szCs w:val="24"/>
        </w:rPr>
        <w:t>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C70602">
      <w:pPr>
        <w:spacing w:after="0" w:line="480" w:lineRule="auto"/>
        <w:jc w:val="both"/>
        <w:rPr>
          <w:rFonts w:ascii="Times New Roman" w:hAnsi="Times New Roman" w:cs="Times New Roman"/>
          <w:sz w:val="24"/>
          <w:szCs w:val="24"/>
        </w:rPr>
      </w:pPr>
    </w:p>
    <w:p w14:paraId="464E2C5A" w14:textId="77777777" w:rsidR="00F173F6" w:rsidRDefault="00F173F6" w:rsidP="00C70602">
      <w:pPr>
        <w:spacing w:line="480" w:lineRule="auto"/>
        <w:jc w:val="both"/>
        <w:rPr>
          <w:rFonts w:ascii="Times New Roman" w:hAnsi="Times New Roman" w:cs="Times New Roman"/>
          <w:b/>
          <w:bCs/>
          <w:sz w:val="24"/>
          <w:szCs w:val="24"/>
        </w:rPr>
      </w:pPr>
      <w:bookmarkStart w:id="11" w:name="_Hlk119075696"/>
    </w:p>
    <w:p w14:paraId="7929C41B" w14:textId="77777777" w:rsidR="00F173F6" w:rsidRDefault="00F173F6" w:rsidP="00C70602">
      <w:pPr>
        <w:spacing w:line="480" w:lineRule="auto"/>
        <w:jc w:val="both"/>
        <w:rPr>
          <w:rFonts w:ascii="Times New Roman" w:hAnsi="Times New Roman" w:cs="Times New Roman"/>
          <w:b/>
          <w:bCs/>
          <w:sz w:val="24"/>
          <w:szCs w:val="24"/>
        </w:rPr>
      </w:pPr>
    </w:p>
    <w:p w14:paraId="37985908" w14:textId="4526B63B" w:rsidR="00C324F3" w:rsidRPr="00C70602" w:rsidRDefault="002B1F5F"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Assessment of plant resistance to insect herbivory</w:t>
      </w:r>
    </w:p>
    <w:bookmarkEnd w:id="11"/>
    <w:p w14:paraId="1F06FB6B" w14:textId="2314C73E" w:rsidR="005E552B" w:rsidRPr="00C70602" w:rsidRDefault="002B1F5F"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2"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2"/>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3" w:name="_Hlk119075797"/>
      <w:r w:rsidR="000903C6" w:rsidRPr="00C70602">
        <w:rPr>
          <w:rFonts w:ascii="Times New Roman" w:hAnsi="Times New Roman" w:cs="Times New Roman"/>
          <w:sz w:val="24"/>
          <w:szCs w:val="24"/>
        </w:rPr>
        <w:t>pupal development,</w:t>
      </w:r>
      <w:bookmarkEnd w:id="13"/>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to be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F173F6">
      <w:pPr>
        <w:spacing w:after="0" w:line="480" w:lineRule="auto"/>
        <w:jc w:val="both"/>
        <w:rPr>
          <w:rFonts w:ascii="Times New Roman" w:hAnsi="Times New Roman" w:cs="Times New Roman"/>
          <w:sz w:val="24"/>
          <w:szCs w:val="24"/>
        </w:rPr>
      </w:pPr>
    </w:p>
    <w:p w14:paraId="7FFF9AEB" w14:textId="040AA42B" w:rsidR="00200BC5" w:rsidRPr="00C70602" w:rsidRDefault="00E158EE"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4" w:name="_Hlk119076142"/>
      <w:r w:rsidRPr="00C70602">
        <w:rPr>
          <w:rFonts w:ascii="Times New Roman" w:hAnsi="Times New Roman" w:cs="Times New Roman"/>
          <w:sz w:val="24"/>
          <w:szCs w:val="24"/>
        </w:rPr>
        <w:t>the pupation of the larvae</w:t>
      </w:r>
      <w:bookmarkEnd w:id="14"/>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to be 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5" w:name="_Hlk119076278"/>
      <w:r w:rsidRPr="00C70602">
        <w:rPr>
          <w:rFonts w:ascii="Times New Roman" w:hAnsi="Times New Roman" w:cs="Times New Roman"/>
          <w:sz w:val="24"/>
          <w:szCs w:val="24"/>
        </w:rPr>
        <w:t>leaf damage</w:t>
      </w:r>
      <w:bookmarkEnd w:id="15"/>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C70602">
      <w:pPr>
        <w:spacing w:after="0" w:line="480" w:lineRule="auto"/>
        <w:jc w:val="both"/>
        <w:rPr>
          <w:rFonts w:ascii="Times New Roman" w:hAnsi="Times New Roman" w:cs="Times New Roman"/>
          <w:sz w:val="24"/>
          <w:szCs w:val="24"/>
        </w:rPr>
      </w:pPr>
    </w:p>
    <w:p w14:paraId="02617757" w14:textId="5B255FCD" w:rsidR="00823A55" w:rsidRPr="00C70602" w:rsidRDefault="00823A55"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34CB1952" w:rsidR="00823A55" w:rsidRPr="00C70602" w:rsidRDefault="00823A55" w:rsidP="00C70602">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C70602">
      <w:pPr>
        <w:spacing w:line="480" w:lineRule="auto"/>
        <w:jc w:val="both"/>
        <w:rPr>
          <w:rFonts w:ascii="Times New Roman" w:hAnsi="Times New Roman" w:cs="Times New Roman"/>
          <w:sz w:val="24"/>
          <w:szCs w:val="24"/>
        </w:rPr>
      </w:pPr>
      <w:bookmarkStart w:id="16" w:name="_Hlk119076505"/>
    </w:p>
    <w:p w14:paraId="0FD7B642" w14:textId="30C8AC5C" w:rsidR="00347DD7" w:rsidRPr="00C70602" w:rsidRDefault="00C11A87"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C70602" w:rsidRDefault="008E2760" w:rsidP="00C70602">
      <w:pPr>
        <w:spacing w:line="480" w:lineRule="auto"/>
        <w:jc w:val="both"/>
        <w:rPr>
          <w:rFonts w:ascii="Times New Roman" w:hAnsi="Times New Roman" w:cs="Times New Roman"/>
          <w:i/>
          <w:iCs/>
          <w:sz w:val="24"/>
          <w:szCs w:val="24"/>
        </w:rPr>
      </w:pPr>
      <w:bookmarkStart w:id="17"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7"/>
    </w:p>
    <w:bookmarkEnd w:id="16"/>
    <w:p w14:paraId="474A39D5" w14:textId="24F72595" w:rsidR="00C324F3" w:rsidRPr="00C70602" w:rsidRDefault="00D2392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8"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8"/>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w:t>
      </w:r>
      <w:r w:rsidR="00CE34A4" w:rsidRPr="00C70602">
        <w:rPr>
          <w:rFonts w:ascii="Times New Roman" w:hAnsi="Times New Roman" w:cs="Times New Roman"/>
          <w:sz w:val="24"/>
          <w:szCs w:val="24"/>
        </w:rPr>
        <w:lastRenderedPageBreak/>
        <w:t xml:space="preserve">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C70602">
      <w:pPr>
        <w:spacing w:after="0" w:line="480" w:lineRule="auto"/>
        <w:jc w:val="both"/>
        <w:rPr>
          <w:rFonts w:ascii="Times New Roman" w:hAnsi="Times New Roman" w:cs="Times New Roman"/>
          <w:sz w:val="24"/>
          <w:szCs w:val="24"/>
        </w:rPr>
      </w:pPr>
    </w:p>
    <w:p w14:paraId="59DE855C" w14:textId="1B58E8A3" w:rsidR="00283E9B" w:rsidRPr="00C70602" w:rsidRDefault="00283E9B" w:rsidP="00C70602">
      <w:pPr>
        <w:spacing w:line="480" w:lineRule="auto"/>
        <w:jc w:val="both"/>
        <w:rPr>
          <w:rFonts w:ascii="Times New Roman" w:hAnsi="Times New Roman" w:cs="Times New Roman"/>
          <w:i/>
          <w:iCs/>
          <w:sz w:val="24"/>
          <w:szCs w:val="24"/>
        </w:rPr>
      </w:pPr>
      <w:bookmarkStart w:id="19" w:name="_Hlk119076594"/>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9"/>
    <w:p w14:paraId="34A0A0E8" w14:textId="5C9585C4" w:rsidR="00283E9B" w:rsidRPr="00C70602" w:rsidRDefault="00C9338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moisturized with 100 mL </w:t>
      </w:r>
      <w:r w:rsidR="00457588" w:rsidRPr="00C70602">
        <w:rPr>
          <w:rFonts w:ascii="Times New Roman" w:hAnsi="Times New Roman" w:cs="Times New Roman"/>
          <w:sz w:val="24"/>
          <w:szCs w:val="24"/>
        </w:rPr>
        <w:t xml:space="preserve">of water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C70602">
      <w:pPr>
        <w:spacing w:line="480" w:lineRule="auto"/>
        <w:jc w:val="both"/>
        <w:rPr>
          <w:rFonts w:ascii="Times New Roman" w:hAnsi="Times New Roman" w:cs="Times New Roman"/>
          <w:sz w:val="24"/>
          <w:szCs w:val="24"/>
        </w:rPr>
      </w:pPr>
    </w:p>
    <w:p w14:paraId="59D331C9" w14:textId="73195A19" w:rsidR="00FB1033" w:rsidRPr="00C70602" w:rsidRDefault="00FB103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00CE95B5" w:rsidR="00197636" w:rsidRPr="00C70602" w:rsidRDefault="00B6356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as well as </w:t>
      </w:r>
      <w:r w:rsidR="007C7752" w:rsidRPr="00C70602">
        <w:rPr>
          <w:rFonts w:ascii="Times New Roman" w:hAnsi="Times New Roman" w:cs="Times New Roman"/>
          <w:sz w:val="24"/>
          <w:szCs w:val="24"/>
        </w:rPr>
        <w:lastRenderedPageBreak/>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Homogeneity of variance </w:t>
      </w:r>
      <w:r w:rsidR="007C7752" w:rsidRPr="00C70602">
        <w:rPr>
          <w:rFonts w:ascii="Times New Roman" w:hAnsi="Times New Roman" w:cs="Times New Roman"/>
          <w:sz w:val="24"/>
          <w:szCs w:val="24"/>
        </w:rPr>
        <w:t xml:space="preserve">was checked using </w:t>
      </w:r>
      <w:proofErr w:type="spellStart"/>
      <w:r w:rsidR="00503F23" w:rsidRPr="00C70602">
        <w:rPr>
          <w:rFonts w:ascii="Times New Roman" w:hAnsi="Times New Roman" w:cs="Times New Roman"/>
          <w:sz w:val="24"/>
          <w:szCs w:val="24"/>
        </w:rPr>
        <w:t>Levene’s</w:t>
      </w:r>
      <w:proofErr w:type="spellEnd"/>
      <w:r w:rsidR="00503F23" w:rsidRPr="00C70602">
        <w:rPr>
          <w:rFonts w:ascii="Times New Roman" w:hAnsi="Times New Roman" w:cs="Times New Roman"/>
          <w:sz w:val="24"/>
          <w:szCs w:val="24"/>
        </w:rPr>
        <w:t xml:space="preserve">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 xml:space="preserve">proportion </w:t>
      </w:r>
      <w:proofErr w:type="spellStart"/>
      <w:r w:rsidR="00770B24" w:rsidRPr="00C70602">
        <w:rPr>
          <w:rFonts w:ascii="Times New Roman" w:hAnsi="Times New Roman" w:cs="Times New Roman"/>
          <w:sz w:val="24"/>
          <w:szCs w:val="24"/>
        </w:rPr>
        <w:t>eclosion</w:t>
      </w:r>
      <w:proofErr w:type="spellEnd"/>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w:t>
      </w:r>
      <w:proofErr w:type="spellStart"/>
      <w:r w:rsidR="004A6D10" w:rsidRPr="00C70602">
        <w:rPr>
          <w:rFonts w:ascii="Times New Roman" w:hAnsi="Times New Roman" w:cs="Times New Roman"/>
          <w:i/>
          <w:iCs/>
          <w:sz w:val="24"/>
          <w:szCs w:val="24"/>
        </w:rPr>
        <w:t>glm</w:t>
      </w:r>
      <w:proofErr w:type="spellEnd"/>
      <w:r w:rsidR="004A6D10" w:rsidRPr="00C70602">
        <w:rPr>
          <w:rFonts w:ascii="Times New Roman" w:hAnsi="Times New Roman" w:cs="Times New Roman"/>
          <w:i/>
          <w:iCs/>
          <w:sz w:val="24"/>
          <w:szCs w:val="24"/>
        </w:rPr>
        <w:t>’</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proofErr w:type="spellStart"/>
      <w:r w:rsidR="00362FD5" w:rsidRPr="00C70602">
        <w:rPr>
          <w:rFonts w:ascii="Times New Roman" w:hAnsi="Times New Roman" w:cs="Times New Roman"/>
          <w:i/>
          <w:iCs/>
          <w:sz w:val="24"/>
          <w:szCs w:val="24"/>
        </w:rPr>
        <w:t>Anova</w:t>
      </w:r>
      <w:proofErr w:type="spellEnd"/>
      <w:r w:rsidR="00362FD5"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w:t>
      </w:r>
      <w:proofErr w:type="spellStart"/>
      <w:r w:rsidR="00854A0F" w:rsidRPr="00C70602">
        <w:rPr>
          <w:rFonts w:ascii="Times New Roman" w:hAnsi="Times New Roman" w:cs="Times New Roman"/>
          <w:sz w:val="24"/>
          <w:szCs w:val="24"/>
        </w:rPr>
        <w:t>df</w:t>
      </w:r>
      <w:proofErr w:type="spellEnd"/>
      <w:r w:rsidR="00854A0F" w:rsidRPr="00C70602">
        <w:rPr>
          <w:rFonts w:ascii="Times New Roman" w:hAnsi="Times New Roman" w:cs="Times New Roman"/>
          <w:sz w:val="24"/>
          <w:szCs w:val="24"/>
        </w:rPr>
        <w:t>)</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w:t>
      </w:r>
      <w:proofErr w:type="spellStart"/>
      <w:r w:rsidR="00197636" w:rsidRPr="00C70602">
        <w:rPr>
          <w:rFonts w:ascii="Times New Roman" w:hAnsi="Times New Roman" w:cs="Times New Roman"/>
          <w:i/>
          <w:iCs/>
          <w:sz w:val="24"/>
          <w:szCs w:val="24"/>
        </w:rPr>
        <w:t>emmeans</w:t>
      </w:r>
      <w:proofErr w:type="spellEnd"/>
      <w:r w:rsidR="00197636" w:rsidRPr="00C70602">
        <w:rPr>
          <w:rFonts w:ascii="Times New Roman" w:hAnsi="Times New Roman" w:cs="Times New Roman"/>
          <w:i/>
          <w:iCs/>
          <w:sz w:val="24"/>
          <w:szCs w:val="24"/>
        </w:rPr>
        <w:t>’</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w:t>
      </w:r>
      <w:r w:rsidR="003E2CAD" w:rsidRPr="00C70602">
        <w:rPr>
          <w:rFonts w:ascii="Times New Roman" w:hAnsi="Times New Roman" w:cs="Times New Roman"/>
          <w:sz w:val="24"/>
          <w:szCs w:val="24"/>
        </w:rPr>
        <w:lastRenderedPageBreak/>
        <w:t>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may have been missed by the Tukey test.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C70602">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C70602">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61AF3B7E" w:rsidR="00973D2C" w:rsidRPr="00C70602" w:rsidRDefault="002B0935" w:rsidP="00C70602">
      <w:pPr>
        <w:spacing w:after="0" w:line="480" w:lineRule="auto"/>
        <w:jc w:val="both"/>
        <w:rPr>
          <w:rFonts w:ascii="Times New Roman" w:hAnsi="Times New Roman" w:cs="Times New Roman"/>
          <w:sz w:val="24"/>
          <w:szCs w:val="24"/>
        </w:rPr>
      </w:pPr>
      <w:bookmarkStart w:id="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proofErr w:type="spellStart"/>
      <w:r w:rsidR="00C82453" w:rsidRPr="00C70602">
        <w:rPr>
          <w:rFonts w:ascii="Times New Roman" w:hAnsi="Times New Roman" w:cs="Times New Roman"/>
          <w:sz w:val="24"/>
          <w:szCs w:val="24"/>
        </w:rPr>
        <w:t>df</w:t>
      </w:r>
      <w:proofErr w:type="spellEnd"/>
      <w:r w:rsidR="00C82453"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both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C70602">
      <w:pPr>
        <w:spacing w:after="0" w:line="480" w:lineRule="auto"/>
        <w:jc w:val="both"/>
        <w:rPr>
          <w:rFonts w:ascii="Times New Roman" w:hAnsi="Times New Roman" w:cs="Times New Roman"/>
          <w:sz w:val="24"/>
          <w:szCs w:val="24"/>
        </w:rPr>
      </w:pPr>
    </w:p>
    <w:p w14:paraId="013FA29E" w14:textId="693B24BC" w:rsidR="0028425E" w:rsidRPr="00C70602" w:rsidRDefault="007F50AE" w:rsidP="00C70602">
      <w:pPr>
        <w:spacing w:after="0" w:line="480" w:lineRule="auto"/>
        <w:jc w:val="both"/>
        <w:rPr>
          <w:rFonts w:ascii="Times New Roman" w:hAnsi="Times New Roman" w:cs="Times New Roman"/>
          <w:sz w:val="24"/>
          <w:szCs w:val="24"/>
        </w:rPr>
      </w:pPr>
      <w:del w:id="21" w:author="S.Y. CHIA" w:date="2023-07-27T09:29:00Z">
        <w:r w:rsidDel="00797519">
          <w:rPr>
            <w:noProof/>
          </w:rPr>
          <w:lastRenderedPageBreak/>
          <w:drawing>
            <wp:inline distT="0" distB="0" distL="0" distR="0" wp14:anchorId="19F84790" wp14:editId="03E3A7D8">
              <wp:extent cx="5731510" cy="4615180"/>
              <wp:effectExtent l="0" t="0" r="2540" b="0"/>
              <wp:docPr id="1253746802"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6802" name="Picture 1" descr="A picture containing text, screenshot, diagram, display&#10;&#10;Description automatically generated"/>
                      <pic:cNvPicPr/>
                    </pic:nvPicPr>
                    <pic:blipFill>
                      <a:blip r:embed="rId11"/>
                      <a:stretch>
                        <a:fillRect/>
                      </a:stretch>
                    </pic:blipFill>
                    <pic:spPr>
                      <a:xfrm>
                        <a:off x="0" y="0"/>
                        <a:ext cx="5731510" cy="4615180"/>
                      </a:xfrm>
                      <a:prstGeom prst="rect">
                        <a:avLst/>
                      </a:prstGeom>
                    </pic:spPr>
                  </pic:pic>
                </a:graphicData>
              </a:graphic>
            </wp:inline>
          </w:drawing>
        </w:r>
      </w:del>
      <w:del w:id="22" w:author="S.Y. CHIA" w:date="2023-07-27T09:30:00Z">
        <w:r w:rsidR="00B17D48" w:rsidRPr="00C70602" w:rsidDel="00797519">
          <w:rPr>
            <w:rFonts w:ascii="Times New Roman" w:hAnsi="Times New Roman" w:cs="Times New Roman"/>
            <w:noProof/>
          </w:rPr>
          <w:delText xml:space="preserve"> </w:delText>
        </w:r>
      </w:del>
      <w:ins w:id="23" w:author="S.Y. CHIA" w:date="2023-07-27T09:29:00Z">
        <w:r w:rsidR="00797519">
          <w:rPr>
            <w:noProof/>
          </w:rPr>
          <w:drawing>
            <wp:inline distT="0" distB="0" distL="0" distR="0" wp14:anchorId="1CFD332A" wp14:editId="6A5CA5B3">
              <wp:extent cx="5731510" cy="4561205"/>
              <wp:effectExtent l="0" t="0" r="2540" b="0"/>
              <wp:docPr id="146720196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01968" name="Picture 1" descr="A group of blue and white graphs&#10;&#10;Description automatically generated"/>
                      <pic:cNvPicPr/>
                    </pic:nvPicPr>
                    <pic:blipFill>
                      <a:blip r:embed="rId12"/>
                      <a:stretch>
                        <a:fillRect/>
                      </a:stretch>
                    </pic:blipFill>
                    <pic:spPr>
                      <a:xfrm>
                        <a:off x="0" y="0"/>
                        <a:ext cx="5731510" cy="4561205"/>
                      </a:xfrm>
                      <a:prstGeom prst="rect">
                        <a:avLst/>
                      </a:prstGeom>
                    </pic:spPr>
                  </pic:pic>
                </a:graphicData>
              </a:graphic>
            </wp:inline>
          </w:drawing>
        </w:r>
      </w:ins>
    </w:p>
    <w:bookmarkEnd w:id="20"/>
    <w:p w14:paraId="78DA79A8" w14:textId="17C72BCE" w:rsidR="006B695B" w:rsidRPr="00C70602" w:rsidRDefault="002149F1"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commentRangeStart w:id="24"/>
      <w:r w:rsidR="00352C4B" w:rsidRPr="00C70602">
        <w:rPr>
          <w:rFonts w:ascii="Times New Roman" w:hAnsi="Times New Roman" w:cs="Times New Roman"/>
          <w:b/>
          <w:bCs/>
          <w:sz w:val="24"/>
          <w:szCs w:val="24"/>
          <w:lang w:val="en-US"/>
        </w:rPr>
        <w:t>2</w:t>
      </w:r>
      <w:commentRangeEnd w:id="24"/>
      <w:r w:rsidR="00922789">
        <w:rPr>
          <w:rStyle w:val="CommentReference"/>
        </w:rPr>
        <w:commentReference w:id="24"/>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Brassica rapa</w:t>
      </w:r>
      <w:r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 xml:space="preserve">The </w:t>
      </w:r>
      <w:r w:rsidR="000931A6" w:rsidRPr="00C70602">
        <w:rPr>
          <w:rFonts w:ascii="Times New Roman" w:hAnsi="Times New Roman" w:cs="Times New Roman"/>
          <w:sz w:val="20"/>
          <w:szCs w:val="20"/>
          <w:lang w:val="en-US"/>
        </w:rPr>
        <w:t xml:space="preserve">hollow </w:t>
      </w:r>
      <w:r w:rsidR="00C65500" w:rsidRPr="00C70602">
        <w:rPr>
          <w:rFonts w:ascii="Times New Roman" w:hAnsi="Times New Roman" w:cs="Times New Roman"/>
          <w:sz w:val="20"/>
          <w:szCs w:val="20"/>
          <w:lang w:val="en-US"/>
        </w:rPr>
        <w:t>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838A2" w:rsidRPr="00C70602">
        <w:rPr>
          <w:rFonts w:ascii="Times New Roman" w:hAnsi="Times New Roman" w:cs="Times New Roman"/>
          <w:sz w:val="20"/>
          <w:szCs w:val="20"/>
          <w:lang w:val="en-US"/>
        </w:rPr>
        <w:t xml:space="preserve">The white square on each box represents the mean leaf area </w:t>
      </w:r>
      <w:r w:rsidR="00F150A4" w:rsidRPr="00C70602">
        <w:rPr>
          <w:rFonts w:ascii="Times New Roman" w:hAnsi="Times New Roman" w:cs="Times New Roman"/>
          <w:sz w:val="20"/>
          <w:szCs w:val="20"/>
          <w:lang w:val="en-US"/>
        </w:rPr>
        <w:t xml:space="preserve">per </w:t>
      </w:r>
      <w:r w:rsidR="00FD23F2" w:rsidRPr="00C70602">
        <w:rPr>
          <w:rFonts w:ascii="Times New Roman" w:hAnsi="Times New Roman" w:cs="Times New Roman"/>
          <w:sz w:val="20"/>
          <w:szCs w:val="20"/>
          <w:lang w:val="en-US"/>
        </w:rPr>
        <w:t>plant</w:t>
      </w:r>
      <w:r w:rsidR="002838A2"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352C4B" w:rsidRPr="00C70602">
        <w:rPr>
          <w:rFonts w:ascii="Times New Roman" w:hAnsi="Times New Roman" w:cs="Times New Roman"/>
          <w:sz w:val="20"/>
          <w:szCs w:val="20"/>
          <w:lang w:val="en-US"/>
        </w:rPr>
        <w:t>are significantly different</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C70602">
      <w:pPr>
        <w:spacing w:before="240" w:after="0" w:line="480" w:lineRule="auto"/>
        <w:jc w:val="both"/>
        <w:rPr>
          <w:rFonts w:ascii="Times New Roman" w:hAnsi="Times New Roman" w:cs="Times New Roman"/>
          <w:sz w:val="20"/>
          <w:szCs w:val="20"/>
          <w:lang w:val="en-US"/>
        </w:rPr>
      </w:pPr>
    </w:p>
    <w:p w14:paraId="5FC8870F" w14:textId="5FCC87BE" w:rsidR="00DA2850"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5" w:name="_Hlk127816553"/>
      <w:r w:rsidRPr="00C70602">
        <w:rPr>
          <w:rFonts w:ascii="Times New Roman" w:hAnsi="Times New Roman" w:cs="Times New Roman"/>
          <w:sz w:val="24"/>
          <w:szCs w:val="24"/>
        </w:rPr>
        <w:t>raw BSFF or raw MWF</w:t>
      </w:r>
      <w:bookmarkEnd w:id="25"/>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proofErr w:type="spellStart"/>
      <w:r w:rsidR="00F95059" w:rsidRPr="00C70602">
        <w:rPr>
          <w:rFonts w:ascii="Times New Roman" w:hAnsi="Times New Roman" w:cs="Times New Roman"/>
          <w:sz w:val="24"/>
          <w:szCs w:val="24"/>
        </w:rPr>
        <w:t>df</w:t>
      </w:r>
      <w:proofErr w:type="spellEnd"/>
      <w:r w:rsidR="00F9505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proofErr w:type="spellStart"/>
      <w:r w:rsidR="00F95059" w:rsidRPr="00C70602">
        <w:rPr>
          <w:rFonts w:ascii="Times New Roman" w:hAnsi="Times New Roman" w:cs="Times New Roman"/>
          <w:sz w:val="24"/>
          <w:szCs w:val="24"/>
        </w:rPr>
        <w:t>df</w:t>
      </w:r>
      <w:proofErr w:type="spellEnd"/>
      <w:r w:rsidR="00F9505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xml:space="preserve">. However, over </w:t>
      </w:r>
      <w:r w:rsidR="00C10ABB" w:rsidRPr="00C70602">
        <w:rPr>
          <w:rFonts w:ascii="Times New Roman" w:hAnsi="Times New Roman" w:cs="Times New Roman"/>
          <w:sz w:val="24"/>
          <w:szCs w:val="24"/>
        </w:rPr>
        <w:lastRenderedPageBreak/>
        <w:t>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the difference in number of leaves between the MWF and NoFrass disappeared, while BSFF continued to exhibit a smaller number of leaves compared to both MWF and NoFrass</w:t>
      </w:r>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proofErr w:type="spellStart"/>
      <w:r w:rsidR="00495AA6" w:rsidRPr="00C70602">
        <w:rPr>
          <w:rFonts w:ascii="Times New Roman" w:hAnsi="Times New Roman" w:cs="Times New Roman"/>
          <w:sz w:val="24"/>
          <w:szCs w:val="24"/>
        </w:rPr>
        <w:t>df</w:t>
      </w:r>
      <w:proofErr w:type="spellEnd"/>
      <w:r w:rsidR="00495AA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proofErr w:type="spellStart"/>
      <w:r w:rsidR="00495AA6" w:rsidRPr="00C70602">
        <w:rPr>
          <w:rFonts w:ascii="Times New Roman" w:hAnsi="Times New Roman" w:cs="Times New Roman"/>
          <w:sz w:val="24"/>
          <w:szCs w:val="24"/>
        </w:rPr>
        <w:t>df</w:t>
      </w:r>
      <w:proofErr w:type="spellEnd"/>
      <w:r w:rsidR="00495AA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C70602">
      <w:pPr>
        <w:spacing w:after="0" w:line="480" w:lineRule="auto"/>
        <w:jc w:val="both"/>
        <w:rPr>
          <w:rFonts w:ascii="Times New Roman" w:hAnsi="Times New Roman" w:cs="Times New Roman"/>
          <w:sz w:val="18"/>
          <w:szCs w:val="18"/>
        </w:rPr>
      </w:pPr>
    </w:p>
    <w:p w14:paraId="7C2FDA08" w14:textId="721968AB" w:rsidR="00BC4B02"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proofErr w:type="spellStart"/>
      <w:r w:rsidR="00DA2850" w:rsidRPr="00C70602">
        <w:rPr>
          <w:rFonts w:ascii="Times New Roman" w:hAnsi="Times New Roman" w:cs="Times New Roman"/>
          <w:sz w:val="24"/>
          <w:szCs w:val="24"/>
        </w:rPr>
        <w:t>df</w:t>
      </w:r>
      <w:proofErr w:type="spellEnd"/>
      <w:r w:rsidR="00DA2850"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proofErr w:type="spellStart"/>
      <w:r w:rsidR="0034766B" w:rsidRPr="00C70602">
        <w:rPr>
          <w:rFonts w:ascii="Times New Roman" w:hAnsi="Times New Roman" w:cs="Times New Roman"/>
          <w:sz w:val="24"/>
          <w:szCs w:val="24"/>
        </w:rPr>
        <w:t>df</w:t>
      </w:r>
      <w:proofErr w:type="spellEnd"/>
      <w:r w:rsidR="0034766B"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C70602">
      <w:pPr>
        <w:spacing w:after="0" w:line="480" w:lineRule="auto"/>
        <w:jc w:val="both"/>
        <w:rPr>
          <w:rFonts w:ascii="Times New Roman" w:hAnsi="Times New Roman" w:cs="Times New Roman"/>
        </w:rPr>
      </w:pPr>
    </w:p>
    <w:p w14:paraId="3029DAC2" w14:textId="2D686506" w:rsidR="00813C46" w:rsidRPr="00C70602" w:rsidRDefault="008F11BA" w:rsidP="00C70602">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C70602">
      <w:pPr>
        <w:spacing w:after="0" w:line="480" w:lineRule="auto"/>
        <w:jc w:val="both"/>
        <w:rPr>
          <w:rFonts w:ascii="Times New Roman" w:hAnsi="Times New Roman" w:cs="Times New Roman"/>
          <w:sz w:val="24"/>
          <w:szCs w:val="24"/>
        </w:rPr>
      </w:pPr>
      <w:bookmarkStart w:id="26"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proofErr w:type="spellStart"/>
      <w:r w:rsidR="009D0294" w:rsidRPr="00C70602">
        <w:rPr>
          <w:rFonts w:ascii="Times New Roman" w:hAnsi="Times New Roman" w:cs="Times New Roman"/>
          <w:sz w:val="24"/>
          <w:szCs w:val="24"/>
        </w:rPr>
        <w:t>df</w:t>
      </w:r>
      <w:proofErr w:type="spellEnd"/>
      <w:r w:rsidR="009D0294"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6"/>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proofErr w:type="spellStart"/>
      <w:r w:rsidR="002454B9" w:rsidRPr="00C70602">
        <w:rPr>
          <w:rFonts w:ascii="Times New Roman" w:hAnsi="Times New Roman" w:cs="Times New Roman"/>
          <w:sz w:val="24"/>
          <w:szCs w:val="24"/>
        </w:rPr>
        <w:t>df</w:t>
      </w:r>
      <w:proofErr w:type="spellEnd"/>
      <w:r w:rsidR="002454B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C70602">
      <w:pPr>
        <w:spacing w:after="0" w:line="480" w:lineRule="auto"/>
        <w:jc w:val="both"/>
        <w:rPr>
          <w:rFonts w:ascii="Times New Roman" w:hAnsi="Times New Roman" w:cs="Times New Roman"/>
          <w:sz w:val="24"/>
          <w:szCs w:val="24"/>
        </w:rPr>
      </w:pPr>
    </w:p>
    <w:p w14:paraId="48512A7F" w14:textId="489B6854" w:rsidR="009D0294" w:rsidRPr="00C70602" w:rsidDel="00797519" w:rsidRDefault="00797519" w:rsidP="00C70602">
      <w:pPr>
        <w:spacing w:after="0" w:line="480" w:lineRule="auto"/>
        <w:jc w:val="both"/>
        <w:rPr>
          <w:del w:id="27" w:author="S.Y. CHIA" w:date="2023-07-27T09:33:00Z"/>
          <w:rFonts w:ascii="Times New Roman" w:hAnsi="Times New Roman" w:cs="Times New Roman"/>
          <w:sz w:val="24"/>
          <w:szCs w:val="24"/>
        </w:rPr>
      </w:pPr>
      <w:ins w:id="28" w:author="S.Y. CHIA" w:date="2023-07-27T09:32:00Z">
        <w:r>
          <w:rPr>
            <w:noProof/>
          </w:rPr>
          <w:lastRenderedPageBreak/>
          <w:drawing>
            <wp:inline distT="0" distB="0" distL="0" distR="0" wp14:anchorId="0CFE458C" wp14:editId="59568E4E">
              <wp:extent cx="5731510" cy="5142865"/>
              <wp:effectExtent l="0" t="0" r="2540" b="635"/>
              <wp:docPr id="3714641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198" name="Picture 1" descr="A diagram of a graph&#10;&#10;Description automatically generated"/>
                      <pic:cNvPicPr/>
                    </pic:nvPicPr>
                    <pic:blipFill>
                      <a:blip r:embed="rId17"/>
                      <a:stretch>
                        <a:fillRect/>
                      </a:stretch>
                    </pic:blipFill>
                    <pic:spPr>
                      <a:xfrm>
                        <a:off x="0" y="0"/>
                        <a:ext cx="5731510" cy="5142865"/>
                      </a:xfrm>
                      <a:prstGeom prst="rect">
                        <a:avLst/>
                      </a:prstGeom>
                    </pic:spPr>
                  </pic:pic>
                </a:graphicData>
              </a:graphic>
            </wp:inline>
          </w:drawing>
        </w:r>
      </w:ins>
    </w:p>
    <w:p w14:paraId="7A066E50" w14:textId="5F2377E1" w:rsidR="0028425E" w:rsidRPr="00C70602" w:rsidRDefault="00807C01" w:rsidP="00C70602">
      <w:pPr>
        <w:spacing w:after="0" w:line="480" w:lineRule="auto"/>
        <w:jc w:val="both"/>
        <w:rPr>
          <w:rFonts w:ascii="Times New Roman" w:hAnsi="Times New Roman" w:cs="Times New Roman"/>
          <w:sz w:val="24"/>
          <w:szCs w:val="24"/>
        </w:rPr>
      </w:pPr>
      <w:del w:id="29" w:author="S.Y. CHIA" w:date="2023-07-27T09:32:00Z">
        <w:r w:rsidRPr="00C70602" w:rsidDel="00797519">
          <w:rPr>
            <w:rFonts w:ascii="Times New Roman" w:hAnsi="Times New Roman" w:cs="Times New Roman"/>
            <w:noProof/>
          </w:rPr>
          <w:drawing>
            <wp:inline distT="0" distB="0" distL="0" distR="0" wp14:anchorId="23055C01" wp14:editId="6EBADA36">
              <wp:extent cx="4619048" cy="3933333"/>
              <wp:effectExtent l="0" t="0" r="0" b="0"/>
              <wp:docPr id="1490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1" name=""/>
                      <pic:cNvPicPr/>
                    </pic:nvPicPr>
                    <pic:blipFill>
                      <a:blip r:embed="rId18"/>
                      <a:stretch>
                        <a:fillRect/>
                      </a:stretch>
                    </pic:blipFill>
                    <pic:spPr>
                      <a:xfrm>
                        <a:off x="0" y="0"/>
                        <a:ext cx="4619048" cy="3933333"/>
                      </a:xfrm>
                      <a:prstGeom prst="rect">
                        <a:avLst/>
                      </a:prstGeom>
                    </pic:spPr>
                  </pic:pic>
                </a:graphicData>
              </a:graphic>
            </wp:inline>
          </w:drawing>
        </w:r>
      </w:del>
    </w:p>
    <w:p w14:paraId="21B28B2A" w14:textId="068F32B4" w:rsidR="00F150A4" w:rsidRPr="00C70602" w:rsidRDefault="007A0AB4"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30"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The white square on each box represents the mean </w:t>
      </w:r>
      <w:r w:rsidR="006178CE" w:rsidRPr="00C70602">
        <w:rPr>
          <w:sz w:val="20"/>
          <w:szCs w:val="20"/>
          <w:lang w:val="en-US"/>
        </w:rPr>
        <w:t>larval</w:t>
      </w:r>
      <w:r w:rsidR="0018347C" w:rsidRPr="00C70602">
        <w:rPr>
          <w:sz w:val="20"/>
          <w:szCs w:val="20"/>
          <w:lang w:val="en-US"/>
        </w:rPr>
        <w:t xml:space="preserve"> </w:t>
      </w:r>
      <w:r w:rsidR="00FD23F2" w:rsidRPr="00C70602">
        <w:rPr>
          <w:sz w:val="20"/>
          <w:szCs w:val="20"/>
          <w:lang w:val="en-US"/>
        </w:rPr>
        <w:t xml:space="preserve">survival per plant.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that had each been infested with 10 larvae</w:t>
      </w:r>
      <w:r w:rsidR="00847223" w:rsidRPr="00C70602">
        <w:rPr>
          <w:sz w:val="20"/>
          <w:szCs w:val="20"/>
          <w:lang w:val="en-US"/>
        </w:rPr>
        <w:t>. Boxes with different letters are significantly different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30"/>
    <w:p w14:paraId="7D13969E" w14:textId="5254567E" w:rsidR="005E29EC" w:rsidRPr="00C70602" w:rsidRDefault="005E29EC" w:rsidP="00C70602">
      <w:pPr>
        <w:pStyle w:val="NormalWeb"/>
        <w:spacing w:before="0" w:beforeAutospacing="0" w:after="0" w:afterAutospacing="0" w:line="480" w:lineRule="auto"/>
        <w:jc w:val="both"/>
      </w:pPr>
    </w:p>
    <w:p w14:paraId="3EA11C82" w14:textId="28AC5BDA" w:rsidR="005E29EC" w:rsidRPr="00C70602" w:rsidRDefault="004B57A1" w:rsidP="00C70602">
      <w:pPr>
        <w:spacing w:after="0" w:line="480" w:lineRule="auto"/>
        <w:jc w:val="both"/>
        <w:rPr>
          <w:rFonts w:ascii="Times New Roman" w:hAnsi="Times New Roman" w:cs="Times New Roman"/>
          <w:b/>
          <w:bCs/>
          <w:sz w:val="24"/>
          <w:szCs w:val="24"/>
        </w:rPr>
      </w:pPr>
      <w:bookmarkStart w:id="31" w:name="_Hlk133500535"/>
      <w:r w:rsidRPr="00C70602">
        <w:rPr>
          <w:rFonts w:ascii="Times New Roman" w:hAnsi="Times New Roman" w:cs="Times New Roman"/>
          <w:b/>
          <w:bCs/>
          <w:sz w:val="24"/>
          <w:szCs w:val="24"/>
        </w:rPr>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31"/>
    <w:p w14:paraId="08870395" w14:textId="7BF112E6" w:rsidR="005E29EC" w:rsidRPr="00C70602" w:rsidRDefault="000A6C1E" w:rsidP="00C70602">
      <w:pPr>
        <w:pStyle w:val="NormalWeb"/>
        <w:spacing w:before="0" w:beforeAutospacing="0" w:after="0" w:afterAutospacing="0" w:line="480" w:lineRule="auto"/>
        <w:jc w:val="both"/>
      </w:pPr>
      <w:r w:rsidRPr="00C70602">
        <w:lastRenderedPageBreak/>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w:t>
      </w:r>
      <w:proofErr w:type="spellStart"/>
      <w:r w:rsidR="00A036AF" w:rsidRPr="00C70602">
        <w:t>df</w:t>
      </w:r>
      <w:proofErr w:type="spellEnd"/>
      <w:r w:rsidR="00A036AF" w:rsidRPr="00C70602">
        <w:t xml:space="preserve">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32"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w:t>
      </w:r>
      <w:proofErr w:type="spellStart"/>
      <w:r w:rsidR="002454B9" w:rsidRPr="00C70602">
        <w:t>df</w:t>
      </w:r>
      <w:proofErr w:type="spellEnd"/>
      <w:r w:rsidR="002454B9" w:rsidRPr="00C70602">
        <w:t xml:space="preserve">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32"/>
    </w:p>
    <w:p w14:paraId="3D7167C1" w14:textId="5B9633F1" w:rsidR="00EB0397" w:rsidRPr="00237B25" w:rsidRDefault="00EB0397" w:rsidP="00C70602">
      <w:pPr>
        <w:pStyle w:val="NormalWeb"/>
        <w:spacing w:before="0" w:beforeAutospacing="0" w:after="0" w:afterAutospacing="0" w:line="480" w:lineRule="auto"/>
        <w:jc w:val="both"/>
        <w:rPr>
          <w:rPrChange w:id="33" w:author="S.Y. CHIA" w:date="2023-07-27T09:36:00Z">
            <w:rPr>
              <w:sz w:val="12"/>
              <w:szCs w:val="12"/>
            </w:rPr>
          </w:rPrChange>
        </w:rPr>
      </w:pPr>
    </w:p>
    <w:p w14:paraId="330274D9" w14:textId="5FF615BD" w:rsidR="007A0AB4" w:rsidRPr="00C70602" w:rsidRDefault="00727342" w:rsidP="00C70602">
      <w:pPr>
        <w:pStyle w:val="NormalWeb"/>
        <w:spacing w:before="0" w:beforeAutospacing="0" w:after="0" w:afterAutospacing="0" w:line="480" w:lineRule="auto"/>
        <w:jc w:val="both"/>
      </w:pPr>
      <w:del w:id="34" w:author="S.Y. CHIA" w:date="2023-07-27T09:36:00Z">
        <w:r w:rsidRPr="00C70602" w:rsidDel="00237B25">
          <w:delText xml:space="preserve"> </w:delText>
        </w:r>
      </w:del>
      <w:ins w:id="35" w:author="S.Y. CHIA" w:date="2023-07-27T09:36:00Z">
        <w:r w:rsidR="00237B25">
          <w:rPr>
            <w:noProof/>
          </w:rPr>
          <w:drawing>
            <wp:inline distT="0" distB="0" distL="0" distR="0" wp14:anchorId="7EACCD9C" wp14:editId="2E98F8C7">
              <wp:extent cx="5731510" cy="5142865"/>
              <wp:effectExtent l="0" t="0" r="2540" b="635"/>
              <wp:docPr id="1449715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5357" name="Picture 1" descr="A diagram of a diagram&#10;&#10;Description automatically generated"/>
                      <pic:cNvPicPr/>
                    </pic:nvPicPr>
                    <pic:blipFill>
                      <a:blip r:embed="rId19"/>
                      <a:stretch>
                        <a:fillRect/>
                      </a:stretch>
                    </pic:blipFill>
                    <pic:spPr>
                      <a:xfrm>
                        <a:off x="0" y="0"/>
                        <a:ext cx="5731510" cy="5142865"/>
                      </a:xfrm>
                      <a:prstGeom prst="rect">
                        <a:avLst/>
                      </a:prstGeom>
                    </pic:spPr>
                  </pic:pic>
                </a:graphicData>
              </a:graphic>
            </wp:inline>
          </w:drawing>
        </w:r>
      </w:ins>
      <w:del w:id="36" w:author="S.Y. CHIA" w:date="2023-07-27T09:36:00Z">
        <w:r w:rsidR="00362B8E" w:rsidRPr="00C70602" w:rsidDel="00237B25">
          <w:rPr>
            <w:noProof/>
          </w:rPr>
          <w:drawing>
            <wp:inline distT="0" distB="0" distL="0" distR="0" wp14:anchorId="20E05289" wp14:editId="3B25F7D3">
              <wp:extent cx="4619048" cy="3933333"/>
              <wp:effectExtent l="0" t="0" r="0" b="0"/>
              <wp:docPr id="19734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064" name=""/>
                      <pic:cNvPicPr/>
                    </pic:nvPicPr>
                    <pic:blipFill>
                      <a:blip r:embed="rId20"/>
                      <a:stretch>
                        <a:fillRect/>
                      </a:stretch>
                    </pic:blipFill>
                    <pic:spPr>
                      <a:xfrm>
                        <a:off x="0" y="0"/>
                        <a:ext cx="4619048" cy="3933333"/>
                      </a:xfrm>
                      <a:prstGeom prst="rect">
                        <a:avLst/>
                      </a:prstGeom>
                    </pic:spPr>
                  </pic:pic>
                </a:graphicData>
              </a:graphic>
            </wp:inline>
          </w:drawing>
        </w:r>
      </w:del>
    </w:p>
    <w:p w14:paraId="7F8D9897" w14:textId="2C795528" w:rsidR="00274E26" w:rsidRPr="00C70602" w:rsidRDefault="007D46CE" w:rsidP="00C70602">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 xml:space="preserve">The line within the box represents the median, while the whiskers extend to 1.5 times the IQR, encompassing the minimum (Q1-1.5IQR) </w:t>
      </w:r>
      <w:r w:rsidR="004A777F" w:rsidRPr="004A777F">
        <w:rPr>
          <w:sz w:val="20"/>
          <w:szCs w:val="20"/>
          <w:lang w:val="en-US"/>
        </w:rPr>
        <w:lastRenderedPageBreak/>
        <w:t>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The white square on each box represents the mean pupal </w:t>
      </w:r>
      <w:r w:rsidR="00762C64" w:rsidRPr="00C70602">
        <w:rPr>
          <w:sz w:val="20"/>
          <w:szCs w:val="20"/>
          <w:lang w:val="en-US"/>
        </w:rPr>
        <w:t>biomass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per treatment. Boxes with different letters are significantly different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C70602">
      <w:pPr>
        <w:pStyle w:val="NormalWeb"/>
        <w:spacing w:before="0" w:beforeAutospacing="0" w:after="0" w:afterAutospacing="0" w:line="480" w:lineRule="auto"/>
        <w:jc w:val="both"/>
        <w:rPr>
          <w:lang w:val="en-US"/>
        </w:rPr>
      </w:pPr>
    </w:p>
    <w:p w14:paraId="67743898" w14:textId="62F19387" w:rsidR="00BD242A" w:rsidRPr="00C70602" w:rsidRDefault="00FB7605" w:rsidP="00C70602">
      <w:pPr>
        <w:spacing w:after="0" w:line="480" w:lineRule="auto"/>
        <w:jc w:val="both"/>
        <w:rPr>
          <w:rFonts w:ascii="Times New Roman" w:hAnsi="Times New Roman" w:cs="Times New Roman"/>
          <w:b/>
          <w:bCs/>
          <w:sz w:val="24"/>
          <w:szCs w:val="24"/>
        </w:rPr>
      </w:pPr>
      <w:bookmarkStart w:id="37"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37"/>
    <w:p w14:paraId="72E251AD" w14:textId="193886D0" w:rsidR="008B0F3D" w:rsidRPr="00C70602" w:rsidRDefault="00AF1BEE"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significantly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pattern </w:t>
      </w:r>
      <w:r w:rsidR="000A6C1E" w:rsidRPr="00C70602">
        <w:rPr>
          <w:rFonts w:ascii="Times New Roman" w:hAnsi="Times New Roman" w:cs="Times New Roman"/>
          <w:sz w:val="24"/>
          <w:szCs w:val="24"/>
        </w:rPr>
        <w:t xml:space="preserve">of emergence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w:t>
      </w:r>
      <w:proofErr w:type="spellStart"/>
      <w:r w:rsidR="0034281F" w:rsidRPr="00C70602">
        <w:rPr>
          <w:rFonts w:ascii="Times New Roman" w:hAnsi="Times New Roman" w:cs="Times New Roman"/>
          <w:sz w:val="24"/>
          <w:szCs w:val="24"/>
        </w:rPr>
        <w:t>eclose</w:t>
      </w:r>
      <w:proofErr w:type="spellEnd"/>
      <w:r w:rsidR="0034281F" w:rsidRPr="00C70602">
        <w:rPr>
          <w:rFonts w:ascii="Times New Roman" w:hAnsi="Times New Roman" w:cs="Times New Roman"/>
          <w:sz w:val="24"/>
          <w:szCs w:val="24"/>
        </w:rPr>
        <w:t xml:space="preserv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118A8DBC" w:rsidR="00EA7514" w:rsidRPr="00C70602" w:rsidRDefault="007E5826" w:rsidP="00C70602">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C70602">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235D8749" w14:textId="7DBBAB12" w:rsidR="00934CE5" w:rsidRPr="00C70602" w:rsidRDefault="008660A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w:t>
      </w:r>
      <w:r w:rsidR="00905ED6" w:rsidRPr="00C70602">
        <w:rPr>
          <w:rFonts w:ascii="Times New Roman" w:hAnsi="Times New Roman" w:cs="Times New Roman"/>
          <w:sz w:val="24"/>
          <w:szCs w:val="24"/>
        </w:rPr>
        <w:lastRenderedPageBreak/>
        <w:t xml:space="preserve">lowest mean larval survival whereas MWF resulted in the highest mean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proofErr w:type="spellStart"/>
      <w:r w:rsidR="00905ED6" w:rsidRPr="00C70602">
        <w:rPr>
          <w:rFonts w:ascii="Times New Roman" w:hAnsi="Times New Roman" w:cs="Times New Roman"/>
          <w:sz w:val="24"/>
          <w:szCs w:val="24"/>
        </w:rPr>
        <w:t>df</w:t>
      </w:r>
      <w:proofErr w:type="spellEnd"/>
      <w:r w:rsidR="00905ED6"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00B112C4" w14:textId="2825C9AE" w:rsidR="00F17333" w:rsidRPr="00C70602" w:rsidRDefault="00F17333" w:rsidP="00C70602">
      <w:pPr>
        <w:spacing w:line="480" w:lineRule="auto"/>
        <w:jc w:val="both"/>
        <w:rPr>
          <w:rFonts w:ascii="Times New Roman" w:hAnsi="Times New Roman" w:cs="Times New Roman"/>
          <w:sz w:val="24"/>
          <w:szCs w:val="24"/>
        </w:rPr>
      </w:pPr>
    </w:p>
    <w:p w14:paraId="172F137C" w14:textId="20E130EF" w:rsidR="00446394" w:rsidRPr="00C70602" w:rsidDel="00237B25" w:rsidRDefault="0019073F" w:rsidP="00C70602">
      <w:pPr>
        <w:spacing w:line="480" w:lineRule="auto"/>
        <w:jc w:val="both"/>
        <w:rPr>
          <w:del w:id="38" w:author="S.Y. CHIA" w:date="2023-07-27T09:39:00Z"/>
          <w:rFonts w:ascii="Times New Roman" w:hAnsi="Times New Roman" w:cs="Times New Roman"/>
          <w:sz w:val="24"/>
          <w:szCs w:val="24"/>
        </w:rPr>
      </w:pPr>
      <w:del w:id="39" w:author="S.Y. CHIA" w:date="2023-07-27T09:39:00Z">
        <w:r w:rsidRPr="00C70602" w:rsidDel="00237B25">
          <w:rPr>
            <w:rFonts w:ascii="Times New Roman" w:hAnsi="Times New Roman" w:cs="Times New Roman"/>
            <w:noProof/>
          </w:rPr>
          <w:drawing>
            <wp:inline distT="0" distB="0" distL="0" distR="0" wp14:anchorId="513AB260" wp14:editId="0FA60878">
              <wp:extent cx="4619048" cy="3933333"/>
              <wp:effectExtent l="0" t="0" r="0" b="0"/>
              <wp:docPr id="1728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9073" name=""/>
                      <pic:cNvPicPr/>
                    </pic:nvPicPr>
                    <pic:blipFill>
                      <a:blip r:embed="rId21"/>
                      <a:stretch>
                        <a:fillRect/>
                      </a:stretch>
                    </pic:blipFill>
                    <pic:spPr>
                      <a:xfrm>
                        <a:off x="0" y="0"/>
                        <a:ext cx="4619048" cy="3933333"/>
                      </a:xfrm>
                      <a:prstGeom prst="rect">
                        <a:avLst/>
                      </a:prstGeom>
                    </pic:spPr>
                  </pic:pic>
                </a:graphicData>
              </a:graphic>
            </wp:inline>
          </w:drawing>
        </w:r>
      </w:del>
      <w:ins w:id="40" w:author="S.Y. CHIA" w:date="2023-07-27T09:39:00Z">
        <w:r w:rsidR="00237B25">
          <w:rPr>
            <w:noProof/>
          </w:rPr>
          <w:drawing>
            <wp:inline distT="0" distB="0" distL="0" distR="0" wp14:anchorId="47110B0A" wp14:editId="3F5C8E82">
              <wp:extent cx="5731510" cy="5142865"/>
              <wp:effectExtent l="0" t="0" r="2540" b="635"/>
              <wp:docPr id="193192069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20694" name="Picture 1" descr="A diagram of a graph&#10;&#10;Description automatically generated"/>
                      <pic:cNvPicPr/>
                    </pic:nvPicPr>
                    <pic:blipFill>
                      <a:blip r:embed="rId22"/>
                      <a:stretch>
                        <a:fillRect/>
                      </a:stretch>
                    </pic:blipFill>
                    <pic:spPr>
                      <a:xfrm>
                        <a:off x="0" y="0"/>
                        <a:ext cx="5731510" cy="5142865"/>
                      </a:xfrm>
                      <a:prstGeom prst="rect">
                        <a:avLst/>
                      </a:prstGeom>
                    </pic:spPr>
                  </pic:pic>
                </a:graphicData>
              </a:graphic>
            </wp:inline>
          </w:drawing>
        </w:r>
      </w:ins>
    </w:p>
    <w:p w14:paraId="47047197" w14:textId="363F749B" w:rsidR="00905ED6" w:rsidRPr="00C70602" w:rsidRDefault="00905ED6" w:rsidP="00237B25">
      <w:pPr>
        <w:spacing w:line="480" w:lineRule="auto"/>
        <w:jc w:val="both"/>
        <w:rPr>
          <w:sz w:val="20"/>
          <w:szCs w:val="20"/>
          <w:lang w:val="en-US"/>
        </w:rPr>
        <w:pPrChange w:id="41" w:author="S.Y. CHIA" w:date="2023-07-27T09:39:00Z">
          <w:pPr>
            <w:pStyle w:val="NormalWeb"/>
            <w:spacing w:before="0" w:beforeAutospacing="0" w:after="0" w:afterAutospacing="0" w:line="480" w:lineRule="auto"/>
            <w:jc w:val="both"/>
          </w:pPr>
        </w:pPrChange>
      </w:pPr>
      <w:bookmarkStart w:id="42" w:name="_Hlk127451932"/>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The white square on each box represents the </w:t>
      </w:r>
      <w:r w:rsidR="00635767" w:rsidRPr="00C70602">
        <w:rPr>
          <w:sz w:val="20"/>
          <w:szCs w:val="20"/>
          <w:lang w:val="en-US"/>
        </w:rPr>
        <w:t xml:space="preserve">mean larval survival </w:t>
      </w:r>
      <w:r w:rsidRPr="00C70602">
        <w:rPr>
          <w:sz w:val="20"/>
          <w:szCs w:val="20"/>
          <w:lang w:val="en-US"/>
        </w:rPr>
        <w:t xml:space="preserve">per plant. Data were analysed by </w:t>
      </w:r>
      <w:r w:rsidR="005359B5">
        <w:rPr>
          <w:sz w:val="20"/>
          <w:szCs w:val="20"/>
          <w:lang w:val="en-US"/>
        </w:rPr>
        <w:t>ge</w:t>
      </w:r>
      <w:r w:rsidR="00857146">
        <w:rPr>
          <w:sz w:val="20"/>
          <w:szCs w:val="20"/>
          <w:lang w:val="en-US"/>
        </w:rPr>
        <w:t>neralized</w:t>
      </w:r>
      <w:r w:rsidRPr="00C70602">
        <w:rPr>
          <w:sz w:val="20"/>
          <w:szCs w:val="20"/>
          <w:lang w:val="en-US"/>
        </w:rPr>
        <w:t xml:space="preserve"> linear models (GLM). </w:t>
      </w:r>
      <w:bookmarkStart w:id="43" w:name="_Hlk138900017"/>
      <w:r w:rsidR="005359B5">
        <w:rPr>
          <w:sz w:val="20"/>
          <w:szCs w:val="20"/>
          <w:lang w:val="en-US"/>
        </w:rPr>
        <w:t>n</w:t>
      </w:r>
      <w:r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w:t>
      </w:r>
      <w:r w:rsidR="00CA3B7A" w:rsidRPr="00C70602">
        <w:rPr>
          <w:sz w:val="20"/>
          <w:szCs w:val="20"/>
          <w:lang w:val="en-US"/>
        </w:rPr>
        <w:lastRenderedPageBreak/>
        <w:t>been infested with 10 larvae</w:t>
      </w:r>
      <w:bookmarkEnd w:id="43"/>
      <w:r w:rsidRPr="00C70602">
        <w:rPr>
          <w:sz w:val="20"/>
          <w:szCs w:val="20"/>
          <w:lang w:val="en-US"/>
        </w:rPr>
        <w:t>. Boxes with different letters are significantly different (</w:t>
      </w:r>
      <w:r w:rsidRPr="00C70602">
        <w:rPr>
          <w:color w:val="1C1D1E"/>
          <w:sz w:val="20"/>
          <w:szCs w:val="20"/>
          <w:shd w:val="clear" w:color="auto" w:fill="FFFFFF"/>
        </w:rPr>
        <w:t>Tukey</w:t>
      </w:r>
      <w:r w:rsidR="00857146">
        <w:rPr>
          <w:color w:val="1C1D1E"/>
          <w:sz w:val="20"/>
          <w:szCs w:val="20"/>
          <w:shd w:val="clear" w:color="auto" w:fill="FFFFFF"/>
        </w:rPr>
        <w:t>’</w:t>
      </w:r>
      <w:r w:rsidRPr="00C70602">
        <w:rPr>
          <w:color w:val="1C1D1E"/>
          <w:sz w:val="20"/>
          <w:szCs w:val="20"/>
          <w:shd w:val="clear" w:color="auto" w:fill="FFFFFF"/>
        </w:rPr>
        <w:t xml:space="preserve">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bookmarkEnd w:id="42"/>
    <w:p w14:paraId="725C434E" w14:textId="77777777" w:rsidR="00077028" w:rsidRPr="00C70602" w:rsidRDefault="00077028" w:rsidP="00C70602">
      <w:pPr>
        <w:pStyle w:val="NormalWeb"/>
        <w:spacing w:before="0" w:beforeAutospacing="0" w:after="0" w:afterAutospacing="0" w:line="480" w:lineRule="auto"/>
        <w:jc w:val="both"/>
        <w:rPr>
          <w:sz w:val="20"/>
          <w:szCs w:val="20"/>
          <w:lang w:val="en-US"/>
        </w:rPr>
      </w:pPr>
    </w:p>
    <w:p w14:paraId="4F3F2B40" w14:textId="7BF830C5" w:rsidR="009F3D15" w:rsidRPr="00C70602" w:rsidRDefault="009F3D15"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6E9AA4C0" w:rsidR="000C1B6B" w:rsidRPr="00C70602" w:rsidRDefault="009F3D1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w:t>
      </w:r>
      <w:r w:rsidR="0035343A" w:rsidRPr="00C70602">
        <w:rPr>
          <w:rFonts w:ascii="Times New Roman" w:hAnsi="Times New Roman" w:cs="Times New Roman"/>
          <w:sz w:val="24"/>
          <w:szCs w:val="24"/>
        </w:rPr>
        <w:t>,</w:t>
      </w:r>
      <w:r w:rsidR="009579D9"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44"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44"/>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45" w:name="_Hlk127784575"/>
    </w:p>
    <w:p w14:paraId="4A1610C5" w14:textId="77777777" w:rsidR="00C541FD" w:rsidRDefault="00C541FD" w:rsidP="00C70602">
      <w:pPr>
        <w:spacing w:after="0" w:line="480" w:lineRule="auto"/>
        <w:jc w:val="both"/>
        <w:rPr>
          <w:rFonts w:ascii="Times New Roman" w:hAnsi="Times New Roman" w:cs="Times New Roman"/>
          <w:sz w:val="24"/>
          <w:szCs w:val="24"/>
        </w:rPr>
      </w:pPr>
    </w:p>
    <w:p w14:paraId="1D00C9C3" w14:textId="2CD4FC72"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proofErr w:type="spellStart"/>
      <w:r w:rsidR="00824357" w:rsidRPr="00C70602">
        <w:rPr>
          <w:rFonts w:ascii="Times New Roman" w:hAnsi="Times New Roman" w:cs="Times New Roman"/>
          <w:sz w:val="24"/>
          <w:szCs w:val="24"/>
        </w:rPr>
        <w:t>df</w:t>
      </w:r>
      <w:proofErr w:type="spellEnd"/>
      <w:r w:rsidR="00824357"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proofErr w:type="spellStart"/>
      <w:r w:rsidR="00824357" w:rsidRPr="00C70602">
        <w:rPr>
          <w:rFonts w:ascii="Times New Roman" w:hAnsi="Times New Roman" w:cs="Times New Roman"/>
          <w:sz w:val="24"/>
          <w:szCs w:val="24"/>
        </w:rPr>
        <w:t>df</w:t>
      </w:r>
      <w:proofErr w:type="spellEnd"/>
      <w:r w:rsidR="00824357"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proofErr w:type="spellStart"/>
      <w:r w:rsidR="004C1EFC" w:rsidRPr="00C70602">
        <w:rPr>
          <w:rFonts w:ascii="Times New Roman" w:hAnsi="Times New Roman" w:cs="Times New Roman"/>
          <w:sz w:val="24"/>
          <w:szCs w:val="24"/>
        </w:rPr>
        <w:t>df</w:t>
      </w:r>
      <w:proofErr w:type="spellEnd"/>
      <w:r w:rsidR="004C1EFC"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proofErr w:type="spellStart"/>
      <w:r w:rsidR="00DF3AF8" w:rsidRPr="00C70602">
        <w:rPr>
          <w:rFonts w:ascii="Times New Roman" w:hAnsi="Times New Roman" w:cs="Times New Roman"/>
          <w:sz w:val="24"/>
          <w:szCs w:val="24"/>
        </w:rPr>
        <w:t>df</w:t>
      </w:r>
      <w:proofErr w:type="spellEnd"/>
      <w:r w:rsidR="00DF3AF8"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which was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45"/>
    </w:p>
    <w:p w14:paraId="5D51944F" w14:textId="77777777" w:rsidR="007B6B5E" w:rsidRPr="00C70602" w:rsidRDefault="007B6B5E" w:rsidP="00C70602">
      <w:pPr>
        <w:spacing w:after="0" w:line="480" w:lineRule="auto"/>
        <w:jc w:val="both"/>
        <w:rPr>
          <w:rFonts w:ascii="Times New Roman" w:hAnsi="Times New Roman" w:cs="Times New Roman"/>
          <w:sz w:val="24"/>
          <w:szCs w:val="24"/>
        </w:rPr>
      </w:pPr>
    </w:p>
    <w:p w14:paraId="1CFBD8DA" w14:textId="6BA7B803" w:rsidR="00591C05" w:rsidRPr="00C70602" w:rsidRDefault="00991EB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proofErr w:type="spellStart"/>
      <w:r w:rsidR="00591C05" w:rsidRPr="00C70602">
        <w:rPr>
          <w:rFonts w:ascii="Times New Roman" w:hAnsi="Times New Roman" w:cs="Times New Roman"/>
          <w:sz w:val="24"/>
          <w:szCs w:val="24"/>
        </w:rPr>
        <w:t>df</w:t>
      </w:r>
      <w:proofErr w:type="spellEnd"/>
      <w:r w:rsidR="00591C05" w:rsidRPr="00C70602">
        <w:rPr>
          <w:rFonts w:ascii="Times New Roman" w:hAnsi="Times New Roman" w:cs="Times New Roman"/>
          <w:sz w:val="24"/>
          <w:szCs w:val="24"/>
        </w:rPr>
        <w:t xml:space="preserve">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46"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w:t>
      </w:r>
      <w:proofErr w:type="spellStart"/>
      <w:r w:rsidR="00591C05" w:rsidRPr="00C70602">
        <w:rPr>
          <w:rFonts w:ascii="Times New Roman" w:hAnsi="Times New Roman" w:cs="Times New Roman"/>
          <w:sz w:val="24"/>
          <w:szCs w:val="24"/>
        </w:rPr>
        <w:t>df</w:t>
      </w:r>
      <w:proofErr w:type="spellEnd"/>
      <w:r w:rsidR="00591C05" w:rsidRPr="00C70602">
        <w:rPr>
          <w:rFonts w:ascii="Times New Roman" w:hAnsi="Times New Roman" w:cs="Times New Roman"/>
          <w:sz w:val="24"/>
          <w:szCs w:val="24"/>
        </w:rPr>
        <w:t xml:space="preserve">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w:t>
      </w:r>
      <w:proofErr w:type="spellStart"/>
      <w:r w:rsidR="00C764A3" w:rsidRPr="00C70602">
        <w:rPr>
          <w:rFonts w:ascii="Times New Roman" w:hAnsi="Times New Roman" w:cs="Times New Roman"/>
          <w:sz w:val="24"/>
          <w:szCs w:val="24"/>
        </w:rPr>
        <w:t>df</w:t>
      </w:r>
      <w:proofErr w:type="spellEnd"/>
      <w:r w:rsidR="00C764A3" w:rsidRPr="00C70602">
        <w:rPr>
          <w:rFonts w:ascii="Times New Roman" w:hAnsi="Times New Roman" w:cs="Times New Roman"/>
          <w:sz w:val="24"/>
          <w:szCs w:val="24"/>
        </w:rPr>
        <w:t xml:space="preserve">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lastRenderedPageBreak/>
        <w:t>=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w:t>
      </w:r>
      <w:proofErr w:type="spellStart"/>
      <w:r w:rsidR="00EF2B8C" w:rsidRPr="00C70602">
        <w:rPr>
          <w:rFonts w:ascii="Times New Roman" w:hAnsi="Times New Roman" w:cs="Times New Roman"/>
          <w:sz w:val="24"/>
          <w:szCs w:val="24"/>
        </w:rPr>
        <w:t>df</w:t>
      </w:r>
      <w:proofErr w:type="spellEnd"/>
      <w:r w:rsidR="00EF2B8C" w:rsidRPr="00C70602">
        <w:rPr>
          <w:rFonts w:ascii="Times New Roman" w:hAnsi="Times New Roman" w:cs="Times New Roman"/>
          <w:sz w:val="24"/>
          <w:szCs w:val="24"/>
        </w:rPr>
        <w:t xml:space="preserve">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w:t>
      </w:r>
      <w:proofErr w:type="spellStart"/>
      <w:r w:rsidR="00EF2B8C" w:rsidRPr="00C70602">
        <w:rPr>
          <w:rFonts w:ascii="Times New Roman" w:hAnsi="Times New Roman" w:cs="Times New Roman"/>
          <w:sz w:val="24"/>
          <w:szCs w:val="24"/>
        </w:rPr>
        <w:t>df</w:t>
      </w:r>
      <w:proofErr w:type="spellEnd"/>
      <w:r w:rsidR="00EF2B8C" w:rsidRPr="00C70602">
        <w:rPr>
          <w:rFonts w:ascii="Times New Roman" w:hAnsi="Times New Roman" w:cs="Times New Roman"/>
          <w:sz w:val="24"/>
          <w:szCs w:val="24"/>
        </w:rPr>
        <w:t xml:space="preserve">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46"/>
    </w:p>
    <w:p w14:paraId="2C5E4499" w14:textId="77777777" w:rsidR="00591C05" w:rsidRPr="00C70602" w:rsidRDefault="00591C05" w:rsidP="00C70602">
      <w:pPr>
        <w:spacing w:after="0" w:line="480" w:lineRule="auto"/>
        <w:jc w:val="both"/>
        <w:rPr>
          <w:rFonts w:ascii="Times New Roman" w:hAnsi="Times New Roman" w:cs="Times New Roman"/>
          <w:sz w:val="24"/>
          <w:szCs w:val="24"/>
        </w:rPr>
      </w:pPr>
    </w:p>
    <w:p w14:paraId="49254493" w14:textId="43DD383B" w:rsidR="00591C05" w:rsidRDefault="009579D9" w:rsidP="00C70602">
      <w:pPr>
        <w:spacing w:after="0" w:line="480" w:lineRule="auto"/>
        <w:jc w:val="both"/>
        <w:rPr>
          <w:ins w:id="47" w:author="S.Y. CHIA" w:date="2023-07-27T09:43:00Z"/>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proofErr w:type="spellStart"/>
      <w:r w:rsidR="000010E7" w:rsidRPr="00C70602">
        <w:rPr>
          <w:rFonts w:ascii="Times New Roman" w:hAnsi="Times New Roman" w:cs="Times New Roman"/>
          <w:sz w:val="24"/>
          <w:szCs w:val="24"/>
        </w:rPr>
        <w:t>df</w:t>
      </w:r>
      <w:proofErr w:type="spellEnd"/>
      <w:r w:rsidR="000010E7" w:rsidRPr="00C70602">
        <w:rPr>
          <w:rFonts w:ascii="Times New Roman" w:hAnsi="Times New Roman" w:cs="Times New Roman"/>
          <w:sz w:val="24"/>
          <w:szCs w:val="24"/>
        </w:rPr>
        <w:t xml:space="preserve">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proofErr w:type="spellStart"/>
      <w:r w:rsidR="007B6B5E" w:rsidRPr="00C70602">
        <w:rPr>
          <w:rFonts w:ascii="Times New Roman" w:hAnsi="Times New Roman" w:cs="Times New Roman"/>
          <w:sz w:val="24"/>
          <w:szCs w:val="24"/>
        </w:rPr>
        <w:t>df</w:t>
      </w:r>
      <w:proofErr w:type="spellEnd"/>
      <w:r w:rsidR="007B6B5E" w:rsidRPr="00C70602">
        <w:rPr>
          <w:rFonts w:ascii="Times New Roman" w:hAnsi="Times New Roman" w:cs="Times New Roman"/>
          <w:sz w:val="24"/>
          <w:szCs w:val="24"/>
        </w:rPr>
        <w:t xml:space="preserve">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A7A26B3" w14:textId="77777777" w:rsidR="004B2A39" w:rsidRPr="00C70602" w:rsidRDefault="004B2A39" w:rsidP="00C70602">
      <w:pPr>
        <w:spacing w:after="0" w:line="480" w:lineRule="auto"/>
        <w:jc w:val="both"/>
        <w:rPr>
          <w:rFonts w:ascii="Times New Roman" w:hAnsi="Times New Roman" w:cs="Times New Roman"/>
          <w:sz w:val="24"/>
          <w:szCs w:val="24"/>
        </w:rPr>
      </w:pPr>
    </w:p>
    <w:p w14:paraId="523562E0" w14:textId="57424963" w:rsidR="00085E71" w:rsidRPr="00C70602" w:rsidRDefault="00F0310C" w:rsidP="00C70602">
      <w:pPr>
        <w:spacing w:after="0" w:line="480" w:lineRule="auto"/>
        <w:jc w:val="both"/>
        <w:rPr>
          <w:rFonts w:ascii="Times New Roman" w:hAnsi="Times New Roman" w:cs="Times New Roman"/>
          <w:sz w:val="24"/>
          <w:szCs w:val="24"/>
          <w:lang w:val="en-US"/>
        </w:rPr>
      </w:pPr>
      <w:del w:id="48" w:author="S.Y. CHIA" w:date="2023-07-27T09:42:00Z">
        <w:r w:rsidDel="004B2A39">
          <w:rPr>
            <w:noProof/>
          </w:rPr>
          <w:drawing>
            <wp:inline distT="0" distB="0" distL="0" distR="0" wp14:anchorId="69913FC2" wp14:editId="5C8D795F">
              <wp:extent cx="5731510" cy="5095875"/>
              <wp:effectExtent l="0" t="0" r="2540" b="9525"/>
              <wp:docPr id="51424432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4325" name="Picture 1" descr="A picture containing text, screenshot, diagram, number&#10;&#10;Description automatically generated"/>
                      <pic:cNvPicPr/>
                    </pic:nvPicPr>
                    <pic:blipFill>
                      <a:blip r:embed="rId23"/>
                      <a:stretch>
                        <a:fillRect/>
                      </a:stretch>
                    </pic:blipFill>
                    <pic:spPr>
                      <a:xfrm>
                        <a:off x="0" y="0"/>
                        <a:ext cx="5731510" cy="5095875"/>
                      </a:xfrm>
                      <a:prstGeom prst="rect">
                        <a:avLst/>
                      </a:prstGeom>
                    </pic:spPr>
                  </pic:pic>
                </a:graphicData>
              </a:graphic>
            </wp:inline>
          </w:drawing>
        </w:r>
      </w:del>
      <w:ins w:id="49" w:author="S.Y. CHIA" w:date="2023-07-27T09:42:00Z">
        <w:r w:rsidR="004B2A39">
          <w:rPr>
            <w:noProof/>
          </w:rPr>
          <w:drawing>
            <wp:inline distT="0" distB="0" distL="0" distR="0" wp14:anchorId="25064451" wp14:editId="51E844BF">
              <wp:extent cx="5731510" cy="4563110"/>
              <wp:effectExtent l="0" t="0" r="2540" b="8890"/>
              <wp:docPr id="10864297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741" name="Picture 1" descr="A screenshot of a graph&#10;&#10;Description automatically generated"/>
                      <pic:cNvPicPr/>
                    </pic:nvPicPr>
                    <pic:blipFill>
                      <a:blip r:embed="rId24"/>
                      <a:stretch>
                        <a:fillRect/>
                      </a:stretch>
                    </pic:blipFill>
                    <pic:spPr>
                      <a:xfrm>
                        <a:off x="0" y="0"/>
                        <a:ext cx="5731510" cy="4563110"/>
                      </a:xfrm>
                      <a:prstGeom prst="rect">
                        <a:avLst/>
                      </a:prstGeom>
                    </pic:spPr>
                  </pic:pic>
                </a:graphicData>
              </a:graphic>
            </wp:inline>
          </w:drawing>
        </w:r>
      </w:ins>
    </w:p>
    <w:p w14:paraId="6A18B52E" w14:textId="35788C0C" w:rsidR="00FE7109" w:rsidRPr="00C70602" w:rsidRDefault="00FE7109" w:rsidP="002D1F08">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commentRangeStart w:id="50"/>
      <w:r w:rsidR="002728C6" w:rsidRPr="00C70602">
        <w:rPr>
          <w:rFonts w:ascii="Times New Roman" w:hAnsi="Times New Roman" w:cs="Times New Roman"/>
          <w:b/>
          <w:bCs/>
          <w:sz w:val="24"/>
          <w:szCs w:val="24"/>
          <w:lang w:val="en-US"/>
        </w:rPr>
        <w:t>6</w:t>
      </w:r>
      <w:commentRangeEnd w:id="50"/>
      <w:r w:rsidR="005359B5">
        <w:rPr>
          <w:rStyle w:val="CommentReference"/>
        </w:rPr>
        <w:commentReference w:id="50"/>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w:t>
      </w:r>
      <w:r w:rsidR="00AA40F8" w:rsidRPr="00C70602">
        <w:rPr>
          <w:rFonts w:ascii="Times New Roman" w:hAnsi="Times New Roman" w:cs="Times New Roman"/>
          <w:sz w:val="20"/>
          <w:szCs w:val="20"/>
          <w:lang w:val="en-US"/>
        </w:rPr>
        <w:lastRenderedPageBreak/>
        <w:t xml:space="preserve">(Q1,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hollow dots beyond the whiskers represent outliers. </w:t>
      </w:r>
      <w:r w:rsidRPr="00C70602">
        <w:rPr>
          <w:rFonts w:ascii="Times New Roman" w:hAnsi="Times New Roman" w:cs="Times New Roman"/>
          <w:sz w:val="20"/>
          <w:szCs w:val="20"/>
          <w:lang w:val="en-US"/>
        </w:rPr>
        <w:t xml:space="preserve">The white square on each box represents the mean leaf area per plant. 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are significantly different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07B4F0A9" w14:textId="6363E9AB" w:rsidR="00A21EF4" w:rsidRDefault="00A21EF4" w:rsidP="000D5B84">
      <w:pPr>
        <w:spacing w:after="0" w:line="480" w:lineRule="auto"/>
        <w:jc w:val="both"/>
        <w:rPr>
          <w:rFonts w:ascii="Times New Roman" w:hAnsi="Times New Roman" w:cs="Times New Roman"/>
          <w:sz w:val="20"/>
          <w:szCs w:val="20"/>
          <w:lang w:val="en-US"/>
        </w:rPr>
      </w:pPr>
    </w:p>
    <w:p w14:paraId="6BCC1D99" w14:textId="7D60BFC6" w:rsidR="000D5B84" w:rsidRPr="00C70602" w:rsidDel="00F71214" w:rsidRDefault="000D5B84" w:rsidP="002D1F08">
      <w:pPr>
        <w:spacing w:after="0" w:line="480" w:lineRule="auto"/>
        <w:jc w:val="both"/>
        <w:rPr>
          <w:del w:id="51" w:author="S.Y. CHIA" w:date="2023-07-27T09:45:00Z"/>
          <w:rFonts w:ascii="Times New Roman" w:hAnsi="Times New Roman" w:cs="Times New Roman"/>
          <w:sz w:val="20"/>
          <w:szCs w:val="20"/>
          <w:lang w:val="en-US"/>
        </w:rPr>
      </w:pPr>
      <w:del w:id="52" w:author="S.Y. CHIA" w:date="2023-07-27T09:45:00Z">
        <w:r w:rsidDel="00F71214">
          <w:rPr>
            <w:noProof/>
          </w:rPr>
          <w:drawing>
            <wp:inline distT="0" distB="0" distL="0" distR="0" wp14:anchorId="7A537612" wp14:editId="5B6686BA">
              <wp:extent cx="5731510" cy="5097145"/>
              <wp:effectExtent l="0" t="0" r="2540" b="8255"/>
              <wp:docPr id="12902777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775" name="Picture 1" descr="A picture containing text, screenshot, diagram, number&#10;&#10;Description automatically generated"/>
                      <pic:cNvPicPr/>
                    </pic:nvPicPr>
                    <pic:blipFill>
                      <a:blip r:embed="rId25"/>
                      <a:stretch>
                        <a:fillRect/>
                      </a:stretch>
                    </pic:blipFill>
                    <pic:spPr>
                      <a:xfrm>
                        <a:off x="0" y="0"/>
                        <a:ext cx="5731510" cy="5097145"/>
                      </a:xfrm>
                      <a:prstGeom prst="rect">
                        <a:avLst/>
                      </a:prstGeom>
                    </pic:spPr>
                  </pic:pic>
                </a:graphicData>
              </a:graphic>
            </wp:inline>
          </w:drawing>
        </w:r>
      </w:del>
      <w:ins w:id="53" w:author="S.Y. CHIA" w:date="2023-07-27T09:45:00Z">
        <w:r w:rsidR="00F71214">
          <w:rPr>
            <w:noProof/>
          </w:rPr>
          <w:drawing>
            <wp:inline distT="0" distB="0" distL="0" distR="0" wp14:anchorId="3F9C253B" wp14:editId="6FC6F7A6">
              <wp:extent cx="5731510" cy="4563110"/>
              <wp:effectExtent l="0" t="0" r="2540" b="8890"/>
              <wp:docPr id="88719087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0878" name="Picture 1" descr="A group of diagrams with numbers and symbols&#10;&#10;Description automatically generated"/>
                      <pic:cNvPicPr/>
                    </pic:nvPicPr>
                    <pic:blipFill>
                      <a:blip r:embed="rId26"/>
                      <a:stretch>
                        <a:fillRect/>
                      </a:stretch>
                    </pic:blipFill>
                    <pic:spPr>
                      <a:xfrm>
                        <a:off x="0" y="0"/>
                        <a:ext cx="5731510" cy="4563110"/>
                      </a:xfrm>
                      <a:prstGeom prst="rect">
                        <a:avLst/>
                      </a:prstGeom>
                    </pic:spPr>
                  </pic:pic>
                </a:graphicData>
              </a:graphic>
            </wp:inline>
          </w:drawing>
        </w:r>
      </w:ins>
    </w:p>
    <w:p w14:paraId="3ADE2AFC" w14:textId="5F7D8692" w:rsidR="00A21EF4" w:rsidRPr="00C70602" w:rsidRDefault="00F35D14" w:rsidP="00F71214">
      <w:pPr>
        <w:spacing w:after="0" w:line="480" w:lineRule="auto"/>
        <w:jc w:val="both"/>
        <w:rPr>
          <w:rFonts w:ascii="Times New Roman" w:hAnsi="Times New Roman" w:cs="Times New Roman"/>
          <w:sz w:val="20"/>
          <w:szCs w:val="20"/>
          <w:lang w:val="en-US"/>
        </w:rPr>
        <w:pPrChange w:id="54" w:author="S.Y. CHIA" w:date="2023-07-27T09:45:00Z">
          <w:pPr>
            <w:spacing w:before="240" w:after="0" w:line="480" w:lineRule="auto"/>
            <w:jc w:val="both"/>
          </w:pPr>
        </w:pPrChange>
      </w:pPr>
      <w:r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w:t>
      </w:r>
      <w:commentRangeStart w:id="55"/>
      <w:r w:rsidR="00215728" w:rsidRPr="00C70602">
        <w:rPr>
          <w:rFonts w:ascii="Times New Roman" w:hAnsi="Times New Roman" w:cs="Times New Roman"/>
          <w:b/>
          <w:bCs/>
          <w:sz w:val="24"/>
          <w:szCs w:val="24"/>
          <w:lang w:val="en-US"/>
        </w:rPr>
        <w:t>7</w:t>
      </w:r>
      <w:commentRangeEnd w:id="55"/>
      <w:r w:rsidR="005359B5">
        <w:rPr>
          <w:rStyle w:val="CommentReference"/>
        </w:rPr>
        <w:commentReference w:id="55"/>
      </w:r>
      <w:r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Frass samples were composted for 38 days in plastic boxes and air-dried for 18 days. The resulting compost was pulverized and added to the soil.</w:t>
      </w:r>
      <w:r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del w:id="56" w:author="S.Y. CHIA" w:date="2023-07-27T11:37:00Z">
        <w:r w:rsidR="00AA40F8" w:rsidRPr="00C70602" w:rsidDel="00883647">
          <w:rPr>
            <w:rFonts w:ascii="Times New Roman" w:hAnsi="Times New Roman" w:cs="Times New Roman"/>
            <w:sz w:val="20"/>
            <w:szCs w:val="20"/>
            <w:lang w:val="en-US"/>
          </w:rPr>
          <w:delText>q</w:delText>
        </w:r>
      </w:del>
      <w:proofErr w:type="spellStart"/>
      <w:r w:rsidR="00AA40F8" w:rsidRPr="00C70602">
        <w:rPr>
          <w:rFonts w:ascii="Times New Roman" w:hAnsi="Times New Roman" w:cs="Times New Roman"/>
          <w:sz w:val="20"/>
          <w:szCs w:val="20"/>
          <w:lang w:val="en-US"/>
        </w:rPr>
        <w:t>uartile</w:t>
      </w:r>
      <w:proofErr w:type="spellEnd"/>
      <w:r w:rsidR="00AA40F8" w:rsidRPr="00C70602">
        <w:rPr>
          <w:rFonts w:ascii="Times New Roman" w:hAnsi="Times New Roman" w:cs="Times New Roman"/>
          <w:sz w:val="20"/>
          <w:szCs w:val="20"/>
          <w:lang w:val="en-US"/>
        </w:rPr>
        <w:t xml:space="preserv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hollow dots beyond the whiskers represent outliers. </w:t>
      </w:r>
      <w:r w:rsidR="00A21EF4" w:rsidRPr="00C70602">
        <w:rPr>
          <w:rFonts w:ascii="Times New Roman" w:hAnsi="Times New Roman" w:cs="Times New Roman"/>
          <w:sz w:val="20"/>
          <w:szCs w:val="20"/>
          <w:lang w:val="en-US"/>
        </w:rPr>
        <w:t>The white square on each box represents the mean leaf area per plant. 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w:t>
      </w:r>
      <w:r w:rsidR="006A2E2B" w:rsidRPr="00C70602">
        <w:rPr>
          <w:rFonts w:ascii="Times New Roman" w:hAnsi="Times New Roman" w:cs="Times New Roman"/>
          <w:sz w:val="20"/>
          <w:szCs w:val="20"/>
          <w:lang w:val="en-US"/>
        </w:rPr>
        <w:lastRenderedPageBreak/>
        <w:t>area measurements</w:t>
      </w:r>
      <w:r w:rsidR="00A21EF4" w:rsidRPr="00C70602">
        <w:rPr>
          <w:rFonts w:ascii="Times New Roman" w:hAnsi="Times New Roman" w:cs="Times New Roman"/>
          <w:sz w:val="20"/>
          <w:szCs w:val="20"/>
          <w:lang w:val="en-US"/>
        </w:rPr>
        <w:t>. Boxes with different letters are significantly different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Pr="00C70602" w:rsidRDefault="00AA40F8" w:rsidP="00C70602">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Discussion</w:t>
      </w:r>
    </w:p>
    <w:p w14:paraId="73013BBD" w14:textId="31E08884" w:rsidR="00D266AF" w:rsidRPr="00C70602" w:rsidRDefault="00D32F8E" w:rsidP="00C70602">
      <w:pPr>
        <w:spacing w:after="0" w:line="480" w:lineRule="auto"/>
        <w:jc w:val="both"/>
        <w:rPr>
          <w:rFonts w:ascii="Times New Roman" w:hAnsi="Times New Roman" w:cs="Times New Roman"/>
          <w:sz w:val="24"/>
          <w:szCs w:val="24"/>
        </w:rPr>
      </w:pPr>
      <w:bookmarkStart w:id="57"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w:t>
      </w:r>
      <w:proofErr w:type="spellStart"/>
      <w:r w:rsidR="000F1CFC" w:rsidRPr="00C70602">
        <w:rPr>
          <w:rFonts w:ascii="Times New Roman" w:hAnsi="Times New Roman" w:cs="Times New Roman"/>
          <w:sz w:val="24"/>
          <w:szCs w:val="24"/>
        </w:rPr>
        <w:t>eclosion</w:t>
      </w:r>
      <w:proofErr w:type="spellEnd"/>
      <w:r w:rsidR="000F1CFC" w:rsidRPr="00C70602">
        <w:rPr>
          <w:rFonts w:ascii="Times New Roman" w:hAnsi="Times New Roman" w:cs="Times New Roman"/>
          <w:sz w:val="24"/>
          <w:szCs w:val="24"/>
        </w:rPr>
        <w:t xml:space="preserve">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significantly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proofErr w:type="spellStart"/>
      <w:r w:rsidR="00F97B92">
        <w:rPr>
          <w:rFonts w:ascii="Times New Roman" w:hAnsi="Times New Roman" w:cs="Times New Roman"/>
          <w:sz w:val="24"/>
          <w:szCs w:val="24"/>
        </w:rPr>
        <w:t>pretreating</w:t>
      </w:r>
      <w:proofErr w:type="spellEnd"/>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C70602">
      <w:pPr>
        <w:spacing w:after="0" w:line="480" w:lineRule="auto"/>
        <w:jc w:val="both"/>
        <w:rPr>
          <w:rFonts w:ascii="Times New Roman" w:hAnsi="Times New Roman" w:cs="Times New Roman"/>
          <w:sz w:val="24"/>
          <w:szCs w:val="24"/>
        </w:rPr>
      </w:pPr>
    </w:p>
    <w:bookmarkEnd w:id="57"/>
    <w:p w14:paraId="6F101313" w14:textId="3D0396F5" w:rsidR="006627EF" w:rsidRPr="00C70602" w:rsidRDefault="005361C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 xml:space="preserve">(Alattar et </w:t>
      </w:r>
      <w:r w:rsidRPr="00C70602">
        <w:rPr>
          <w:rFonts w:ascii="Times New Roman" w:hAnsi="Times New Roman" w:cs="Times New Roman"/>
          <w:noProof/>
          <w:sz w:val="24"/>
          <w:szCs w:val="24"/>
        </w:rPr>
        <w:lastRenderedPageBreak/>
        <w:t>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 xml:space="preserve">The effects of </w:t>
      </w:r>
      <w:r w:rsidR="00AB337A" w:rsidRPr="00C70602">
        <w:rPr>
          <w:rFonts w:ascii="Times New Roman" w:hAnsi="Times New Roman" w:cs="Times New Roman"/>
          <w:sz w:val="24"/>
          <w:szCs w:val="24"/>
        </w:rPr>
        <w:t xml:space="preserve"> 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time. The</w:t>
      </w:r>
      <w:r w:rsidR="00480275" w:rsidRPr="00C70602">
        <w:rPr>
          <w:rFonts w:ascii="Times New Roman" w:hAnsi="Times New Roman" w:cs="Times New Roman"/>
          <w:sz w:val="24"/>
          <w:szCs w:val="24"/>
        </w:rPr>
        <w:t xml:space="preserve"> application of </w:t>
      </w:r>
      <w:r w:rsidR="002A3C26" w:rsidRPr="00C70602">
        <w:rPr>
          <w:rFonts w:ascii="Times New Roman" w:hAnsi="Times New Roman" w:cs="Times New Roman"/>
          <w:sz w:val="24"/>
          <w:szCs w:val="24"/>
        </w:rPr>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However, when frass was applied in combination with a synthetic N-P-K fertili</w:t>
      </w:r>
      <w:r w:rsidR="00695027" w:rsidRPr="00C70602">
        <w:rPr>
          <w:rFonts w:ascii="Times New Roman" w:hAnsi="Times New Roman" w:cs="Times New Roman"/>
          <w:sz w:val="24"/>
          <w:szCs w:val="24"/>
        </w:rPr>
        <w:t>s</w:t>
      </w:r>
      <w:r w:rsidR="00480275" w:rsidRPr="00C70602">
        <w:rPr>
          <w:rFonts w:ascii="Times New Roman" w:hAnsi="Times New Roman" w:cs="Times New Roman"/>
          <w:sz w:val="24"/>
          <w:szCs w:val="24"/>
        </w:rPr>
        <w:t xml:space="preserve">er, </w:t>
      </w:r>
      <w:r w:rsidR="0042378C" w:rsidRPr="00C70602">
        <w:rPr>
          <w:rFonts w:ascii="Times New Roman" w:hAnsi="Times New Roman" w:cs="Times New Roman"/>
          <w:sz w:val="24"/>
          <w:szCs w:val="24"/>
        </w:rPr>
        <w:t xml:space="preserve">both 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C70602">
      <w:pPr>
        <w:spacing w:after="0" w:line="480" w:lineRule="auto"/>
        <w:jc w:val="both"/>
        <w:rPr>
          <w:rFonts w:ascii="Times New Roman" w:hAnsi="Times New Roman" w:cs="Times New Roman"/>
          <w:sz w:val="24"/>
          <w:szCs w:val="24"/>
        </w:rPr>
      </w:pPr>
    </w:p>
    <w:p w14:paraId="7A5EFCAE" w14:textId="580D530D" w:rsidR="00226B77" w:rsidRPr="00C70602" w:rsidRDefault="00CB3D1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h slightly reduced total microbial counts without </w:t>
      </w:r>
      <w:r w:rsidR="00C018EA" w:rsidRPr="00C70602">
        <w:rPr>
          <w:rFonts w:ascii="Times New Roman" w:hAnsi="Times New Roman" w:cs="Times New Roman"/>
          <w:sz w:val="24"/>
          <w:szCs w:val="24"/>
        </w:rPr>
        <w:lastRenderedPageBreak/>
        <w:t>affecting bacterial endospores. However, it successfully eliminated detectable amounts of foodborne pathogens (</w:t>
      </w:r>
      <w:r w:rsidR="00C018EA" w:rsidRPr="00EE4571">
        <w:rPr>
          <w:rFonts w:ascii="Times New Roman" w:hAnsi="Times New Roman" w:cs="Times New Roman"/>
          <w:i/>
          <w:iCs/>
          <w:sz w:val="24"/>
          <w:szCs w:val="24"/>
        </w:rPr>
        <w:t>Salmonella</w:t>
      </w:r>
      <w:r w:rsidR="00C018EA" w:rsidRPr="00C70602">
        <w:rPr>
          <w:rFonts w:ascii="Times New Roman" w:hAnsi="Times New Roman" w:cs="Times New Roman"/>
          <w:sz w:val="24"/>
          <w:szCs w:val="24"/>
        </w:rPr>
        <w:t xml:space="preserve">, </w:t>
      </w:r>
      <w:r w:rsidR="00C018EA" w:rsidRPr="00EE4571">
        <w:rPr>
          <w:rFonts w:ascii="Times New Roman" w:hAnsi="Times New Roman" w:cs="Times New Roman"/>
          <w:i/>
          <w:iCs/>
          <w:sz w:val="24"/>
          <w:szCs w:val="24"/>
        </w:rPr>
        <w:t>Clostridium perfringens</w:t>
      </w:r>
      <w:r w:rsidR="00C018EA" w:rsidRPr="00C70602">
        <w:rPr>
          <w:rFonts w:ascii="Times New Roman" w:hAnsi="Times New Roman" w:cs="Times New Roman"/>
          <w:sz w:val="24"/>
          <w:szCs w:val="24"/>
        </w:rPr>
        <w:t xml:space="preserve">, and Enterobacteriaceae) when introduced to the frass.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C70602">
        <w:rPr>
          <w:rFonts w:ascii="Times New Roman" w:hAnsi="Times New Roman" w:cs="Times New Roman"/>
          <w:i/>
          <w:iCs/>
          <w:sz w:val="24"/>
          <w:szCs w:val="24"/>
        </w:rPr>
        <w:t>B. rapa</w:t>
      </w:r>
      <w:r w:rsidR="0063469F" w:rsidRPr="00C70602">
        <w:rPr>
          <w:rFonts w:ascii="Times New Roman" w:hAnsi="Times New Roman" w:cs="Times New Roman"/>
          <w:sz w:val="24"/>
          <w:szCs w:val="24"/>
        </w:rPr>
        <w:t xml:space="preserve"> plants, particularly in terms of 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other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C70602">
      <w:pPr>
        <w:spacing w:after="0" w:line="480" w:lineRule="auto"/>
        <w:jc w:val="both"/>
        <w:rPr>
          <w:rFonts w:ascii="Times New Roman" w:hAnsi="Times New Roman" w:cs="Times New Roman"/>
          <w:sz w:val="24"/>
          <w:szCs w:val="24"/>
        </w:rPr>
      </w:pPr>
    </w:p>
    <w:p w14:paraId="60CAB438" w14:textId="6813B0F7" w:rsidR="00BD4AEA" w:rsidRPr="00C70602" w:rsidRDefault="00D1720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346F83" w:rsidRPr="00C70602">
        <w:rPr>
          <w:rFonts w:ascii="Times New Roman" w:hAnsi="Times New Roman" w:cs="Times New Roman"/>
          <w:sz w:val="24"/>
          <w:szCs w:val="24"/>
        </w:rPr>
        <w:t xml:space="preserve">resulted in a </w:t>
      </w:r>
      <w:r w:rsidR="00381D08" w:rsidRPr="00C70602">
        <w:rPr>
          <w:rFonts w:ascii="Times New Roman" w:hAnsi="Times New Roman" w:cs="Times New Roman"/>
          <w:sz w:val="24"/>
          <w:szCs w:val="24"/>
        </w:rPr>
        <w:t xml:space="preserve">significant decrease in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resulted in the highest </w:t>
      </w:r>
      <w:r w:rsidR="00DE0381" w:rsidRPr="00C70602">
        <w:rPr>
          <w:rFonts w:ascii="Times New Roman" w:hAnsi="Times New Roman" w:cs="Times New Roman"/>
          <w:sz w:val="24"/>
          <w:szCs w:val="24"/>
        </w:rPr>
        <w:t xml:space="preserve">pupal </w:t>
      </w:r>
      <w:r w:rsidR="004A0C68" w:rsidRPr="00C70602">
        <w:rPr>
          <w:rFonts w:ascii="Times New Roman" w:hAnsi="Times New Roman" w:cs="Times New Roman"/>
          <w:sz w:val="24"/>
          <w:szCs w:val="24"/>
        </w:rPr>
        <w:t>biomass</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 xml:space="preserve">to </w:t>
      </w:r>
      <w:r w:rsidR="00381D08" w:rsidRPr="00C70602">
        <w:rPr>
          <w:rFonts w:ascii="Times New Roman" w:hAnsi="Times New Roman" w:cs="Times New Roman"/>
          <w:sz w:val="24"/>
          <w:szCs w:val="24"/>
        </w:rPr>
        <w:t xml:space="preserve"> 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t>
      </w:r>
      <w:proofErr w:type="spellStart"/>
      <w:r w:rsidR="00C65A29" w:rsidRPr="00C70602">
        <w:rPr>
          <w:rFonts w:ascii="Times New Roman" w:hAnsi="Times New Roman" w:cs="Times New Roman"/>
          <w:sz w:val="24"/>
          <w:szCs w:val="24"/>
        </w:rPr>
        <w:t>Wantulla</w:t>
      </w:r>
      <w:proofErr w:type="spellEnd"/>
      <w:r w:rsidR="00C65A29" w:rsidRPr="00C70602">
        <w:rPr>
          <w:rFonts w:ascii="Times New Roman" w:hAnsi="Times New Roman" w:cs="Times New Roman"/>
          <w:sz w:val="24"/>
          <w:szCs w:val="24"/>
        </w:rPr>
        <w:t xml:space="preserve">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lastRenderedPageBreak/>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3FC15470" w:rsidR="00E53919"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Our findings indicate that soil amendment with raw frass did not have a significant impact on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p>
    <w:p w14:paraId="05D252AF" w14:textId="1E1C6953" w:rsidR="003878CC"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0BB02FEF" w:rsidR="00F8784C" w:rsidRPr="00C70602" w:rsidRDefault="0067210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58"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the addition of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8560BF" w:rsidRPr="00C70602">
        <w:rPr>
          <w:rFonts w:ascii="Times New Roman" w:hAnsi="Times New Roman" w:cs="Times New Roman"/>
          <w:sz w:val="24"/>
          <w:szCs w:val="24"/>
        </w:rPr>
        <w:t xml:space="preserve">defenses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58"/>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0330BE" w:rsidRPr="00C70602">
        <w:rPr>
          <w:rFonts w:ascii="Times New Roman" w:hAnsi="Times New Roman" w:cs="Times New Roman"/>
          <w:sz w:val="24"/>
          <w:szCs w:val="24"/>
        </w:rPr>
        <w:t xml:space="preserve">the addition of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a high mineralisation of </w:t>
      </w:r>
      <w:r w:rsidR="00205AF4" w:rsidRPr="00C70602">
        <w:rPr>
          <w:rFonts w:ascii="Times New Roman" w:hAnsi="Times New Roman" w:cs="Times New Roman"/>
          <w:sz w:val="24"/>
          <w:szCs w:val="24"/>
        </w:rPr>
        <w:t>MWF</w:t>
      </w:r>
      <w:r w:rsidR="00470FDD" w:rsidRPr="00C70602">
        <w:rPr>
          <w:rFonts w:ascii="Times New Roman" w:hAnsi="Times New Roman" w:cs="Times New Roman"/>
          <w:sz w:val="24"/>
          <w:szCs w:val="24"/>
        </w:rPr>
        <w:t xml:space="preserve"> particularly at higher rates of application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that are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defenses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C70602">
      <w:pPr>
        <w:spacing w:after="0" w:line="480" w:lineRule="auto"/>
        <w:jc w:val="both"/>
        <w:rPr>
          <w:rFonts w:ascii="Times New Roman" w:hAnsi="Times New Roman" w:cs="Times New Roman"/>
          <w:sz w:val="24"/>
          <w:szCs w:val="24"/>
        </w:rPr>
      </w:pPr>
    </w:p>
    <w:p w14:paraId="03D40759" w14:textId="77DDA7FD" w:rsidR="00E40C0D" w:rsidRPr="00C70602" w:rsidRDefault="000330BE"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 xml:space="preserve">es of maize, rice, cabbage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w:t>
      </w:r>
      <w:r w:rsidR="003A1ED7" w:rsidRPr="00C70602">
        <w:rPr>
          <w:rFonts w:ascii="Times New Roman" w:hAnsi="Times New Roman" w:cs="Times New Roman"/>
          <w:sz w:val="24"/>
          <w:szCs w:val="24"/>
        </w:rPr>
        <w:lastRenderedPageBreak/>
        <w:t xml:space="preserve">depending on the composition of the frass deposited, the plant organ where it is deposited, and 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defen</w:t>
      </w:r>
      <w:r w:rsidR="00787907" w:rsidRPr="00C70602">
        <w:rPr>
          <w:rFonts w:ascii="Times New Roman" w:hAnsi="Times New Roman" w:cs="Times New Roman"/>
          <w:sz w:val="24"/>
          <w:szCs w:val="24"/>
        </w:rPr>
        <w:t>s</w:t>
      </w:r>
      <w:r w:rsidR="003D63F4" w:rsidRPr="00C70602">
        <w:rPr>
          <w:rFonts w:ascii="Times New Roman" w:hAnsi="Times New Roman" w:cs="Times New Roman"/>
          <w:sz w:val="24"/>
          <w:szCs w:val="24"/>
        </w:rPr>
        <w:t xml:space="preserve">es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59"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the use of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59"/>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C70602">
      <w:pPr>
        <w:spacing w:after="0" w:line="480" w:lineRule="auto"/>
        <w:jc w:val="both"/>
        <w:rPr>
          <w:rFonts w:ascii="Times New Roman" w:hAnsi="Times New Roman" w:cs="Times New Roman"/>
          <w:sz w:val="24"/>
          <w:szCs w:val="24"/>
        </w:rPr>
      </w:pPr>
    </w:p>
    <w:p w14:paraId="77797B2B" w14:textId="22C51780" w:rsidR="004B612C" w:rsidRPr="00C70602" w:rsidRDefault="00837AB0"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leaf area compared to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macronutrients like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257B7F" w:rsidRPr="00C70602">
        <w:rPr>
          <w:rFonts w:ascii="Times New Roman" w:hAnsi="Times New Roman" w:cs="Times New Roman"/>
          <w:sz w:val="24"/>
          <w:szCs w:val="24"/>
        </w:rPr>
        <w:t xml:space="preserve">The use of organic fertilisers, including animal manure and compost, has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C70602">
        <w:rPr>
          <w:rFonts w:ascii="Times New Roman" w:hAnsi="Times New Roman" w:cs="Times New Roman"/>
          <w:sz w:val="24"/>
          <w:szCs w:val="24"/>
        </w:rPr>
        <w:t xml:space="preserve"> </w:t>
      </w:r>
    </w:p>
    <w:p w14:paraId="121DE827" w14:textId="77777777" w:rsidR="00161C9F" w:rsidRPr="00C70602" w:rsidRDefault="00161C9F" w:rsidP="00C70602">
      <w:pPr>
        <w:spacing w:after="0" w:line="480" w:lineRule="auto"/>
        <w:jc w:val="both"/>
        <w:rPr>
          <w:rFonts w:ascii="Times New Roman" w:hAnsi="Times New Roman" w:cs="Times New Roman"/>
          <w:sz w:val="24"/>
          <w:szCs w:val="24"/>
        </w:rPr>
      </w:pPr>
    </w:p>
    <w:p w14:paraId="1C550890" w14:textId="3D3C7838" w:rsidR="00040DD3" w:rsidRPr="00C70602" w:rsidRDefault="00040DD3"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t xml:space="preserve">on plant growth. This means that we do not have a complete understanding of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Pr="00C70602" w:rsidRDefault="00977DB8" w:rsidP="00C70602">
      <w:pPr>
        <w:spacing w:after="0" w:line="480" w:lineRule="auto"/>
        <w:jc w:val="both"/>
        <w:rPr>
          <w:rFonts w:ascii="Times New Roman" w:hAnsi="Times New Roman" w:cs="Times New Roman"/>
          <w:sz w:val="24"/>
          <w:szCs w:val="24"/>
        </w:rPr>
      </w:pPr>
    </w:p>
    <w:p w14:paraId="570A564C" w14:textId="31E64A9E" w:rsidR="00E508BD" w:rsidRPr="00C70602" w:rsidRDefault="00E508BD"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Conclusions</w:t>
      </w:r>
    </w:p>
    <w:p w14:paraId="4C36660C" w14:textId="77777777" w:rsidR="00FF6E5D" w:rsidRDefault="00977DB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the use of BSF</w:t>
      </w:r>
      <w:r w:rsidR="00DE5C31" w:rsidRPr="00C70602">
        <w:rPr>
          <w:rFonts w:ascii="Times New Roman" w:hAnsi="Times New Roman" w:cs="Times New Roman"/>
          <w:sz w:val="24"/>
          <w:szCs w:val="24"/>
        </w:rPr>
        <w:t>F</w:t>
      </w:r>
      <w:r w:rsidRPr="00C70602">
        <w:rPr>
          <w:rFonts w:ascii="Times New Roman" w:hAnsi="Times New Roman" w:cs="Times New Roman"/>
          <w:sz w:val="24"/>
          <w:szCs w:val="24"/>
        </w:rPr>
        <w:t xml:space="preserve"> and </w:t>
      </w:r>
      <w:r w:rsidR="00DE5C31" w:rsidRPr="00C70602">
        <w:rPr>
          <w:rFonts w:ascii="Times New Roman" w:hAnsi="Times New Roman" w:cs="Times New Roman"/>
          <w:sz w:val="24"/>
          <w:szCs w:val="24"/>
        </w:rPr>
        <w:t xml:space="preserve">MWF </w:t>
      </w:r>
      <w:r w:rsidRPr="00C70602">
        <w:rPr>
          <w:rFonts w:ascii="Times New Roman" w:hAnsi="Times New Roman" w:cs="Times New Roman"/>
          <w:sz w:val="24"/>
          <w:szCs w:val="24"/>
        </w:rPr>
        <w:t xml:space="preserve">have potential as alternative sources of </w:t>
      </w:r>
      <w:r w:rsidR="00DE5C31" w:rsidRPr="00C70602">
        <w:rPr>
          <w:rFonts w:ascii="Times New Roman" w:hAnsi="Times New Roman" w:cs="Times New Roman"/>
          <w:sz w:val="24"/>
          <w:szCs w:val="24"/>
        </w:rPr>
        <w:t xml:space="preserve">organic </w:t>
      </w:r>
      <w:r w:rsidRPr="00C70602">
        <w:rPr>
          <w:rFonts w:ascii="Times New Roman" w:hAnsi="Times New Roman" w:cs="Times New Roman"/>
          <w:sz w:val="24"/>
          <w:szCs w:val="24"/>
        </w:rPr>
        <w:t>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ers for sustainable agriculture. However, the use of</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60" w:name="_Hlk132417782"/>
      <w:r w:rsidRPr="00C70602">
        <w:rPr>
          <w:rFonts w:ascii="Times New Roman" w:hAnsi="Times New Roman" w:cs="Times New Roman"/>
          <w:i/>
          <w:iCs/>
          <w:sz w:val="24"/>
          <w:szCs w:val="24"/>
        </w:rPr>
        <w:t>P. xylostella</w:t>
      </w:r>
      <w:bookmarkEnd w:id="60"/>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the use of raw </w:t>
      </w:r>
      <w:r w:rsidR="00701E70" w:rsidRPr="00C70602">
        <w:rPr>
          <w:rFonts w:ascii="Times New Roman" w:hAnsi="Times New Roman" w:cs="Times New Roman"/>
          <w:sz w:val="24"/>
          <w:szCs w:val="24"/>
        </w:rPr>
        <w:t>MWF</w:t>
      </w:r>
      <w:r w:rsidRPr="00C70602">
        <w:rPr>
          <w:rFonts w:ascii="Times New Roman" w:hAnsi="Times New Roman" w:cs="Times New Roman"/>
          <w:sz w:val="24"/>
          <w:szCs w:val="24"/>
        </w:rPr>
        <w:t xml:space="preserve"> increase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survival of these pests. Additionally, the effect of incubating and composting frass on plant growth performance highlights the importance of proper handling and treatment of frass to maximize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it may be more effective to incubate frass in the soil 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25D3DF9E" w:rsidR="00AC013F" w:rsidRPr="00C70602" w:rsidRDefault="00231204"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C70602">
      <w:pPr>
        <w:spacing w:after="0" w:line="480" w:lineRule="auto"/>
        <w:jc w:val="both"/>
        <w:rPr>
          <w:rFonts w:ascii="Times New Roman" w:hAnsi="Times New Roman" w:cs="Times New Roman"/>
          <w:sz w:val="24"/>
          <w:szCs w:val="24"/>
        </w:rPr>
      </w:pPr>
    </w:p>
    <w:p w14:paraId="646E444F" w14:textId="09B3AA18" w:rsidR="00E508BD" w:rsidRPr="00C70602" w:rsidRDefault="00712571"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Pr="00C70602" w:rsidRDefault="00560FA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Nurfikari</w:t>
      </w:r>
      <w:proofErr w:type="spellEnd"/>
      <w:r w:rsidR="00694748" w:rsidRPr="00C70602">
        <w:rPr>
          <w:rFonts w:ascii="Times New Roman" w:hAnsi="Times New Roman" w:cs="Times New Roman"/>
          <w:sz w:val="24"/>
          <w:szCs w:val="24"/>
        </w:rPr>
        <w:t xml:space="preserve">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proofErr w:type="spellStart"/>
      <w:r w:rsidR="00712571" w:rsidRPr="00C70602">
        <w:rPr>
          <w:rFonts w:ascii="Times New Roman" w:hAnsi="Times New Roman" w:cs="Times New Roman"/>
          <w:sz w:val="24"/>
          <w:szCs w:val="24"/>
        </w:rPr>
        <w:t>Daan</w:t>
      </w:r>
      <w:proofErr w:type="spellEnd"/>
      <w:r w:rsidR="00712571" w:rsidRPr="00C70602">
        <w:rPr>
          <w:rFonts w:ascii="Times New Roman" w:hAnsi="Times New Roman" w:cs="Times New Roman"/>
          <w:sz w:val="24"/>
          <w:szCs w:val="24"/>
        </w:rPr>
        <w:t xml:space="preserve"> Mertens and </w:t>
      </w:r>
      <w:r w:rsidR="00A02BD5" w:rsidRPr="00C70602">
        <w:rPr>
          <w:rFonts w:ascii="Times New Roman" w:hAnsi="Times New Roman" w:cs="Times New Roman"/>
          <w:sz w:val="24"/>
          <w:szCs w:val="24"/>
        </w:rPr>
        <w:t xml:space="preserve">Thibault </w:t>
      </w:r>
      <w:proofErr w:type="spellStart"/>
      <w:r w:rsidR="00A02BD5" w:rsidRPr="00C70602">
        <w:rPr>
          <w:rFonts w:ascii="Times New Roman" w:hAnsi="Times New Roman" w:cs="Times New Roman"/>
          <w:sz w:val="24"/>
          <w:szCs w:val="24"/>
        </w:rPr>
        <w:t>Costaz</w:t>
      </w:r>
      <w:proofErr w:type="spellEnd"/>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36B27DB2" w14:textId="526F70B9" w:rsidR="00E508BD"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C70602">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C70602">
      <w:pPr>
        <w:spacing w:line="480" w:lineRule="auto"/>
        <w:rPr>
          <w:rFonts w:ascii="Times New Roman" w:hAnsi="Times New Roman" w:cs="Times New Roman"/>
          <w:sz w:val="24"/>
          <w:szCs w:val="24"/>
        </w:rPr>
      </w:pPr>
    </w:p>
    <w:p w14:paraId="5C1E3A99" w14:textId="77777777" w:rsidR="00125D97" w:rsidRDefault="00125D97" w:rsidP="00C70602">
      <w:pPr>
        <w:spacing w:line="480" w:lineRule="auto"/>
        <w:jc w:val="both"/>
        <w:rPr>
          <w:rFonts w:ascii="Times New Roman" w:hAnsi="Times New Roman" w:cs="Times New Roman"/>
          <w:b/>
          <w:bCs/>
          <w:sz w:val="28"/>
          <w:szCs w:val="28"/>
        </w:rPr>
      </w:pPr>
    </w:p>
    <w:p w14:paraId="2553A7C3" w14:textId="77777777" w:rsidR="00125D97" w:rsidRDefault="00125D97" w:rsidP="00C70602">
      <w:pPr>
        <w:spacing w:line="480" w:lineRule="auto"/>
        <w:jc w:val="both"/>
        <w:rPr>
          <w:rFonts w:ascii="Times New Roman" w:hAnsi="Times New Roman" w:cs="Times New Roman"/>
          <w:b/>
          <w:bCs/>
          <w:sz w:val="28"/>
          <w:szCs w:val="28"/>
        </w:rPr>
      </w:pPr>
    </w:p>
    <w:p w14:paraId="368DCD75" w14:textId="77777777" w:rsidR="00125D97" w:rsidRDefault="00125D97" w:rsidP="00C70602">
      <w:pPr>
        <w:spacing w:line="480" w:lineRule="auto"/>
        <w:jc w:val="both"/>
        <w:rPr>
          <w:rFonts w:ascii="Times New Roman" w:hAnsi="Times New Roman" w:cs="Times New Roman"/>
          <w:b/>
          <w:bCs/>
          <w:sz w:val="28"/>
          <w:szCs w:val="28"/>
        </w:rPr>
      </w:pPr>
    </w:p>
    <w:p w14:paraId="2EE92FB9" w14:textId="77777777" w:rsidR="00125D97" w:rsidRDefault="00125D97" w:rsidP="00C70602">
      <w:pPr>
        <w:spacing w:line="480" w:lineRule="auto"/>
        <w:jc w:val="both"/>
        <w:rPr>
          <w:rFonts w:ascii="Times New Roman" w:hAnsi="Times New Roman" w:cs="Times New Roman"/>
          <w:b/>
          <w:bCs/>
          <w:sz w:val="28"/>
          <w:szCs w:val="28"/>
        </w:rPr>
      </w:pPr>
    </w:p>
    <w:p w14:paraId="0D7BFA40" w14:textId="77777777" w:rsidR="00125D97" w:rsidRDefault="00125D97" w:rsidP="00C70602">
      <w:pPr>
        <w:spacing w:line="480" w:lineRule="auto"/>
        <w:jc w:val="both"/>
        <w:rPr>
          <w:rFonts w:ascii="Times New Roman" w:hAnsi="Times New Roman" w:cs="Times New Roman"/>
          <w:b/>
          <w:bCs/>
          <w:sz w:val="28"/>
          <w:szCs w:val="28"/>
        </w:rPr>
      </w:pPr>
    </w:p>
    <w:p w14:paraId="15C2E527" w14:textId="77777777" w:rsidR="00125D97" w:rsidRDefault="00125D97" w:rsidP="00C70602">
      <w:pPr>
        <w:spacing w:line="480" w:lineRule="auto"/>
        <w:jc w:val="both"/>
        <w:rPr>
          <w:rFonts w:ascii="Times New Roman" w:hAnsi="Times New Roman" w:cs="Times New Roman"/>
          <w:b/>
          <w:bCs/>
          <w:sz w:val="28"/>
          <w:szCs w:val="28"/>
        </w:rPr>
      </w:pPr>
    </w:p>
    <w:p w14:paraId="1DA3BF27" w14:textId="77777777" w:rsidR="00125D97" w:rsidRDefault="00125D97" w:rsidP="00C70602">
      <w:pPr>
        <w:spacing w:line="480" w:lineRule="auto"/>
        <w:jc w:val="both"/>
        <w:rPr>
          <w:rFonts w:ascii="Times New Roman" w:hAnsi="Times New Roman" w:cs="Times New Roman"/>
          <w:b/>
          <w:bCs/>
          <w:sz w:val="28"/>
          <w:szCs w:val="28"/>
        </w:rPr>
      </w:pPr>
    </w:p>
    <w:p w14:paraId="2FE861CE" w14:textId="77777777" w:rsidR="00125D97" w:rsidRDefault="00125D97" w:rsidP="00C70602">
      <w:pPr>
        <w:spacing w:line="480" w:lineRule="auto"/>
        <w:jc w:val="both"/>
        <w:rPr>
          <w:rFonts w:ascii="Times New Roman" w:hAnsi="Times New Roman" w:cs="Times New Roman"/>
          <w:b/>
          <w:bCs/>
          <w:sz w:val="28"/>
          <w:szCs w:val="28"/>
        </w:rPr>
      </w:pPr>
    </w:p>
    <w:p w14:paraId="0DF8913C" w14:textId="77777777" w:rsidR="00125D97" w:rsidRDefault="00125D97" w:rsidP="00C70602">
      <w:pPr>
        <w:spacing w:line="480" w:lineRule="auto"/>
        <w:jc w:val="both"/>
        <w:rPr>
          <w:rFonts w:ascii="Times New Roman" w:hAnsi="Times New Roman" w:cs="Times New Roman"/>
          <w:b/>
          <w:bCs/>
          <w:sz w:val="28"/>
          <w:szCs w:val="28"/>
        </w:rPr>
      </w:pPr>
    </w:p>
    <w:p w14:paraId="164502F0" w14:textId="77777777" w:rsidR="00125D97" w:rsidDel="00883647" w:rsidRDefault="00125D97" w:rsidP="00C70602">
      <w:pPr>
        <w:spacing w:line="480" w:lineRule="auto"/>
        <w:jc w:val="both"/>
        <w:rPr>
          <w:del w:id="61" w:author="S.Y. CHIA" w:date="2023-07-27T11:37:00Z"/>
          <w:rFonts w:ascii="Times New Roman" w:hAnsi="Times New Roman" w:cs="Times New Roman"/>
          <w:b/>
          <w:bCs/>
          <w:sz w:val="28"/>
          <w:szCs w:val="28"/>
        </w:rPr>
      </w:pPr>
    </w:p>
    <w:p w14:paraId="20A51618" w14:textId="77777777" w:rsidR="00125D97" w:rsidDel="00883647" w:rsidRDefault="00125D97" w:rsidP="00C70602">
      <w:pPr>
        <w:spacing w:line="480" w:lineRule="auto"/>
        <w:jc w:val="both"/>
        <w:rPr>
          <w:del w:id="62" w:author="S.Y. CHIA" w:date="2023-07-27T11:37:00Z"/>
          <w:rFonts w:ascii="Times New Roman" w:hAnsi="Times New Roman" w:cs="Times New Roman"/>
          <w:b/>
          <w:bCs/>
          <w:sz w:val="28"/>
          <w:szCs w:val="28"/>
        </w:rPr>
      </w:pPr>
    </w:p>
    <w:p w14:paraId="1FFEB4AF" w14:textId="77777777" w:rsidR="00125D97" w:rsidDel="00883647" w:rsidRDefault="00125D97" w:rsidP="00C70602">
      <w:pPr>
        <w:spacing w:line="480" w:lineRule="auto"/>
        <w:jc w:val="both"/>
        <w:rPr>
          <w:del w:id="63" w:author="S.Y. CHIA" w:date="2023-07-27T11:37:00Z"/>
          <w:rFonts w:ascii="Times New Roman" w:hAnsi="Times New Roman" w:cs="Times New Roman"/>
          <w:b/>
          <w:bCs/>
          <w:sz w:val="28"/>
          <w:szCs w:val="28"/>
        </w:rPr>
      </w:pPr>
    </w:p>
    <w:p w14:paraId="11CF26B2" w14:textId="77777777" w:rsidR="00125D97" w:rsidDel="00883647" w:rsidRDefault="00125D97" w:rsidP="00C70602">
      <w:pPr>
        <w:spacing w:line="480" w:lineRule="auto"/>
        <w:jc w:val="both"/>
        <w:rPr>
          <w:del w:id="64" w:author="S.Y. CHIA" w:date="2023-07-27T11:37:00Z"/>
          <w:rFonts w:ascii="Times New Roman" w:hAnsi="Times New Roman" w:cs="Times New Roman"/>
          <w:b/>
          <w:bCs/>
          <w:sz w:val="28"/>
          <w:szCs w:val="28"/>
        </w:rPr>
      </w:pPr>
    </w:p>
    <w:p w14:paraId="65283482" w14:textId="77777777" w:rsidR="009F1FA8" w:rsidRDefault="009F1FA8">
      <w:pPr>
        <w:rPr>
          <w:ins w:id="65" w:author="Dicke, Marcel" w:date="2023-07-09T15:13:00Z"/>
          <w:rFonts w:ascii="Times New Roman" w:hAnsi="Times New Roman" w:cs="Times New Roman"/>
          <w:b/>
          <w:bCs/>
          <w:sz w:val="28"/>
          <w:szCs w:val="28"/>
        </w:rPr>
      </w:pPr>
      <w:ins w:id="66" w:author="Dicke, Marcel" w:date="2023-07-09T15:13:00Z">
        <w:r>
          <w:rPr>
            <w:rFonts w:ascii="Times New Roman" w:hAnsi="Times New Roman" w:cs="Times New Roman"/>
            <w:b/>
            <w:bCs/>
            <w:sz w:val="28"/>
            <w:szCs w:val="28"/>
          </w:rPr>
          <w:br w:type="page"/>
        </w:r>
      </w:ins>
    </w:p>
    <w:p w14:paraId="01881624" w14:textId="4695353D" w:rsidR="00E508BD" w:rsidRPr="00C70602" w:rsidRDefault="00E508BD" w:rsidP="00C70602">
      <w:pPr>
        <w:spacing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2317862B" w14:textId="73D1FB85" w:rsidR="00177423" w:rsidRPr="00126741" w:rsidRDefault="00177423" w:rsidP="00177423">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 xml:space="preserve">Effects of frass from </w:t>
      </w:r>
      <w:r w:rsidR="00E111A8">
        <w:rPr>
          <w:rFonts w:ascii="Times New Roman" w:hAnsi="Times New Roman" w:cs="Times New Roman"/>
          <w:b/>
          <w:bCs/>
          <w:sz w:val="24"/>
          <w:szCs w:val="24"/>
        </w:rPr>
        <w:t xml:space="preserve">larvae of </w:t>
      </w:r>
      <w:r w:rsidRPr="00126741">
        <w:rPr>
          <w:rFonts w:ascii="Times New Roman" w:hAnsi="Times New Roman" w:cs="Times New Roman"/>
          <w:b/>
          <w:bCs/>
          <w:sz w:val="24"/>
          <w:szCs w:val="24"/>
        </w:rPr>
        <w:t>black soldier fly (</w:t>
      </w:r>
      <w:r w:rsidRPr="00126741">
        <w:rPr>
          <w:rFonts w:ascii="Times New Roman" w:hAnsi="Times New Roman" w:cs="Times New Roman"/>
          <w:b/>
          <w:bCs/>
          <w:i/>
          <w:iCs/>
          <w:sz w:val="24"/>
          <w:szCs w:val="24"/>
        </w:rPr>
        <w:t>Hermetia illucens</w:t>
      </w:r>
      <w:r w:rsidRPr="00126741">
        <w:rPr>
          <w:rFonts w:ascii="Times New Roman" w:hAnsi="Times New Roman" w:cs="Times New Roman"/>
          <w:b/>
          <w:bCs/>
          <w:sz w:val="24"/>
          <w:szCs w:val="24"/>
        </w:rPr>
        <w:t>) and yellow mealworm (</w:t>
      </w:r>
      <w:r w:rsidRPr="00126741">
        <w:rPr>
          <w:rFonts w:ascii="Times New Roman" w:hAnsi="Times New Roman" w:cs="Times New Roman"/>
          <w:b/>
          <w:bCs/>
          <w:i/>
          <w:iCs/>
          <w:sz w:val="24"/>
          <w:szCs w:val="24"/>
        </w:rPr>
        <w:t>Tenebrio molitor</w:t>
      </w:r>
      <w:r w:rsidRPr="00126741">
        <w:rPr>
          <w:rFonts w:ascii="Times New Roman" w:hAnsi="Times New Roman" w:cs="Times New Roman"/>
          <w:b/>
          <w:bCs/>
          <w:sz w:val="24"/>
          <w:szCs w:val="24"/>
        </w:rPr>
        <w:t xml:space="preserve">) on growth and </w:t>
      </w:r>
      <w:r>
        <w:rPr>
          <w:rFonts w:ascii="Times New Roman" w:hAnsi="Times New Roman" w:cs="Times New Roman"/>
          <w:b/>
          <w:bCs/>
          <w:sz w:val="24"/>
          <w:szCs w:val="24"/>
        </w:rPr>
        <w:t xml:space="preserve">insect </w:t>
      </w:r>
      <w:r w:rsidRPr="00126741">
        <w:rPr>
          <w:rFonts w:ascii="Times New Roman" w:hAnsi="Times New Roman" w:cs="Times New Roman"/>
          <w:b/>
          <w:bCs/>
          <w:sz w:val="24"/>
          <w:szCs w:val="24"/>
        </w:rPr>
        <w:t xml:space="preserve">resistance </w:t>
      </w:r>
      <w:r>
        <w:rPr>
          <w:rFonts w:ascii="Times New Roman" w:hAnsi="Times New Roman" w:cs="Times New Roman"/>
          <w:b/>
          <w:bCs/>
          <w:sz w:val="24"/>
          <w:szCs w:val="24"/>
        </w:rPr>
        <w:t xml:space="preserve">in </w:t>
      </w:r>
      <w:r w:rsidRPr="00126741">
        <w:rPr>
          <w:rFonts w:ascii="Times New Roman" w:hAnsi="Times New Roman" w:cs="Times New Roman"/>
          <w:b/>
          <w:bCs/>
          <w:sz w:val="24"/>
          <w:szCs w:val="24"/>
          <w:lang w:val="en-US"/>
        </w:rPr>
        <w:t>field mustard (</w:t>
      </w:r>
      <w:r w:rsidRPr="00126741">
        <w:rPr>
          <w:rFonts w:ascii="Times New Roman" w:hAnsi="Times New Roman" w:cs="Times New Roman"/>
          <w:b/>
          <w:bCs/>
          <w:i/>
          <w:iCs/>
          <w:sz w:val="24"/>
          <w:szCs w:val="24"/>
          <w:lang w:val="en-US"/>
        </w:rPr>
        <w:t>Brassica rapa</w:t>
      </w:r>
      <w:r w:rsidRPr="00126741">
        <w:rPr>
          <w:rFonts w:ascii="Times New Roman" w:hAnsi="Times New Roman" w:cs="Times New Roman"/>
          <w:b/>
          <w:bCs/>
          <w:sz w:val="24"/>
          <w:szCs w:val="24"/>
          <w:lang w:val="en-US"/>
        </w:rPr>
        <w:t xml:space="preserve">): differences between insect species and frass treatments </w:t>
      </w:r>
    </w:p>
    <w:p w14:paraId="5882E8E6" w14:textId="77777777" w:rsidR="00177423" w:rsidRPr="00011ED2" w:rsidRDefault="00177423" w:rsidP="00177423">
      <w:pPr>
        <w:jc w:val="both"/>
        <w:rPr>
          <w:rFonts w:ascii="Times New Roman" w:hAnsi="Times New Roman" w:cs="Times New Roman"/>
          <w:sz w:val="24"/>
          <w:szCs w:val="24"/>
        </w:rPr>
      </w:pPr>
    </w:p>
    <w:p w14:paraId="312DB21F" w14:textId="77777777" w:rsidR="00177423" w:rsidRPr="00126741" w:rsidRDefault="00177423" w:rsidP="00177423">
      <w:pPr>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41171EB0" w14:textId="77777777" w:rsidR="00177423" w:rsidRPr="00126741" w:rsidRDefault="00177423" w:rsidP="00177423">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619A28F5" w14:textId="77777777" w:rsidR="00177423" w:rsidRDefault="00177423" w:rsidP="00C70602">
      <w:pPr>
        <w:spacing w:line="480" w:lineRule="auto"/>
        <w:jc w:val="both"/>
        <w:rPr>
          <w:ins w:id="67" w:author="S.Y. CHIA" w:date="2023-07-27T11:37:00Z"/>
          <w:rFonts w:ascii="Times New Roman" w:hAnsi="Times New Roman" w:cs="Times New Roman"/>
          <w:b/>
          <w:bCs/>
          <w:sz w:val="24"/>
          <w:szCs w:val="24"/>
          <w:lang w:val="en-US"/>
        </w:rPr>
      </w:pPr>
    </w:p>
    <w:p w14:paraId="442B7962" w14:textId="77777777" w:rsidR="00883647" w:rsidRDefault="00883647" w:rsidP="00C70602">
      <w:pPr>
        <w:spacing w:line="480" w:lineRule="auto"/>
        <w:jc w:val="both"/>
        <w:rPr>
          <w:ins w:id="68" w:author="S.Y. CHIA" w:date="2023-07-27T11:37:00Z"/>
          <w:rFonts w:ascii="Times New Roman" w:hAnsi="Times New Roman" w:cs="Times New Roman"/>
          <w:b/>
          <w:bCs/>
          <w:sz w:val="24"/>
          <w:szCs w:val="24"/>
          <w:lang w:val="en-US"/>
        </w:rPr>
      </w:pPr>
    </w:p>
    <w:p w14:paraId="634F874B" w14:textId="77777777" w:rsidR="00883647" w:rsidRDefault="00883647" w:rsidP="00C70602">
      <w:pPr>
        <w:spacing w:line="480" w:lineRule="auto"/>
        <w:jc w:val="both"/>
        <w:rPr>
          <w:rFonts w:ascii="Times New Roman" w:hAnsi="Times New Roman" w:cs="Times New Roman"/>
          <w:b/>
          <w:bCs/>
          <w:sz w:val="24"/>
          <w:szCs w:val="24"/>
          <w:lang w:val="en-US"/>
        </w:rPr>
      </w:pPr>
    </w:p>
    <w:p w14:paraId="1689C731" w14:textId="3FC0C6DF" w:rsidR="00804AFC" w:rsidRPr="00C70602" w:rsidRDefault="00804AFC"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w:t>
      </w:r>
      <w:r w:rsidR="00FC0DD4" w:rsidRPr="00C70602">
        <w:rPr>
          <w:rFonts w:ascii="Times New Roman" w:hAnsi="Times New Roman" w:cs="Times New Roman"/>
          <w:sz w:val="24"/>
          <w:szCs w:val="24"/>
          <w:lang w:val="en-US"/>
        </w:rPr>
        <w:t>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A9780F" w:rsidRPr="00C70602"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C70602" w:rsidRDefault="00D55348" w:rsidP="00C70602">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C70602" w:rsidRDefault="00AE7330"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w:t>
            </w:r>
            <w:r w:rsidR="00804AFC" w:rsidRPr="00C70602">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C70602" w:rsidRDefault="003A46FE"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A9780F" w:rsidRPr="00C70602"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302D0D06"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4B5964A3"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3F76A9A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4657C08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F82498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A9780F" w:rsidRPr="00C70602"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3377EAC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1A77CF6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015D8CB3"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CEB6B6B"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6E84D125"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A9780F" w:rsidRPr="00C70602"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2951D59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437AC962"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588C86C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221C23E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C9A9FC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A9780F" w:rsidRPr="00C70602"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w:t>
            </w:r>
            <w:r w:rsidR="00D15F2B" w:rsidRPr="00C70602">
              <w:rPr>
                <w:rFonts w:ascii="Times New Roman" w:hAnsi="Times New Roman" w:cs="Times New Roman"/>
                <w:lang w:val="en-US"/>
              </w:rPr>
              <w:t>-</w:t>
            </w:r>
            <w:r w:rsidRPr="00C70602">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09B8DDC" w14:textId="125E09BE" w:rsidR="00343022" w:rsidRPr="00C70602" w:rsidRDefault="00804AFC" w:rsidP="00C70602">
      <w:pPr>
        <w:spacing w:before="12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sidRPr="00C70602">
        <w:rPr>
          <w:rFonts w:ascii="Times New Roman" w:eastAsia="Calibri" w:hAnsi="Times New Roman" w:cs="Times New Roman"/>
          <w:sz w:val="20"/>
          <w:szCs w:val="20"/>
          <w:lang w:val="en-US"/>
        </w:rPr>
        <w:t xml:space="preserve">In </w:t>
      </w:r>
      <w:r w:rsidR="0039703E" w:rsidRPr="00C70602">
        <w:rPr>
          <w:rFonts w:ascii="Times New Roman" w:hAnsi="Times New Roman" w:cs="Times New Roman"/>
          <w:sz w:val="20"/>
          <w:szCs w:val="20"/>
        </w:rPr>
        <w:t>t</w:t>
      </w:r>
      <w:r w:rsidRPr="00C70602">
        <w:rPr>
          <w:rFonts w:ascii="Times New Roman" w:hAnsi="Times New Roman" w:cs="Times New Roman"/>
          <w:sz w:val="20"/>
          <w:szCs w:val="20"/>
        </w:rPr>
        <w:t>rials 1 and 2</w:t>
      </w:r>
      <w:r w:rsidR="00D71CB4" w:rsidRPr="00C70602">
        <w:rPr>
          <w:rFonts w:ascii="Times New Roman" w:hAnsi="Times New Roman" w:cs="Times New Roman"/>
          <w:sz w:val="20"/>
          <w:szCs w:val="20"/>
        </w:rPr>
        <w:t>,</w:t>
      </w:r>
      <w:r w:rsidRPr="00C70602">
        <w:rPr>
          <w:rFonts w:ascii="Times New Roman" w:hAnsi="Times New Roman" w:cs="Times New Roman"/>
          <w:sz w:val="20"/>
          <w:szCs w:val="20"/>
        </w:rPr>
        <w:t xml:space="preserve"> </w:t>
      </w:r>
      <w:r w:rsidR="0039703E" w:rsidRPr="00C70602">
        <w:rPr>
          <w:rFonts w:ascii="Times New Roman" w:hAnsi="Times New Roman" w:cs="Times New Roman"/>
          <w:sz w:val="20"/>
          <w:szCs w:val="20"/>
        </w:rPr>
        <w:t xml:space="preserve">seedlings were transplanted into </w:t>
      </w:r>
      <w:r w:rsidRPr="00C70602">
        <w:rPr>
          <w:rFonts w:ascii="Times New Roman" w:hAnsi="Times New Roman" w:cs="Times New Roman"/>
          <w:sz w:val="20"/>
          <w:szCs w:val="20"/>
        </w:rPr>
        <w:t>raw frass</w:t>
      </w:r>
      <w:r w:rsidR="0039703E" w:rsidRPr="00C70602">
        <w:rPr>
          <w:rFonts w:ascii="Times New Roman" w:hAnsi="Times New Roman" w:cs="Times New Roman"/>
        </w:rPr>
        <w:t xml:space="preserve"> </w:t>
      </w:r>
      <w:r w:rsidRPr="00C70602">
        <w:rPr>
          <w:rFonts w:ascii="Times New Roman" w:hAnsi="Times New Roman" w:cs="Times New Roman"/>
          <w:sz w:val="20"/>
          <w:szCs w:val="20"/>
        </w:rPr>
        <w:t>(no incubation or composting)</w:t>
      </w:r>
      <w:r w:rsidR="0039703E" w:rsidRPr="00C70602">
        <w:rPr>
          <w:rFonts w:ascii="Times New Roman" w:hAnsi="Times New Roman" w:cs="Times New Roman"/>
          <w:sz w:val="20"/>
          <w:szCs w:val="20"/>
        </w:rPr>
        <w:t xml:space="preserve"> soil</w:t>
      </w:r>
      <w:r w:rsidR="009F5678" w:rsidRPr="00C70602">
        <w:rPr>
          <w:rFonts w:ascii="Times New Roman" w:hAnsi="Times New Roman" w:cs="Times New Roman"/>
          <w:sz w:val="20"/>
          <w:szCs w:val="20"/>
        </w:rPr>
        <w:t xml:space="preserve"> after germination</w:t>
      </w:r>
      <w:r w:rsidRPr="00C70602">
        <w:rPr>
          <w:rFonts w:ascii="Times New Roman" w:hAnsi="Times New Roman" w:cs="Times New Roman"/>
          <w:sz w:val="20"/>
          <w:szCs w:val="20"/>
        </w:rPr>
        <w:t>; Trial 3: frass incubated in the soil before seed</w:t>
      </w:r>
      <w:r w:rsidR="00A841CC" w:rsidRPr="00C70602">
        <w:rPr>
          <w:rFonts w:ascii="Times New Roman" w:hAnsi="Times New Roman" w:cs="Times New Roman"/>
          <w:sz w:val="20"/>
          <w:szCs w:val="20"/>
        </w:rPr>
        <w:t>s</w:t>
      </w:r>
      <w:r w:rsidRPr="00C70602">
        <w:rPr>
          <w:rFonts w:ascii="Times New Roman" w:hAnsi="Times New Roman" w:cs="Times New Roman"/>
          <w:sz w:val="20"/>
          <w:szCs w:val="20"/>
        </w:rPr>
        <w:t xml:space="preserve"> </w:t>
      </w:r>
      <w:r w:rsidR="00BF6387" w:rsidRPr="00C70602">
        <w:rPr>
          <w:rFonts w:ascii="Times New Roman" w:hAnsi="Times New Roman" w:cs="Times New Roman"/>
          <w:sz w:val="20"/>
          <w:szCs w:val="20"/>
        </w:rPr>
        <w:t>were sown</w:t>
      </w:r>
      <w:r w:rsidRPr="00C70602">
        <w:rPr>
          <w:rFonts w:ascii="Times New Roman" w:hAnsi="Times New Roman" w:cs="Times New Roman"/>
          <w:sz w:val="20"/>
          <w:szCs w:val="20"/>
        </w:rPr>
        <w:t>; Trial 4: frass samples were composted, air-dried</w:t>
      </w:r>
      <w:r w:rsidR="00C63657" w:rsidRPr="00C70602">
        <w:rPr>
          <w:rFonts w:ascii="Times New Roman" w:hAnsi="Times New Roman" w:cs="Times New Roman"/>
          <w:sz w:val="20"/>
          <w:szCs w:val="20"/>
        </w:rPr>
        <w:t>,</w:t>
      </w:r>
      <w:r w:rsidRPr="00C70602">
        <w:rPr>
          <w:rFonts w:ascii="Times New Roman" w:hAnsi="Times New Roman" w:cs="Times New Roman"/>
          <w:sz w:val="20"/>
          <w:szCs w:val="20"/>
        </w:rPr>
        <w:t xml:space="preserve"> and p</w:t>
      </w:r>
      <w:r w:rsidR="007C1995" w:rsidRPr="00C70602">
        <w:rPr>
          <w:rFonts w:ascii="Times New Roman" w:hAnsi="Times New Roman" w:cs="Times New Roman"/>
          <w:sz w:val="20"/>
          <w:szCs w:val="20"/>
        </w:rPr>
        <w:t>ulverised</w:t>
      </w:r>
      <w:r w:rsidRPr="00C70602">
        <w:rPr>
          <w:rFonts w:ascii="Times New Roman" w:hAnsi="Times New Roman" w:cs="Times New Roman"/>
          <w:sz w:val="20"/>
          <w:szCs w:val="20"/>
        </w:rPr>
        <w:t xml:space="preserve"> before </w:t>
      </w:r>
      <w:r w:rsidR="00BF6387" w:rsidRPr="00C70602">
        <w:rPr>
          <w:rFonts w:ascii="Times New Roman" w:hAnsi="Times New Roman" w:cs="Times New Roman"/>
          <w:sz w:val="20"/>
          <w:szCs w:val="20"/>
        </w:rPr>
        <w:t xml:space="preserve">being </w:t>
      </w:r>
      <w:r w:rsidRPr="00C70602">
        <w:rPr>
          <w:rFonts w:ascii="Times New Roman" w:hAnsi="Times New Roman" w:cs="Times New Roman"/>
          <w:sz w:val="20"/>
          <w:szCs w:val="20"/>
        </w:rPr>
        <w:t>add</w:t>
      </w:r>
      <w:r w:rsidR="00BF6387" w:rsidRPr="00C70602">
        <w:rPr>
          <w:rFonts w:ascii="Times New Roman" w:hAnsi="Times New Roman" w:cs="Times New Roman"/>
          <w:sz w:val="20"/>
          <w:szCs w:val="20"/>
        </w:rPr>
        <w:t>ed</w:t>
      </w:r>
      <w:r w:rsidRPr="00C70602">
        <w:rPr>
          <w:rFonts w:ascii="Times New Roman" w:hAnsi="Times New Roman" w:cs="Times New Roman"/>
          <w:sz w:val="20"/>
          <w:szCs w:val="20"/>
        </w:rPr>
        <w:t xml:space="preserve"> to the soil.</w:t>
      </w:r>
      <w:r w:rsidR="00670EC7" w:rsidRPr="00C70602">
        <w:rPr>
          <w:rFonts w:ascii="Times New Roman" w:hAnsi="Times New Roman" w:cs="Times New Roman"/>
          <w:sz w:val="20"/>
          <w:szCs w:val="20"/>
        </w:rPr>
        <w:t xml:space="preserve"> Data were analysed with a using the Chi-squared test</w:t>
      </w:r>
      <w:r w:rsidR="00AE7330" w:rsidRPr="00C70602">
        <w:rPr>
          <w:rFonts w:ascii="Times New Roman" w:hAnsi="Times New Roman" w:cs="Times New Roman"/>
          <w:sz w:val="20"/>
          <w:szCs w:val="20"/>
        </w:rPr>
        <w:t>.</w:t>
      </w:r>
      <w:r w:rsidR="00AE7330" w:rsidRPr="00C70602">
        <w:rPr>
          <w:rFonts w:ascii="Times New Roman" w:hAnsi="Times New Roman" w:cs="Times New Roman"/>
        </w:rPr>
        <w:t xml:space="preserve"> (*) </w:t>
      </w:r>
      <w:r w:rsidR="00AE7330" w:rsidRPr="00C70602">
        <w:rPr>
          <w:rFonts w:ascii="Times New Roman" w:hAnsi="Times New Roman" w:cs="Times New Roman"/>
          <w:sz w:val="20"/>
          <w:szCs w:val="20"/>
        </w:rPr>
        <w:t>There was no significant difference in the proportion of germinated seeds (p &lt; 0.05)</w:t>
      </w:r>
      <w:r w:rsidR="00670EC7" w:rsidRPr="00C70602">
        <w:rPr>
          <w:rFonts w:ascii="Times New Roman" w:hAnsi="Times New Roman" w:cs="Times New Roman"/>
          <w:sz w:val="20"/>
          <w:szCs w:val="20"/>
        </w:rPr>
        <w:t>.</w:t>
      </w:r>
      <w:r w:rsidR="00AE7330" w:rsidRPr="00C70602">
        <w:rPr>
          <w:rFonts w:ascii="Times New Roman" w:hAnsi="Times New Roman" w:cs="Times New Roman"/>
          <w:sz w:val="20"/>
          <w:szCs w:val="20"/>
        </w:rPr>
        <w:t xml:space="preserve"> </w:t>
      </w:r>
    </w:p>
    <w:p w14:paraId="701FCE90" w14:textId="717FCAFC" w:rsidR="009D6E6D" w:rsidRPr="00C70602" w:rsidDel="00040E96" w:rsidRDefault="002D1F08" w:rsidP="00C70602">
      <w:pPr>
        <w:spacing w:line="480" w:lineRule="auto"/>
        <w:jc w:val="both"/>
        <w:rPr>
          <w:del w:id="69" w:author="S.Y. CHIA" w:date="2023-07-27T11:51:00Z"/>
          <w:rFonts w:ascii="Times New Roman" w:hAnsi="Times New Roman" w:cs="Times New Roman"/>
          <w:sz w:val="24"/>
          <w:szCs w:val="24"/>
        </w:rPr>
      </w:pPr>
      <w:del w:id="70" w:author="S.Y. CHIA" w:date="2023-07-27T11:51:00Z">
        <w:r w:rsidDel="00040E96">
          <w:rPr>
            <w:noProof/>
          </w:rPr>
          <w:lastRenderedPageBreak/>
          <w:drawing>
            <wp:inline distT="0" distB="0" distL="0" distR="0" wp14:anchorId="231F8E80" wp14:editId="621DBD35">
              <wp:extent cx="5731510" cy="4615180"/>
              <wp:effectExtent l="0" t="0" r="2540" b="0"/>
              <wp:docPr id="781716833"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16833" name="Picture 1" descr="A picture containing text, screenshot, diagram, number&#10;&#10;Description automatically generated"/>
                      <pic:cNvPicPr/>
                    </pic:nvPicPr>
                    <pic:blipFill>
                      <a:blip r:embed="rId27"/>
                      <a:stretch>
                        <a:fillRect/>
                      </a:stretch>
                    </pic:blipFill>
                    <pic:spPr>
                      <a:xfrm>
                        <a:off x="0" y="0"/>
                        <a:ext cx="5731510" cy="4615180"/>
                      </a:xfrm>
                      <a:prstGeom prst="rect">
                        <a:avLst/>
                      </a:prstGeom>
                    </pic:spPr>
                  </pic:pic>
                </a:graphicData>
              </a:graphic>
            </wp:inline>
          </w:drawing>
        </w:r>
      </w:del>
      <w:ins w:id="71" w:author="S.Y. CHIA" w:date="2023-07-27T11:51:00Z">
        <w:r w:rsidR="00040E96">
          <w:rPr>
            <w:noProof/>
          </w:rPr>
          <w:drawing>
            <wp:inline distT="0" distB="0" distL="0" distR="0" wp14:anchorId="3B03B3A2" wp14:editId="58FD1042">
              <wp:extent cx="5731510" cy="4563110"/>
              <wp:effectExtent l="0" t="0" r="2540" b="8890"/>
              <wp:docPr id="957898914"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8914" name="Picture 1" descr="A group of graphs with numbers and symbols&#10;&#10;Description automatically generated"/>
                      <pic:cNvPicPr/>
                    </pic:nvPicPr>
                    <pic:blipFill>
                      <a:blip r:embed="rId28"/>
                      <a:stretch>
                        <a:fillRect/>
                      </a:stretch>
                    </pic:blipFill>
                    <pic:spPr>
                      <a:xfrm>
                        <a:off x="0" y="0"/>
                        <a:ext cx="5731510" cy="4563110"/>
                      </a:xfrm>
                      <a:prstGeom prst="rect">
                        <a:avLst/>
                      </a:prstGeom>
                    </pic:spPr>
                  </pic:pic>
                </a:graphicData>
              </a:graphic>
            </wp:inline>
          </w:drawing>
        </w:r>
      </w:ins>
      <w:del w:id="72" w:author="S.Y. CHIA" w:date="2023-07-27T11:51:00Z">
        <w:r w:rsidR="00FE21DB" w:rsidRPr="00C70602" w:rsidDel="00040E96">
          <w:rPr>
            <w:rFonts w:ascii="Times New Roman" w:hAnsi="Times New Roman" w:cs="Times New Roman"/>
            <w:noProof/>
          </w:rPr>
          <w:delText xml:space="preserve"> </w:delText>
        </w:r>
      </w:del>
    </w:p>
    <w:p w14:paraId="4F89E111" w14:textId="7DCB84A0" w:rsidR="000F1CFC" w:rsidRPr="00C70602" w:rsidRDefault="00224B78"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commentRangeStart w:id="73"/>
      <w:r w:rsidRPr="00C70602">
        <w:rPr>
          <w:rFonts w:ascii="Times New Roman" w:hAnsi="Times New Roman" w:cs="Times New Roman"/>
          <w:b/>
          <w:bCs/>
          <w:sz w:val="24"/>
          <w:szCs w:val="24"/>
          <w:lang w:val="en-US"/>
        </w:rPr>
        <w:t>S1</w:t>
      </w:r>
      <w:commentRangeEnd w:id="73"/>
      <w:r w:rsidR="00E111A8">
        <w:rPr>
          <w:rStyle w:val="CommentReference"/>
        </w:rPr>
        <w:commentReference w:id="73"/>
      </w:r>
      <w:r w:rsidRPr="00C70602">
        <w:rPr>
          <w:rFonts w:ascii="Times New Roman" w:hAnsi="Times New Roman" w:cs="Times New Roman"/>
          <w:sz w:val="24"/>
          <w:szCs w:val="24"/>
          <w:lang w:val="en-US"/>
        </w:rPr>
        <w:t>.</w:t>
      </w:r>
      <w:r w:rsidR="008C0104" w:rsidRPr="00C70602">
        <w:rPr>
          <w:rFonts w:ascii="Times New Roman" w:hAnsi="Times New Roman" w:cs="Times New Roman"/>
          <w:sz w:val="24"/>
          <w:szCs w:val="24"/>
          <w:lang w:val="en-US"/>
        </w:rPr>
        <w:t xml:space="preserve"> </w:t>
      </w:r>
      <w:r w:rsidR="008C010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lang w:val="en-US"/>
        </w:rPr>
        <w:t xml:space="preserve">of </w:t>
      </w:r>
      <w:r w:rsidR="008C0104"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8C0104" w:rsidRPr="00C70602">
        <w:rPr>
          <w:rFonts w:ascii="Times New Roman" w:hAnsi="Times New Roman" w:cs="Times New Roman"/>
          <w:i/>
          <w:iCs/>
          <w:sz w:val="20"/>
          <w:szCs w:val="20"/>
          <w:lang w:val="en-US"/>
        </w:rPr>
        <w:t xml:space="preserve"> rapa</w:t>
      </w:r>
      <w:r w:rsidR="008C0104" w:rsidRPr="00C70602">
        <w:rPr>
          <w:rFonts w:ascii="Times New Roman" w:hAnsi="Times New Roman" w:cs="Times New Roman"/>
          <w:sz w:val="20"/>
          <w:szCs w:val="20"/>
          <w:lang w:val="en-US"/>
        </w:rPr>
        <w:t xml:space="preserve"> plants </w:t>
      </w:r>
      <w:r w:rsidR="001E3F77" w:rsidRPr="00C70602">
        <w:rPr>
          <w:rFonts w:ascii="Times New Roman" w:hAnsi="Times New Roman" w:cs="Times New Roman"/>
          <w:sz w:val="20"/>
          <w:szCs w:val="20"/>
          <w:lang w:val="en-US"/>
        </w:rPr>
        <w:t>grown in unamended soil (NoFrass; control) or soil amended with raw BSF frass (BSFF</w:t>
      </w:r>
      <w:r w:rsidR="00C650F2" w:rsidRPr="00C70602">
        <w:rPr>
          <w:rFonts w:ascii="Times New Roman" w:hAnsi="Times New Roman" w:cs="Times New Roman"/>
          <w:sz w:val="20"/>
          <w:szCs w:val="20"/>
          <w:lang w:val="en-US"/>
        </w:rPr>
        <w:t>),</w:t>
      </w:r>
      <w:r w:rsidR="001E3F77" w:rsidRPr="00C70602">
        <w:rPr>
          <w:rFonts w:ascii="Times New Roman" w:hAnsi="Times New Roman" w:cs="Times New Roman"/>
          <w:sz w:val="20"/>
          <w:szCs w:val="20"/>
          <w:lang w:val="en-US"/>
        </w:rPr>
        <w:t xml:space="preserve"> or raw yellow mealworm frass (MWF)</w:t>
      </w:r>
      <w:r w:rsidR="000F1CFC" w:rsidRPr="00C70602">
        <w:rPr>
          <w:rFonts w:ascii="Times New Roman" w:hAnsi="Times New Roman" w:cs="Times New Roman"/>
          <w:sz w:val="20"/>
          <w:szCs w:val="20"/>
          <w:lang w:val="en-US"/>
        </w:rPr>
        <w:t xml:space="preserve"> recorded in Trial 2</w:t>
      </w:r>
      <w:r w:rsidR="001E3F77" w:rsidRPr="00C70602">
        <w:rPr>
          <w:rFonts w:ascii="Times New Roman" w:hAnsi="Times New Roman" w:cs="Times New Roman"/>
          <w:sz w:val="20"/>
          <w:szCs w:val="20"/>
          <w:lang w:val="en-US"/>
        </w:rPr>
        <w:t xml:space="preserve">. </w:t>
      </w:r>
      <w:r w:rsidR="004E0A06" w:rsidRPr="00C70602">
        <w:rPr>
          <w:rFonts w:ascii="Times New Roman" w:hAnsi="Times New Roman" w:cs="Times New Roman"/>
          <w:sz w:val="20"/>
          <w:szCs w:val="20"/>
          <w:lang w:val="en-US"/>
        </w:rPr>
        <w:t>The box represents the interquartile range</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(IQR)</w:t>
      </w:r>
      <w:r w:rsidR="004E0A0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 xml:space="preserve">with the bottom and top edges corresponding to the </w:t>
      </w:r>
      <w:r w:rsidR="00C650F2" w:rsidRPr="00C70602">
        <w:rPr>
          <w:rFonts w:ascii="Times New Roman" w:hAnsi="Times New Roman" w:cs="Times New Roman"/>
          <w:sz w:val="20"/>
          <w:szCs w:val="20"/>
          <w:lang w:val="en-US"/>
        </w:rPr>
        <w:t>first quartile (</w:t>
      </w:r>
      <w:r w:rsidR="00374CB6" w:rsidRPr="00C70602">
        <w:rPr>
          <w:rFonts w:ascii="Times New Roman" w:hAnsi="Times New Roman" w:cs="Times New Roman"/>
          <w:sz w:val="20"/>
          <w:szCs w:val="20"/>
          <w:lang w:val="en-US"/>
        </w:rPr>
        <w:t xml:space="preserve">Q1, </w:t>
      </w:r>
      <w:r w:rsidR="00F040B6" w:rsidRPr="00C70602">
        <w:rPr>
          <w:rFonts w:ascii="Times New Roman" w:hAnsi="Times New Roman" w:cs="Times New Roman"/>
          <w:sz w:val="20"/>
          <w:szCs w:val="20"/>
          <w:lang w:val="en-US"/>
        </w:rPr>
        <w:t>25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and </w:t>
      </w:r>
      <w:r w:rsidR="00C650F2" w:rsidRPr="00C70602">
        <w:rPr>
          <w:rFonts w:ascii="Times New Roman" w:hAnsi="Times New Roman" w:cs="Times New Roman"/>
          <w:sz w:val="20"/>
          <w:szCs w:val="20"/>
          <w:lang w:val="en-US"/>
        </w:rPr>
        <w:t>third quartile (</w:t>
      </w:r>
      <w:r w:rsidR="00374CB6" w:rsidRPr="00C70602">
        <w:rPr>
          <w:rFonts w:ascii="Times New Roman" w:hAnsi="Times New Roman" w:cs="Times New Roman"/>
          <w:sz w:val="20"/>
          <w:szCs w:val="20"/>
          <w:lang w:val="en-US"/>
        </w:rPr>
        <w:t xml:space="preserve">Q3, </w:t>
      </w:r>
      <w:r w:rsidR="00F040B6" w:rsidRPr="00C70602">
        <w:rPr>
          <w:rFonts w:ascii="Times New Roman" w:hAnsi="Times New Roman" w:cs="Times New Roman"/>
          <w:sz w:val="20"/>
          <w:szCs w:val="20"/>
          <w:lang w:val="en-US"/>
        </w:rPr>
        <w:t>75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E0A06" w:rsidRPr="00C70602">
        <w:rPr>
          <w:rFonts w:ascii="Times New Roman" w:hAnsi="Times New Roman" w:cs="Times New Roman"/>
          <w:sz w:val="20"/>
          <w:szCs w:val="20"/>
          <w:lang w:val="en-US"/>
        </w:rPr>
        <w:t xml:space="preserve">. The hollow dots beyond the whiskers represent outliers. </w:t>
      </w:r>
      <w:r w:rsidR="008C0104" w:rsidRPr="00C70602">
        <w:rPr>
          <w:rFonts w:ascii="Times New Roman" w:hAnsi="Times New Roman" w:cs="Times New Roman"/>
          <w:sz w:val="20"/>
          <w:szCs w:val="20"/>
          <w:lang w:val="en-US"/>
        </w:rPr>
        <w:t xml:space="preserve"> The white square on each box represents the mean leaf area per plant. Data were analysed </w:t>
      </w:r>
      <w:r w:rsidR="002B73A3" w:rsidRPr="00C70602">
        <w:rPr>
          <w:rFonts w:ascii="Times New Roman" w:hAnsi="Times New Roman" w:cs="Times New Roman"/>
          <w:sz w:val="20"/>
          <w:szCs w:val="20"/>
          <w:lang w:val="en-US"/>
        </w:rPr>
        <w:t>with a</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rPr>
        <w:t>generali</w:t>
      </w:r>
      <w:r w:rsidR="006A36B3" w:rsidRPr="00C70602">
        <w:rPr>
          <w:rFonts w:ascii="Times New Roman" w:hAnsi="Times New Roman" w:cs="Times New Roman"/>
          <w:sz w:val="20"/>
          <w:szCs w:val="20"/>
        </w:rPr>
        <w:t>s</w:t>
      </w:r>
      <w:r w:rsidR="008C0104" w:rsidRPr="00C70602">
        <w:rPr>
          <w:rFonts w:ascii="Times New Roman" w:hAnsi="Times New Roman" w:cs="Times New Roman"/>
          <w:sz w:val="20"/>
          <w:szCs w:val="20"/>
        </w:rPr>
        <w:t>ed</w:t>
      </w:r>
      <w:r w:rsidR="008C0104" w:rsidRPr="00C70602">
        <w:rPr>
          <w:rFonts w:ascii="Times New Roman" w:hAnsi="Times New Roman" w:cs="Times New Roman"/>
          <w:sz w:val="20"/>
          <w:szCs w:val="20"/>
          <w:lang w:val="en-US"/>
        </w:rPr>
        <w:t xml:space="preserve"> linear model (GLM). n is the number of</w:t>
      </w:r>
      <w:r w:rsidR="002B73A3" w:rsidRPr="00C70602">
        <w:rPr>
          <w:rFonts w:ascii="Times New Roman" w:hAnsi="Times New Roman" w:cs="Times New Roman"/>
          <w:sz w:val="20"/>
          <w:szCs w:val="20"/>
          <w:lang w:val="en-US"/>
        </w:rPr>
        <w:t xml:space="preserve"> </w:t>
      </w:r>
      <w:r w:rsidR="00A10E17" w:rsidRPr="00C70602">
        <w:rPr>
          <w:rFonts w:ascii="Times New Roman" w:hAnsi="Times New Roman" w:cs="Times New Roman"/>
          <w:sz w:val="20"/>
          <w:szCs w:val="20"/>
          <w:lang w:val="en-US"/>
        </w:rPr>
        <w:t>replicate</w:t>
      </w:r>
      <w:r w:rsidR="004E0A06" w:rsidRPr="00C70602">
        <w:rPr>
          <w:rFonts w:ascii="Times New Roman" w:hAnsi="Times New Roman" w:cs="Times New Roman"/>
          <w:sz w:val="20"/>
          <w:szCs w:val="20"/>
          <w:lang w:val="en-US"/>
        </w:rPr>
        <w:t xml:space="preserve"> plant</w:t>
      </w:r>
      <w:r w:rsidR="00A10E17"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8C0104" w:rsidRPr="00C70602">
        <w:rPr>
          <w:rFonts w:ascii="Times New Roman" w:hAnsi="Times New Roman" w:cs="Times New Roman"/>
          <w:sz w:val="20"/>
          <w:szCs w:val="20"/>
          <w:lang w:val="en-US"/>
        </w:rPr>
        <w:t>. Boxes with different letters are significantly different (</w:t>
      </w:r>
      <w:r w:rsidR="008C0104" w:rsidRPr="00C70602">
        <w:rPr>
          <w:rFonts w:ascii="Times New Roman" w:hAnsi="Times New Roman" w:cs="Times New Roman"/>
          <w:color w:val="1C1D1E"/>
          <w:sz w:val="20"/>
          <w:szCs w:val="20"/>
          <w:shd w:val="clear" w:color="auto" w:fill="FFFFFF"/>
        </w:rPr>
        <w:t xml:space="preserve">Tukey's </w:t>
      </w:r>
      <w:r w:rsidR="008C0104" w:rsidRPr="00C70602">
        <w:rPr>
          <w:rFonts w:ascii="Times New Roman" w:hAnsi="Times New Roman" w:cs="Times New Roman"/>
          <w:sz w:val="20"/>
          <w:szCs w:val="20"/>
          <w:lang w:val="en-US"/>
        </w:rPr>
        <w:t xml:space="preserve">post hoc test, </w:t>
      </w:r>
      <w:r w:rsidR="008C0104" w:rsidRPr="00C70602">
        <w:rPr>
          <w:rFonts w:ascii="Times New Roman" w:hAnsi="Times New Roman" w:cs="Times New Roman"/>
          <w:i/>
          <w:iCs/>
          <w:sz w:val="20"/>
          <w:szCs w:val="20"/>
          <w:lang w:val="en-US"/>
        </w:rPr>
        <w:t>p</w:t>
      </w:r>
      <w:r w:rsidR="008C0104" w:rsidRPr="00C70602">
        <w:rPr>
          <w:rFonts w:ascii="Times New Roman" w:hAnsi="Times New Roman" w:cs="Times New Roman"/>
          <w:sz w:val="20"/>
          <w:szCs w:val="20"/>
          <w:lang w:val="en-US"/>
        </w:rPr>
        <w:t xml:space="preserve"> &lt; 0.05).</w:t>
      </w:r>
      <w:r w:rsidR="00D71CB4" w:rsidRPr="00C70602">
        <w:rPr>
          <w:rFonts w:ascii="Times New Roman" w:hAnsi="Times New Roman" w:cs="Times New Roman"/>
          <w:sz w:val="20"/>
          <w:szCs w:val="20"/>
          <w:lang w:val="en-US"/>
        </w:rPr>
        <w:t xml:space="preserve"> </w:t>
      </w:r>
    </w:p>
    <w:p w14:paraId="41004BAC" w14:textId="77777777" w:rsidR="00C63657" w:rsidRPr="00C70602" w:rsidRDefault="00C63657" w:rsidP="00C70602">
      <w:pPr>
        <w:spacing w:line="480" w:lineRule="auto"/>
        <w:rPr>
          <w:rFonts w:ascii="Times New Roman" w:hAnsi="Times New Roman" w:cs="Times New Roman"/>
          <w:sz w:val="20"/>
          <w:szCs w:val="20"/>
          <w:lang w:val="en-US"/>
        </w:rPr>
      </w:pPr>
    </w:p>
    <w:p w14:paraId="6A3BDC28" w14:textId="280476AC" w:rsidR="00C63657" w:rsidRPr="00C70602" w:rsidDel="00040E96" w:rsidRDefault="00C63657" w:rsidP="00C70602">
      <w:pPr>
        <w:spacing w:line="480" w:lineRule="auto"/>
        <w:rPr>
          <w:del w:id="74" w:author="S.Y. CHIA" w:date="2023-07-27T11:56:00Z"/>
          <w:rFonts w:ascii="Times New Roman" w:hAnsi="Times New Roman" w:cs="Times New Roman"/>
          <w:sz w:val="20"/>
          <w:szCs w:val="20"/>
          <w:lang w:val="en-US"/>
        </w:rPr>
      </w:pPr>
      <w:del w:id="75" w:author="S.Y. CHIA" w:date="2023-07-27T11:56:00Z">
        <w:r w:rsidRPr="00C70602" w:rsidDel="00040E96">
          <w:rPr>
            <w:rFonts w:ascii="Times New Roman" w:hAnsi="Times New Roman" w:cs="Times New Roman"/>
            <w:noProof/>
          </w:rPr>
          <w:lastRenderedPageBreak/>
          <w:drawing>
            <wp:inline distT="0" distB="0" distL="0" distR="0" wp14:anchorId="0C0528F8" wp14:editId="0666F7FE">
              <wp:extent cx="5731510" cy="4615180"/>
              <wp:effectExtent l="0" t="0" r="2540" b="0"/>
              <wp:docPr id="184417672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6724" name="Picture 1" descr="A picture containing text, screenshot, diagram, number&#10;&#10;Description automatically generated"/>
                      <pic:cNvPicPr/>
                    </pic:nvPicPr>
                    <pic:blipFill>
                      <a:blip r:embed="rId29"/>
                      <a:stretch>
                        <a:fillRect/>
                      </a:stretch>
                    </pic:blipFill>
                    <pic:spPr>
                      <a:xfrm>
                        <a:off x="0" y="0"/>
                        <a:ext cx="5731510" cy="4615180"/>
                      </a:xfrm>
                      <a:prstGeom prst="rect">
                        <a:avLst/>
                      </a:prstGeom>
                    </pic:spPr>
                  </pic:pic>
                </a:graphicData>
              </a:graphic>
            </wp:inline>
          </w:drawing>
        </w:r>
      </w:del>
      <w:ins w:id="76" w:author="S.Y. CHIA" w:date="2023-07-27T11:56:00Z">
        <w:r w:rsidR="00040E96">
          <w:rPr>
            <w:noProof/>
          </w:rPr>
          <w:drawing>
            <wp:inline distT="0" distB="0" distL="0" distR="0" wp14:anchorId="46E18F6E" wp14:editId="74EDA773">
              <wp:extent cx="5731510" cy="4560570"/>
              <wp:effectExtent l="0" t="0" r="2540" b="0"/>
              <wp:docPr id="679569364"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364" name="Picture 1" descr="A group of diagrams with numbers and symbols&#10;&#10;Description automatically generated"/>
                      <pic:cNvPicPr/>
                    </pic:nvPicPr>
                    <pic:blipFill>
                      <a:blip r:embed="rId30"/>
                      <a:stretch>
                        <a:fillRect/>
                      </a:stretch>
                    </pic:blipFill>
                    <pic:spPr>
                      <a:xfrm>
                        <a:off x="0" y="0"/>
                        <a:ext cx="5731510" cy="4560570"/>
                      </a:xfrm>
                      <a:prstGeom prst="rect">
                        <a:avLst/>
                      </a:prstGeom>
                    </pic:spPr>
                  </pic:pic>
                </a:graphicData>
              </a:graphic>
            </wp:inline>
          </w:drawing>
        </w:r>
      </w:ins>
    </w:p>
    <w:p w14:paraId="4182988A" w14:textId="0C405657"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hollow dots beyond the whiskers represent outliers. The white square on each box represents the mean number of leaves per plant. Data were analysed by generalised linear models (GLM). n is the number of replicate plants for leaf counts.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FFB6DCE" w14:textId="77777777" w:rsidR="00C63657" w:rsidRPr="00C70602" w:rsidRDefault="00C63657" w:rsidP="00C70602">
      <w:pPr>
        <w:spacing w:line="480" w:lineRule="auto"/>
        <w:rPr>
          <w:rFonts w:ascii="Times New Roman" w:hAnsi="Times New Roman" w:cs="Times New Roman"/>
          <w:sz w:val="20"/>
          <w:szCs w:val="20"/>
          <w:lang w:val="en-US"/>
        </w:rPr>
      </w:pPr>
    </w:p>
    <w:p w14:paraId="617165C0" w14:textId="77777777" w:rsidR="00C63657" w:rsidRPr="00C70602" w:rsidRDefault="00C63657" w:rsidP="00C70602">
      <w:pPr>
        <w:tabs>
          <w:tab w:val="left" w:pos="2910"/>
        </w:tabs>
        <w:spacing w:line="480" w:lineRule="auto"/>
        <w:rPr>
          <w:rFonts w:ascii="Times New Roman" w:hAnsi="Times New Roman" w:cs="Times New Roman"/>
          <w:sz w:val="20"/>
          <w:szCs w:val="20"/>
          <w:lang w:val="en-US"/>
        </w:rPr>
      </w:pPr>
    </w:p>
    <w:p w14:paraId="749E464A" w14:textId="1BC941A5" w:rsidR="00FE21DB" w:rsidRPr="00C70602" w:rsidRDefault="00D4269C" w:rsidP="00C70602">
      <w:pPr>
        <w:spacing w:line="480" w:lineRule="auto"/>
        <w:rPr>
          <w:rFonts w:ascii="Times New Roman" w:hAnsi="Times New Roman" w:cs="Times New Roman"/>
          <w:sz w:val="20"/>
          <w:szCs w:val="20"/>
          <w:lang w:val="en-US"/>
        </w:rPr>
      </w:pPr>
      <w:del w:id="77" w:author="S.Y. CHIA" w:date="2023-07-27T11:59:00Z">
        <w:r w:rsidRPr="00C70602" w:rsidDel="00232CFF">
          <w:rPr>
            <w:rFonts w:ascii="Times New Roman" w:hAnsi="Times New Roman" w:cs="Times New Roman"/>
            <w:noProof/>
          </w:rPr>
          <w:lastRenderedPageBreak/>
          <w:drawing>
            <wp:inline distT="0" distB="0" distL="0" distR="0" wp14:anchorId="61DBFE49" wp14:editId="5A57CCB8">
              <wp:extent cx="5731510" cy="4080510"/>
              <wp:effectExtent l="0" t="0" r="2540" b="0"/>
              <wp:docPr id="142150965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9650" name="Picture 1" descr="A picture containing text, screenshot, diagram, number&#10;&#10;Description automatically generated"/>
                      <pic:cNvPicPr/>
                    </pic:nvPicPr>
                    <pic:blipFill>
                      <a:blip r:embed="rId31"/>
                      <a:stretch>
                        <a:fillRect/>
                      </a:stretch>
                    </pic:blipFill>
                    <pic:spPr>
                      <a:xfrm>
                        <a:off x="0" y="0"/>
                        <a:ext cx="5731510" cy="4080510"/>
                      </a:xfrm>
                      <a:prstGeom prst="rect">
                        <a:avLst/>
                      </a:prstGeom>
                    </pic:spPr>
                  </pic:pic>
                </a:graphicData>
              </a:graphic>
            </wp:inline>
          </w:drawing>
        </w:r>
      </w:del>
      <w:ins w:id="78" w:author="S.Y. CHIA" w:date="2023-07-27T11:59:00Z">
        <w:r w:rsidR="00232CFF">
          <w:rPr>
            <w:noProof/>
          </w:rPr>
          <w:drawing>
            <wp:inline distT="0" distB="0" distL="0" distR="0" wp14:anchorId="12E81A28" wp14:editId="0F8BF6BD">
              <wp:extent cx="5731510" cy="4560570"/>
              <wp:effectExtent l="0" t="0" r="2540" b="0"/>
              <wp:docPr id="891599571"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571" name="Picture 1" descr="A group of diagrams with numbers and symbols&#10;&#10;Description automatically generated"/>
                      <pic:cNvPicPr/>
                    </pic:nvPicPr>
                    <pic:blipFill>
                      <a:blip r:embed="rId32"/>
                      <a:stretch>
                        <a:fillRect/>
                      </a:stretch>
                    </pic:blipFill>
                    <pic:spPr>
                      <a:xfrm>
                        <a:off x="0" y="0"/>
                        <a:ext cx="5731510" cy="4560570"/>
                      </a:xfrm>
                      <a:prstGeom prst="rect">
                        <a:avLst/>
                      </a:prstGeom>
                    </pic:spPr>
                  </pic:pic>
                </a:graphicData>
              </a:graphic>
            </wp:inline>
          </w:drawing>
        </w:r>
      </w:ins>
    </w:p>
    <w:p w14:paraId="2A6C64DE" w14:textId="32B387AA" w:rsidR="00FE21DB" w:rsidRPr="00C70602" w:rsidRDefault="00FE21DB"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w:t>
      </w:r>
      <w:r w:rsidR="008E0143" w:rsidRPr="00C70602">
        <w:rPr>
          <w:rFonts w:ascii="Times New Roman" w:hAnsi="Times New Roman" w:cs="Times New Roman"/>
          <w:b/>
          <w:bCs/>
          <w:sz w:val="24"/>
          <w:szCs w:val="24"/>
          <w:lang w:val="en-US"/>
        </w:rPr>
        <w:t>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r w:rsidR="00D4269C"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or raw yellow mealworm frass (MWF) recorded in </w:t>
      </w:r>
      <w:r w:rsidR="00172211" w:rsidRPr="00C70602">
        <w:rPr>
          <w:rFonts w:ascii="Times New Roman" w:hAnsi="Times New Roman" w:cs="Times New Roman"/>
          <w:sz w:val="20"/>
          <w:szCs w:val="20"/>
          <w:lang w:val="en-US"/>
        </w:rPr>
        <w:t>T</w:t>
      </w:r>
      <w:r w:rsidRPr="00C70602">
        <w:rPr>
          <w:rFonts w:ascii="Times New Roman" w:hAnsi="Times New Roman" w:cs="Times New Roman"/>
          <w:sz w:val="20"/>
          <w:szCs w:val="20"/>
          <w:lang w:val="en-US"/>
        </w:rPr>
        <w:t xml:space="preserve">rial 2.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hollow dots beyond the whiskers represent outliers.</w:t>
      </w:r>
      <w:r w:rsidRPr="00C70602">
        <w:rPr>
          <w:rFonts w:ascii="Times New Roman" w:hAnsi="Times New Roman" w:cs="Times New Roman"/>
          <w:sz w:val="20"/>
          <w:szCs w:val="20"/>
          <w:lang w:val="en-US"/>
        </w:rPr>
        <w:t xml:space="preserve"> The white square on each box represents the mean number of leaves per plant. Data were analysed by generalised linear models (GLM). n is the number of replicate</w:t>
      </w:r>
      <w:r w:rsidR="00172211"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172211"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 xml:space="preserve">for </w:t>
      </w:r>
      <w:r w:rsidR="00172211" w:rsidRPr="00C70602">
        <w:rPr>
          <w:rFonts w:ascii="Times New Roman" w:hAnsi="Times New Roman" w:cs="Times New Roman"/>
          <w:sz w:val="20"/>
          <w:szCs w:val="20"/>
          <w:lang w:val="en-US"/>
        </w:rPr>
        <w:t>leaf counts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21D3276" w14:textId="77777777" w:rsidR="00241C69" w:rsidRPr="00C70602" w:rsidRDefault="00241C69" w:rsidP="00C70602">
      <w:pPr>
        <w:spacing w:after="0" w:line="480" w:lineRule="auto"/>
        <w:jc w:val="both"/>
        <w:rPr>
          <w:rFonts w:ascii="Times New Roman" w:hAnsi="Times New Roman" w:cs="Times New Roman"/>
          <w:sz w:val="24"/>
          <w:szCs w:val="24"/>
          <w:lang w:val="en-US"/>
        </w:rPr>
      </w:pPr>
    </w:p>
    <w:p w14:paraId="2C9846E8" w14:textId="17CFAD1A" w:rsidR="002B2EC1" w:rsidRPr="00C70602" w:rsidRDefault="00C56979" w:rsidP="00C70602">
      <w:pPr>
        <w:spacing w:after="0" w:line="480" w:lineRule="auto"/>
        <w:jc w:val="both"/>
        <w:rPr>
          <w:rFonts w:ascii="Times New Roman" w:hAnsi="Times New Roman" w:cs="Times New Roman"/>
          <w:sz w:val="24"/>
          <w:szCs w:val="24"/>
          <w:lang w:val="en-US"/>
        </w:rPr>
      </w:pPr>
      <w:ins w:id="79" w:author="S.Y. CHIA" w:date="2023-07-27T12:02:00Z">
        <w:r>
          <w:rPr>
            <w:noProof/>
          </w:rPr>
          <w:lastRenderedPageBreak/>
          <w:drawing>
            <wp:inline distT="0" distB="0" distL="0" distR="0" wp14:anchorId="15308AF3" wp14:editId="6B4B4487">
              <wp:extent cx="5731510" cy="4563110"/>
              <wp:effectExtent l="0" t="0" r="2540" b="8890"/>
              <wp:docPr id="197228587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85871" name="Picture 1" descr="A diagram of a graph&#10;&#10;Description automatically generated"/>
                      <pic:cNvPicPr/>
                    </pic:nvPicPr>
                    <pic:blipFill>
                      <a:blip r:embed="rId33"/>
                      <a:stretch>
                        <a:fillRect/>
                      </a:stretch>
                    </pic:blipFill>
                    <pic:spPr>
                      <a:xfrm>
                        <a:off x="0" y="0"/>
                        <a:ext cx="5731510" cy="4563110"/>
                      </a:xfrm>
                      <a:prstGeom prst="rect">
                        <a:avLst/>
                      </a:prstGeom>
                    </pic:spPr>
                  </pic:pic>
                </a:graphicData>
              </a:graphic>
            </wp:inline>
          </w:drawing>
        </w:r>
      </w:ins>
    </w:p>
    <w:p w14:paraId="685C3519" w14:textId="29648642" w:rsidR="009D6E6D" w:rsidRPr="00C70602" w:rsidRDefault="009D6E6D" w:rsidP="00C70602">
      <w:pPr>
        <w:spacing w:after="0" w:line="480" w:lineRule="auto"/>
        <w:jc w:val="both"/>
        <w:rPr>
          <w:rFonts w:ascii="Times New Roman" w:hAnsi="Times New Roman" w:cs="Times New Roman"/>
          <w:sz w:val="24"/>
          <w:szCs w:val="24"/>
          <w:lang w:val="en-US"/>
        </w:rPr>
      </w:pPr>
      <w:del w:id="80" w:author="S.Y. CHIA" w:date="2023-07-27T12:02:00Z">
        <w:r w:rsidRPr="00C70602" w:rsidDel="00C56979">
          <w:rPr>
            <w:rFonts w:ascii="Times New Roman" w:hAnsi="Times New Roman" w:cs="Times New Roman"/>
            <w:noProof/>
          </w:rPr>
          <w:drawing>
            <wp:inline distT="0" distB="0" distL="0" distR="0" wp14:anchorId="6A8FC5DC" wp14:editId="107F58B6">
              <wp:extent cx="2819118" cy="2770632"/>
              <wp:effectExtent l="0" t="0" r="0" b="0"/>
              <wp:docPr id="211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69" name=""/>
                      <pic:cNvPicPr/>
                    </pic:nvPicPr>
                    <pic:blipFill>
                      <a:blip r:embed="rId34"/>
                      <a:stretch>
                        <a:fillRect/>
                      </a:stretch>
                    </pic:blipFill>
                    <pic:spPr>
                      <a:xfrm>
                        <a:off x="0" y="0"/>
                        <a:ext cx="2819118" cy="2770632"/>
                      </a:xfrm>
                      <a:prstGeom prst="rect">
                        <a:avLst/>
                      </a:prstGeom>
                    </pic:spPr>
                  </pic:pic>
                </a:graphicData>
              </a:graphic>
            </wp:inline>
          </w:drawing>
        </w:r>
      </w:del>
      <w:r w:rsidRPr="00C70602">
        <w:rPr>
          <w:rFonts w:ascii="Times New Roman" w:hAnsi="Times New Roman" w:cs="Times New Roman"/>
          <w:noProof/>
        </w:rPr>
        <w:t xml:space="preserve"> </w:t>
      </w:r>
      <w:del w:id="81" w:author="S.Y. CHIA" w:date="2023-07-27T12:02:00Z">
        <w:r w:rsidR="0092245E" w:rsidRPr="00C70602" w:rsidDel="00C56979">
          <w:rPr>
            <w:rFonts w:ascii="Times New Roman" w:hAnsi="Times New Roman" w:cs="Times New Roman"/>
            <w:noProof/>
          </w:rPr>
          <w:drawing>
            <wp:inline distT="0" distB="0" distL="0" distR="0" wp14:anchorId="2B4F9430" wp14:editId="31D72826">
              <wp:extent cx="2819118" cy="2770632"/>
              <wp:effectExtent l="0" t="0" r="0" b="0"/>
              <wp:docPr id="623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3604" name=""/>
                      <pic:cNvPicPr/>
                    </pic:nvPicPr>
                    <pic:blipFill>
                      <a:blip r:embed="rId35"/>
                      <a:stretch>
                        <a:fillRect/>
                      </a:stretch>
                    </pic:blipFill>
                    <pic:spPr>
                      <a:xfrm>
                        <a:off x="0" y="0"/>
                        <a:ext cx="2819118" cy="2770632"/>
                      </a:xfrm>
                      <a:prstGeom prst="rect">
                        <a:avLst/>
                      </a:prstGeom>
                    </pic:spPr>
                  </pic:pic>
                </a:graphicData>
              </a:graphic>
            </wp:inline>
          </w:drawing>
        </w:r>
      </w:del>
    </w:p>
    <w:p w14:paraId="0028FE86" w14:textId="274CB78A" w:rsidR="000259CD" w:rsidRPr="00C70602" w:rsidRDefault="00224B78" w:rsidP="00C70602">
      <w:pPr>
        <w:spacing w:after="0" w:line="480" w:lineRule="auto"/>
        <w:jc w:val="both"/>
        <w:rPr>
          <w:rFonts w:ascii="Times New Roman" w:hAnsi="Times New Roman" w:cs="Times New Roman"/>
          <w:lang w:val="en-US"/>
        </w:rPr>
      </w:pPr>
      <w:r w:rsidRPr="00C70602">
        <w:rPr>
          <w:rFonts w:ascii="Times New Roman" w:hAnsi="Times New Roman" w:cs="Times New Roman"/>
          <w:b/>
          <w:bCs/>
          <w:sz w:val="24"/>
          <w:szCs w:val="24"/>
          <w:lang w:val="en-US"/>
        </w:rPr>
        <w:t>Figure S</w:t>
      </w:r>
      <w:r w:rsidR="00291A19" w:rsidRPr="00C70602">
        <w:rPr>
          <w:rFonts w:ascii="Times New Roman" w:hAnsi="Times New Roman" w:cs="Times New Roman"/>
          <w:b/>
          <w:bCs/>
          <w:sz w:val="24"/>
          <w:szCs w:val="24"/>
          <w:lang w:val="en-US"/>
        </w:rPr>
        <w:t>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001E3F77" w:rsidRPr="00C70602">
        <w:rPr>
          <w:rFonts w:ascii="Times New Roman" w:hAnsi="Times New Roman" w:cs="Times New Roman"/>
          <w:sz w:val="20"/>
          <w:szCs w:val="20"/>
          <w:lang w:val="en-US"/>
        </w:rPr>
        <w:t xml:space="preserve">Time </w:t>
      </w:r>
      <w:r w:rsidR="008F4E4E" w:rsidRPr="00C70602">
        <w:rPr>
          <w:rFonts w:ascii="Times New Roman" w:hAnsi="Times New Roman" w:cs="Times New Roman"/>
          <w:sz w:val="20"/>
          <w:szCs w:val="20"/>
          <w:lang w:val="en-US"/>
        </w:rPr>
        <w:t>(days)</w:t>
      </w:r>
      <w:r w:rsidR="008F4E4E" w:rsidRPr="00C70602">
        <w:rPr>
          <w:rFonts w:ascii="Times New Roman" w:hAnsi="Times New Roman" w:cs="Times New Roman"/>
          <w:lang w:val="en-US"/>
        </w:rPr>
        <w:t xml:space="preserve"> </w:t>
      </w:r>
      <w:r w:rsidR="001E3F77" w:rsidRPr="00C70602">
        <w:rPr>
          <w:rFonts w:ascii="Times New Roman" w:hAnsi="Times New Roman" w:cs="Times New Roman"/>
          <w:sz w:val="20"/>
          <w:szCs w:val="20"/>
          <w:lang w:val="en-US"/>
        </w:rPr>
        <w:t>until f</w:t>
      </w:r>
      <w:r w:rsidR="00AC7A50" w:rsidRPr="00C70602">
        <w:rPr>
          <w:rFonts w:ascii="Times New Roman" w:hAnsi="Times New Roman" w:cs="Times New Roman"/>
          <w:sz w:val="20"/>
          <w:szCs w:val="20"/>
          <w:lang w:val="en-US"/>
        </w:rPr>
        <w:t>lowering</w:t>
      </w:r>
      <w:r w:rsidR="00172211" w:rsidRPr="00C70602">
        <w:rPr>
          <w:rFonts w:ascii="Times New Roman" w:hAnsi="Times New Roman" w:cs="Times New Roman"/>
          <w:sz w:val="20"/>
          <w:szCs w:val="20"/>
          <w:lang w:val="en-US"/>
        </w:rPr>
        <w:t xml:space="preserve"> </w:t>
      </w:r>
      <w:r w:rsidR="00AC7A50" w:rsidRPr="00C70602">
        <w:rPr>
          <w:rFonts w:ascii="Times New Roman" w:hAnsi="Times New Roman" w:cs="Times New Roman"/>
          <w:lang w:val="en-US"/>
        </w:rPr>
        <w:t xml:space="preserve">of </w:t>
      </w:r>
      <w:r w:rsidR="00AC7A50"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AC7A50" w:rsidRPr="00C70602">
        <w:rPr>
          <w:rFonts w:ascii="Times New Roman" w:hAnsi="Times New Roman" w:cs="Times New Roman"/>
          <w:i/>
          <w:iCs/>
          <w:sz w:val="20"/>
          <w:szCs w:val="20"/>
          <w:lang w:val="en-US"/>
        </w:rPr>
        <w:t xml:space="preserve"> rapa</w:t>
      </w:r>
      <w:r w:rsidR="00AC7A50" w:rsidRPr="00C70602">
        <w:rPr>
          <w:rFonts w:ascii="Times New Roman" w:hAnsi="Times New Roman" w:cs="Times New Roman"/>
          <w:sz w:val="20"/>
          <w:szCs w:val="20"/>
          <w:lang w:val="en-US"/>
        </w:rPr>
        <w:t xml:space="preserve"> </w:t>
      </w:r>
      <w:r w:rsidR="001E3F77" w:rsidRPr="00C70602">
        <w:rPr>
          <w:rFonts w:ascii="Times New Roman" w:hAnsi="Times New Roman" w:cs="Times New Roman"/>
          <w:sz w:val="20"/>
          <w:szCs w:val="20"/>
          <w:lang w:val="en-US"/>
        </w:rPr>
        <w:t>grown in unamended soil (NoFrass; control) or soil amended with raw BSF frass (BSFF) or raw yellow mealworm frass (MWF)</w:t>
      </w:r>
      <w:r w:rsidR="00AC7A50" w:rsidRPr="00C70602">
        <w:rPr>
          <w:rFonts w:ascii="Times New Roman" w:hAnsi="Times New Roman" w:cs="Times New Roman"/>
          <w:sz w:val="20"/>
          <w:szCs w:val="20"/>
          <w:lang w:val="en-US"/>
        </w:rPr>
        <w:t xml:space="preserve"> in two trials. A = trial 1 and B = trial 2. </w:t>
      </w:r>
      <w:r w:rsidR="00964876"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82" w:name="_Hlk138899820"/>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dots beyond the whiskers represent </w:t>
      </w:r>
      <w:r w:rsidR="001C239E" w:rsidRPr="00C70602">
        <w:rPr>
          <w:rFonts w:ascii="Times New Roman" w:hAnsi="Times New Roman" w:cs="Times New Roman"/>
          <w:sz w:val="20"/>
          <w:szCs w:val="20"/>
          <w:lang w:val="en-US"/>
        </w:rPr>
        <w:t>outliers.</w:t>
      </w:r>
      <w:bookmarkEnd w:id="82"/>
      <w:r w:rsidR="00AC7A50" w:rsidRPr="00C70602">
        <w:rPr>
          <w:rFonts w:ascii="Times New Roman" w:hAnsi="Times New Roman" w:cs="Times New Roman"/>
          <w:sz w:val="20"/>
          <w:szCs w:val="20"/>
          <w:lang w:val="en-US"/>
        </w:rPr>
        <w:t xml:space="preserve"> The white square on each box represents the mean </w:t>
      </w:r>
      <w:r w:rsidR="002460D2" w:rsidRPr="00C70602">
        <w:rPr>
          <w:rFonts w:ascii="Times New Roman" w:hAnsi="Times New Roman" w:cs="Times New Roman"/>
          <w:sz w:val="20"/>
          <w:szCs w:val="20"/>
          <w:lang w:val="en-US"/>
        </w:rPr>
        <w:t xml:space="preserve">time until </w:t>
      </w:r>
      <w:r w:rsidR="00AC7A50" w:rsidRPr="00C70602">
        <w:rPr>
          <w:rFonts w:ascii="Times New Roman" w:hAnsi="Times New Roman" w:cs="Times New Roman"/>
          <w:sz w:val="20"/>
          <w:szCs w:val="20"/>
          <w:lang w:val="en-US"/>
        </w:rPr>
        <w:t xml:space="preserve">flowering per treatment. Data were analysed </w:t>
      </w:r>
      <w:r w:rsidR="009A3826" w:rsidRPr="00C70602">
        <w:rPr>
          <w:rFonts w:ascii="Times New Roman" w:hAnsi="Times New Roman" w:cs="Times New Roman"/>
          <w:sz w:val="20"/>
          <w:szCs w:val="20"/>
          <w:lang w:val="en-US"/>
        </w:rPr>
        <w:t>with a</w:t>
      </w:r>
      <w:r w:rsidR="00AC7A50"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1C239E"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1C239E" w:rsidRPr="00C70602">
        <w:rPr>
          <w:rFonts w:ascii="Times New Roman" w:hAnsi="Times New Roman" w:cs="Times New Roman"/>
          <w:sz w:val="20"/>
          <w:szCs w:val="20"/>
          <w:lang w:val="en-US"/>
        </w:rPr>
        <w:t xml:space="preserve"> on which time until flowering was recorded</w:t>
      </w:r>
      <w:r w:rsidR="00AC7A50" w:rsidRPr="00C70602">
        <w:rPr>
          <w:rFonts w:ascii="Times New Roman" w:hAnsi="Times New Roman" w:cs="Times New Roman"/>
          <w:sz w:val="20"/>
          <w:szCs w:val="20"/>
          <w:lang w:val="en-US"/>
        </w:rPr>
        <w:t>. Boxes with different letters are significantly different</w:t>
      </w:r>
      <w:r w:rsidR="000259CD" w:rsidRPr="00C70602">
        <w:rPr>
          <w:rFonts w:ascii="Times New Roman" w:hAnsi="Times New Roman" w:cs="Times New Roman"/>
          <w:sz w:val="20"/>
          <w:szCs w:val="20"/>
          <w:lang w:val="en-US"/>
        </w:rPr>
        <w:t xml:space="preserve"> </w:t>
      </w:r>
      <w:r w:rsidR="00AC7A50" w:rsidRPr="00C70602">
        <w:rPr>
          <w:rFonts w:ascii="Times New Roman" w:hAnsi="Times New Roman" w:cs="Times New Roman"/>
          <w:sz w:val="20"/>
          <w:szCs w:val="20"/>
          <w:lang w:val="en-US"/>
        </w:rPr>
        <w:t>(</w:t>
      </w:r>
      <w:r w:rsidR="00AC7A50" w:rsidRPr="00C70602">
        <w:rPr>
          <w:rFonts w:ascii="Times New Roman" w:hAnsi="Times New Roman" w:cs="Times New Roman"/>
          <w:color w:val="1C1D1E"/>
          <w:sz w:val="20"/>
          <w:szCs w:val="20"/>
          <w:shd w:val="clear" w:color="auto" w:fill="FFFFFF"/>
        </w:rPr>
        <w:t xml:space="preserve">Fisher's Least Significant Difference </w:t>
      </w:r>
      <w:r w:rsidR="00AC7A50" w:rsidRPr="00C70602">
        <w:rPr>
          <w:rFonts w:ascii="Times New Roman" w:hAnsi="Times New Roman" w:cs="Times New Roman"/>
          <w:sz w:val="20"/>
          <w:szCs w:val="20"/>
          <w:lang w:val="en-US"/>
        </w:rPr>
        <w:t xml:space="preserve">post hoc test, </w:t>
      </w:r>
      <w:r w:rsidR="00AC7A50" w:rsidRPr="00C70602">
        <w:rPr>
          <w:rFonts w:ascii="Times New Roman" w:hAnsi="Times New Roman" w:cs="Times New Roman"/>
          <w:i/>
          <w:iCs/>
          <w:sz w:val="20"/>
          <w:szCs w:val="20"/>
          <w:lang w:val="en-US"/>
        </w:rPr>
        <w:t>p</w:t>
      </w:r>
      <w:r w:rsidR="00AC7A50" w:rsidRPr="00C70602">
        <w:rPr>
          <w:rFonts w:ascii="Times New Roman" w:hAnsi="Times New Roman" w:cs="Times New Roman"/>
          <w:sz w:val="20"/>
          <w:szCs w:val="20"/>
          <w:lang w:val="en-US"/>
        </w:rPr>
        <w:t xml:space="preserve"> &lt; 0.05).</w:t>
      </w:r>
    </w:p>
    <w:p w14:paraId="60DA29A0" w14:textId="4FE3221B" w:rsidR="001C3BFD" w:rsidRPr="00C70602" w:rsidRDefault="001C3BFD" w:rsidP="00C70602">
      <w:pPr>
        <w:spacing w:after="0" w:line="480" w:lineRule="auto"/>
        <w:jc w:val="both"/>
        <w:rPr>
          <w:rFonts w:ascii="Times New Roman" w:hAnsi="Times New Roman" w:cs="Times New Roman"/>
          <w:sz w:val="24"/>
          <w:szCs w:val="24"/>
          <w:lang w:val="en-US"/>
        </w:rPr>
      </w:pPr>
    </w:p>
    <w:p w14:paraId="1C19B987" w14:textId="133FA6E7" w:rsidR="0008244D" w:rsidRPr="00C70602" w:rsidRDefault="00A3718E" w:rsidP="00C70602">
      <w:pPr>
        <w:spacing w:after="0" w:line="480" w:lineRule="auto"/>
        <w:jc w:val="both"/>
        <w:rPr>
          <w:rFonts w:ascii="Times New Roman" w:hAnsi="Times New Roman" w:cs="Times New Roman"/>
          <w:sz w:val="24"/>
          <w:szCs w:val="24"/>
          <w:lang w:val="en-US"/>
        </w:rPr>
      </w:pPr>
      <w:del w:id="83" w:author="S.Y. CHIA" w:date="2023-07-27T12:04:00Z">
        <w:r w:rsidRPr="00C70602" w:rsidDel="00F21CCB">
          <w:rPr>
            <w:rFonts w:ascii="Times New Roman" w:hAnsi="Times New Roman" w:cs="Times New Roman"/>
            <w:noProof/>
          </w:rPr>
          <w:lastRenderedPageBreak/>
          <w:drawing>
            <wp:inline distT="0" distB="0" distL="0" distR="0" wp14:anchorId="02436A65" wp14:editId="399FBA7F">
              <wp:extent cx="4619048" cy="3933333"/>
              <wp:effectExtent l="0" t="0" r="0" b="0"/>
              <wp:docPr id="2023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25" name=""/>
                      <pic:cNvPicPr/>
                    </pic:nvPicPr>
                    <pic:blipFill>
                      <a:blip r:embed="rId36"/>
                      <a:stretch>
                        <a:fillRect/>
                      </a:stretch>
                    </pic:blipFill>
                    <pic:spPr>
                      <a:xfrm>
                        <a:off x="0" y="0"/>
                        <a:ext cx="4619048" cy="3933333"/>
                      </a:xfrm>
                      <a:prstGeom prst="rect">
                        <a:avLst/>
                      </a:prstGeom>
                    </pic:spPr>
                  </pic:pic>
                </a:graphicData>
              </a:graphic>
            </wp:inline>
          </w:drawing>
        </w:r>
      </w:del>
      <w:ins w:id="84" w:author="S.Y. CHIA" w:date="2023-07-27T12:05:00Z">
        <w:r w:rsidR="00F21CCB">
          <w:rPr>
            <w:noProof/>
          </w:rPr>
          <w:drawing>
            <wp:inline distT="0" distB="0" distL="0" distR="0" wp14:anchorId="0BF29F53" wp14:editId="35CA58FE">
              <wp:extent cx="5731510" cy="5140960"/>
              <wp:effectExtent l="0" t="0" r="2540" b="2540"/>
              <wp:docPr id="90491964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644" name="Picture 1" descr="A diagram of a graph&#10;&#10;Description automatically generated"/>
                      <pic:cNvPicPr/>
                    </pic:nvPicPr>
                    <pic:blipFill>
                      <a:blip r:embed="rId37"/>
                      <a:stretch>
                        <a:fillRect/>
                      </a:stretch>
                    </pic:blipFill>
                    <pic:spPr>
                      <a:xfrm>
                        <a:off x="0" y="0"/>
                        <a:ext cx="5731510" cy="5140960"/>
                      </a:xfrm>
                      <a:prstGeom prst="rect">
                        <a:avLst/>
                      </a:prstGeom>
                    </pic:spPr>
                  </pic:pic>
                </a:graphicData>
              </a:graphic>
            </wp:inline>
          </w:drawing>
        </w:r>
      </w:ins>
      <w:r w:rsidR="00D52024" w:rsidRPr="00C70602">
        <w:rPr>
          <w:rFonts w:ascii="Times New Roman" w:hAnsi="Times New Roman" w:cs="Times New Roman"/>
          <w:sz w:val="24"/>
          <w:szCs w:val="24"/>
          <w:lang w:val="en-US"/>
        </w:rPr>
        <w:t xml:space="preserve"> </w:t>
      </w:r>
    </w:p>
    <w:p w14:paraId="3186D1DC" w14:textId="53F01E67" w:rsidR="00C9131A" w:rsidRPr="00C70602" w:rsidRDefault="001C3BFD" w:rsidP="00C70602">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w:t>
      </w:r>
      <w:r w:rsidR="008E0143" w:rsidRPr="00C70602">
        <w:rPr>
          <w:rFonts w:ascii="Times New Roman" w:hAnsi="Times New Roman" w:cs="Times New Roman"/>
          <w:b/>
          <w:bCs/>
          <w:sz w:val="24"/>
          <w:szCs w:val="24"/>
          <w:lang w:val="en-US"/>
        </w:rPr>
        <w:t>S5</w:t>
      </w:r>
      <w:r w:rsidRPr="00C70602">
        <w:rPr>
          <w:rFonts w:ascii="Times New Roman" w:hAnsi="Times New Roman" w:cs="Times New Roman"/>
          <w:b/>
          <w:bCs/>
          <w:sz w:val="24"/>
          <w:szCs w:val="24"/>
          <w:lang w:val="en-US"/>
        </w:rPr>
        <w:t xml:space="preserve">. </w:t>
      </w:r>
      <w:r w:rsidR="006A1709" w:rsidRPr="00C70602">
        <w:rPr>
          <w:rFonts w:ascii="Times New Roman" w:eastAsiaTheme="minorEastAsia" w:hAnsi="Times New Roman" w:cs="Times New Roman"/>
          <w:color w:val="000000" w:themeColor="text1"/>
          <w:kern w:val="24"/>
          <w:sz w:val="20"/>
          <w:szCs w:val="20"/>
          <w:lang w:val="en-US" w:eastAsia="en-GB"/>
        </w:rPr>
        <w:t xml:space="preserve">Survival of </w:t>
      </w:r>
      <w:r w:rsidR="006A1709" w:rsidRPr="00C70602">
        <w:rPr>
          <w:rFonts w:ascii="Times New Roman" w:eastAsiaTheme="minorEastAsia" w:hAnsi="Times New Roman" w:cs="Times New Roman"/>
          <w:i/>
          <w:iCs/>
          <w:color w:val="000000" w:themeColor="text1"/>
          <w:kern w:val="24"/>
          <w:sz w:val="20"/>
          <w:szCs w:val="20"/>
          <w:lang w:val="en-US" w:eastAsia="en-GB"/>
        </w:rPr>
        <w:t>Delia radicum</w:t>
      </w:r>
      <w:r w:rsidR="006A1709"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C70602">
        <w:rPr>
          <w:rFonts w:ascii="Times New Roman" w:eastAsiaTheme="minorEastAsia" w:hAnsi="Times New Roman" w:cs="Times New Roman"/>
          <w:i/>
          <w:iCs/>
          <w:color w:val="000000" w:themeColor="text1"/>
          <w:kern w:val="24"/>
          <w:sz w:val="20"/>
          <w:szCs w:val="20"/>
          <w:lang w:val="en-US" w:eastAsia="en-GB"/>
        </w:rPr>
        <w:t>B</w:t>
      </w:r>
      <w:r w:rsidR="002460D2" w:rsidRPr="00C70602">
        <w:rPr>
          <w:rFonts w:ascii="Times New Roman" w:eastAsiaTheme="minorEastAsia" w:hAnsi="Times New Roman" w:cs="Times New Roman"/>
          <w:i/>
          <w:iCs/>
          <w:color w:val="000000" w:themeColor="text1"/>
          <w:kern w:val="24"/>
          <w:sz w:val="20"/>
          <w:szCs w:val="20"/>
          <w:lang w:val="en-US" w:eastAsia="en-GB"/>
        </w:rPr>
        <w:t>.</w:t>
      </w:r>
      <w:r w:rsidR="006A1709" w:rsidRPr="00C70602">
        <w:rPr>
          <w:rFonts w:ascii="Times New Roman" w:eastAsiaTheme="minorEastAsia" w:hAnsi="Times New Roman" w:cs="Times New Roman"/>
          <w:i/>
          <w:iCs/>
          <w:color w:val="000000" w:themeColor="text1"/>
          <w:kern w:val="24"/>
          <w:sz w:val="20"/>
          <w:szCs w:val="20"/>
          <w:lang w:val="en-US" w:eastAsia="en-GB"/>
        </w:rPr>
        <w:t xml:space="preserve"> rapa </w:t>
      </w:r>
      <w:r w:rsidR="006A1709" w:rsidRPr="00C70602">
        <w:rPr>
          <w:rFonts w:ascii="Times New Roman" w:eastAsiaTheme="minorEastAsia" w:hAnsi="Times New Roman" w:cs="Times New Roman"/>
          <w:color w:val="000000" w:themeColor="text1"/>
          <w:kern w:val="24"/>
          <w:sz w:val="20"/>
          <w:szCs w:val="20"/>
          <w:lang w:val="en-US" w:eastAsia="en-GB"/>
        </w:rPr>
        <w:t xml:space="preserve">plants </w:t>
      </w:r>
      <w:r w:rsidR="002460D2" w:rsidRPr="00C7060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C70602">
        <w:rPr>
          <w:rFonts w:ascii="Times New Roman" w:eastAsiaTheme="minorEastAsia" w:hAnsi="Times New Roman" w:cs="Times New Roman"/>
          <w:color w:val="000000" w:themeColor="text1"/>
          <w:kern w:val="24"/>
          <w:sz w:val="20"/>
          <w:szCs w:val="20"/>
          <w:lang w:val="en-US" w:eastAsia="en-GB"/>
        </w:rPr>
        <w:t xml:space="preserve">. </w:t>
      </w:r>
      <w:bookmarkStart w:id="85" w:name="_Hlk138900097"/>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bookmarkEnd w:id="85"/>
      <w:r w:rsidR="00BA4C31" w:rsidRPr="00C70602">
        <w:rPr>
          <w:rFonts w:ascii="Times New Roman" w:hAnsi="Times New Roman" w:cs="Times New Roman"/>
          <w:sz w:val="20"/>
          <w:szCs w:val="20"/>
          <w:lang w:val="en-US"/>
        </w:rPr>
        <w:t xml:space="preserve"> </w:t>
      </w:r>
      <w:r w:rsidR="006A1709" w:rsidRPr="00C70602">
        <w:rPr>
          <w:rFonts w:ascii="Times New Roman" w:hAnsi="Times New Roman" w:cs="Times New Roman"/>
          <w:sz w:val="20"/>
          <w:szCs w:val="20"/>
          <w:lang w:val="en-US"/>
        </w:rPr>
        <w:t xml:space="preserve">The white square on each box represents the mean larval survival. Data were analysed by generalised linear models (GLM). </w:t>
      </w:r>
      <w:r w:rsidR="00BA4C31" w:rsidRPr="00C70602">
        <w:rPr>
          <w:rFonts w:ascii="Times New Roman" w:hAnsi="Times New Roman" w:cs="Times New Roman"/>
          <w:sz w:val="20"/>
          <w:szCs w:val="20"/>
          <w:lang w:val="en-US"/>
        </w:rPr>
        <w:t>n is the number of replicate plants that had each been infested with 10 larvae</w:t>
      </w:r>
      <w:r w:rsidR="006A1709" w:rsidRPr="00C70602">
        <w:rPr>
          <w:rFonts w:ascii="Times New Roman" w:hAnsi="Times New Roman" w:cs="Times New Roman"/>
          <w:sz w:val="20"/>
          <w:szCs w:val="20"/>
          <w:lang w:val="en-US"/>
        </w:rPr>
        <w:t>. Boxes with different letters are significantly different (</w:t>
      </w:r>
      <w:r w:rsidR="006A1709" w:rsidRPr="00C70602">
        <w:rPr>
          <w:rFonts w:ascii="Times New Roman" w:hAnsi="Times New Roman" w:cs="Times New Roman"/>
          <w:color w:val="1C1D1E"/>
          <w:sz w:val="20"/>
          <w:szCs w:val="20"/>
          <w:shd w:val="clear" w:color="auto" w:fill="FFFFFF"/>
        </w:rPr>
        <w:t xml:space="preserve">Tukey's </w:t>
      </w:r>
      <w:r w:rsidR="006A1709" w:rsidRPr="00C70602">
        <w:rPr>
          <w:rFonts w:ascii="Times New Roman" w:hAnsi="Times New Roman" w:cs="Times New Roman"/>
          <w:sz w:val="20"/>
          <w:szCs w:val="20"/>
          <w:lang w:val="en-US"/>
        </w:rPr>
        <w:t xml:space="preserve">post hoc test, </w:t>
      </w:r>
      <w:r w:rsidR="006A1709" w:rsidRPr="00C70602">
        <w:rPr>
          <w:rFonts w:ascii="Times New Roman" w:hAnsi="Times New Roman" w:cs="Times New Roman"/>
          <w:i/>
          <w:iCs/>
          <w:sz w:val="20"/>
          <w:szCs w:val="20"/>
          <w:lang w:val="en-US"/>
        </w:rPr>
        <w:t>p</w:t>
      </w:r>
      <w:r w:rsidR="006A1709" w:rsidRPr="00C70602">
        <w:rPr>
          <w:rFonts w:ascii="Times New Roman" w:hAnsi="Times New Roman" w:cs="Times New Roman"/>
          <w:sz w:val="20"/>
          <w:szCs w:val="20"/>
          <w:lang w:val="en-US"/>
        </w:rPr>
        <w:t xml:space="preserve"> &lt; 0.05).</w:t>
      </w:r>
    </w:p>
    <w:p w14:paraId="26DB0366" w14:textId="39E9D9D9" w:rsidR="001C3BFD" w:rsidRPr="00C70602" w:rsidRDefault="001C3BFD" w:rsidP="00C70602">
      <w:pPr>
        <w:spacing w:after="0" w:line="480" w:lineRule="auto"/>
        <w:jc w:val="both"/>
        <w:rPr>
          <w:rFonts w:ascii="Times New Roman" w:hAnsi="Times New Roman" w:cs="Times New Roman"/>
          <w:sz w:val="24"/>
          <w:szCs w:val="24"/>
          <w:lang w:val="en-US"/>
        </w:rPr>
      </w:pPr>
    </w:p>
    <w:p w14:paraId="637AE3C7" w14:textId="56C5EE57" w:rsidR="00B30DEB" w:rsidRPr="00C70602" w:rsidRDefault="00CB7408" w:rsidP="00C70602">
      <w:pPr>
        <w:spacing w:after="0" w:line="480" w:lineRule="auto"/>
        <w:jc w:val="both"/>
        <w:rPr>
          <w:rFonts w:ascii="Times New Roman" w:hAnsi="Times New Roman" w:cs="Times New Roman"/>
          <w:sz w:val="24"/>
          <w:szCs w:val="24"/>
          <w:lang w:val="en-US"/>
        </w:rPr>
      </w:pPr>
      <w:ins w:id="86" w:author="S.Y. CHIA" w:date="2023-07-27T12:06:00Z">
        <w:r>
          <w:rPr>
            <w:noProof/>
          </w:rPr>
          <w:lastRenderedPageBreak/>
          <w:drawing>
            <wp:inline distT="0" distB="0" distL="0" distR="0" wp14:anchorId="02556669" wp14:editId="7C5CA937">
              <wp:extent cx="5731510" cy="5140960"/>
              <wp:effectExtent l="0" t="0" r="2540" b="2540"/>
              <wp:docPr id="46203775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7751" name="Picture 1" descr="A diagram of a graph&#10;&#10;Description automatically generated"/>
                      <pic:cNvPicPr/>
                    </pic:nvPicPr>
                    <pic:blipFill>
                      <a:blip r:embed="rId38"/>
                      <a:stretch>
                        <a:fillRect/>
                      </a:stretch>
                    </pic:blipFill>
                    <pic:spPr>
                      <a:xfrm>
                        <a:off x="0" y="0"/>
                        <a:ext cx="5731510" cy="5140960"/>
                      </a:xfrm>
                      <a:prstGeom prst="rect">
                        <a:avLst/>
                      </a:prstGeom>
                    </pic:spPr>
                  </pic:pic>
                </a:graphicData>
              </a:graphic>
            </wp:inline>
          </w:drawing>
        </w:r>
      </w:ins>
      <w:del w:id="87" w:author="S.Y. CHIA" w:date="2023-07-27T12:06:00Z">
        <w:r w:rsidR="006A0208" w:rsidRPr="00C70602" w:rsidDel="00CB7408">
          <w:rPr>
            <w:rFonts w:ascii="Times New Roman" w:hAnsi="Times New Roman" w:cs="Times New Roman"/>
            <w:noProof/>
          </w:rPr>
          <w:drawing>
            <wp:inline distT="0" distB="0" distL="0" distR="0" wp14:anchorId="5996B5C6" wp14:editId="05C85DA0">
              <wp:extent cx="4619048" cy="3933333"/>
              <wp:effectExtent l="0" t="0" r="0" b="0"/>
              <wp:docPr id="1560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6661" name=""/>
                      <pic:cNvPicPr/>
                    </pic:nvPicPr>
                    <pic:blipFill>
                      <a:blip r:embed="rId39"/>
                      <a:stretch>
                        <a:fillRect/>
                      </a:stretch>
                    </pic:blipFill>
                    <pic:spPr>
                      <a:xfrm>
                        <a:off x="0" y="0"/>
                        <a:ext cx="4619048" cy="3933333"/>
                      </a:xfrm>
                      <a:prstGeom prst="rect">
                        <a:avLst/>
                      </a:prstGeom>
                    </pic:spPr>
                  </pic:pic>
                </a:graphicData>
              </a:graphic>
            </wp:inline>
          </w:drawing>
        </w:r>
      </w:del>
    </w:p>
    <w:p w14:paraId="49FAFECD" w14:textId="2194A52D" w:rsidR="001C3BFD" w:rsidRPr="00C70602" w:rsidRDefault="001C3BF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6</w:t>
      </w:r>
      <w:r w:rsidRPr="00C70602">
        <w:rPr>
          <w:rFonts w:ascii="Times New Roman" w:hAnsi="Times New Roman" w:cs="Times New Roman"/>
          <w:b/>
          <w:bCs/>
          <w:sz w:val="24"/>
          <w:szCs w:val="24"/>
          <w:lang w:val="en-US"/>
        </w:rPr>
        <w:t xml:space="preserve">. </w:t>
      </w:r>
      <w:r w:rsidR="006241DE" w:rsidRPr="00C70602">
        <w:rPr>
          <w:rFonts w:ascii="Times New Roman" w:hAnsi="Times New Roman" w:cs="Times New Roman"/>
          <w:sz w:val="20"/>
          <w:szCs w:val="20"/>
          <w:lang w:val="en-US"/>
        </w:rPr>
        <w:t>Biomass</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(mg) of </w:t>
      </w:r>
      <w:r w:rsidR="004454FE" w:rsidRPr="00C70602">
        <w:rPr>
          <w:rFonts w:ascii="Times New Roman" w:eastAsiaTheme="minorEastAsia" w:hAnsi="Times New Roman" w:cs="Times New Roman"/>
          <w:i/>
          <w:iCs/>
          <w:sz w:val="20"/>
          <w:szCs w:val="20"/>
          <w:lang w:val="en-US"/>
        </w:rPr>
        <w:t>D</w:t>
      </w:r>
      <w:r w:rsidR="002460D2" w:rsidRPr="00C70602">
        <w:rPr>
          <w:rFonts w:ascii="Times New Roman" w:eastAsiaTheme="minorEastAsia" w:hAnsi="Times New Roman" w:cs="Times New Roman"/>
          <w:i/>
          <w:iCs/>
          <w:sz w:val="20"/>
          <w:szCs w:val="20"/>
          <w:lang w:val="en-US"/>
        </w:rPr>
        <w:t>elia</w:t>
      </w:r>
      <w:r w:rsidR="004454FE" w:rsidRPr="00C70602">
        <w:rPr>
          <w:rFonts w:ascii="Times New Roman" w:eastAsiaTheme="minorEastAsia" w:hAnsi="Times New Roman" w:cs="Times New Roman"/>
          <w:i/>
          <w:iCs/>
          <w:sz w:val="20"/>
          <w:szCs w:val="20"/>
          <w:lang w:val="en-US"/>
        </w:rPr>
        <w:t xml:space="preserve"> radicum</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pupae retrieved after </w:t>
      </w:r>
      <w:r w:rsidR="006A5A20" w:rsidRPr="00C70602">
        <w:rPr>
          <w:rFonts w:ascii="Times New Roman" w:eastAsiaTheme="minorEastAsia" w:hAnsi="Times New Roman" w:cs="Times New Roman"/>
          <w:sz w:val="20"/>
          <w:szCs w:val="20"/>
          <w:lang w:val="en-US"/>
        </w:rPr>
        <w:t xml:space="preserve">a </w:t>
      </w:r>
      <w:r w:rsidR="004454FE" w:rsidRPr="00C70602">
        <w:rPr>
          <w:rFonts w:ascii="Times New Roman" w:eastAsiaTheme="minorEastAsia" w:hAnsi="Times New Roman" w:cs="Times New Roman"/>
          <w:sz w:val="20"/>
          <w:szCs w:val="20"/>
          <w:lang w:val="en-US"/>
        </w:rPr>
        <w:t xml:space="preserve">21-day </w:t>
      </w:r>
      <w:r w:rsidR="006241DE" w:rsidRPr="00C70602">
        <w:rPr>
          <w:rFonts w:ascii="Times New Roman" w:eastAsiaTheme="minorEastAsia" w:hAnsi="Times New Roman" w:cs="Times New Roman"/>
          <w:sz w:val="20"/>
          <w:szCs w:val="20"/>
          <w:lang w:val="en-US"/>
        </w:rPr>
        <w:t xml:space="preserve">root infestation </w:t>
      </w:r>
      <w:r w:rsidR="004454FE" w:rsidRPr="00C70602">
        <w:rPr>
          <w:rFonts w:ascii="Times New Roman" w:eastAsiaTheme="minorEastAsia" w:hAnsi="Times New Roman" w:cs="Times New Roman"/>
          <w:sz w:val="20"/>
          <w:szCs w:val="20"/>
          <w:lang w:val="en-US"/>
        </w:rPr>
        <w:t xml:space="preserve">of </w:t>
      </w:r>
      <w:r w:rsidR="004454FE" w:rsidRPr="00C70602">
        <w:rPr>
          <w:rFonts w:ascii="Times New Roman" w:eastAsiaTheme="minorEastAsia" w:hAnsi="Times New Roman" w:cs="Times New Roman"/>
          <w:i/>
          <w:iCs/>
          <w:sz w:val="20"/>
          <w:szCs w:val="20"/>
          <w:lang w:val="en-US"/>
        </w:rPr>
        <w:t xml:space="preserve">B. rapa </w:t>
      </w:r>
      <w:r w:rsidR="002460D2"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4454FE" w:rsidRPr="00C70602">
        <w:rPr>
          <w:rFonts w:ascii="Times New Roman" w:eastAsiaTheme="minorEastAsia" w:hAnsi="Times New Roman" w:cs="Times New Roman"/>
          <w:color w:val="000000" w:themeColor="text1"/>
          <w:kern w:val="24"/>
          <w:sz w:val="20"/>
          <w:szCs w:val="20"/>
          <w:lang w:val="en-US"/>
        </w:rPr>
        <w:t xml:space="preserve">.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4454FE" w:rsidRPr="00C70602">
        <w:rPr>
          <w:rFonts w:ascii="Times New Roman" w:hAnsi="Times New Roman" w:cs="Times New Roman"/>
          <w:sz w:val="20"/>
          <w:szCs w:val="20"/>
          <w:lang w:val="en-US"/>
        </w:rPr>
        <w:t xml:space="preserve"> The dots </w:t>
      </w:r>
      <w:r w:rsidR="00BA4C31" w:rsidRPr="00C70602">
        <w:rPr>
          <w:rFonts w:ascii="Times New Roman" w:hAnsi="Times New Roman" w:cs="Times New Roman"/>
          <w:sz w:val="20"/>
          <w:szCs w:val="20"/>
          <w:lang w:val="en-US"/>
        </w:rPr>
        <w:t xml:space="preserve">beyond whiskers </w:t>
      </w:r>
      <w:r w:rsidR="004454FE" w:rsidRPr="00C70602">
        <w:rPr>
          <w:rFonts w:ascii="Times New Roman" w:hAnsi="Times New Roman" w:cs="Times New Roman"/>
          <w:sz w:val="20"/>
          <w:szCs w:val="20"/>
          <w:lang w:val="en-US"/>
        </w:rPr>
        <w:t xml:space="preserve">represent </w:t>
      </w:r>
      <w:r w:rsidR="002460D2" w:rsidRPr="00C70602">
        <w:rPr>
          <w:rFonts w:ascii="Times New Roman" w:hAnsi="Times New Roman" w:cs="Times New Roman"/>
          <w:sz w:val="20"/>
          <w:szCs w:val="20"/>
          <w:lang w:val="en-US"/>
        </w:rPr>
        <w:t>outliers</w:t>
      </w:r>
      <w:r w:rsidR="004454FE" w:rsidRPr="00C70602">
        <w:rPr>
          <w:rFonts w:ascii="Times New Roman" w:hAnsi="Times New Roman" w:cs="Times New Roman"/>
          <w:sz w:val="20"/>
          <w:szCs w:val="20"/>
          <w:lang w:val="en-US"/>
        </w:rPr>
        <w:t xml:space="preserve">. The white square on each box represents the mean pupal weight. Data were analysed </w:t>
      </w:r>
      <w:r w:rsidR="000C51E4" w:rsidRPr="00C70602">
        <w:rPr>
          <w:rFonts w:ascii="Times New Roman" w:hAnsi="Times New Roman" w:cs="Times New Roman"/>
          <w:sz w:val="20"/>
          <w:szCs w:val="20"/>
          <w:lang w:val="en-US"/>
        </w:rPr>
        <w:t>with</w:t>
      </w:r>
      <w:r w:rsidR="004454FE" w:rsidRPr="00C70602">
        <w:rPr>
          <w:rFonts w:ascii="Times New Roman" w:hAnsi="Times New Roman" w:cs="Times New Roman"/>
          <w:sz w:val="20"/>
          <w:szCs w:val="20"/>
          <w:lang w:val="en-US"/>
        </w:rPr>
        <w:t xml:space="preserve"> generalised linear models (GLM). n is the number of pupae weighed</w:t>
      </w:r>
      <w:r w:rsidR="00BA4C31" w:rsidRPr="00C70602">
        <w:rPr>
          <w:rFonts w:ascii="Times New Roman" w:hAnsi="Times New Roman" w:cs="Times New Roman"/>
          <w:sz w:val="20"/>
          <w:szCs w:val="20"/>
          <w:lang w:val="en-US"/>
        </w:rPr>
        <w:t xml:space="preserve"> per treatment</w:t>
      </w:r>
      <w:r w:rsidR="004454FE" w:rsidRPr="00C70602">
        <w:rPr>
          <w:rFonts w:ascii="Times New Roman" w:hAnsi="Times New Roman" w:cs="Times New Roman"/>
          <w:sz w:val="20"/>
          <w:szCs w:val="20"/>
          <w:lang w:val="en-US"/>
        </w:rPr>
        <w:t>.</w:t>
      </w:r>
    </w:p>
    <w:p w14:paraId="09423110" w14:textId="62435624" w:rsidR="00203B69" w:rsidRPr="00C70602" w:rsidRDefault="00203B69" w:rsidP="00C70602">
      <w:pPr>
        <w:spacing w:after="0" w:line="480" w:lineRule="auto"/>
        <w:jc w:val="both"/>
        <w:rPr>
          <w:rFonts w:ascii="Times New Roman" w:hAnsi="Times New Roman" w:cs="Times New Roman"/>
          <w:sz w:val="24"/>
          <w:szCs w:val="24"/>
          <w:lang w:val="en-US"/>
        </w:rPr>
      </w:pPr>
    </w:p>
    <w:p w14:paraId="6538CFD4" w14:textId="358743D8" w:rsidR="00241C69" w:rsidRPr="00C70602" w:rsidRDefault="00241C69" w:rsidP="00C70602">
      <w:pPr>
        <w:spacing w:line="480" w:lineRule="auto"/>
        <w:jc w:val="both"/>
        <w:rPr>
          <w:rFonts w:ascii="Times New Roman" w:hAnsi="Times New Roman" w:cs="Times New Roman"/>
          <w:sz w:val="24"/>
          <w:szCs w:val="24"/>
          <w:lang w:val="en-US"/>
        </w:rPr>
      </w:pPr>
    </w:p>
    <w:p w14:paraId="0896997A" w14:textId="3299328F" w:rsidR="006A0208" w:rsidRPr="00C70602" w:rsidDel="00477A3A" w:rsidRDefault="006A0208" w:rsidP="00C70602">
      <w:pPr>
        <w:spacing w:line="480" w:lineRule="auto"/>
        <w:jc w:val="both"/>
        <w:rPr>
          <w:del w:id="88" w:author="S.Y. CHIA" w:date="2023-07-27T13:53:00Z"/>
          <w:rFonts w:ascii="Times New Roman" w:hAnsi="Times New Roman" w:cs="Times New Roman"/>
          <w:sz w:val="24"/>
          <w:szCs w:val="24"/>
          <w:lang w:val="en-US"/>
        </w:rPr>
      </w:pPr>
      <w:del w:id="89" w:author="S.Y. CHIA" w:date="2023-07-27T13:48:00Z">
        <w:r w:rsidRPr="00C70602" w:rsidDel="00477A3A">
          <w:rPr>
            <w:rFonts w:ascii="Times New Roman" w:hAnsi="Times New Roman" w:cs="Times New Roman"/>
            <w:noProof/>
            <w:sz w:val="24"/>
            <w:szCs w:val="24"/>
          </w:rPr>
          <w:lastRenderedPageBreak/>
          <w:drawing>
            <wp:inline distT="0" distB="0" distL="0" distR="0" wp14:anchorId="37B5AA53" wp14:editId="043C7B28">
              <wp:extent cx="5731510" cy="4029710"/>
              <wp:effectExtent l="0" t="0" r="0" b="0"/>
              <wp:docPr id="3" name="Picture 2">
                <a:extLst xmlns:a="http://schemas.openxmlformats.org/drawingml/2006/main">
                  <a:ext uri="{FF2B5EF4-FFF2-40B4-BE49-F238E27FC236}">
                    <a16:creationId xmlns:a16="http://schemas.microsoft.com/office/drawing/2014/main" id="{B6C66990-3868-F72E-B04F-85A98E95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C66990-3868-F72E-B04F-85A98E95D91A}"/>
                          </a:ext>
                        </a:extLst>
                      </pic:cNvPr>
                      <pic:cNvPicPr>
                        <a:picLocks noChangeAspect="1"/>
                      </pic:cNvPicPr>
                    </pic:nvPicPr>
                    <pic:blipFill rotWithShape="1">
                      <a:blip r:embed="rId40"/>
                      <a:srcRect l="3951" r="4568" b="3518"/>
                      <a:stretch/>
                    </pic:blipFill>
                    <pic:spPr>
                      <a:xfrm>
                        <a:off x="0" y="0"/>
                        <a:ext cx="5731510" cy="4029710"/>
                      </a:xfrm>
                      <a:prstGeom prst="rect">
                        <a:avLst/>
                      </a:prstGeom>
                    </pic:spPr>
                  </pic:pic>
                </a:graphicData>
              </a:graphic>
            </wp:inline>
          </w:drawing>
        </w:r>
      </w:del>
      <w:ins w:id="90" w:author="S.Y. CHIA" w:date="2023-07-27T13:52:00Z">
        <w:r w:rsidR="00477A3A" w:rsidRPr="00477A3A">
          <w:rPr>
            <w:noProof/>
          </w:rPr>
          <w:drawing>
            <wp:inline distT="0" distB="0" distL="0" distR="0" wp14:anchorId="03572463" wp14:editId="194886F7">
              <wp:extent cx="5731510" cy="4065270"/>
              <wp:effectExtent l="0" t="0" r="2540" b="0"/>
              <wp:docPr id="5" name="Picture 4" descr="A group of blue bars&#10;&#10;Description automatically generated">
                <a:extLst xmlns:a="http://schemas.openxmlformats.org/drawingml/2006/main">
                  <a:ext uri="{FF2B5EF4-FFF2-40B4-BE49-F238E27FC236}">
                    <a16:creationId xmlns:a16="http://schemas.microsoft.com/office/drawing/2014/main" id="{AD98059B-C810-B4BF-75D6-EDD4B9EC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blue bars&#10;&#10;Description automatically generated">
                        <a:extLst>
                          <a:ext uri="{FF2B5EF4-FFF2-40B4-BE49-F238E27FC236}">
                            <a16:creationId xmlns:a16="http://schemas.microsoft.com/office/drawing/2014/main" id="{AD98059B-C810-B4BF-75D6-EDD4B9EC8B7D}"/>
                          </a:ext>
                        </a:extLst>
                      </pic:cNvPr>
                      <pic:cNvPicPr>
                        <a:picLocks noChangeAspect="1"/>
                      </pic:cNvPicPr>
                    </pic:nvPicPr>
                    <pic:blipFill rotWithShape="1">
                      <a:blip r:embed="rId41"/>
                      <a:srcRect l="10391" r="10312"/>
                      <a:stretch/>
                    </pic:blipFill>
                    <pic:spPr>
                      <a:xfrm>
                        <a:off x="0" y="0"/>
                        <a:ext cx="5731510" cy="4065270"/>
                      </a:xfrm>
                      <a:prstGeom prst="rect">
                        <a:avLst/>
                      </a:prstGeom>
                    </pic:spPr>
                  </pic:pic>
                </a:graphicData>
              </a:graphic>
            </wp:inline>
          </w:drawing>
        </w:r>
      </w:ins>
    </w:p>
    <w:p w14:paraId="69644A3A" w14:textId="574B62A0" w:rsidR="00703F75" w:rsidRPr="00C70602" w:rsidRDefault="00703F75" w:rsidP="00477A3A">
      <w:pPr>
        <w:spacing w:line="480" w:lineRule="auto"/>
        <w:jc w:val="both"/>
        <w:rPr>
          <w:rFonts w:ascii="Times New Roman" w:hAnsi="Times New Roman" w:cs="Times New Roman"/>
          <w:sz w:val="24"/>
          <w:szCs w:val="24"/>
          <w:lang w:val="en-US"/>
        </w:rPr>
        <w:pPrChange w:id="91" w:author="S.Y. CHIA" w:date="2023-07-27T13:53:00Z">
          <w:pPr>
            <w:spacing w:after="0" w:line="480" w:lineRule="auto"/>
            <w:jc w:val="both"/>
          </w:pPr>
        </w:pPrChange>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7</w:t>
      </w:r>
      <w:r w:rsidRPr="00C70602">
        <w:rPr>
          <w:rFonts w:ascii="Times New Roman" w:hAnsi="Times New Roman" w:cs="Times New Roman"/>
          <w:b/>
          <w:bCs/>
          <w:sz w:val="24"/>
          <w:szCs w:val="24"/>
          <w:lang w:val="en-US"/>
        </w:rPr>
        <w:t>.</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w:t>
      </w:r>
      <w:r w:rsidR="00696C1E" w:rsidRPr="00C70602">
        <w:rPr>
          <w:rFonts w:ascii="Times New Roman"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A = proportion (%) of flies that emerged during the first trial (trial 1), B = proportion (%) of flies that emerged during the second trial (trial 2)</w:t>
      </w:r>
      <w:r w:rsidR="00393039" w:rsidRPr="00C70602">
        <w:rPr>
          <w:rFonts w:ascii="Times New Roman" w:eastAsiaTheme="minorEastAsia" w:hAnsi="Times New Roman" w:cs="Times New Roman"/>
          <w:color w:val="000000" w:themeColor="text1"/>
          <w:kern w:val="24"/>
          <w:sz w:val="20"/>
          <w:szCs w:val="20"/>
          <w:lang w:val="en-US"/>
        </w:rPr>
        <w:t>,</w:t>
      </w:r>
      <w:r w:rsidRPr="00C70602">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B72778" w:rsidRPr="00C70602">
        <w:rPr>
          <w:rFonts w:ascii="Times New Roman" w:eastAsiaTheme="minorEastAsia" w:hAnsi="Times New Roman" w:cs="Times New Roman"/>
          <w:color w:val="000000" w:themeColor="text1"/>
          <w:kern w:val="24"/>
          <w:sz w:val="20"/>
          <w:szCs w:val="20"/>
          <w:lang w:val="en-US"/>
        </w:rPr>
        <w:t xml:space="preserve">recorded </w:t>
      </w:r>
      <w:r w:rsidR="00F21F41" w:rsidRPr="00C70602">
        <w:rPr>
          <w:rFonts w:ascii="Times New Roman" w:eastAsiaTheme="minorEastAsia" w:hAnsi="Times New Roman" w:cs="Times New Roman"/>
          <w:color w:val="000000" w:themeColor="text1"/>
          <w:kern w:val="24"/>
          <w:sz w:val="20"/>
          <w:szCs w:val="20"/>
          <w:lang w:val="en-US"/>
        </w:rPr>
        <w:t>instances of fly emergence</w:t>
      </w:r>
      <w:r w:rsidRPr="00C70602">
        <w:rPr>
          <w:rFonts w:ascii="Times New Roman" w:eastAsiaTheme="minorEastAsia" w:hAnsi="Times New Roman" w:cs="Times New Roman"/>
          <w:color w:val="000000" w:themeColor="text1"/>
          <w:kern w:val="24"/>
          <w:sz w:val="20"/>
          <w:szCs w:val="20"/>
          <w:lang w:val="en-US"/>
        </w:rPr>
        <w:t xml:space="preserv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Pr="00C70602" w:rsidRDefault="00703F75"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6E06165D" w14:textId="77777777" w:rsidR="0038699D" w:rsidRPr="00C70602" w:rsidDel="009D60C6" w:rsidRDefault="0038699D" w:rsidP="00C70602">
      <w:pPr>
        <w:spacing w:line="480" w:lineRule="auto"/>
        <w:jc w:val="both"/>
        <w:rPr>
          <w:del w:id="92" w:author="S.Y. CHIA" w:date="2023-07-27T12:22:00Z"/>
          <w:rFonts w:ascii="Times New Roman" w:eastAsiaTheme="minorEastAsia" w:hAnsi="Times New Roman" w:cs="Times New Roman"/>
          <w:color w:val="000000" w:themeColor="text1"/>
          <w:kern w:val="24"/>
          <w:sz w:val="20"/>
          <w:szCs w:val="20"/>
          <w:lang w:val="en-US"/>
        </w:rPr>
      </w:pPr>
    </w:p>
    <w:p w14:paraId="36AB04F8" w14:textId="77777777" w:rsidR="00F81F69" w:rsidRPr="00C70602" w:rsidDel="009D60C6" w:rsidRDefault="00F81F69" w:rsidP="00C70602">
      <w:pPr>
        <w:spacing w:line="480" w:lineRule="auto"/>
        <w:jc w:val="both"/>
        <w:rPr>
          <w:del w:id="93" w:author="S.Y. CHIA" w:date="2023-07-27T12:22:00Z"/>
          <w:rFonts w:ascii="Times New Roman" w:hAnsi="Times New Roman" w:cs="Times New Roman"/>
          <w:sz w:val="24"/>
          <w:szCs w:val="24"/>
          <w:lang w:val="en-US"/>
        </w:rPr>
      </w:pPr>
    </w:p>
    <w:p w14:paraId="5EB4ED55" w14:textId="1DC8929D" w:rsidR="00024A8E" w:rsidRPr="00C70602" w:rsidRDefault="00743391" w:rsidP="00C70602">
      <w:pPr>
        <w:spacing w:line="480" w:lineRule="auto"/>
        <w:jc w:val="both"/>
        <w:rPr>
          <w:rFonts w:ascii="Times New Roman" w:hAnsi="Times New Roman" w:cs="Times New Roman"/>
          <w:sz w:val="24"/>
          <w:szCs w:val="24"/>
          <w:lang w:val="en-US"/>
        </w:rPr>
      </w:pPr>
      <w:del w:id="94" w:author="S.Y. CHIA" w:date="2023-07-27T12:22:00Z">
        <w:r w:rsidRPr="00C70602" w:rsidDel="009D60C6">
          <w:rPr>
            <w:rFonts w:ascii="Times New Roman" w:hAnsi="Times New Roman" w:cs="Times New Roman"/>
            <w:noProof/>
          </w:rPr>
          <w:drawing>
            <wp:inline distT="0" distB="0" distL="0" distR="0" wp14:anchorId="7A5BBCAB" wp14:editId="5DCCE90E">
              <wp:extent cx="2812296" cy="2770632"/>
              <wp:effectExtent l="0" t="0" r="0" b="0"/>
              <wp:docPr id="59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756" name=""/>
                      <pic:cNvPicPr/>
                    </pic:nvPicPr>
                    <pic:blipFill>
                      <a:blip r:embed="rId42"/>
                      <a:stretch>
                        <a:fillRect/>
                      </a:stretch>
                    </pic:blipFill>
                    <pic:spPr>
                      <a:xfrm>
                        <a:off x="0" y="0"/>
                        <a:ext cx="2812296" cy="2770632"/>
                      </a:xfrm>
                      <a:prstGeom prst="rect">
                        <a:avLst/>
                      </a:prstGeom>
                    </pic:spPr>
                  </pic:pic>
                </a:graphicData>
              </a:graphic>
            </wp:inline>
          </w:drawing>
        </w:r>
        <w:r w:rsidRPr="00C70602" w:rsidDel="009D60C6">
          <w:rPr>
            <w:rFonts w:ascii="Times New Roman" w:hAnsi="Times New Roman" w:cs="Times New Roman"/>
            <w:noProof/>
          </w:rPr>
          <w:delText xml:space="preserve"> </w:delText>
        </w:r>
        <w:r w:rsidRPr="00C70602" w:rsidDel="009D60C6">
          <w:rPr>
            <w:rFonts w:ascii="Times New Roman" w:hAnsi="Times New Roman" w:cs="Times New Roman"/>
            <w:noProof/>
          </w:rPr>
          <w:drawing>
            <wp:inline distT="0" distB="0" distL="0" distR="0" wp14:anchorId="033FB8E1" wp14:editId="5CFD9008">
              <wp:extent cx="2812296" cy="2770632"/>
              <wp:effectExtent l="0" t="0" r="0" b="0"/>
              <wp:docPr id="20888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6039" name=""/>
                      <pic:cNvPicPr/>
                    </pic:nvPicPr>
                    <pic:blipFill>
                      <a:blip r:embed="rId43"/>
                      <a:stretch>
                        <a:fillRect/>
                      </a:stretch>
                    </pic:blipFill>
                    <pic:spPr>
                      <a:xfrm>
                        <a:off x="0" y="0"/>
                        <a:ext cx="2812296" cy="2770632"/>
                      </a:xfrm>
                      <a:prstGeom prst="rect">
                        <a:avLst/>
                      </a:prstGeom>
                    </pic:spPr>
                  </pic:pic>
                </a:graphicData>
              </a:graphic>
            </wp:inline>
          </w:drawing>
        </w:r>
      </w:del>
      <w:ins w:id="95" w:author="S.Y. CHIA" w:date="2023-07-27T12:22:00Z">
        <w:r w:rsidR="009D60C6">
          <w:rPr>
            <w:noProof/>
          </w:rPr>
          <w:drawing>
            <wp:inline distT="0" distB="0" distL="0" distR="0" wp14:anchorId="32AD512D" wp14:editId="78E9A2B7">
              <wp:extent cx="5731510" cy="3765550"/>
              <wp:effectExtent l="0" t="0" r="2540" b="6350"/>
              <wp:docPr id="786892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639" name="Picture 1" descr="A screenshot of a graph&#10;&#10;Description automatically generated"/>
                      <pic:cNvPicPr/>
                    </pic:nvPicPr>
                    <pic:blipFill>
                      <a:blip r:embed="rId44"/>
                      <a:stretch>
                        <a:fillRect/>
                      </a:stretch>
                    </pic:blipFill>
                    <pic:spPr>
                      <a:xfrm>
                        <a:off x="0" y="0"/>
                        <a:ext cx="5731510" cy="3765550"/>
                      </a:xfrm>
                      <a:prstGeom prst="rect">
                        <a:avLst/>
                      </a:prstGeom>
                    </pic:spPr>
                  </pic:pic>
                </a:graphicData>
              </a:graphic>
            </wp:inline>
          </w:drawing>
        </w:r>
      </w:ins>
    </w:p>
    <w:p w14:paraId="249A4787" w14:textId="4B8FA131" w:rsidR="00980826" w:rsidRPr="00C70602" w:rsidRDefault="00980826" w:rsidP="00C70602">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w:t>
      </w:r>
      <w:r w:rsidR="00725872" w:rsidRPr="00C70602">
        <w:rPr>
          <w:rFonts w:eastAsiaTheme="minorEastAsia"/>
          <w:b/>
          <w:bCs/>
          <w:color w:val="000000" w:themeColor="text1"/>
          <w:kern w:val="24"/>
          <w:lang w:val="en-US"/>
        </w:rPr>
        <w:t>S</w:t>
      </w:r>
      <w:r w:rsidR="00215728" w:rsidRPr="00C70602">
        <w:rPr>
          <w:rFonts w:eastAsiaTheme="minorEastAsia"/>
          <w:b/>
          <w:bCs/>
          <w:color w:val="000000" w:themeColor="text1"/>
          <w:kern w:val="24"/>
          <w:lang w:val="en-US"/>
        </w:rPr>
        <w:t>8</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Feeding damage </w:t>
      </w:r>
      <w:r w:rsidR="005F327D" w:rsidRPr="00C70602">
        <w:rPr>
          <w:rFonts w:eastAsiaTheme="minorEastAsia"/>
          <w:color w:val="000000" w:themeColor="text1"/>
          <w:kern w:val="24"/>
          <w:sz w:val="20"/>
          <w:szCs w:val="20"/>
          <w:lang w:val="en-US"/>
        </w:rPr>
        <w:t xml:space="preserve">(scores) </w:t>
      </w:r>
      <w:r w:rsidRPr="00C70602">
        <w:rPr>
          <w:rFonts w:eastAsiaTheme="minorEastAsia"/>
          <w:color w:val="000000" w:themeColor="text1"/>
          <w:kern w:val="24"/>
          <w:sz w:val="20"/>
          <w:szCs w:val="20"/>
          <w:lang w:val="en-US"/>
        </w:rPr>
        <w:t xml:space="preserve">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B</w:t>
      </w:r>
      <w:r w:rsidR="008D0F4D"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1B7771"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2728C6" w:rsidRPr="00C70602">
        <w:rPr>
          <w:rFonts w:eastAsiaTheme="minorEastAsia"/>
          <w:color w:val="000000" w:themeColor="text1"/>
          <w:kern w:val="24"/>
          <w:sz w:val="20"/>
          <w:szCs w:val="20"/>
          <w:lang w:val="en-US"/>
        </w:rPr>
        <w:t xml:space="preserve"> in two trials</w:t>
      </w:r>
      <w:r w:rsidRPr="00C70602">
        <w:rPr>
          <w:rFonts w:eastAsiaTheme="minorEastAsia"/>
          <w:color w:val="000000" w:themeColor="text1"/>
          <w:kern w:val="24"/>
          <w:sz w:val="20"/>
          <w:szCs w:val="20"/>
          <w:lang w:val="en-US"/>
        </w:rPr>
        <w:t xml:space="preserve">. </w:t>
      </w:r>
      <w:r w:rsidR="002728C6" w:rsidRPr="00C70602">
        <w:rPr>
          <w:rFonts w:eastAsiaTheme="minorEastAsia"/>
          <w:color w:val="000000" w:themeColor="text1"/>
          <w:kern w:val="24"/>
          <w:sz w:val="20"/>
          <w:szCs w:val="20"/>
          <w:lang w:val="en-US"/>
        </w:rPr>
        <w:t xml:space="preserve">A = trial 1 and B = trial 2. </w:t>
      </w:r>
      <w:r w:rsidR="00743391" w:rsidRPr="00C70602">
        <w:rPr>
          <w:rFonts w:eastAsiaTheme="minorEastAsia"/>
          <w:color w:val="000000" w:themeColor="text1"/>
          <w:kern w:val="24"/>
          <w:sz w:val="20"/>
          <w:szCs w:val="20"/>
          <w:lang w:val="en-US"/>
        </w:rPr>
        <w:t xml:space="preserve">B is a repetition of A under similar conditions. </w:t>
      </w:r>
      <w:r w:rsidR="006543A3"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The dot beyond whiskers represents an outlier. The</w:t>
      </w:r>
      <w:r w:rsidRPr="00C70602">
        <w:rPr>
          <w:sz w:val="20"/>
          <w:szCs w:val="20"/>
          <w:lang w:val="en-US"/>
        </w:rPr>
        <w:t xml:space="preserve"> white square on each box represents the mean </w:t>
      </w:r>
      <w:r w:rsidR="005F327D" w:rsidRPr="00C70602">
        <w:rPr>
          <w:sz w:val="20"/>
          <w:szCs w:val="20"/>
          <w:lang w:val="en-US"/>
        </w:rPr>
        <w:t>feeding damage</w:t>
      </w:r>
      <w:r w:rsidRPr="00C70602">
        <w:rPr>
          <w:sz w:val="20"/>
          <w:szCs w:val="20"/>
          <w:lang w:val="en-US"/>
        </w:rPr>
        <w:t xml:space="preserve">. Data were analysed </w:t>
      </w:r>
      <w:r w:rsidR="00223BA2" w:rsidRPr="00C70602">
        <w:rPr>
          <w:sz w:val="20"/>
          <w:szCs w:val="20"/>
          <w:lang w:val="en-US"/>
        </w:rPr>
        <w:t>with a</w:t>
      </w:r>
      <w:r w:rsidRPr="00C70602">
        <w:rPr>
          <w:sz w:val="20"/>
          <w:szCs w:val="20"/>
          <w:lang w:val="en-US"/>
        </w:rPr>
        <w:t xml:space="preserve"> generalised linear model (GLM). n is the number of </w:t>
      </w:r>
      <w:r w:rsidR="006241DE" w:rsidRPr="00C70602">
        <w:rPr>
          <w:sz w:val="20"/>
          <w:szCs w:val="20"/>
          <w:lang w:val="en-US"/>
        </w:rPr>
        <w:t>replicate</w:t>
      </w:r>
      <w:r w:rsidR="009A18A9" w:rsidRPr="00C70602">
        <w:rPr>
          <w:sz w:val="20"/>
          <w:szCs w:val="20"/>
          <w:lang w:val="en-US"/>
        </w:rPr>
        <w:t xml:space="preserve"> plant</w:t>
      </w:r>
      <w:r w:rsidR="006241DE" w:rsidRPr="00C70602">
        <w:rPr>
          <w:sz w:val="20"/>
          <w:szCs w:val="20"/>
          <w:lang w:val="en-US"/>
        </w:rPr>
        <w:t>s</w:t>
      </w:r>
      <w:r w:rsidR="00BD3890" w:rsidRPr="00C70602">
        <w:rPr>
          <w:sz w:val="20"/>
          <w:szCs w:val="20"/>
          <w:lang w:val="en-US"/>
        </w:rPr>
        <w:t xml:space="preserve"> </w:t>
      </w:r>
      <w:r w:rsidR="006543A3" w:rsidRPr="00C70602">
        <w:rPr>
          <w:sz w:val="20"/>
          <w:szCs w:val="20"/>
          <w:lang w:val="en-US"/>
        </w:rPr>
        <w:t>for</w:t>
      </w:r>
      <w:r w:rsidR="00BD3890" w:rsidRPr="00C70602">
        <w:rPr>
          <w:sz w:val="20"/>
          <w:szCs w:val="20"/>
          <w:lang w:val="en-US"/>
        </w:rPr>
        <w:t xml:space="preserve"> leaf damage </w:t>
      </w:r>
      <w:r w:rsidR="006543A3" w:rsidRPr="00C70602">
        <w:rPr>
          <w:sz w:val="20"/>
          <w:szCs w:val="20"/>
          <w:lang w:val="en-US"/>
        </w:rPr>
        <w:t>assessment</w:t>
      </w:r>
      <w:r w:rsidRPr="00C70602">
        <w:rPr>
          <w:sz w:val="20"/>
          <w:szCs w:val="20"/>
          <w:lang w:val="en-US"/>
        </w:rPr>
        <w:t>.</w:t>
      </w:r>
    </w:p>
    <w:p w14:paraId="4D9EFCA9" w14:textId="48FB97D0" w:rsidR="001C0CD1" w:rsidRPr="00C70602" w:rsidRDefault="001C0CD1" w:rsidP="00C70602">
      <w:pPr>
        <w:spacing w:line="480" w:lineRule="auto"/>
        <w:jc w:val="both"/>
        <w:rPr>
          <w:rFonts w:ascii="Times New Roman" w:hAnsi="Times New Roman" w:cs="Times New Roman"/>
          <w:sz w:val="24"/>
          <w:szCs w:val="24"/>
          <w:lang w:val="en-US"/>
        </w:rPr>
      </w:pPr>
    </w:p>
    <w:p w14:paraId="0122418B" w14:textId="50B3D94B" w:rsidR="007E5826" w:rsidRPr="00C70602" w:rsidRDefault="007E5826" w:rsidP="00C70602">
      <w:pPr>
        <w:spacing w:line="480" w:lineRule="auto"/>
        <w:jc w:val="both"/>
        <w:rPr>
          <w:rFonts w:ascii="Times New Roman" w:hAnsi="Times New Roman" w:cs="Times New Roman"/>
          <w:sz w:val="24"/>
          <w:szCs w:val="24"/>
          <w:lang w:val="en-US"/>
        </w:rPr>
      </w:pPr>
      <w:del w:id="96" w:author="S.Y. CHIA" w:date="2023-07-27T14:11:00Z">
        <w:r w:rsidRPr="00C70602" w:rsidDel="005A655C">
          <w:rPr>
            <w:rFonts w:ascii="Times New Roman" w:hAnsi="Times New Roman" w:cs="Times New Roman"/>
            <w:noProof/>
          </w:rPr>
          <w:lastRenderedPageBreak/>
          <w:drawing>
            <wp:inline distT="0" distB="0" distL="0" distR="0" wp14:anchorId="1B3B4DEE" wp14:editId="52B14F5A">
              <wp:extent cx="4619048" cy="3933333"/>
              <wp:effectExtent l="0" t="0" r="0" b="0"/>
              <wp:docPr id="1105797978" name="Picture 1105797978"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7978" name="Picture 1105797978" descr="A picture containing screenshot, text, diagram, rectangle&#10;&#10;Description automatically generated"/>
                      <pic:cNvPicPr/>
                    </pic:nvPicPr>
                    <pic:blipFill>
                      <a:blip r:embed="rId45"/>
                      <a:stretch>
                        <a:fillRect/>
                      </a:stretch>
                    </pic:blipFill>
                    <pic:spPr>
                      <a:xfrm>
                        <a:off x="0" y="0"/>
                        <a:ext cx="4619048" cy="3933333"/>
                      </a:xfrm>
                      <a:prstGeom prst="rect">
                        <a:avLst/>
                      </a:prstGeom>
                    </pic:spPr>
                  </pic:pic>
                </a:graphicData>
              </a:graphic>
            </wp:inline>
          </w:drawing>
        </w:r>
      </w:del>
      <w:ins w:id="97" w:author="S.Y. CHIA" w:date="2023-07-27T14:11:00Z">
        <w:r w:rsidR="005A655C">
          <w:rPr>
            <w:noProof/>
          </w:rPr>
          <w:drawing>
            <wp:inline distT="0" distB="0" distL="0" distR="0" wp14:anchorId="269A6009" wp14:editId="17E94E69">
              <wp:extent cx="5731510" cy="5140960"/>
              <wp:effectExtent l="0" t="0" r="2540" b="2540"/>
              <wp:docPr id="17104969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910" name="Picture 1" descr="A diagram of a graph&#10;&#10;Description automatically generated"/>
                      <pic:cNvPicPr/>
                    </pic:nvPicPr>
                    <pic:blipFill>
                      <a:blip r:embed="rId46"/>
                      <a:stretch>
                        <a:fillRect/>
                      </a:stretch>
                    </pic:blipFill>
                    <pic:spPr>
                      <a:xfrm>
                        <a:off x="0" y="0"/>
                        <a:ext cx="5731510" cy="5140960"/>
                      </a:xfrm>
                      <a:prstGeom prst="rect">
                        <a:avLst/>
                      </a:prstGeom>
                    </pic:spPr>
                  </pic:pic>
                </a:graphicData>
              </a:graphic>
            </wp:inline>
          </w:drawing>
        </w:r>
      </w:ins>
    </w:p>
    <w:p w14:paraId="1A391730" w14:textId="69877225" w:rsidR="007E5826" w:rsidRPr="00C70602" w:rsidRDefault="007E5826"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Figure S</w:t>
      </w:r>
      <w:r w:rsidR="00215728" w:rsidRPr="00C70602">
        <w:rPr>
          <w:rFonts w:eastAsiaTheme="minorEastAsia"/>
          <w:b/>
          <w:bCs/>
          <w:color w:val="000000" w:themeColor="text1"/>
          <w:kern w:val="24"/>
          <w:lang w:val="en-US"/>
        </w:rPr>
        <w:t>9</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w:t>
      </w:r>
      <w:r w:rsidRPr="005A655C">
        <w:rPr>
          <w:rFonts w:eastAsiaTheme="minorEastAsia"/>
          <w:color w:val="000000" w:themeColor="text1"/>
          <w:kern w:val="24"/>
          <w:sz w:val="20"/>
          <w:szCs w:val="20"/>
          <w:lang w:val="en-US"/>
        </w:rPr>
        <w:t>(MWF)</w:t>
      </w:r>
      <w:r w:rsidR="005E49A7" w:rsidRPr="005A655C">
        <w:rPr>
          <w:rFonts w:eastAsiaTheme="minorEastAsia"/>
          <w:color w:val="000000" w:themeColor="text1"/>
          <w:kern w:val="24"/>
          <w:sz w:val="20"/>
          <w:szCs w:val="20"/>
          <w:lang w:val="en-US"/>
        </w:rPr>
        <w:t xml:space="preserve"> </w:t>
      </w:r>
      <w:r w:rsidR="005E49A7" w:rsidRPr="005A655C">
        <w:rPr>
          <w:rFonts w:eastAsiaTheme="minorEastAsia"/>
          <w:color w:val="000000" w:themeColor="text1"/>
          <w:kern w:val="24"/>
          <w:sz w:val="20"/>
          <w:szCs w:val="20"/>
          <w:lang w:val="en-US"/>
          <w:rPrChange w:id="98" w:author="S.Y. CHIA" w:date="2023-07-27T14:12:00Z">
            <w:rPr>
              <w:rFonts w:eastAsiaTheme="minorEastAsia"/>
              <w:color w:val="000000" w:themeColor="text1"/>
              <w:kern w:val="24"/>
              <w:sz w:val="20"/>
              <w:szCs w:val="20"/>
              <w:highlight w:val="yellow"/>
              <w:lang w:val="en-US"/>
            </w:rPr>
          </w:rPrChange>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B77FB2"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The dot beyond whisker represents an outlier</w:t>
      </w:r>
      <w:r w:rsidRPr="00C70602">
        <w:rPr>
          <w:sz w:val="20"/>
          <w:szCs w:val="20"/>
          <w:lang w:val="en-US"/>
        </w:rPr>
        <w:t>. The white square on each box represents the mean larval survival per plant. Data were analysed with a generalised linear model (GLM). n is the number of replicate</w:t>
      </w:r>
      <w:r w:rsidR="004E0FFC" w:rsidRPr="00C70602">
        <w:rPr>
          <w:sz w:val="20"/>
          <w:szCs w:val="20"/>
          <w:lang w:val="en-US"/>
        </w:rPr>
        <w:t xml:space="preserve"> plants that were each infested with 10 larvae</w:t>
      </w:r>
      <w:r w:rsidRPr="00C70602">
        <w:rPr>
          <w:sz w:val="20"/>
          <w:szCs w:val="20"/>
          <w:lang w:val="en-US"/>
        </w:rPr>
        <w:t>.</w:t>
      </w:r>
    </w:p>
    <w:p w14:paraId="7973A863" w14:textId="77777777" w:rsidR="007E5826" w:rsidRPr="00C70602" w:rsidRDefault="007E5826" w:rsidP="00C70602">
      <w:pPr>
        <w:spacing w:line="480" w:lineRule="auto"/>
        <w:jc w:val="both"/>
        <w:rPr>
          <w:rFonts w:ascii="Times New Roman" w:hAnsi="Times New Roman" w:cs="Times New Roman"/>
          <w:sz w:val="24"/>
          <w:szCs w:val="24"/>
          <w:lang w:val="en-US"/>
        </w:rPr>
      </w:pPr>
    </w:p>
    <w:p w14:paraId="0E384C27" w14:textId="5E348AE2" w:rsidR="00F81F69" w:rsidRPr="00C70602" w:rsidDel="00E465F7" w:rsidRDefault="009052B6" w:rsidP="00C70602">
      <w:pPr>
        <w:spacing w:line="480" w:lineRule="auto"/>
        <w:jc w:val="both"/>
        <w:rPr>
          <w:del w:id="99" w:author="S.Y. CHIA" w:date="2023-07-27T14:15:00Z"/>
          <w:rFonts w:ascii="Times New Roman" w:hAnsi="Times New Roman" w:cs="Times New Roman"/>
          <w:sz w:val="24"/>
          <w:szCs w:val="24"/>
          <w:lang w:val="en-US"/>
        </w:rPr>
      </w:pPr>
      <w:del w:id="100" w:author="S.Y. CHIA" w:date="2023-07-27T14:14:00Z">
        <w:r w:rsidRPr="00C70602" w:rsidDel="00E465F7">
          <w:rPr>
            <w:rFonts w:ascii="Times New Roman" w:hAnsi="Times New Roman" w:cs="Times New Roman"/>
            <w:noProof/>
          </w:rPr>
          <w:lastRenderedPageBreak/>
          <w:drawing>
            <wp:inline distT="0" distB="0" distL="0" distR="0" wp14:anchorId="1BB4B883" wp14:editId="410B55D4">
              <wp:extent cx="5731510" cy="5097145"/>
              <wp:effectExtent l="0" t="0" r="2540" b="8255"/>
              <wp:docPr id="1396838911"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8911" name="Picture 1" descr="A picture containing text, screenshot, diagram, number&#10;&#10;Description automatically generated"/>
                      <pic:cNvPicPr/>
                    </pic:nvPicPr>
                    <pic:blipFill>
                      <a:blip r:embed="rId47"/>
                      <a:stretch>
                        <a:fillRect/>
                      </a:stretch>
                    </pic:blipFill>
                    <pic:spPr>
                      <a:xfrm>
                        <a:off x="0" y="0"/>
                        <a:ext cx="5731510" cy="5097145"/>
                      </a:xfrm>
                      <a:prstGeom prst="rect">
                        <a:avLst/>
                      </a:prstGeom>
                    </pic:spPr>
                  </pic:pic>
                </a:graphicData>
              </a:graphic>
            </wp:inline>
          </w:drawing>
        </w:r>
      </w:del>
      <w:ins w:id="101" w:author="S.Y. CHIA" w:date="2023-07-27T14:14:00Z">
        <w:r w:rsidR="00E465F7">
          <w:rPr>
            <w:noProof/>
          </w:rPr>
          <w:drawing>
            <wp:inline distT="0" distB="0" distL="0" distR="0" wp14:anchorId="7530A2A2" wp14:editId="51B8E0D3">
              <wp:extent cx="5731510" cy="4560570"/>
              <wp:effectExtent l="0" t="0" r="2540" b="0"/>
              <wp:docPr id="2089410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0128" name="Picture 1" descr="A screenshot of a graph&#10;&#10;Description automatically generated"/>
                      <pic:cNvPicPr/>
                    </pic:nvPicPr>
                    <pic:blipFill>
                      <a:blip r:embed="rId48"/>
                      <a:stretch>
                        <a:fillRect/>
                      </a:stretch>
                    </pic:blipFill>
                    <pic:spPr>
                      <a:xfrm>
                        <a:off x="0" y="0"/>
                        <a:ext cx="5731510" cy="4560570"/>
                      </a:xfrm>
                      <a:prstGeom prst="rect">
                        <a:avLst/>
                      </a:prstGeom>
                    </pic:spPr>
                  </pic:pic>
                </a:graphicData>
              </a:graphic>
            </wp:inline>
          </w:drawing>
        </w:r>
      </w:ins>
    </w:p>
    <w:p w14:paraId="7B700C3A" w14:textId="2CBB5D13" w:rsidR="009B468D" w:rsidRPr="00C70602" w:rsidRDefault="008C020B"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noProof/>
        </w:rPr>
        <w:t xml:space="preserve"> </w:t>
      </w:r>
      <w:r w:rsidR="00E61839"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10</w:t>
      </w:r>
      <w:r w:rsidR="00E61839" w:rsidRPr="00C70602">
        <w:rPr>
          <w:rFonts w:ascii="Times New Roman" w:hAnsi="Times New Roman" w:cs="Times New Roman"/>
          <w:sz w:val="24"/>
          <w:szCs w:val="24"/>
          <w:lang w:val="en-US"/>
        </w:rPr>
        <w:t>.</w:t>
      </w:r>
      <w:r w:rsidR="00E61839" w:rsidRPr="00C70602">
        <w:rPr>
          <w:rFonts w:ascii="Times New Roman" w:hAnsi="Times New Roman" w:cs="Times New Roman"/>
          <w:sz w:val="20"/>
          <w:szCs w:val="20"/>
          <w:lang w:val="en-US"/>
        </w:rPr>
        <w:t xml:space="preserve"> Number of leaves of </w:t>
      </w:r>
      <w:r w:rsidR="00E61839" w:rsidRPr="00C70602">
        <w:rPr>
          <w:rFonts w:ascii="Times New Roman" w:hAnsi="Times New Roman" w:cs="Times New Roman"/>
          <w:i/>
          <w:iCs/>
          <w:sz w:val="20"/>
          <w:szCs w:val="20"/>
          <w:lang w:val="en-US"/>
        </w:rPr>
        <w:t>B</w:t>
      </w:r>
      <w:r w:rsidR="00150084" w:rsidRPr="00C70602">
        <w:rPr>
          <w:rFonts w:ascii="Times New Roman" w:hAnsi="Times New Roman" w:cs="Times New Roman"/>
          <w:i/>
          <w:iCs/>
          <w:sz w:val="20"/>
          <w:szCs w:val="20"/>
          <w:lang w:val="en-US"/>
        </w:rPr>
        <w:t>.</w:t>
      </w:r>
      <w:r w:rsidR="00E61839" w:rsidRPr="00C70602">
        <w:rPr>
          <w:rFonts w:ascii="Times New Roman" w:hAnsi="Times New Roman" w:cs="Times New Roman"/>
          <w:i/>
          <w:iCs/>
          <w:sz w:val="20"/>
          <w:szCs w:val="20"/>
          <w:lang w:val="en-US"/>
        </w:rPr>
        <w:t xml:space="preserve"> rapa</w:t>
      </w:r>
      <w:r w:rsidR="00E61839"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 xml:space="preserve">grown </w:t>
      </w:r>
      <w:r w:rsidR="004921A3" w:rsidRPr="00C70602">
        <w:rPr>
          <w:rFonts w:ascii="Times New Roman" w:hAnsi="Times New Roman" w:cs="Times New Roman"/>
          <w:sz w:val="20"/>
          <w:szCs w:val="20"/>
          <w:lang w:val="en-US"/>
        </w:rPr>
        <w:t>in unamended soil (NoFrass; control) or soil amended with BSF frass (BSFF) or yellow mealworm frass (</w:t>
      </w:r>
      <w:r w:rsidR="005F1ED6" w:rsidRPr="00C70602">
        <w:rPr>
          <w:rFonts w:ascii="Times New Roman" w:hAnsi="Times New Roman" w:cs="Times New Roman"/>
          <w:sz w:val="20"/>
          <w:szCs w:val="20"/>
          <w:lang w:val="en-US"/>
        </w:rPr>
        <w:t>MWF) after</w:t>
      </w:r>
      <w:r w:rsidR="00FD5D5E"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incubating</w:t>
      </w:r>
      <w:r w:rsidR="006F4306"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921A3" w:rsidRPr="00C70602">
        <w:rPr>
          <w:rFonts w:ascii="Times New Roman" w:hAnsi="Times New Roman" w:cs="Times New Roman"/>
          <w:sz w:val="20"/>
          <w:szCs w:val="20"/>
          <w:lang w:val="en-US"/>
        </w:rPr>
        <w:t>. The hollow dots beyond whiskers represent outliers</w:t>
      </w:r>
      <w:r w:rsidR="0038699D"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 xml:space="preserve">The white square on each box represents the mean </w:t>
      </w:r>
      <w:r w:rsidR="00376D01" w:rsidRPr="00C70602">
        <w:rPr>
          <w:rFonts w:ascii="Times New Roman" w:hAnsi="Times New Roman" w:cs="Times New Roman"/>
          <w:sz w:val="20"/>
          <w:szCs w:val="20"/>
          <w:lang w:val="en-US"/>
        </w:rPr>
        <w:t>number of leaves</w:t>
      </w:r>
      <w:r w:rsidR="00E61839" w:rsidRPr="00C70602">
        <w:rPr>
          <w:rFonts w:ascii="Times New Roman" w:hAnsi="Times New Roman" w:cs="Times New Roman"/>
          <w:sz w:val="20"/>
          <w:szCs w:val="20"/>
          <w:lang w:val="en-US"/>
        </w:rPr>
        <w:t xml:space="preserve">. Data were analysed </w:t>
      </w:r>
      <w:r w:rsidR="004C6268" w:rsidRPr="00C70602">
        <w:rPr>
          <w:rFonts w:ascii="Times New Roman" w:hAnsi="Times New Roman" w:cs="Times New Roman"/>
          <w:sz w:val="20"/>
          <w:szCs w:val="20"/>
          <w:lang w:val="en-US"/>
        </w:rPr>
        <w:t>with a</w:t>
      </w:r>
      <w:r w:rsidR="00E61839" w:rsidRPr="00C70602">
        <w:rPr>
          <w:rFonts w:ascii="Times New Roman" w:hAnsi="Times New Roman" w:cs="Times New Roman"/>
          <w:sz w:val="20"/>
          <w:szCs w:val="20"/>
          <w:lang w:val="en-US"/>
        </w:rPr>
        <w:t xml:space="preserve"> generali</w:t>
      </w:r>
      <w:r w:rsidR="009B468D"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 xml:space="preserve">ed linear model (GLM). </w:t>
      </w:r>
      <w:r w:rsidR="005F1ED6" w:rsidRPr="00C70602">
        <w:rPr>
          <w:rFonts w:ascii="Times New Roman" w:hAnsi="Times New Roman" w:cs="Times New Roman"/>
          <w:sz w:val="20"/>
          <w:szCs w:val="20"/>
          <w:lang w:val="en-US"/>
        </w:rPr>
        <w:t>n is the number of replicate plants for leaf counts</w:t>
      </w:r>
      <w:r w:rsidR="00E61839" w:rsidRPr="00C70602">
        <w:rPr>
          <w:rFonts w:ascii="Times New Roman" w:hAnsi="Times New Roman" w:cs="Times New Roman"/>
          <w:sz w:val="20"/>
          <w:szCs w:val="20"/>
          <w:lang w:val="en-US"/>
        </w:rPr>
        <w:t>.</w:t>
      </w:r>
      <w:r w:rsidR="00EB1F00" w:rsidRPr="00C70602">
        <w:rPr>
          <w:rFonts w:ascii="Times New Roman" w:hAnsi="Times New Roman" w:cs="Times New Roman"/>
          <w:sz w:val="20"/>
          <w:szCs w:val="20"/>
          <w:lang w:val="en-US"/>
        </w:rPr>
        <w:t xml:space="preserve"> </w:t>
      </w:r>
    </w:p>
    <w:p w14:paraId="04DF3AFA" w14:textId="05CD8B00" w:rsidR="00A35F57" w:rsidRPr="00C70602" w:rsidDel="00E465F7" w:rsidRDefault="006015A8" w:rsidP="00C70602">
      <w:pPr>
        <w:spacing w:before="240" w:after="0" w:line="480" w:lineRule="auto"/>
        <w:jc w:val="both"/>
        <w:rPr>
          <w:del w:id="102" w:author="S.Y. CHIA" w:date="2023-07-27T14:22:00Z"/>
          <w:rFonts w:ascii="Times New Roman" w:hAnsi="Times New Roman" w:cs="Times New Roman"/>
          <w:sz w:val="20"/>
          <w:szCs w:val="20"/>
          <w:lang w:val="en-US"/>
        </w:rPr>
      </w:pPr>
      <w:del w:id="103" w:author="S.Y. CHIA" w:date="2023-07-27T14:22:00Z">
        <w:r w:rsidRPr="00C70602" w:rsidDel="00E465F7">
          <w:rPr>
            <w:rFonts w:ascii="Times New Roman" w:hAnsi="Times New Roman" w:cs="Times New Roman"/>
            <w:noProof/>
          </w:rPr>
          <w:lastRenderedPageBreak/>
          <w:drawing>
            <wp:inline distT="0" distB="0" distL="0" distR="0" wp14:anchorId="2D279DCB" wp14:editId="596C2D05">
              <wp:extent cx="5731510" cy="4711700"/>
              <wp:effectExtent l="0" t="0" r="2540" b="0"/>
              <wp:docPr id="356911778"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1778" name="Picture 1" descr="A picture containing text, screenshot, diagram, number&#10;&#10;Description automatically generated"/>
                      <pic:cNvPicPr/>
                    </pic:nvPicPr>
                    <pic:blipFill>
                      <a:blip r:embed="rId49"/>
                      <a:stretch>
                        <a:fillRect/>
                      </a:stretch>
                    </pic:blipFill>
                    <pic:spPr>
                      <a:xfrm>
                        <a:off x="0" y="0"/>
                        <a:ext cx="5731510" cy="4711700"/>
                      </a:xfrm>
                      <a:prstGeom prst="rect">
                        <a:avLst/>
                      </a:prstGeom>
                    </pic:spPr>
                  </pic:pic>
                </a:graphicData>
              </a:graphic>
            </wp:inline>
          </w:drawing>
        </w:r>
      </w:del>
      <w:ins w:id="104" w:author="S.Y. CHIA" w:date="2023-07-27T14:22:00Z">
        <w:r w:rsidR="00E465F7">
          <w:rPr>
            <w:noProof/>
          </w:rPr>
          <w:drawing>
            <wp:inline distT="0" distB="0" distL="0" distR="0" wp14:anchorId="6C9A460B" wp14:editId="7372EA34">
              <wp:extent cx="5731510" cy="4560570"/>
              <wp:effectExtent l="0" t="0" r="2540" b="0"/>
              <wp:docPr id="1628476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6494" name="Picture 1" descr="A screenshot of a graph&#10;&#10;Description automatically generated"/>
                      <pic:cNvPicPr/>
                    </pic:nvPicPr>
                    <pic:blipFill>
                      <a:blip r:embed="rId48"/>
                      <a:stretch>
                        <a:fillRect/>
                      </a:stretch>
                    </pic:blipFill>
                    <pic:spPr>
                      <a:xfrm>
                        <a:off x="0" y="0"/>
                        <a:ext cx="5731510" cy="4560570"/>
                      </a:xfrm>
                      <a:prstGeom prst="rect">
                        <a:avLst/>
                      </a:prstGeom>
                    </pic:spPr>
                  </pic:pic>
                </a:graphicData>
              </a:graphic>
            </wp:inline>
          </w:drawing>
        </w:r>
      </w:ins>
    </w:p>
    <w:p w14:paraId="205BB2C6" w14:textId="75AD444A" w:rsidR="00A35F57" w:rsidRPr="00C70602" w:rsidRDefault="00A35F57" w:rsidP="00C70602">
      <w:pPr>
        <w:spacing w:before="240" w:after="0" w:line="480" w:lineRule="auto"/>
        <w:jc w:val="both"/>
        <w:rPr>
          <w:rFonts w:ascii="Times New Roman" w:hAnsi="Times New Roman" w:cs="Times New Roman"/>
          <w:sz w:val="12"/>
          <w:szCs w:val="12"/>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w:t>
      </w:r>
      <w:r w:rsidR="00916FAE" w:rsidRPr="00C70602">
        <w:rPr>
          <w:rFonts w:ascii="Times New Roman" w:hAnsi="Times New Roman" w:cs="Times New Roman"/>
          <w:sz w:val="20"/>
          <w:szCs w:val="20"/>
          <w:lang w:val="en-US"/>
        </w:rPr>
        <w:t>in unamended soil (NoFrass; control) or soil amended with BSF frass (BSFF) or yellow mealworm frass (MWF) after composting</w:t>
      </w:r>
      <w:r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Frass samples were composted for 38 days in plastic boxes and air-dried. The resulting compost was pulverized and added to the soil.</w:t>
      </w:r>
      <w:r w:rsidR="00BE4F2F" w:rsidRPr="00C70602">
        <w:rPr>
          <w:rFonts w:ascii="Times New Roman" w:hAnsi="Times New Roman" w:cs="Times New Roman"/>
          <w:sz w:val="20"/>
          <w:szCs w:val="20"/>
          <w:lang w:val="en-US"/>
        </w:rPr>
        <w:t xml:space="preserve"> </w:t>
      </w:r>
      <w:bookmarkStart w:id="105" w:name="_Hlk138903471"/>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F586A" w:rsidRPr="00C70602">
        <w:rPr>
          <w:rFonts w:ascii="Times New Roman" w:hAnsi="Times New Roman" w:cs="Times New Roman"/>
          <w:sz w:val="20"/>
          <w:szCs w:val="20"/>
          <w:lang w:val="en-US"/>
        </w:rPr>
        <w:t>. The hollow dots beyond whiskers represent outliers</w:t>
      </w:r>
      <w:bookmarkEnd w:id="105"/>
      <w:r w:rsidRPr="00C70602">
        <w:rPr>
          <w:rFonts w:ascii="Times New Roman" w:hAnsi="Times New Roman" w:cs="Times New Roman"/>
          <w:sz w:val="20"/>
          <w:szCs w:val="20"/>
          <w:lang w:val="en-US"/>
        </w:rPr>
        <w:t>. The white square on each box represents the mean number of leaves. Data were analysed with a generalised linear model (GLM). n is the number of replicate</w:t>
      </w:r>
      <w:r w:rsidR="005F586A" w:rsidRPr="00C70602">
        <w:rPr>
          <w:rFonts w:ascii="Times New Roman" w:hAnsi="Times New Roman" w:cs="Times New Roman"/>
          <w:sz w:val="20"/>
          <w:szCs w:val="20"/>
          <w:lang w:val="en-US"/>
        </w:rPr>
        <w:t xml:space="preserve"> plants </w:t>
      </w:r>
      <w:r w:rsidR="005F1ED6" w:rsidRPr="00C70602">
        <w:rPr>
          <w:rFonts w:ascii="Times New Roman" w:hAnsi="Times New Roman" w:cs="Times New Roman"/>
          <w:sz w:val="20"/>
          <w:szCs w:val="20"/>
          <w:lang w:val="en-US"/>
        </w:rPr>
        <w:t>for</w:t>
      </w:r>
      <w:r w:rsidR="005F586A" w:rsidRPr="00C70602">
        <w:rPr>
          <w:rFonts w:ascii="Times New Roman" w:hAnsi="Times New Roman" w:cs="Times New Roman"/>
          <w:sz w:val="20"/>
          <w:szCs w:val="20"/>
          <w:lang w:val="en-US"/>
        </w:rPr>
        <w:t xml:space="preserve"> leaf count</w:t>
      </w:r>
      <w:r w:rsidR="005F1ED6"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7DC6127" w14:textId="77777777" w:rsidR="00A35F57" w:rsidRPr="00C70602" w:rsidRDefault="00A35F57" w:rsidP="00C70602">
      <w:pPr>
        <w:spacing w:before="240" w:after="0" w:line="480" w:lineRule="auto"/>
        <w:jc w:val="both"/>
        <w:rPr>
          <w:rFonts w:ascii="Times New Roman" w:hAnsi="Times New Roman" w:cs="Times New Roman"/>
          <w:sz w:val="12"/>
          <w:szCs w:val="12"/>
          <w:lang w:val="en-US"/>
        </w:rPr>
      </w:pPr>
    </w:p>
    <w:p w14:paraId="2B5F9983" w14:textId="16F36280" w:rsidR="0045315F" w:rsidRPr="00C70602" w:rsidRDefault="00CB3FCA" w:rsidP="00C70602">
      <w:pPr>
        <w:spacing w:line="480" w:lineRule="auto"/>
        <w:jc w:val="both"/>
        <w:rPr>
          <w:rFonts w:ascii="Times New Roman" w:hAnsi="Times New Roman" w:cs="Times New Roman"/>
          <w:sz w:val="24"/>
          <w:szCs w:val="24"/>
          <w:lang w:val="en-US"/>
        </w:rPr>
      </w:pPr>
      <w:ins w:id="106" w:author="S.Y. CHIA" w:date="2023-07-27T14:24:00Z">
        <w:r>
          <w:rPr>
            <w:noProof/>
          </w:rPr>
          <w:lastRenderedPageBreak/>
          <w:drawing>
            <wp:inline distT="0" distB="0" distL="0" distR="0" wp14:anchorId="121696F4" wp14:editId="14881162">
              <wp:extent cx="5731510" cy="4563110"/>
              <wp:effectExtent l="0" t="0" r="2540" b="8890"/>
              <wp:docPr id="19650766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6604" name="Picture 1" descr="A diagram of a graph&#10;&#10;Description automatically generated"/>
                      <pic:cNvPicPr/>
                    </pic:nvPicPr>
                    <pic:blipFill>
                      <a:blip r:embed="rId50"/>
                      <a:stretch>
                        <a:fillRect/>
                      </a:stretch>
                    </pic:blipFill>
                    <pic:spPr>
                      <a:xfrm>
                        <a:off x="0" y="0"/>
                        <a:ext cx="5731510" cy="4563110"/>
                      </a:xfrm>
                      <a:prstGeom prst="rect">
                        <a:avLst/>
                      </a:prstGeom>
                    </pic:spPr>
                  </pic:pic>
                </a:graphicData>
              </a:graphic>
            </wp:inline>
          </w:drawing>
        </w:r>
      </w:ins>
    </w:p>
    <w:p w14:paraId="56A8CF7C" w14:textId="3CCF2D0F" w:rsidR="00F81F69" w:rsidRPr="00C70602" w:rsidDel="00CB3FCA" w:rsidRDefault="00F81F69" w:rsidP="00C70602">
      <w:pPr>
        <w:spacing w:line="480" w:lineRule="auto"/>
        <w:jc w:val="both"/>
        <w:rPr>
          <w:del w:id="107" w:author="S.Y. CHIA" w:date="2023-07-27T14:24:00Z"/>
          <w:rFonts w:ascii="Times New Roman" w:hAnsi="Times New Roman" w:cs="Times New Roman"/>
          <w:sz w:val="24"/>
          <w:szCs w:val="24"/>
          <w:lang w:val="en-US"/>
        </w:rPr>
      </w:pPr>
    </w:p>
    <w:p w14:paraId="3312EECD" w14:textId="73006A0B" w:rsidR="0026394D" w:rsidRPr="00C70602" w:rsidDel="00CB3FCA" w:rsidRDefault="0026394D" w:rsidP="00C70602">
      <w:pPr>
        <w:spacing w:line="480" w:lineRule="auto"/>
        <w:jc w:val="both"/>
        <w:rPr>
          <w:del w:id="108" w:author="S.Y. CHIA" w:date="2023-07-27T14:24:00Z"/>
          <w:rFonts w:ascii="Times New Roman" w:hAnsi="Times New Roman" w:cs="Times New Roman"/>
          <w:sz w:val="24"/>
          <w:szCs w:val="24"/>
          <w:lang w:val="en-US"/>
        </w:rPr>
      </w:pPr>
      <w:del w:id="109" w:author="S.Y. CHIA" w:date="2023-07-27T14:24:00Z">
        <w:r w:rsidRPr="00C70602" w:rsidDel="00CB3FCA">
          <w:rPr>
            <w:rFonts w:ascii="Times New Roman" w:hAnsi="Times New Roman" w:cs="Times New Roman"/>
            <w:noProof/>
          </w:rPr>
          <w:drawing>
            <wp:inline distT="0" distB="0" distL="0" distR="0" wp14:anchorId="12E1046A" wp14:editId="38FAFB59">
              <wp:extent cx="2812296" cy="2770632"/>
              <wp:effectExtent l="0" t="0" r="0" b="0"/>
              <wp:docPr id="8570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7185" name=""/>
                      <pic:cNvPicPr/>
                    </pic:nvPicPr>
                    <pic:blipFill>
                      <a:blip r:embed="rId51"/>
                      <a:stretch>
                        <a:fillRect/>
                      </a:stretch>
                    </pic:blipFill>
                    <pic:spPr>
                      <a:xfrm>
                        <a:off x="0" y="0"/>
                        <a:ext cx="2812296" cy="2770632"/>
                      </a:xfrm>
                      <a:prstGeom prst="rect">
                        <a:avLst/>
                      </a:prstGeom>
                    </pic:spPr>
                  </pic:pic>
                </a:graphicData>
              </a:graphic>
            </wp:inline>
          </w:drawing>
        </w:r>
        <w:r w:rsidRPr="00C70602" w:rsidDel="00CB3FCA">
          <w:rPr>
            <w:rFonts w:ascii="Times New Roman" w:hAnsi="Times New Roman" w:cs="Times New Roman"/>
            <w:noProof/>
          </w:rPr>
          <w:delText xml:space="preserve"> </w:delText>
        </w:r>
        <w:r w:rsidRPr="00C70602" w:rsidDel="00CB3FCA">
          <w:rPr>
            <w:rFonts w:ascii="Times New Roman" w:hAnsi="Times New Roman" w:cs="Times New Roman"/>
            <w:noProof/>
          </w:rPr>
          <w:drawing>
            <wp:inline distT="0" distB="0" distL="0" distR="0" wp14:anchorId="169A255D" wp14:editId="60467B32">
              <wp:extent cx="2812296" cy="2770632"/>
              <wp:effectExtent l="0" t="0" r="0" b="0"/>
              <wp:docPr id="14402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6736" name=""/>
                      <pic:cNvPicPr/>
                    </pic:nvPicPr>
                    <pic:blipFill>
                      <a:blip r:embed="rId52"/>
                      <a:stretch>
                        <a:fillRect/>
                      </a:stretch>
                    </pic:blipFill>
                    <pic:spPr>
                      <a:xfrm>
                        <a:off x="0" y="0"/>
                        <a:ext cx="2812296" cy="2770632"/>
                      </a:xfrm>
                      <a:prstGeom prst="rect">
                        <a:avLst/>
                      </a:prstGeom>
                    </pic:spPr>
                  </pic:pic>
                </a:graphicData>
              </a:graphic>
            </wp:inline>
          </w:drawing>
        </w:r>
      </w:del>
    </w:p>
    <w:p w14:paraId="4FF9C4D1" w14:textId="7F5883F0" w:rsidR="008630EF" w:rsidRPr="00C70602" w:rsidRDefault="0045315F" w:rsidP="00C70602">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Figure S1</w:t>
      </w:r>
      <w:r w:rsidR="0099047B" w:rsidRPr="00C70602">
        <w:rPr>
          <w:rFonts w:ascii="Times New Roman" w:eastAsiaTheme="minorEastAsia" w:hAnsi="Times New Roman" w:cs="Times New Roman"/>
          <w:b/>
          <w:bCs/>
          <w:color w:val="000000" w:themeColor="text1"/>
          <w:kern w:val="24"/>
          <w:sz w:val="24"/>
          <w:szCs w:val="24"/>
          <w:lang w:val="en-US"/>
        </w:rPr>
        <w:t>2</w:t>
      </w:r>
      <w:r w:rsidRPr="00C70602">
        <w:rPr>
          <w:rFonts w:ascii="Times New Roman" w:eastAsiaTheme="minorEastAsia" w:hAnsi="Times New Roman" w:cs="Times New Roman"/>
          <w:b/>
          <w:bCs/>
          <w:color w:val="000000" w:themeColor="text1"/>
          <w:kern w:val="24"/>
          <w:sz w:val="24"/>
          <w:szCs w:val="24"/>
          <w:lang w:val="en-US"/>
        </w:rPr>
        <w:t xml:space="preserve">. </w:t>
      </w:r>
      <w:r w:rsidR="006241DE" w:rsidRPr="00C70602">
        <w:rPr>
          <w:rFonts w:ascii="Times New Roman" w:eastAsiaTheme="minorEastAsia" w:hAnsi="Times New Roman" w:cs="Times New Roman"/>
          <w:color w:val="000000" w:themeColor="text1"/>
          <w:kern w:val="24"/>
          <w:sz w:val="20"/>
          <w:szCs w:val="20"/>
          <w:lang w:val="en-US"/>
        </w:rPr>
        <w:t xml:space="preserve">Time until </w:t>
      </w:r>
      <w:r w:rsidR="006241DE" w:rsidRPr="00C70602">
        <w:rPr>
          <w:rFonts w:ascii="Times New Roman" w:hAnsi="Times New Roman" w:cs="Times New Roman"/>
          <w:sz w:val="20"/>
          <w:szCs w:val="20"/>
          <w:lang w:val="en-US"/>
        </w:rPr>
        <w:t>f</w:t>
      </w:r>
      <w:r w:rsidR="0038699D" w:rsidRPr="00C70602">
        <w:rPr>
          <w:rFonts w:ascii="Times New Roman" w:hAnsi="Times New Roman" w:cs="Times New Roman"/>
          <w:sz w:val="20"/>
          <w:szCs w:val="20"/>
          <w:lang w:val="en-US"/>
        </w:rPr>
        <w:t xml:space="preserve">lowering </w:t>
      </w:r>
      <w:r w:rsidR="009B468D" w:rsidRPr="00C70602">
        <w:rPr>
          <w:rFonts w:ascii="Times New Roman" w:hAnsi="Times New Roman" w:cs="Times New Roman"/>
          <w:sz w:val="20"/>
          <w:szCs w:val="20"/>
          <w:lang w:val="en-US"/>
        </w:rPr>
        <w:t xml:space="preserve">(days) </w:t>
      </w:r>
      <w:r w:rsidR="0038699D" w:rsidRPr="00C70602">
        <w:rPr>
          <w:rFonts w:ascii="Times New Roman" w:hAnsi="Times New Roman" w:cs="Times New Roman"/>
          <w:sz w:val="20"/>
          <w:szCs w:val="20"/>
          <w:lang w:val="en-US"/>
        </w:rPr>
        <w:t xml:space="preserve">of </w:t>
      </w:r>
      <w:r w:rsidR="0038699D" w:rsidRPr="00C70602">
        <w:rPr>
          <w:rFonts w:ascii="Times New Roman" w:hAnsi="Times New Roman" w:cs="Times New Roman"/>
          <w:i/>
          <w:iCs/>
          <w:sz w:val="20"/>
          <w:szCs w:val="20"/>
          <w:lang w:val="en-US"/>
        </w:rPr>
        <w:t>B</w:t>
      </w:r>
      <w:r w:rsidR="007E2A07" w:rsidRPr="00C70602">
        <w:rPr>
          <w:rFonts w:ascii="Times New Roman" w:hAnsi="Times New Roman" w:cs="Times New Roman"/>
          <w:i/>
          <w:iCs/>
          <w:sz w:val="20"/>
          <w:szCs w:val="20"/>
          <w:lang w:val="en-US"/>
        </w:rPr>
        <w:t>.</w:t>
      </w:r>
      <w:r w:rsidR="0038699D" w:rsidRPr="00C70602">
        <w:rPr>
          <w:rFonts w:ascii="Times New Roman" w:hAnsi="Times New Roman" w:cs="Times New Roman"/>
          <w:i/>
          <w:iCs/>
          <w:sz w:val="20"/>
          <w:szCs w:val="20"/>
          <w:lang w:val="en-US"/>
        </w:rPr>
        <w:t xml:space="preserve"> rapa</w:t>
      </w:r>
      <w:r w:rsidR="0038699D" w:rsidRPr="00C70602">
        <w:rPr>
          <w:rFonts w:ascii="Times New Roman" w:hAnsi="Times New Roman" w:cs="Times New Roman"/>
          <w:sz w:val="20"/>
          <w:szCs w:val="20"/>
          <w:lang w:val="en-US"/>
        </w:rPr>
        <w:t xml:space="preserve"> grow</w:t>
      </w:r>
      <w:r w:rsidR="009B468D" w:rsidRPr="00C70602">
        <w:rPr>
          <w:rFonts w:ascii="Times New Roman" w:hAnsi="Times New Roman" w:cs="Times New Roman"/>
          <w:sz w:val="20"/>
          <w:szCs w:val="20"/>
          <w:lang w:val="en-US"/>
        </w:rPr>
        <w:t>n</w:t>
      </w:r>
      <w:r w:rsidR="0038699D" w:rsidRPr="00C70602">
        <w:rPr>
          <w:rFonts w:ascii="Times New Roman" w:hAnsi="Times New Roman" w:cs="Times New Roman"/>
          <w:sz w:val="20"/>
          <w:szCs w:val="20"/>
          <w:lang w:val="en-US"/>
        </w:rPr>
        <w:t xml:space="preserve"> </w:t>
      </w:r>
      <w:r w:rsidR="009D2E09" w:rsidRPr="00C70602">
        <w:rPr>
          <w:rFonts w:ascii="Times New Roman" w:hAnsi="Times New Roman" w:cs="Times New Roman"/>
          <w:sz w:val="20"/>
          <w:szCs w:val="20"/>
          <w:lang w:val="en-US"/>
        </w:rPr>
        <w:t>soil (NoFrass; control) or soil amended with BSF frass (BSFF) or yellow mealworm frass (MWF)</w:t>
      </w:r>
      <w:r w:rsidR="0038699D" w:rsidRPr="00C70602">
        <w:rPr>
          <w:rFonts w:ascii="Times New Roman" w:hAnsi="Times New Roman" w:cs="Times New Roman"/>
          <w:sz w:val="20"/>
          <w:szCs w:val="20"/>
          <w:lang w:val="en-US"/>
        </w:rPr>
        <w:t xml:space="preserve">. </w:t>
      </w:r>
      <w:r w:rsidR="009B468D" w:rsidRPr="00C70602">
        <w:rPr>
          <w:rFonts w:ascii="Times New Roman" w:hAnsi="Times New Roman" w:cs="Times New Roman"/>
          <w:sz w:val="20"/>
          <w:szCs w:val="20"/>
          <w:lang w:val="en-US"/>
        </w:rPr>
        <w:t xml:space="preserve">A = frass was incubated in the soil </w:t>
      </w:r>
      <w:r w:rsidR="009D2E09" w:rsidRPr="00C70602">
        <w:rPr>
          <w:rFonts w:ascii="Times New Roman" w:hAnsi="Times New Roman" w:cs="Times New Roman"/>
          <w:sz w:val="20"/>
          <w:szCs w:val="20"/>
          <w:lang w:val="en-US"/>
        </w:rPr>
        <w:t xml:space="preserve">for 16 days </w:t>
      </w:r>
      <w:r w:rsidR="009B468D" w:rsidRPr="00C70602">
        <w:rPr>
          <w:rFonts w:ascii="Times New Roman" w:hAnsi="Times New Roman" w:cs="Times New Roman"/>
          <w:sz w:val="20"/>
          <w:szCs w:val="20"/>
          <w:lang w:val="en-US"/>
        </w:rPr>
        <w:t xml:space="preserve">before seeds were sown and, B = frass was composted </w:t>
      </w:r>
      <w:r w:rsidR="009D2E09" w:rsidRPr="00C70602">
        <w:rPr>
          <w:rFonts w:ascii="Times New Roman" w:hAnsi="Times New Roman" w:cs="Times New Roman"/>
          <w:sz w:val="20"/>
          <w:szCs w:val="20"/>
          <w:lang w:val="en-US"/>
        </w:rPr>
        <w:t>for 38 days in plastic boxes and air-dried. The resulting compost was pulverized and added to the soil</w:t>
      </w:r>
      <w:r w:rsidR="002B1E77"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9D2E09"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The white square on each box represents the mean flowering time. Data were analysed </w:t>
      </w:r>
      <w:r w:rsidR="00FB3855" w:rsidRPr="00C70602">
        <w:rPr>
          <w:rFonts w:ascii="Times New Roman" w:hAnsi="Times New Roman" w:cs="Times New Roman"/>
          <w:sz w:val="20"/>
          <w:szCs w:val="20"/>
          <w:lang w:val="en-US"/>
        </w:rPr>
        <w:t>with a</w:t>
      </w:r>
      <w:r w:rsidR="0038699D"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9D2E09"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9D2E09" w:rsidRPr="00C70602">
        <w:rPr>
          <w:rFonts w:ascii="Times New Roman" w:hAnsi="Times New Roman" w:cs="Times New Roman"/>
          <w:sz w:val="20"/>
          <w:szCs w:val="20"/>
          <w:lang w:val="en-US"/>
        </w:rPr>
        <w:t xml:space="preserve"> observed for time until flowering.</w:t>
      </w:r>
      <w:r w:rsidR="009D2E09" w:rsidRPr="00C70602" w:rsidDel="009D2E09">
        <w:rPr>
          <w:rFonts w:ascii="Times New Roman" w:hAnsi="Times New Roman" w:cs="Times New Roman"/>
          <w:sz w:val="20"/>
          <w:szCs w:val="20"/>
          <w:lang w:val="en-US"/>
        </w:rPr>
        <w:t xml:space="preserve"> </w:t>
      </w:r>
    </w:p>
    <w:p w14:paraId="6373D7F5" w14:textId="77777777" w:rsidR="0045315F" w:rsidRPr="00C70602" w:rsidRDefault="0045315F" w:rsidP="00C70602">
      <w:pPr>
        <w:spacing w:after="0" w:line="480" w:lineRule="auto"/>
        <w:jc w:val="both"/>
        <w:rPr>
          <w:rFonts w:ascii="Times New Roman" w:hAnsi="Times New Roman" w:cs="Times New Roman"/>
          <w:sz w:val="24"/>
          <w:szCs w:val="24"/>
          <w:lang w:val="en-US"/>
        </w:rPr>
      </w:pPr>
    </w:p>
    <w:p w14:paraId="44936747" w14:textId="77777777" w:rsidR="00BF2507" w:rsidRPr="00C70602" w:rsidRDefault="00BF2507" w:rsidP="00C70602">
      <w:pPr>
        <w:spacing w:after="0" w:line="480" w:lineRule="auto"/>
        <w:jc w:val="both"/>
        <w:rPr>
          <w:rFonts w:ascii="Times New Roman" w:hAnsi="Times New Roman" w:cs="Times New Roman"/>
          <w:sz w:val="24"/>
          <w:szCs w:val="24"/>
        </w:rPr>
      </w:pPr>
    </w:p>
    <w:p w14:paraId="26DCA9AE" w14:textId="77777777" w:rsidR="00DF211F" w:rsidRPr="00C70602" w:rsidRDefault="00DF211F" w:rsidP="00C70602">
      <w:pPr>
        <w:spacing w:after="0" w:line="480" w:lineRule="auto"/>
        <w:jc w:val="both"/>
        <w:rPr>
          <w:rFonts w:ascii="Times New Roman" w:hAnsi="Times New Roman" w:cs="Times New Roman"/>
          <w:sz w:val="24"/>
          <w:szCs w:val="24"/>
        </w:rPr>
      </w:pPr>
    </w:p>
    <w:p w14:paraId="680803EF" w14:textId="77777777" w:rsidR="00DF211F" w:rsidRPr="00C70602" w:rsidRDefault="00DF211F" w:rsidP="00C70602">
      <w:pPr>
        <w:spacing w:after="0" w:line="480" w:lineRule="auto"/>
        <w:jc w:val="both"/>
        <w:rPr>
          <w:rFonts w:ascii="Times New Roman" w:hAnsi="Times New Roman" w:cs="Times New Roman"/>
          <w:sz w:val="24"/>
          <w:szCs w:val="24"/>
        </w:rPr>
      </w:pPr>
    </w:p>
    <w:p w14:paraId="78CBEA0A" w14:textId="77777777" w:rsidR="00DF211F" w:rsidRPr="00C70602" w:rsidDel="00CB3FCA" w:rsidRDefault="00DF211F" w:rsidP="00C70602">
      <w:pPr>
        <w:spacing w:after="0" w:line="480" w:lineRule="auto"/>
        <w:jc w:val="both"/>
        <w:rPr>
          <w:del w:id="110" w:author="S.Y. CHIA" w:date="2023-07-27T14:25:00Z"/>
          <w:rFonts w:ascii="Times New Roman" w:hAnsi="Times New Roman" w:cs="Times New Roman"/>
          <w:sz w:val="24"/>
          <w:szCs w:val="24"/>
        </w:rPr>
      </w:pPr>
    </w:p>
    <w:p w14:paraId="60FA1621" w14:textId="77777777" w:rsidR="00DF211F" w:rsidRPr="00C70602" w:rsidDel="00CB3FCA" w:rsidRDefault="00DF211F" w:rsidP="00C70602">
      <w:pPr>
        <w:spacing w:after="0" w:line="480" w:lineRule="auto"/>
        <w:jc w:val="both"/>
        <w:rPr>
          <w:del w:id="111" w:author="S.Y. CHIA" w:date="2023-07-27T14:25:00Z"/>
          <w:rFonts w:ascii="Times New Roman" w:hAnsi="Times New Roman" w:cs="Times New Roman"/>
          <w:sz w:val="24"/>
          <w:szCs w:val="24"/>
        </w:rPr>
      </w:pPr>
    </w:p>
    <w:p w14:paraId="66243D45" w14:textId="77777777" w:rsidR="00DF211F" w:rsidRPr="00C70602" w:rsidDel="00CB3FCA" w:rsidRDefault="00DF211F" w:rsidP="00C70602">
      <w:pPr>
        <w:spacing w:after="0" w:line="480" w:lineRule="auto"/>
        <w:jc w:val="both"/>
        <w:rPr>
          <w:del w:id="112" w:author="S.Y. CHIA" w:date="2023-07-27T14:25:00Z"/>
          <w:rFonts w:ascii="Times New Roman" w:hAnsi="Times New Roman" w:cs="Times New Roman"/>
          <w:sz w:val="24"/>
          <w:szCs w:val="24"/>
        </w:rPr>
      </w:pPr>
    </w:p>
    <w:p w14:paraId="2C6BFCDC" w14:textId="77777777" w:rsidR="00DF211F" w:rsidRPr="00C70602" w:rsidDel="00CB3FCA" w:rsidRDefault="00DF211F" w:rsidP="00C70602">
      <w:pPr>
        <w:spacing w:after="0" w:line="480" w:lineRule="auto"/>
        <w:jc w:val="both"/>
        <w:rPr>
          <w:del w:id="113" w:author="S.Y. CHIA" w:date="2023-07-27T14:25:00Z"/>
          <w:rFonts w:ascii="Times New Roman" w:hAnsi="Times New Roman" w:cs="Times New Roman"/>
          <w:sz w:val="24"/>
          <w:szCs w:val="24"/>
        </w:rPr>
      </w:pPr>
    </w:p>
    <w:p w14:paraId="033965E2" w14:textId="77777777" w:rsidR="00DF211F" w:rsidRPr="00C70602" w:rsidDel="00CB3FCA" w:rsidRDefault="00DF211F" w:rsidP="00C70602">
      <w:pPr>
        <w:spacing w:after="0" w:line="480" w:lineRule="auto"/>
        <w:jc w:val="both"/>
        <w:rPr>
          <w:del w:id="114" w:author="S.Y. CHIA" w:date="2023-07-27T14:25:00Z"/>
          <w:rFonts w:ascii="Times New Roman" w:hAnsi="Times New Roman" w:cs="Times New Roman"/>
          <w:sz w:val="24"/>
          <w:szCs w:val="24"/>
        </w:rPr>
      </w:pPr>
    </w:p>
    <w:p w14:paraId="06535484" w14:textId="3D0D379E" w:rsidR="006B6DF5" w:rsidRPr="00DA3820" w:rsidRDefault="00500D19" w:rsidP="004A38D0">
      <w:pPr>
        <w:spacing w:line="480" w:lineRule="auto"/>
        <w:jc w:val="both"/>
        <w:rPr>
          <w:rFonts w:ascii="Times New Roman" w:hAnsi="Times New Roman" w:cs="Times New Roman"/>
          <w:b/>
          <w:bCs/>
          <w:sz w:val="24"/>
          <w:szCs w:val="24"/>
        </w:rPr>
      </w:pPr>
      <w:r w:rsidRPr="00DA3820">
        <w:rPr>
          <w:rFonts w:ascii="Times New Roman" w:hAnsi="Times New Roman" w:cs="Times New Roman"/>
          <w:b/>
          <w:bCs/>
          <w:sz w:val="24"/>
          <w:szCs w:val="24"/>
        </w:rPr>
        <w:t>Reference</w:t>
      </w:r>
      <w:r w:rsidR="00FE62D9" w:rsidRPr="00DA3820">
        <w:rPr>
          <w:rFonts w:ascii="Times New Roman" w:hAnsi="Times New Roman" w:cs="Times New Roman"/>
          <w:b/>
          <w:bCs/>
          <w:sz w:val="24"/>
          <w:szCs w:val="24"/>
        </w:rPr>
        <w:t>s</w:t>
      </w:r>
    </w:p>
    <w:p w14:paraId="24F9A25D" w14:textId="4E4AFC1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bookmarkStart w:id="115" w:name="_Hlk134550334"/>
      <w:bookmarkStart w:id="116"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5286AF9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rass: A novel biofertilizer for improving plant health while minimizing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7FDB52B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ertilizer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Houben D, Daoulas G &amp; Dulaurent A-M (2021) Assessment of the short-term fertilizer potential of mealworm frass using a pot experiment. Frontiers in Sustainable Food Systems 5: 714596.</w:t>
      </w:r>
    </w:p>
    <w:p w14:paraId="5D4E1187" w14:textId="69D38CF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fertilizer: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34DACF5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defense by shaping the rhizosphere microbiota. Nature Communications 9: 2738.</w:t>
      </w:r>
    </w:p>
    <w:p w14:paraId="75CE4854" w14:textId="1F274E8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hygienization</w:t>
      </w:r>
      <w:r w:rsidRPr="004A38D0">
        <w:rPr>
          <w:rFonts w:ascii="Times New Roman" w:hAnsi="Times New Roman" w:cs="Times New Roman"/>
          <w:sz w:val="24"/>
          <w:szCs w:val="24"/>
        </w:rPr>
        <w:t>. Agronomy 10: 1578.</w:t>
      </w:r>
    </w:p>
    <w:p w14:paraId="3EDCACF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4950CD9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edible insects as 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3BECE2C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Pr="004A38D0">
        <w:rPr>
          <w:rFonts w:ascii="Times New Roman" w:hAnsi="Times New Roman" w:cs="Times New Roman"/>
          <w:sz w:val="24"/>
          <w:szCs w:val="24"/>
        </w:rPr>
        <w:t>.</w:t>
      </w:r>
    </w:p>
    <w:p w14:paraId="661D31FC" w14:textId="6476E20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plant mediated interactions between root-associated microbes and insects: from ecology to mechanisms. Frontiers in Plant Science 4: 414.</w:t>
      </w:r>
    </w:p>
    <w:p w14:paraId="4E74099F" w14:textId="273AF43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191F6B9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Poveda J, Jiménez-Gómez A, Saati-Santamaría Z, Usategui-Martín R, Rivas R &amp; García-Fraile P (2019) Mealworm frass as a potential biofertilizer and abiotic stress tolerance-inductor in plants. Applied Soil Ecology 142: 110-122.</w:t>
      </w:r>
    </w:p>
    <w:p w14:paraId="37DA91F2" w14:textId="501DF3B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defenses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2190A17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recognize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4D460B64"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0D2DD0">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0D2DD0">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4A38D0">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172FD253" w14:textId="20E8DBF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PLOS ONE 8: e59654. </w:t>
      </w:r>
    </w:p>
    <w:p w14:paraId="0B16CD5B" w14:textId="77777777" w:rsidR="00BB455D"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Pr="006740A7" w:rsidRDefault="00B7474A" w:rsidP="00661FC5">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115"/>
      <w:bookmarkEnd w:id="116"/>
    </w:p>
    <w:sectPr w:rsidR="00200BC5" w:rsidRPr="006740A7" w:rsidSect="002261F4">
      <w:footerReference w:type="default" r:id="rId5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Loon, Joop van" w:date="2023-07-14T16:50:00Z" w:initials="JvL">
    <w:p w14:paraId="4BA807CA" w14:textId="77777777" w:rsidR="00922789" w:rsidRDefault="00922789" w:rsidP="0086440F">
      <w:pPr>
        <w:pStyle w:val="CommentText"/>
        <w:numPr>
          <w:ilvl w:val="0"/>
          <w:numId w:val="11"/>
        </w:numPr>
      </w:pPr>
      <w:r>
        <w:rPr>
          <w:rStyle w:val="CommentReference"/>
        </w:rPr>
        <w:annotationRef/>
      </w:r>
      <w:r>
        <w:t xml:space="preserve">Can you change the figure labels to ‘Plant age 21 days’ </w:t>
      </w:r>
      <w:r w:rsidRPr="005359B5">
        <w:rPr>
          <w:i/>
          <w:iCs/>
        </w:rPr>
        <w:t>etc</w:t>
      </w:r>
      <w:r>
        <w:t>.?</w:t>
      </w:r>
    </w:p>
    <w:p w14:paraId="588BD1E0" w14:textId="4EB839F9" w:rsidR="00922789" w:rsidRDefault="00922789" w:rsidP="0086440F">
      <w:pPr>
        <w:pStyle w:val="CommentText"/>
        <w:numPr>
          <w:ilvl w:val="0"/>
          <w:numId w:val="11"/>
        </w:numPr>
      </w:pPr>
      <w:r>
        <w:t xml:space="preserve">In the top right panel the horizontal </w:t>
      </w:r>
      <w:r w:rsidR="005359B5">
        <w:t xml:space="preserve">line </w:t>
      </w:r>
      <w:r>
        <w:t>is longer than the others</w:t>
      </w:r>
      <w:r w:rsidR="005359B5">
        <w:t>; in fact these horizontal line pieces can all be left out if you make the format of the box and whisker plots uniform among the figures throughout the manuscript by depicting the 1.5 IQRs as continuous lines rather than dashed lines. The ‘hollow dots’ can become filled dots.</w:t>
      </w:r>
      <w:r>
        <w:t xml:space="preserve"> </w:t>
      </w:r>
    </w:p>
    <w:p w14:paraId="48B6830C" w14:textId="77777777" w:rsidR="00922789" w:rsidRDefault="00922789" w:rsidP="0086440F">
      <w:pPr>
        <w:pStyle w:val="CommentText"/>
        <w:numPr>
          <w:ilvl w:val="0"/>
          <w:numId w:val="11"/>
        </w:numPr>
      </w:pPr>
      <w:r>
        <w:t xml:space="preserve">In the bottom left panel the ‘b’ in ‘ab’ is not properly aligned. </w:t>
      </w:r>
    </w:p>
    <w:p w14:paraId="09FBF89E" w14:textId="0299B9DE" w:rsidR="002C25F3" w:rsidRDefault="002C25F3" w:rsidP="0086440F">
      <w:pPr>
        <w:pStyle w:val="CommentText"/>
        <w:numPr>
          <w:ilvl w:val="0"/>
          <w:numId w:val="11"/>
        </w:numPr>
      </w:pPr>
      <w:r>
        <w:t xml:space="preserve">In all Figures you show ‘P’ for probability, whereas in the text you use ‘p’. </w:t>
      </w:r>
      <w:r w:rsidR="0086440F">
        <w:t>Replace the P’s by p’s in the figure panels.</w:t>
      </w:r>
      <w:r>
        <w:t xml:space="preserve"> </w:t>
      </w:r>
    </w:p>
  </w:comment>
  <w:comment w:id="50" w:author="Loon, Joop van" w:date="2023-07-14T17:02:00Z" w:initials="JvL">
    <w:p w14:paraId="56A91DC9" w14:textId="10955F33" w:rsidR="005359B5" w:rsidRDefault="005359B5">
      <w:pPr>
        <w:pStyle w:val="CommentText"/>
      </w:pPr>
      <w:r>
        <w:rPr>
          <w:rStyle w:val="CommentReference"/>
        </w:rPr>
        <w:annotationRef/>
      </w:r>
      <w:r>
        <w:t>Same comments as for Figure 1.</w:t>
      </w:r>
    </w:p>
  </w:comment>
  <w:comment w:id="55" w:author="Loon, Joop van" w:date="2023-07-14T17:03:00Z" w:initials="JvL">
    <w:p w14:paraId="673F3802" w14:textId="121148CB" w:rsidR="005359B5" w:rsidRDefault="005359B5">
      <w:pPr>
        <w:pStyle w:val="CommentText"/>
      </w:pPr>
      <w:r>
        <w:rPr>
          <w:rStyle w:val="CommentReference"/>
        </w:rPr>
        <w:annotationRef/>
      </w:r>
      <w:r>
        <w:t>Same comments as Figure 1.</w:t>
      </w:r>
    </w:p>
  </w:comment>
  <w:comment w:id="73" w:author="Loon, Joop van" w:date="2023-07-14T17:06:00Z" w:initials="JvL">
    <w:p w14:paraId="35D6911B" w14:textId="7112BC09" w:rsidR="00E111A8" w:rsidRDefault="00E111A8">
      <w:pPr>
        <w:pStyle w:val="CommentText"/>
      </w:pPr>
      <w:r>
        <w:rPr>
          <w:rStyle w:val="CommentReference"/>
        </w:rPr>
        <w:annotationRef/>
      </w:r>
      <w:r>
        <w:t>Same comments as on Figure 1. Also for Figs. S2, S3, S10, S11.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FBF89E" w15:done="0"/>
  <w15:commentEx w15:paraId="56A91DC9" w15:done="0"/>
  <w15:commentEx w15:paraId="673F3802" w15:done="0"/>
  <w15:commentEx w15:paraId="35D691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BFB48" w16cex:dateUtc="2023-07-14T14:50:00Z"/>
  <w16cex:commentExtensible w16cex:durableId="285BFE23" w16cex:dateUtc="2023-07-14T15:02:00Z"/>
  <w16cex:commentExtensible w16cex:durableId="285BFE49" w16cex:dateUtc="2023-07-14T15:03:00Z"/>
  <w16cex:commentExtensible w16cex:durableId="285BFEFA" w16cex:dateUtc="2023-07-14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FBF89E" w16cid:durableId="285BFB48"/>
  <w16cid:commentId w16cid:paraId="56A91DC9" w16cid:durableId="285BFE23"/>
  <w16cid:commentId w16cid:paraId="673F3802" w16cid:durableId="285BFE49"/>
  <w16cid:commentId w16cid:paraId="35D6911B" w16cid:durableId="285BFE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24907" w14:textId="77777777" w:rsidR="001D0F44" w:rsidRDefault="001D0F44" w:rsidP="00AB3437">
      <w:pPr>
        <w:spacing w:after="0" w:line="240" w:lineRule="auto"/>
      </w:pPr>
      <w:r>
        <w:separator/>
      </w:r>
    </w:p>
  </w:endnote>
  <w:endnote w:type="continuationSeparator" w:id="0">
    <w:p w14:paraId="36515D2C" w14:textId="77777777" w:rsidR="001D0F44" w:rsidRDefault="001D0F44"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A954B" w14:textId="77777777" w:rsidR="001D0F44" w:rsidRDefault="001D0F44" w:rsidP="00AB3437">
      <w:pPr>
        <w:spacing w:after="0" w:line="240" w:lineRule="auto"/>
      </w:pPr>
      <w:r>
        <w:separator/>
      </w:r>
    </w:p>
  </w:footnote>
  <w:footnote w:type="continuationSeparator" w:id="0">
    <w:p w14:paraId="75FC5CC6" w14:textId="77777777" w:rsidR="001D0F44" w:rsidRDefault="001D0F44"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Y. CHIA">
    <w15:presenceInfo w15:providerId="Windows Live" w15:userId="a6a44988be94050b"/>
  </w15:person>
  <w15:person w15:author="Loon, Joop van">
    <w15:presenceInfo w15:providerId="None" w15:userId="Loon, Joop van"/>
  </w15:person>
  <w15:person w15:author="Dicke, Marcel">
    <w15:presenceInfo w15:providerId="AD" w15:userId="S::marcel.dicke@wur.nl::d629b38b-23de-4d5e-a1f2-94bffbd75a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31&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B90"/>
    <w:rsid w:val="00124FD0"/>
    <w:rsid w:val="0012588D"/>
    <w:rsid w:val="00125D97"/>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6367"/>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E31"/>
    <w:rsid w:val="0017680D"/>
    <w:rsid w:val="00177423"/>
    <w:rsid w:val="00177837"/>
    <w:rsid w:val="001779A5"/>
    <w:rsid w:val="00180676"/>
    <w:rsid w:val="00181BFE"/>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0F44"/>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3063B"/>
    <w:rsid w:val="002307F6"/>
    <w:rsid w:val="00231204"/>
    <w:rsid w:val="0023181F"/>
    <w:rsid w:val="00232CFF"/>
    <w:rsid w:val="00232DF4"/>
    <w:rsid w:val="0023334D"/>
    <w:rsid w:val="00233CEC"/>
    <w:rsid w:val="002343A0"/>
    <w:rsid w:val="0023497D"/>
    <w:rsid w:val="00234B44"/>
    <w:rsid w:val="00234BAB"/>
    <w:rsid w:val="002359D9"/>
    <w:rsid w:val="00237B25"/>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54B5"/>
    <w:rsid w:val="002E6EC4"/>
    <w:rsid w:val="002E74FE"/>
    <w:rsid w:val="002E7A7A"/>
    <w:rsid w:val="002F0564"/>
    <w:rsid w:val="002F165F"/>
    <w:rsid w:val="002F1876"/>
    <w:rsid w:val="002F3A5D"/>
    <w:rsid w:val="002F42CB"/>
    <w:rsid w:val="002F4463"/>
    <w:rsid w:val="002F4A5B"/>
    <w:rsid w:val="002F5669"/>
    <w:rsid w:val="002F589B"/>
    <w:rsid w:val="002F6B0E"/>
    <w:rsid w:val="002F7AFA"/>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616E"/>
    <w:rsid w:val="00376D01"/>
    <w:rsid w:val="00377D8F"/>
    <w:rsid w:val="0038051C"/>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9C3"/>
    <w:rsid w:val="003E01BE"/>
    <w:rsid w:val="003E08AB"/>
    <w:rsid w:val="003E0AB7"/>
    <w:rsid w:val="003E1BD0"/>
    <w:rsid w:val="003E2AB0"/>
    <w:rsid w:val="003E2CAD"/>
    <w:rsid w:val="003E2D2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49B3"/>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77F"/>
    <w:rsid w:val="004B0D35"/>
    <w:rsid w:val="004B211F"/>
    <w:rsid w:val="004B232A"/>
    <w:rsid w:val="004B2A39"/>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3864"/>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256B6"/>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469F"/>
    <w:rsid w:val="00635767"/>
    <w:rsid w:val="0064011D"/>
    <w:rsid w:val="0064067D"/>
    <w:rsid w:val="00641082"/>
    <w:rsid w:val="0064136B"/>
    <w:rsid w:val="006416D1"/>
    <w:rsid w:val="00641D4B"/>
    <w:rsid w:val="006425B8"/>
    <w:rsid w:val="00642C3A"/>
    <w:rsid w:val="00642D69"/>
    <w:rsid w:val="00643EEF"/>
    <w:rsid w:val="00644063"/>
    <w:rsid w:val="006450A8"/>
    <w:rsid w:val="006452AD"/>
    <w:rsid w:val="00646AB6"/>
    <w:rsid w:val="0064722A"/>
    <w:rsid w:val="00647622"/>
    <w:rsid w:val="006479CA"/>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67F"/>
    <w:rsid w:val="006F590E"/>
    <w:rsid w:val="006F72E9"/>
    <w:rsid w:val="007006BE"/>
    <w:rsid w:val="00701AE7"/>
    <w:rsid w:val="00701E70"/>
    <w:rsid w:val="00702047"/>
    <w:rsid w:val="007024E9"/>
    <w:rsid w:val="007028D8"/>
    <w:rsid w:val="00702E12"/>
    <w:rsid w:val="007030CA"/>
    <w:rsid w:val="00703F75"/>
    <w:rsid w:val="00704435"/>
    <w:rsid w:val="00704731"/>
    <w:rsid w:val="00704DA1"/>
    <w:rsid w:val="00704F0C"/>
    <w:rsid w:val="007056F3"/>
    <w:rsid w:val="00710ED9"/>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4EA5"/>
    <w:rsid w:val="00776D99"/>
    <w:rsid w:val="00776EBC"/>
    <w:rsid w:val="00780C69"/>
    <w:rsid w:val="00781E59"/>
    <w:rsid w:val="007835C1"/>
    <w:rsid w:val="00783640"/>
    <w:rsid w:val="00784CAA"/>
    <w:rsid w:val="00787907"/>
    <w:rsid w:val="007902C6"/>
    <w:rsid w:val="00790DBE"/>
    <w:rsid w:val="00791256"/>
    <w:rsid w:val="00791EFB"/>
    <w:rsid w:val="00793503"/>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566"/>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2877"/>
    <w:rsid w:val="0083321D"/>
    <w:rsid w:val="008333B3"/>
    <w:rsid w:val="00833404"/>
    <w:rsid w:val="00833FCD"/>
    <w:rsid w:val="0083456F"/>
    <w:rsid w:val="008359B9"/>
    <w:rsid w:val="00837220"/>
    <w:rsid w:val="00837AB0"/>
    <w:rsid w:val="00837D6D"/>
    <w:rsid w:val="00837E98"/>
    <w:rsid w:val="00840EEB"/>
    <w:rsid w:val="00841893"/>
    <w:rsid w:val="00844463"/>
    <w:rsid w:val="008469E0"/>
    <w:rsid w:val="00847223"/>
    <w:rsid w:val="00851873"/>
    <w:rsid w:val="0085208E"/>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E4E"/>
    <w:rsid w:val="008F4F4B"/>
    <w:rsid w:val="008F59C6"/>
    <w:rsid w:val="008F5BD7"/>
    <w:rsid w:val="008F74F2"/>
    <w:rsid w:val="0090011F"/>
    <w:rsid w:val="0090099A"/>
    <w:rsid w:val="009017BB"/>
    <w:rsid w:val="00902291"/>
    <w:rsid w:val="00903988"/>
    <w:rsid w:val="00904B1B"/>
    <w:rsid w:val="009052B6"/>
    <w:rsid w:val="00905ED6"/>
    <w:rsid w:val="009076DF"/>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4CE"/>
    <w:rsid w:val="0096760F"/>
    <w:rsid w:val="00972020"/>
    <w:rsid w:val="00973D10"/>
    <w:rsid w:val="00973D2C"/>
    <w:rsid w:val="00974A02"/>
    <w:rsid w:val="00974AB5"/>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1E03"/>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7352"/>
    <w:rsid w:val="00AA7760"/>
    <w:rsid w:val="00AA77CE"/>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20D"/>
    <w:rsid w:val="00AC53C7"/>
    <w:rsid w:val="00AC6954"/>
    <w:rsid w:val="00AC7A50"/>
    <w:rsid w:val="00AD0240"/>
    <w:rsid w:val="00AD1676"/>
    <w:rsid w:val="00AD28EE"/>
    <w:rsid w:val="00AD2A0C"/>
    <w:rsid w:val="00AD3560"/>
    <w:rsid w:val="00AD3CA7"/>
    <w:rsid w:val="00AD46EC"/>
    <w:rsid w:val="00AD5491"/>
    <w:rsid w:val="00AD5C29"/>
    <w:rsid w:val="00AE0901"/>
    <w:rsid w:val="00AE0C88"/>
    <w:rsid w:val="00AE11CC"/>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65DB3"/>
    <w:rsid w:val="00B70A8A"/>
    <w:rsid w:val="00B71E4C"/>
    <w:rsid w:val="00B72778"/>
    <w:rsid w:val="00B745D1"/>
    <w:rsid w:val="00B7474A"/>
    <w:rsid w:val="00B75040"/>
    <w:rsid w:val="00B7626A"/>
    <w:rsid w:val="00B76B53"/>
    <w:rsid w:val="00B77FB2"/>
    <w:rsid w:val="00B81D95"/>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55D"/>
    <w:rsid w:val="00BB4B3F"/>
    <w:rsid w:val="00BB5440"/>
    <w:rsid w:val="00BB690F"/>
    <w:rsid w:val="00BB75FA"/>
    <w:rsid w:val="00BC0FEF"/>
    <w:rsid w:val="00BC12F5"/>
    <w:rsid w:val="00BC1636"/>
    <w:rsid w:val="00BC2835"/>
    <w:rsid w:val="00BC446F"/>
    <w:rsid w:val="00BC4B02"/>
    <w:rsid w:val="00BC526C"/>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644C"/>
    <w:rsid w:val="00C66F86"/>
    <w:rsid w:val="00C679DA"/>
    <w:rsid w:val="00C67BDA"/>
    <w:rsid w:val="00C70602"/>
    <w:rsid w:val="00C70955"/>
    <w:rsid w:val="00C731EA"/>
    <w:rsid w:val="00C7322F"/>
    <w:rsid w:val="00C736FE"/>
    <w:rsid w:val="00C73DB8"/>
    <w:rsid w:val="00C764A3"/>
    <w:rsid w:val="00C76C5C"/>
    <w:rsid w:val="00C76E00"/>
    <w:rsid w:val="00C80181"/>
    <w:rsid w:val="00C80A86"/>
    <w:rsid w:val="00C81BFE"/>
    <w:rsid w:val="00C8245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7DF"/>
    <w:rsid w:val="00C96CEE"/>
    <w:rsid w:val="00C973E1"/>
    <w:rsid w:val="00C9773E"/>
    <w:rsid w:val="00C97BA7"/>
    <w:rsid w:val="00CA069E"/>
    <w:rsid w:val="00CA19DC"/>
    <w:rsid w:val="00CA1DE0"/>
    <w:rsid w:val="00CA1EA1"/>
    <w:rsid w:val="00CA2488"/>
    <w:rsid w:val="00CA2615"/>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3FCA"/>
    <w:rsid w:val="00CB42F4"/>
    <w:rsid w:val="00CB4AB8"/>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AAD"/>
    <w:rsid w:val="00D81AB6"/>
    <w:rsid w:val="00D82AFF"/>
    <w:rsid w:val="00D84F4C"/>
    <w:rsid w:val="00D859DD"/>
    <w:rsid w:val="00D85C9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11A8"/>
    <w:rsid w:val="00E13693"/>
    <w:rsid w:val="00E141E7"/>
    <w:rsid w:val="00E158EE"/>
    <w:rsid w:val="00E17007"/>
    <w:rsid w:val="00E17235"/>
    <w:rsid w:val="00E1790D"/>
    <w:rsid w:val="00E20113"/>
    <w:rsid w:val="00E20599"/>
    <w:rsid w:val="00E205A3"/>
    <w:rsid w:val="00E22674"/>
    <w:rsid w:val="00E22E9D"/>
    <w:rsid w:val="00E23832"/>
    <w:rsid w:val="00E23F54"/>
    <w:rsid w:val="00E274A0"/>
    <w:rsid w:val="00E30083"/>
    <w:rsid w:val="00E3073D"/>
    <w:rsid w:val="00E30790"/>
    <w:rsid w:val="00E30CDE"/>
    <w:rsid w:val="00E31691"/>
    <w:rsid w:val="00E316A4"/>
    <w:rsid w:val="00E31BE8"/>
    <w:rsid w:val="00E31ECB"/>
    <w:rsid w:val="00E34AE8"/>
    <w:rsid w:val="00E35455"/>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341"/>
    <w:rsid w:val="00E976B1"/>
    <w:rsid w:val="00EA14A8"/>
    <w:rsid w:val="00EA1A0A"/>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F0218"/>
    <w:rsid w:val="00EF0706"/>
    <w:rsid w:val="00EF12BD"/>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B92"/>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mailto:chiashaphan2009@yahoo.com" TargetMode="Externa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yperlink" Target="mailto:shaphan.chia@wur.nl"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4180</TotalTime>
  <Pages>50</Pages>
  <Words>11067</Words>
  <Characters>63082</Characters>
  <Application>Microsoft Office Word</Application>
  <DocSecurity>0</DocSecurity>
  <Lines>525</Lines>
  <Paragraphs>148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S.Y. CHIA</cp:lastModifiedBy>
  <cp:revision>40</cp:revision>
  <dcterms:created xsi:type="dcterms:W3CDTF">2023-07-20T09:40:00Z</dcterms:created>
  <dcterms:modified xsi:type="dcterms:W3CDTF">2023-07-27T12:25:00Z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
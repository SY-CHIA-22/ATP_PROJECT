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77777777" w:rsidR="00C47FB2" w:rsidRPr="00126741" w:rsidRDefault="00C47FB2" w:rsidP="00126741">
      <w:pPr>
        <w:jc w:val="both"/>
        <w:rPr>
          <w:rFonts w:ascii="Times New Roman" w:hAnsi="Times New Roman" w:cs="Times New Roman"/>
          <w:b/>
          <w:bCs/>
          <w:sz w:val="24"/>
          <w:szCs w:val="24"/>
          <w:u w:val="single"/>
        </w:rPr>
      </w:pPr>
      <w:bookmarkStart w:id="0" w:name="_Hlk133390709"/>
      <w:r w:rsidRPr="00126741">
        <w:rPr>
          <w:rFonts w:ascii="Times New Roman" w:hAnsi="Times New Roman" w:cs="Times New Roman"/>
          <w:b/>
          <w:bCs/>
          <w:sz w:val="24"/>
          <w:szCs w:val="24"/>
          <w:u w:val="single"/>
        </w:rPr>
        <w:t xml:space="preserve">Title: </w:t>
      </w:r>
    </w:p>
    <w:p w14:paraId="26F057E6" w14:textId="6BDA2E4B"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rass from 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larvae and yellow mealworms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resistance to </w:t>
      </w:r>
      <w:r w:rsidR="000825D9" w:rsidRPr="00126741">
        <w:rPr>
          <w:rFonts w:ascii="Times New Roman" w:hAnsi="Times New Roman" w:cs="Times New Roman"/>
          <w:b/>
          <w:bCs/>
          <w:sz w:val="24"/>
          <w:szCs w:val="24"/>
          <w:lang w:val="en-US"/>
        </w:rPr>
        <w:t>insect herbivor</w:t>
      </w:r>
      <w:r w:rsidR="003B184D" w:rsidRPr="00126741">
        <w:rPr>
          <w:rFonts w:ascii="Times New Roman" w:hAnsi="Times New Roman" w:cs="Times New Roman"/>
          <w:b/>
          <w:bCs/>
          <w:sz w:val="24"/>
          <w:szCs w:val="24"/>
          <w:lang w:val="en-US"/>
        </w:rPr>
        <w:t>es</w:t>
      </w:r>
      <w:r w:rsidR="00EB0397" w:rsidRPr="00126741">
        <w:rPr>
          <w:rFonts w:ascii="Times New Roman" w:hAnsi="Times New Roman" w:cs="Times New Roman"/>
          <w:b/>
          <w:bCs/>
          <w:sz w:val="24"/>
          <w:szCs w:val="24"/>
          <w:lang w:val="en-US"/>
        </w:rPr>
        <w:t xml:space="preserve"> </w:t>
      </w:r>
      <w:r w:rsidR="00FD6A73" w:rsidRPr="00126741">
        <w:rPr>
          <w:rFonts w:ascii="Times New Roman" w:hAnsi="Times New Roman" w:cs="Times New Roman"/>
          <w:b/>
          <w:bCs/>
          <w:sz w:val="24"/>
          <w:szCs w:val="24"/>
          <w:lang w:val="en-US"/>
        </w:rPr>
        <w:t>of</w:t>
      </w:r>
      <w:r w:rsidR="00EB0397" w:rsidRPr="00126741">
        <w:rPr>
          <w:rFonts w:ascii="Times New Roman" w:hAnsi="Times New Roman" w:cs="Times New Roman"/>
          <w:b/>
          <w:bCs/>
          <w:sz w:val="24"/>
          <w:szCs w:val="24"/>
          <w:lang w:val="en-US"/>
        </w:rPr>
        <w:t xml:space="preserve">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C891333"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C76E00">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 xml:space="preserve">. </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1E68920" w14:textId="77777777" w:rsidR="00FA0459" w:rsidRPr="00011ED2" w:rsidRDefault="00FA0459" w:rsidP="00126741">
      <w:pPr>
        <w:jc w:val="both"/>
        <w:rPr>
          <w:rFonts w:ascii="Times New Roman" w:eastAsia="Times New Roman" w:hAnsi="Times New Roman" w:cs="Times New Roman"/>
          <w:sz w:val="24"/>
          <w:szCs w:val="24"/>
        </w:rPr>
      </w:pP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6736BD6C"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 xml:space="preserve">Frass as a sustainable soil amendment: enhancing plant growth and herbivory </w:t>
      </w:r>
      <w:proofErr w:type="gramStart"/>
      <w:r w:rsidRPr="00011ED2">
        <w:rPr>
          <w:rFonts w:ascii="Times New Roman" w:hAnsi="Times New Roman" w:cs="Times New Roman"/>
          <w:b/>
          <w:bCs/>
          <w:sz w:val="24"/>
          <w:szCs w:val="24"/>
          <w:lang w:val="en-US"/>
        </w:rPr>
        <w:t>resistance</w:t>
      </w:r>
      <w:proofErr w:type="gramEnd"/>
    </w:p>
    <w:p w14:paraId="3EEBF3D2" w14:textId="77777777" w:rsidR="001849FC" w:rsidRPr="00126741" w:rsidRDefault="001849FC" w:rsidP="00126741">
      <w:pPr>
        <w:jc w:val="both"/>
        <w:rPr>
          <w:rFonts w:ascii="Times New Roman" w:hAnsi="Times New Roman" w:cs="Times New Roman"/>
          <w:b/>
          <w:bCs/>
          <w:sz w:val="24"/>
          <w:szCs w:val="24"/>
          <w:lang w:val="en-US"/>
        </w:rPr>
      </w:pPr>
    </w:p>
    <w:p w14:paraId="3BE7A09C" w14:textId="77777777" w:rsidR="00C76E00" w:rsidRDefault="00C76E00" w:rsidP="00C76E00">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00011ED2"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2C818FE8" w14:textId="222C7E63" w:rsidR="00011ED2" w:rsidRPr="00126741" w:rsidRDefault="00C76E00" w:rsidP="00126741">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7CACD530" w14:textId="77777777" w:rsidR="00011ED2" w:rsidRDefault="00011ED2"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51D05C" w14:textId="77777777" w:rsidR="00364571" w:rsidRDefault="0036457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068D66BC" w:rsidR="00727E7B" w:rsidRPr="00126741" w:rsidRDefault="002F0564" w:rsidP="001C38A8">
      <w:pPr>
        <w:spacing w:after="0" w:line="276"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will </w:t>
      </w:r>
      <w:r w:rsidR="00F91227" w:rsidRPr="00C70602">
        <w:rPr>
          <w:rFonts w:ascii="Times New Roman" w:hAnsi="Times New Roman" w:cs="Times New Roman"/>
          <w:color w:val="000000" w:themeColor="text1"/>
          <w:sz w:val="24"/>
          <w:szCs w:val="24"/>
          <w:lang w:val="en-US"/>
        </w:rPr>
        <w:t xml:space="preserve">result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was grown in unamended soil (NoFrass; control) or soil amended with 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425577" w:rsidRPr="001C38A8">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frass (BSFF) or yellow mealworm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 xml:space="preserve">), </w:t>
      </w:r>
      <w:r w:rsidR="008F74F2" w:rsidRPr="00C70602">
        <w:rPr>
          <w:rFonts w:ascii="Times New Roman" w:hAnsi="Times New Roman" w:cs="Times New Roman"/>
          <w:color w:val="000000" w:themeColor="text1"/>
          <w:sz w:val="24"/>
          <w:szCs w:val="24"/>
          <w:lang w:val="en-US"/>
        </w:rPr>
        <w:t xml:space="preserve">frass </w:t>
      </w:r>
      <w:r w:rsidRPr="00C70602">
        <w:rPr>
          <w:rFonts w:ascii="Times New Roman" w:hAnsi="Times New Roman" w:cs="Times New Roman"/>
          <w:color w:val="000000" w:themeColor="text1"/>
          <w:sz w:val="24"/>
          <w:szCs w:val="24"/>
          <w:lang w:val="en-US"/>
        </w:rPr>
        <w:t>(MWF)</w:t>
      </w:r>
      <w:r w:rsidR="002D047E" w:rsidRPr="00C70602">
        <w:rPr>
          <w:rFonts w:ascii="Times New Roman" w:hAnsi="Times New Roman" w:cs="Times New Roman"/>
          <w:color w:val="000000" w:themeColor="text1"/>
          <w:sz w:val="24"/>
          <w:szCs w:val="24"/>
          <w:lang w:val="en-US"/>
        </w:rPr>
        <w:t xml:space="preserve"> </w:t>
      </w:r>
      <w:r w:rsidR="002D047E" w:rsidRPr="00C70602">
        <w:rPr>
          <w:rFonts w:ascii="Times New Roman" w:hAnsi="Times New Roman" w:cs="Times New Roman"/>
          <w:color w:val="000000" w:themeColor="text1"/>
          <w:sz w:val="24"/>
          <w:szCs w:val="24"/>
        </w:rPr>
        <w:t>(</w:t>
      </w:r>
      <w:bookmarkStart w:id="2" w:name="_Hlk138623672"/>
      <w:r w:rsidR="002D047E" w:rsidRPr="00C70602">
        <w:rPr>
          <w:rFonts w:ascii="Times New Roman" w:hAnsi="Times New Roman" w:cs="Times New Roman"/>
          <w:color w:val="000000" w:themeColor="text1"/>
          <w:sz w:val="24"/>
          <w:szCs w:val="24"/>
        </w:rPr>
        <w:t xml:space="preserve">2g </w:t>
      </w:r>
      <w:proofErr w:type="gramStart"/>
      <w:r w:rsidR="002D047E" w:rsidRPr="00C70602">
        <w:rPr>
          <w:rFonts w:ascii="Times New Roman" w:hAnsi="Times New Roman" w:cs="Times New Roman"/>
          <w:color w:val="000000" w:themeColor="text1"/>
          <w:sz w:val="24"/>
          <w:szCs w:val="24"/>
        </w:rPr>
        <w:t>kg</w:t>
      </w:r>
      <w:r w:rsidR="002D047E" w:rsidRPr="00C70602">
        <w:rPr>
          <w:rFonts w:ascii="Times New Roman" w:hAnsi="Times New Roman" w:cs="Times New Roman"/>
          <w:color w:val="000000" w:themeColor="text1"/>
          <w:sz w:val="24"/>
          <w:szCs w:val="24"/>
          <w:vertAlign w:val="superscript"/>
        </w:rPr>
        <w:t>−1</w:t>
      </w:r>
      <w:bookmarkEnd w:id="2"/>
      <w:proofErr w:type="gramEnd"/>
      <w:r w:rsidR="002D047E" w:rsidRPr="00C70602">
        <w:rPr>
          <w:rFonts w:ascii="Times New Roman" w:hAnsi="Times New Roman" w:cs="Times New Roman"/>
          <w:color w:val="000000" w:themeColor="text1"/>
          <w:sz w:val="24"/>
          <w:szCs w:val="24"/>
        </w:rPr>
        <w:t>)</w:t>
      </w:r>
      <w:r w:rsidRPr="00C70602">
        <w:rPr>
          <w:rFonts w:ascii="Times New Roman" w:hAnsi="Times New Roman" w:cs="Times New Roman"/>
          <w:color w:val="000000" w:themeColor="text1"/>
          <w:sz w:val="24"/>
          <w:szCs w:val="24"/>
          <w:lang w:val="en-US"/>
        </w:rPr>
        <w:t xml:space="preserve">. </w:t>
      </w:r>
      <w:r w:rsidR="00C56E66" w:rsidRPr="00C70602">
        <w:rPr>
          <w:rFonts w:ascii="Times New Roman" w:hAnsi="Times New Roman" w:cs="Times New Roman"/>
          <w:color w:val="000000" w:themeColor="text1"/>
          <w:sz w:val="24"/>
          <w:szCs w:val="24"/>
          <w:lang w:val="en-US"/>
        </w:rPr>
        <w:t xml:space="preserve">Frass types were </w:t>
      </w:r>
      <w:proofErr w:type="gramStart"/>
      <w:r w:rsidR="00C56E66" w:rsidRPr="00C70602">
        <w:rPr>
          <w:rFonts w:ascii="Times New Roman" w:hAnsi="Times New Roman" w:cs="Times New Roman"/>
          <w:color w:val="000000" w:themeColor="text1"/>
          <w:sz w:val="24"/>
          <w:szCs w:val="24"/>
          <w:lang w:val="en-US"/>
        </w:rPr>
        <w:t>applied as</w:t>
      </w:r>
      <w:proofErr w:type="gramEnd"/>
      <w:r w:rsidR="00C56E66" w:rsidRPr="00C70602">
        <w:rPr>
          <w:rFonts w:ascii="Times New Roman" w:hAnsi="Times New Roman" w:cs="Times New Roman"/>
          <w:color w:val="000000" w:themeColor="text1"/>
          <w:sz w:val="24"/>
          <w:szCs w:val="24"/>
          <w:lang w:val="en-US"/>
        </w:rPr>
        <w:t xml:space="preserve"> raw, incubated, or composted 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1"/>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While the difference in leaf area between the MWF and NoFrass disappeared, BSFF consistently led to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77777777" w:rsidR="00727E7B" w:rsidRPr="00C70602" w:rsidRDefault="00727E7B" w:rsidP="00F173F6">
      <w:pPr>
        <w:spacing w:after="0" w:line="276" w:lineRule="auto"/>
        <w:jc w:val="both"/>
        <w:rPr>
          <w:rFonts w:ascii="Times New Roman" w:hAnsi="Times New Roman" w:cs="Times New Roman"/>
          <w:color w:val="000000" w:themeColor="text1"/>
          <w:sz w:val="24"/>
          <w:szCs w:val="24"/>
          <w:lang w:val="en-US"/>
        </w:rPr>
      </w:pPr>
    </w:p>
    <w:p w14:paraId="04CE03C7" w14:textId="2F5F9B41" w:rsidR="007D2E7B" w:rsidRPr="00C70602" w:rsidRDefault="007D2E7B" w:rsidP="00C70602">
      <w:pPr>
        <w:spacing w:line="480" w:lineRule="auto"/>
        <w:jc w:val="both"/>
        <w:rPr>
          <w:rFonts w:ascii="Times New Roman" w:hAnsi="Times New Roman" w:cs="Times New Roman"/>
          <w:b/>
          <w:bCs/>
          <w:color w:val="000000" w:themeColor="text1"/>
        </w:rPr>
      </w:pPr>
    </w:p>
    <w:p w14:paraId="16A7BD9D" w14:textId="77777777" w:rsidR="00AC095A" w:rsidRPr="00C70602" w:rsidRDefault="00AC095A" w:rsidP="00C70602">
      <w:pPr>
        <w:spacing w:line="480" w:lineRule="auto"/>
        <w:jc w:val="both"/>
        <w:rPr>
          <w:rFonts w:ascii="Times New Roman" w:hAnsi="Times New Roman" w:cs="Times New Roman"/>
          <w:b/>
          <w:bCs/>
          <w:color w:val="000000" w:themeColor="text1"/>
          <w:sz w:val="28"/>
          <w:szCs w:val="28"/>
          <w:lang w:val="en-US"/>
        </w:rPr>
      </w:pPr>
      <w:bookmarkStart w:id="3" w:name="_Hlk133094564"/>
      <w:bookmarkStart w:id="4" w:name="_Hlk133278383"/>
    </w:p>
    <w:p w14:paraId="43B0B0AF"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2DD05F6A"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7B4BA32B"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6469DC7" w14:textId="77777777" w:rsidR="00025355" w:rsidRPr="00C70602" w:rsidRDefault="00025355" w:rsidP="00C70602">
      <w:pPr>
        <w:spacing w:line="480" w:lineRule="auto"/>
        <w:jc w:val="both"/>
        <w:rPr>
          <w:rFonts w:ascii="Times New Roman" w:hAnsi="Times New Roman" w:cs="Times New Roman"/>
          <w:b/>
          <w:bCs/>
          <w:sz w:val="28"/>
          <w:szCs w:val="28"/>
          <w:lang w:val="en-US"/>
        </w:rPr>
      </w:pPr>
    </w:p>
    <w:p w14:paraId="100D5B31" w14:textId="3597268C" w:rsidR="00025355" w:rsidRDefault="00025355" w:rsidP="00C70602">
      <w:pPr>
        <w:spacing w:line="480" w:lineRule="auto"/>
        <w:jc w:val="both"/>
        <w:rPr>
          <w:rFonts w:ascii="Times New Roman" w:hAnsi="Times New Roman" w:cs="Times New Roman"/>
          <w:b/>
          <w:bCs/>
          <w:sz w:val="28"/>
          <w:szCs w:val="28"/>
          <w:lang w:val="en-US"/>
        </w:rPr>
      </w:pPr>
    </w:p>
    <w:p w14:paraId="7166B640" w14:textId="77777777" w:rsidR="00126741" w:rsidRPr="00C70602" w:rsidRDefault="00126741" w:rsidP="00C70602">
      <w:pPr>
        <w:spacing w:line="480" w:lineRule="auto"/>
        <w:jc w:val="both"/>
        <w:rPr>
          <w:rFonts w:ascii="Times New Roman" w:hAnsi="Times New Roman" w:cs="Times New Roman"/>
          <w:b/>
          <w:bCs/>
          <w:sz w:val="28"/>
          <w:szCs w:val="28"/>
          <w:lang w:val="en-US"/>
        </w:rPr>
      </w:pP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lastRenderedPageBreak/>
        <w:t>Introduction</w:t>
      </w:r>
    </w:p>
    <w:p w14:paraId="65C44DB1" w14:textId="3BEC2499"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become an area of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The use of insect-based feed</w:t>
      </w:r>
      <w:proofErr w:type="gramStart"/>
      <w:r w:rsidRPr="00C70602">
        <w:rPr>
          <w:rFonts w:ascii="Times New Roman" w:hAnsi="Times New Roman" w:cs="Times New Roman"/>
          <w:color w:val="000000" w:themeColor="text1"/>
          <w:sz w:val="24"/>
          <w:szCs w:val="24"/>
          <w:lang w:val="en-US"/>
        </w:rPr>
        <w:t>, in particular, has</w:t>
      </w:r>
      <w:proofErr w:type="gramEnd"/>
      <w:r w:rsidRPr="00C70602">
        <w:rPr>
          <w:rFonts w:ascii="Times New Roman" w:hAnsi="Times New Roman" w:cs="Times New Roman"/>
          <w:color w:val="000000" w:themeColor="text1"/>
          <w:sz w:val="24"/>
          <w:szCs w:val="24"/>
          <w:lang w:val="en-US"/>
        </w:rPr>
        <w:t xml:space="preserve">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 </w:instrText>
      </w:r>
      <w:r w:rsidR="00ED64D8" w:rsidRPr="00C70602">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C70602">
        <w:rPr>
          <w:rFonts w:ascii="Times New Roman" w:hAnsi="Times New Roman" w:cs="Times New Roman"/>
          <w:color w:val="000000" w:themeColor="text1"/>
          <w:sz w:val="24"/>
          <w:szCs w:val="24"/>
          <w:lang w:val="en-US"/>
        </w:rPr>
        <w:instrText xml:space="preserve"> ADDIN EN.CITE.DATA </w:instrText>
      </w:r>
      <w:r w:rsidR="00ED64D8" w:rsidRPr="00C70602">
        <w:rPr>
          <w:rFonts w:ascii="Times New Roman" w:hAnsi="Times New Roman" w:cs="Times New Roman"/>
          <w:color w:val="000000" w:themeColor="text1"/>
          <w:sz w:val="24"/>
          <w:szCs w:val="24"/>
          <w:lang w:val="en-US"/>
        </w:rPr>
      </w:r>
      <w:r w:rsidR="00ED64D8" w:rsidRPr="00C70602">
        <w:rPr>
          <w:rFonts w:ascii="Times New Roman" w:hAnsi="Times New Roman" w:cs="Times New Roman"/>
          <w:color w:val="000000" w:themeColor="text1"/>
          <w:sz w:val="24"/>
          <w:szCs w:val="24"/>
          <w:lang w:val="en-US"/>
        </w:rPr>
        <w:fldChar w:fldCharType="end"/>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separate"/>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19958BD2"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2E18A5"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r>
      <w:r w:rsidR="002E18A5"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C70602">
        <w:rPr>
          <w:rFonts w:ascii="Times New Roman" w:hAnsi="Times New Roman" w:cs="Times New Roman"/>
          <w:color w:val="000000" w:themeColor="text1"/>
          <w:sz w:val="24"/>
          <w:szCs w:val="24"/>
          <w:lang w:val="en-US"/>
        </w:rPr>
        <w:fldChar w:fldCharType="end"/>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 </w:instrText>
      </w:r>
      <w:r w:rsidR="00A06B0E" w:rsidRPr="00C70602">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00A06B0E" w:rsidRPr="00C70602">
        <w:rPr>
          <w:rFonts w:ascii="Times New Roman" w:hAnsi="Times New Roman" w:cs="Times New Roman"/>
          <w:color w:val="000000" w:themeColor="text1"/>
          <w:sz w:val="24"/>
          <w:szCs w:val="24"/>
          <w:lang w:val="en-US"/>
        </w:rPr>
        <w:instrText xml:space="preserve"> ADDIN EN.CITE.DATA </w:instrText>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end"/>
      </w:r>
      <w:r w:rsidR="00A06B0E" w:rsidRPr="00C70602">
        <w:rPr>
          <w:rFonts w:ascii="Times New Roman" w:hAnsi="Times New Roman" w:cs="Times New Roman"/>
          <w:color w:val="000000" w:themeColor="text1"/>
          <w:sz w:val="24"/>
          <w:szCs w:val="24"/>
          <w:lang w:val="en-US"/>
        </w:rPr>
      </w:r>
      <w:r w:rsidR="00A06B0E" w:rsidRPr="00C70602">
        <w:rPr>
          <w:rFonts w:ascii="Times New Roman" w:hAnsi="Times New Roman" w:cs="Times New Roman"/>
          <w:color w:val="000000" w:themeColor="text1"/>
          <w:sz w:val="24"/>
          <w:szCs w:val="24"/>
          <w:lang w:val="en-US"/>
        </w:rPr>
        <w:fldChar w:fldCharType="separate"/>
      </w:r>
      <w:r w:rsidR="00A06B0E" w:rsidRPr="00C70602">
        <w:rPr>
          <w:rFonts w:ascii="Times New Roman" w:hAnsi="Times New Roman" w:cs="Times New Roman"/>
          <w:noProof/>
          <w:color w:val="000000" w:themeColor="text1"/>
          <w:sz w:val="24"/>
          <w:szCs w:val="24"/>
          <w:lang w:val="en-US"/>
        </w:rPr>
        <w:t>(Barragán-Fonseca et al., 2022; Poveda, 2021)</w:t>
      </w:r>
      <w:r w:rsidR="00A06B0E" w:rsidRPr="00C70602">
        <w:rPr>
          <w:rFonts w:ascii="Times New Roman" w:hAnsi="Times New Roman" w:cs="Times New Roman"/>
          <w:color w:val="000000" w:themeColor="text1"/>
          <w:sz w:val="24"/>
          <w:szCs w:val="24"/>
          <w:lang w:val="en-US"/>
        </w:rPr>
        <w:fldChar w:fldCharType="end"/>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2536FC"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 </w:instrText>
      </w:r>
      <w:r w:rsidR="00DC16C6" w:rsidRPr="00C70602">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C70602">
        <w:rPr>
          <w:rFonts w:ascii="Times New Roman" w:hAnsi="Times New Roman" w:cs="Times New Roman"/>
          <w:color w:val="000000" w:themeColor="text1"/>
          <w:sz w:val="24"/>
          <w:szCs w:val="24"/>
          <w:lang w:val="en-US"/>
        </w:rPr>
        <w:instrText xml:space="preserve"> ADDIN EN.CITE.DATA </w:instrText>
      </w:r>
      <w:r w:rsidR="00DC16C6" w:rsidRPr="00C70602">
        <w:rPr>
          <w:rFonts w:ascii="Times New Roman" w:hAnsi="Times New Roman" w:cs="Times New Roman"/>
          <w:color w:val="000000" w:themeColor="text1"/>
          <w:sz w:val="24"/>
          <w:szCs w:val="24"/>
          <w:lang w:val="en-US"/>
        </w:rPr>
      </w:r>
      <w:r w:rsidR="00DC16C6" w:rsidRPr="00C70602">
        <w:rPr>
          <w:rFonts w:ascii="Times New Roman" w:hAnsi="Times New Roman" w:cs="Times New Roman"/>
          <w:color w:val="000000" w:themeColor="text1"/>
          <w:sz w:val="24"/>
          <w:szCs w:val="24"/>
          <w:lang w:val="en-US"/>
        </w:rPr>
        <w:fldChar w:fldCharType="end"/>
      </w:r>
      <w:r w:rsidR="002536FC" w:rsidRPr="00C70602">
        <w:rPr>
          <w:rFonts w:ascii="Times New Roman" w:hAnsi="Times New Roman" w:cs="Times New Roman"/>
          <w:color w:val="000000" w:themeColor="text1"/>
          <w:sz w:val="24"/>
          <w:szCs w:val="24"/>
          <w:lang w:val="en-US"/>
        </w:rPr>
      </w:r>
      <w:r w:rsidR="002536FC" w:rsidRPr="00C70602">
        <w:rPr>
          <w:rFonts w:ascii="Times New Roman" w:hAnsi="Times New Roman" w:cs="Times New Roman"/>
          <w:color w:val="000000" w:themeColor="text1"/>
          <w:sz w:val="24"/>
          <w:szCs w:val="24"/>
          <w:lang w:val="en-US"/>
        </w:rPr>
        <w:fldChar w:fldCharType="separate"/>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C70602">
        <w:rPr>
          <w:rFonts w:ascii="Times New Roman" w:hAnsi="Times New Roman" w:cs="Times New Roman"/>
          <w:color w:val="000000" w:themeColor="text1"/>
          <w:sz w:val="24"/>
          <w:szCs w:val="24"/>
          <w:lang w:val="en-US"/>
        </w:rPr>
        <w:fldChar w:fldCharType="end"/>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r w:rsidR="000C6C7C" w:rsidRPr="00C70602">
        <w:rPr>
          <w:rFonts w:ascii="Times New Roman" w:hAnsi="Times New Roman" w:cs="Times New Roman"/>
          <w:color w:val="000000" w:themeColor="text1"/>
          <w:sz w:val="24"/>
          <w:szCs w:val="24"/>
          <w:lang w:val="en-US"/>
        </w:rPr>
        <w:fldChar w:fldCharType="begin"/>
      </w:r>
      <w:r w:rsidR="000C6C7C" w:rsidRPr="00C70602">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0C6C7C" w:rsidRPr="00C70602">
        <w:rPr>
          <w:rFonts w:ascii="Times New Roman" w:hAnsi="Times New Roman" w:cs="Times New Roman"/>
          <w:color w:val="000000" w:themeColor="text1"/>
          <w:sz w:val="24"/>
          <w:szCs w:val="24"/>
          <w:lang w:val="en-US"/>
        </w:rPr>
        <w:fldChar w:fldCharType="separate"/>
      </w:r>
      <w:r w:rsidR="000C6C7C" w:rsidRPr="00C70602">
        <w:rPr>
          <w:rFonts w:ascii="Times New Roman" w:hAnsi="Times New Roman" w:cs="Times New Roman"/>
          <w:color w:val="000000" w:themeColor="text1"/>
          <w:sz w:val="24"/>
          <w:szCs w:val="24"/>
          <w:lang w:val="en-US"/>
        </w:rPr>
        <w:t>(Gadhave et al., 2016; Pangesti et al., 2013)</w:t>
      </w:r>
      <w:r w:rsidR="000C6C7C" w:rsidRPr="00C70602">
        <w:rPr>
          <w:rFonts w:ascii="Times New Roman" w:hAnsi="Times New Roman" w:cs="Times New Roman"/>
          <w:color w:val="000000" w:themeColor="text1"/>
          <w:sz w:val="24"/>
          <w:szCs w:val="24"/>
          <w:lang w:val="en-US"/>
        </w:rPr>
        <w:fldChar w:fldCharType="end"/>
      </w:r>
      <w:r w:rsidR="000C6C7C" w:rsidRPr="00C70602">
        <w:rPr>
          <w:rFonts w:ascii="Times New Roman" w:hAnsi="Times New Roman" w:cs="Times New Roman"/>
          <w:color w:val="000000" w:themeColor="text1"/>
          <w:sz w:val="24"/>
          <w:szCs w:val="24"/>
          <w:lang w:val="en-US"/>
        </w:rPr>
        <w:t>.</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have the ability to control insect pests biologically </w:t>
      </w:r>
      <w:r w:rsidR="00D468A7" w:rsidRPr="00C70602">
        <w:rPr>
          <w:rFonts w:ascii="Times New Roman" w:hAnsi="Times New Roman" w:cs="Times New Roman"/>
          <w:color w:val="000000" w:themeColor="text1"/>
          <w:sz w:val="24"/>
          <w:szCs w:val="24"/>
          <w:lang w:val="en-US"/>
        </w:rPr>
        <w:fldChar w:fldCharType="begin"/>
      </w:r>
      <w:r w:rsidR="00D468A7" w:rsidRPr="00C70602">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C70602">
        <w:rPr>
          <w:rFonts w:ascii="Times New Roman" w:hAnsi="Times New Roman" w:cs="Times New Roman"/>
          <w:color w:val="000000" w:themeColor="text1"/>
          <w:sz w:val="24"/>
          <w:szCs w:val="24"/>
          <w:lang w:val="en-US"/>
        </w:rPr>
        <w:fldChar w:fldCharType="separate"/>
      </w:r>
      <w:r w:rsidR="00D468A7" w:rsidRPr="00C70602">
        <w:rPr>
          <w:rFonts w:ascii="Times New Roman" w:hAnsi="Times New Roman" w:cs="Times New Roman"/>
          <w:color w:val="000000" w:themeColor="text1"/>
          <w:sz w:val="24"/>
          <w:szCs w:val="24"/>
          <w:lang w:val="en-US"/>
        </w:rPr>
        <w:t>(Sharp, 2013)</w:t>
      </w:r>
      <w:r w:rsidR="00D468A7" w:rsidRPr="00C70602">
        <w:rPr>
          <w:rFonts w:ascii="Times New Roman" w:hAnsi="Times New Roman" w:cs="Times New Roman"/>
          <w:color w:val="000000" w:themeColor="text1"/>
          <w:sz w:val="24"/>
          <w:szCs w:val="24"/>
          <w:lang w:val="en-US"/>
        </w:rPr>
        <w:fldChar w:fldCharType="end"/>
      </w:r>
      <w:r w:rsidR="00D468A7" w:rsidRPr="00C70602">
        <w:rPr>
          <w:rFonts w:ascii="Times New Roman" w:hAnsi="Times New Roman" w:cs="Times New Roman"/>
          <w:color w:val="000000" w:themeColor="text1"/>
          <w:sz w:val="24"/>
          <w:szCs w:val="24"/>
          <w:lang w:val="en-US"/>
        </w:rPr>
        <w:t>.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426DD4C3"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5"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00225348"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 </w:instrText>
      </w:r>
      <w:r w:rsidRPr="00C70602">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C70602">
        <w:rPr>
          <w:rFonts w:ascii="Times New Roman" w:hAnsi="Times New Roman" w:cs="Times New Roman"/>
          <w:color w:val="000000" w:themeColor="text1"/>
          <w:sz w:val="24"/>
          <w:szCs w:val="24"/>
          <w:lang w:val="en-US"/>
        </w:rPr>
        <w:instrText xml:space="preserve"> ADDIN EN.CITE.DATA </w:instrText>
      </w:r>
      <w:r w:rsidRPr="00C70602">
        <w:rPr>
          <w:rFonts w:ascii="Times New Roman" w:hAnsi="Times New Roman" w:cs="Times New Roman"/>
          <w:color w:val="000000" w:themeColor="text1"/>
          <w:sz w:val="24"/>
          <w:szCs w:val="24"/>
          <w:lang w:val="en-US"/>
        </w:rPr>
      </w:r>
      <w:r w:rsidRPr="00C70602">
        <w:rPr>
          <w:rFonts w:ascii="Times New Roman" w:hAnsi="Times New Roman" w:cs="Times New Roman"/>
          <w:color w:val="000000" w:themeColor="text1"/>
          <w:sz w:val="24"/>
          <w:szCs w:val="24"/>
          <w:lang w:val="en-US"/>
        </w:rPr>
        <w:fldChar w:fldCharType="end"/>
      </w:r>
      <w:r w:rsidR="00225348" w:rsidRPr="00C70602">
        <w:rPr>
          <w:rFonts w:ascii="Times New Roman" w:hAnsi="Times New Roman" w:cs="Times New Roman"/>
          <w:color w:val="000000" w:themeColor="text1"/>
          <w:sz w:val="24"/>
          <w:szCs w:val="24"/>
          <w:lang w:val="en-US"/>
        </w:rPr>
      </w:r>
      <w:r w:rsidR="00225348" w:rsidRPr="00C70602">
        <w:rPr>
          <w:rFonts w:ascii="Times New Roman" w:hAnsi="Times New Roman" w:cs="Times New Roman"/>
          <w:color w:val="000000" w:themeColor="text1"/>
          <w:sz w:val="24"/>
          <w:szCs w:val="24"/>
          <w:lang w:val="en-US"/>
        </w:rPr>
        <w:fldChar w:fldCharType="separate"/>
      </w:r>
      <w:r w:rsidRPr="00C70602">
        <w:rPr>
          <w:rFonts w:ascii="Times New Roman" w:hAnsi="Times New Roman" w:cs="Times New Roman"/>
          <w:noProof/>
          <w:color w:val="000000" w:themeColor="text1"/>
          <w:sz w:val="24"/>
          <w:szCs w:val="24"/>
          <w:lang w:val="en-US"/>
        </w:rPr>
        <w:t>(Chia et al., 2019; Houben et al., 2020; Poveda, 2021; Salomone et al., 2017)</w:t>
      </w:r>
      <w:r w:rsidR="00225348" w:rsidRPr="00C70602">
        <w:rPr>
          <w:rFonts w:ascii="Times New Roman" w:hAnsi="Times New Roman" w:cs="Times New Roman"/>
          <w:color w:val="000000" w:themeColor="text1"/>
          <w:sz w:val="24"/>
          <w:szCs w:val="24"/>
          <w:lang w:val="en-US"/>
        </w:rPr>
        <w:fldChar w:fldCharType="end"/>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Y051bT4zMjU8L1JlY051bT48RGlzcGxheVRleHQ+KEJhc3JpIGV0IGFsLiwgMjAyMjsgQ2hvaSAm
YW1wOyBIYXNzYW56YWRlaCwgMjAxOTsgUG92ZWRhLCAyMDIxKTwvRGlzcGxheVRleHQ+PHJlY29y
ZD48cmVjLW51bWJlcj4zMjU8L3JlYy1udW1iZXI+PGZvcmVpZ24ta2V5cz48a2V5IGFwcD0iRU4i
IGRiLWlkPSIwd3RyejVyZWFmdjIwemVwejVneHp0ZGdhNXg5dHp6MnoyMnoiIHRpbWVzdGFtcD0i
MTY4NDUzNjAzMiI+MzI1PC9rZXk+PC9mb3JlaWduLWtleXM+PHJlZi10eXBlIG5hbWU9IkpvdXJu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 xml:space="preserve">from 1.2 to 2.0%. It also contains calcium, magnesium, and micronutrients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(Poveda et al., 2019)</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w: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 </w:instrText>
      </w:r>
      <w:r w:rsidR="003A2A3B" w:rsidRPr="00C70602">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C70602">
        <w:rPr>
          <w:rFonts w:ascii="Times New Roman" w:hAnsi="Times New Roman" w:cs="Times New Roman"/>
          <w:color w:val="000000" w:themeColor="text1"/>
          <w:sz w:val="24"/>
          <w:szCs w:val="24"/>
          <w:lang w:val="en-US"/>
        </w:rPr>
        <w:instrText xml:space="preserve"> ADDIN EN.CITE.DATA </w:instrText>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w:t>
      </w:r>
      <w:r w:rsidR="003A2A3B" w:rsidRPr="00C70602">
        <w:rPr>
          <w:rFonts w:ascii="Times New Roman" w:hAnsi="Times New Roman" w:cs="Times New Roman"/>
          <w:color w:val="000000" w:themeColor="text1"/>
          <w:sz w:val="24"/>
          <w:szCs w:val="24"/>
          <w:lang w:val="en-US"/>
        </w:rPr>
        <w:fldChar w:fldCharType="begin"/>
      </w:r>
      <w:r w:rsidR="003A2A3B" w:rsidRPr="00C70602">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C70602">
        <w:rPr>
          <w:rFonts w:ascii="Times New Roman" w:hAnsi="Times New Roman" w:cs="Times New Roman"/>
          <w:color w:val="000000" w:themeColor="text1"/>
          <w:sz w:val="24"/>
          <w:szCs w:val="24"/>
          <w:lang w:val="en-US"/>
        </w:rPr>
        <w:fldChar w:fldCharType="separate"/>
      </w:r>
      <w:r w:rsidR="003A2A3B" w:rsidRPr="00C70602">
        <w:rPr>
          <w:rFonts w:ascii="Times New Roman" w:hAnsi="Times New Roman" w:cs="Times New Roman"/>
          <w:color w:val="000000" w:themeColor="text1"/>
          <w:sz w:val="24"/>
          <w:szCs w:val="24"/>
          <w:lang w:val="en-US"/>
        </w:rPr>
        <w:t>(Klammsteiner et al., 2020)</w:t>
      </w:r>
      <w:r w:rsidR="003A2A3B" w:rsidRPr="00C70602">
        <w:rPr>
          <w:rFonts w:ascii="Times New Roman" w:hAnsi="Times New Roman" w:cs="Times New Roman"/>
          <w:color w:val="000000" w:themeColor="text1"/>
          <w:sz w:val="24"/>
          <w:szCs w:val="24"/>
          <w:lang w:val="en-US"/>
        </w:rPr>
        <w:fldChar w:fldCharType="end"/>
      </w:r>
      <w:r w:rsidR="003A2A3B" w:rsidRPr="00C70602">
        <w:rPr>
          <w:rFonts w:ascii="Times New Roman" w:hAnsi="Times New Roman" w:cs="Times New Roman"/>
          <w:color w:val="000000" w:themeColor="text1"/>
          <w:sz w:val="24"/>
          <w:szCs w:val="24"/>
          <w:lang w:val="en-US"/>
        </w:rPr>
        <w:t xml:space="preserve">.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w:t>
      </w:r>
      <w:proofErr w:type="gramStart"/>
      <w:r w:rsidR="0047447E" w:rsidRPr="00C70602">
        <w:rPr>
          <w:rFonts w:ascii="Times New Roman" w:hAnsi="Times New Roman" w:cs="Times New Roman"/>
          <w:color w:val="000000" w:themeColor="text1"/>
          <w:sz w:val="24"/>
          <w:szCs w:val="24"/>
          <w:lang w:val="en-US"/>
        </w:rPr>
        <w:t>growth</w:t>
      </w:r>
      <w:proofErr w:type="gramEnd"/>
      <w:r w:rsidR="0047447E" w:rsidRPr="00C70602">
        <w:rPr>
          <w:rFonts w:ascii="Times New Roman" w:hAnsi="Times New Roman" w:cs="Times New Roman"/>
          <w:color w:val="000000" w:themeColor="text1"/>
          <w:sz w:val="24"/>
          <w:szCs w:val="24"/>
          <w:lang w:val="en-US"/>
        </w:rPr>
        <w:t xml:space="preserve">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4A1B6213"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color w:val="000000" w:themeColor="text1"/>
          <w:sz w:val="24"/>
          <w:szCs w:val="24"/>
          <w:lang w:val="en-US"/>
        </w:rPr>
        <w:fldChar w:fldCharType="begin"/>
      </w:r>
      <w:r w:rsidR="0096760F" w:rsidRPr="00C70602">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C70602">
        <w:rPr>
          <w:rFonts w:ascii="Times New Roman" w:hAnsi="Times New Roman" w:cs="Times New Roman"/>
          <w:color w:val="000000" w:themeColor="text1"/>
          <w:sz w:val="24"/>
          <w:szCs w:val="24"/>
          <w:lang w:val="en-US"/>
        </w:rPr>
        <w:fldChar w:fldCharType="separate"/>
      </w:r>
      <w:r w:rsidR="0096760F" w:rsidRPr="00C70602">
        <w:rPr>
          <w:rFonts w:ascii="Times New Roman" w:hAnsi="Times New Roman" w:cs="Times New Roman"/>
          <w:noProof/>
          <w:color w:val="000000" w:themeColor="text1"/>
          <w:sz w:val="24"/>
          <w:szCs w:val="24"/>
          <w:lang w:val="en-US"/>
        </w:rPr>
        <w:t>(Young-Mathews, 2012)</w:t>
      </w:r>
      <w:r w:rsidR="0096760F" w:rsidRPr="00C70602">
        <w:rPr>
          <w:rFonts w:ascii="Times New Roman" w:hAnsi="Times New Roman" w:cs="Times New Roman"/>
          <w:color w:val="000000" w:themeColor="text1"/>
          <w:sz w:val="24"/>
          <w:szCs w:val="24"/>
          <w:lang w:val="en-US"/>
        </w:rPr>
        <w:fldChar w:fldCharType="end"/>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color w:val="000000" w:themeColor="text1"/>
          <w:sz w:val="24"/>
          <w:szCs w:val="24"/>
          <w:lang w:val="en-US"/>
        </w:rPr>
        <w:fldChar w:fldCharType="begin"/>
      </w:r>
      <w:r w:rsidR="004D6852" w:rsidRPr="00C70602">
        <w:rPr>
          <w:rFonts w:ascii="Times New Roman" w:hAnsi="Times New Roman" w:cs="Times New Roman"/>
          <w:color w:val="000000" w:themeColor="text1"/>
          <w:sz w:val="24"/>
          <w:szCs w:val="24"/>
          <w:lang w:val="en-US"/>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fldChar w:fldCharType="end"/>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color w:val="000000" w:themeColor="text1"/>
          <w:sz w:val="24"/>
          <w:szCs w:val="24"/>
          <w:lang w:val="en-US"/>
        </w:rPr>
        <w:fldChar w:fldCharType="begin"/>
      </w:r>
      <w:r w:rsidR="001D41CD" w:rsidRPr="00C70602">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C70602">
        <w:rPr>
          <w:rFonts w:ascii="Times New Roman" w:hAnsi="Times New Roman" w:cs="Times New Roman"/>
          <w:color w:val="000000" w:themeColor="text1"/>
          <w:sz w:val="24"/>
          <w:szCs w:val="24"/>
          <w:lang w:val="en-US"/>
        </w:rPr>
        <w:fldChar w:fldCharType="separate"/>
      </w:r>
      <w:r w:rsidR="001D41CD" w:rsidRPr="00C70602">
        <w:rPr>
          <w:rFonts w:ascii="Times New Roman" w:hAnsi="Times New Roman" w:cs="Times New Roman"/>
          <w:noProof/>
          <w:color w:val="000000" w:themeColor="text1"/>
          <w:sz w:val="24"/>
          <w:szCs w:val="24"/>
          <w:lang w:val="en-US"/>
        </w:rPr>
        <w:t>(Nicolopoulou-Stamati et al., 2016)</w:t>
      </w:r>
      <w:r w:rsidR="001D41CD" w:rsidRPr="00C70602">
        <w:rPr>
          <w:rFonts w:ascii="Times New Roman" w:hAnsi="Times New Roman" w:cs="Times New Roman"/>
          <w:color w:val="000000" w:themeColor="text1"/>
          <w:sz w:val="24"/>
          <w:szCs w:val="24"/>
          <w:lang w:val="en-US"/>
        </w:rPr>
        <w:fldChar w:fldCharType="end"/>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7207D360"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221CDD"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color w:val="000000" w:themeColor="text1"/>
          <w:sz w:val="24"/>
          <w:szCs w:val="24"/>
          <w:lang w:val="en-US"/>
        </w:rPr>
        <w:fldChar w:fldCharType="begin"/>
      </w:r>
      <w:r w:rsidR="00876F89"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C70602">
        <w:rPr>
          <w:rFonts w:ascii="Times New Roman" w:hAnsi="Times New Roman" w:cs="Times New Roman"/>
          <w:color w:val="000000" w:themeColor="text1"/>
          <w:sz w:val="24"/>
          <w:szCs w:val="24"/>
          <w:lang w:val="en-US"/>
        </w:rPr>
        <w:fldChar w:fldCharType="separate"/>
      </w:r>
      <w:r w:rsidR="00876F89" w:rsidRPr="00C70602">
        <w:rPr>
          <w:rFonts w:ascii="Times New Roman" w:hAnsi="Times New Roman" w:cs="Times New Roman"/>
          <w:noProof/>
          <w:color w:val="000000" w:themeColor="text1"/>
          <w:sz w:val="24"/>
          <w:szCs w:val="24"/>
          <w:lang w:val="en-US"/>
        </w:rPr>
        <w:t>(Wantulla et al., 2022)</w:t>
      </w:r>
      <w:r w:rsidR="00876F89" w:rsidRPr="00C70602">
        <w:rPr>
          <w:rFonts w:ascii="Times New Roman" w:hAnsi="Times New Roman" w:cs="Times New Roman"/>
          <w:color w:val="000000" w:themeColor="text1"/>
          <w:sz w:val="24"/>
          <w:szCs w:val="24"/>
          <w:lang w:val="en-US"/>
        </w:rPr>
        <w:fldChar w:fldCharType="end"/>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9F5032" w:rsidRPr="00C70602">
        <w:rPr>
          <w:rFonts w:ascii="Times New Roman" w:hAnsi="Times New Roman" w:cs="Times New Roman"/>
          <w:color w:val="000000" w:themeColor="text1"/>
          <w:sz w:val="24"/>
          <w:szCs w:val="24"/>
          <w:lang w:val="en-US"/>
        </w:rPr>
        <w:fldChar w:fldCharType="begin"/>
      </w:r>
      <w:r w:rsidR="00BE22B6" w:rsidRPr="00C70602">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(Wantulla et al., 2022)</w:t>
      </w:r>
      <w:r w:rsidR="009F5032" w:rsidRPr="00C70602">
        <w:rPr>
          <w:rFonts w:ascii="Times New Roman" w:hAnsi="Times New Roman" w:cs="Times New Roman"/>
          <w:color w:val="000000" w:themeColor="text1"/>
          <w:sz w:val="24"/>
          <w:szCs w:val="24"/>
          <w:lang w:val="en-US"/>
        </w:rPr>
        <w:fldChar w:fldCharType="end"/>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w:t>
      </w:r>
      <w:proofErr w:type="gramStart"/>
      <w:r w:rsidR="004F286F" w:rsidRPr="00C70602">
        <w:rPr>
          <w:rFonts w:ascii="Times New Roman" w:hAnsi="Times New Roman" w:cs="Times New Roman"/>
          <w:color w:val="000000" w:themeColor="text1"/>
          <w:sz w:val="24"/>
          <w:szCs w:val="24"/>
          <w:lang w:val="en-US"/>
        </w:rPr>
        <w:t>frass</w:t>
      </w:r>
      <w:proofErr w:type="gramEnd"/>
      <w:r w:rsidR="004F286F" w:rsidRPr="00C70602">
        <w:rPr>
          <w:rFonts w:ascii="Times New Roman" w:hAnsi="Times New Roman" w:cs="Times New Roman"/>
          <w:color w:val="000000" w:themeColor="text1"/>
          <w:sz w:val="24"/>
          <w:szCs w:val="24"/>
          <w:lang w:val="en-US"/>
        </w:rPr>
        <w:t xml:space="preserve">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DE783C" w:rsidRPr="00C70602">
        <w:rPr>
          <w:rFonts w:ascii="Times New Roman" w:hAnsi="Times New Roman" w:cs="Times New Roman"/>
          <w:color w:val="000000" w:themeColor="text1"/>
          <w:sz w:val="24"/>
          <w:szCs w:val="24"/>
          <w:lang w:val="en-US"/>
        </w:rPr>
        <w:t xml:space="preserve">study </w:t>
      </w:r>
      <w:r w:rsidR="006173E4" w:rsidRPr="00C70602">
        <w:rPr>
          <w:rFonts w:ascii="Times New Roman" w:hAnsi="Times New Roman" w:cs="Times New Roman"/>
          <w:color w:val="000000" w:themeColor="text1"/>
          <w:sz w:val="24"/>
          <w:szCs w:val="24"/>
          <w:lang w:val="en-US"/>
        </w:rPr>
        <w:t xml:space="preserve">that can answer this question </w:t>
      </w:r>
      <w:r w:rsidR="002261CE" w:rsidRPr="00C70602">
        <w:rPr>
          <w:rFonts w:ascii="Times New Roman" w:hAnsi="Times New Roman" w:cs="Times New Roman"/>
          <w:color w:val="000000" w:themeColor="text1"/>
          <w:sz w:val="24"/>
          <w:szCs w:val="24"/>
          <w:lang w:val="en-US"/>
        </w:rPr>
        <w:t>and several studies addressing the challenge of 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E62E0F" w:rsidRPr="00C70602">
        <w:rPr>
          <w:rFonts w:ascii="Times New Roman" w:hAnsi="Times New Roman" w:cs="Times New Roman"/>
          <w:color w:val="000000" w:themeColor="text1"/>
          <w:sz w:val="24"/>
          <w:szCs w:val="24"/>
          <w:lang w:val="en-US"/>
        </w:rPr>
        <w:fldChar w:fldCharType="begin"/>
      </w:r>
      <w:r w:rsidR="00F045FB" w:rsidRPr="00C70602">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C70602">
        <w:rPr>
          <w:rFonts w:ascii="Times New Roman" w:hAnsi="Times New Roman" w:cs="Times New Roman"/>
          <w:color w:val="000000" w:themeColor="text1"/>
          <w:sz w:val="24"/>
          <w:szCs w:val="24"/>
          <w:lang w:val="en-US"/>
        </w:rPr>
        <w:fldChar w:fldCharType="separate"/>
      </w:r>
      <w:r w:rsidR="00F045FB" w:rsidRPr="00C70602">
        <w:rPr>
          <w:rFonts w:ascii="Times New Roman" w:hAnsi="Times New Roman" w:cs="Times New Roman"/>
          <w:noProof/>
          <w:color w:val="000000" w:themeColor="text1"/>
          <w:sz w:val="24"/>
          <w:szCs w:val="24"/>
          <w:lang w:val="en-US"/>
        </w:rPr>
        <w:t>(Poveda, 2021; Wantulla et al., 2022)</w:t>
      </w:r>
      <w:r w:rsidR="00E62E0F" w:rsidRPr="00C70602">
        <w:rPr>
          <w:rFonts w:ascii="Times New Roman" w:hAnsi="Times New Roman" w:cs="Times New Roman"/>
          <w:color w:val="000000" w:themeColor="text1"/>
          <w:sz w:val="24"/>
          <w:szCs w:val="24"/>
          <w:lang w:val="en-US"/>
        </w:rPr>
        <w:fldChar w:fldCharType="end"/>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161E64A3"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hypothesised that frass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 </w:instrText>
      </w:r>
      <w:r w:rsidR="00BE22B6" w:rsidRPr="00C70602">
        <w:rPr>
          <w:rFonts w:ascii="Times New Roman" w:hAnsi="Times New Roman" w:cs="Times New Roman"/>
          <w:color w:val="000000" w:themeColor="text1"/>
          <w:sz w:val="24"/>
          <w:szCs w:val="24"/>
          <w:lang w:val="en-US"/>
        </w:rPr>
        <w:fldChar w:fldCharType="begin">
          <w:fldData xml:space="preserve">PEVuZE5vdGU+PENpdGU+PEF1dGhvcj5Hb2xkYW48L0F1dGhvcj48WWVhcj4yMDIzPC9ZZWFyPjxS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</w:fldData>
        </w:fldChar>
      </w:r>
      <w:r w:rsidR="00BE22B6" w:rsidRPr="00C70602">
        <w:rPr>
          <w:rFonts w:ascii="Times New Roman" w:hAnsi="Times New Roman" w:cs="Times New Roman"/>
          <w:color w:val="000000" w:themeColor="text1"/>
          <w:sz w:val="24"/>
          <w:szCs w:val="24"/>
          <w:lang w:val="en-US"/>
        </w:rPr>
        <w:instrText xml:space="preserve"> ADDIN EN.CITE.DATA </w:instrText>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end"/>
      </w:r>
      <w:r w:rsidR="00BE22B6" w:rsidRPr="00C70602">
        <w:rPr>
          <w:rFonts w:ascii="Times New Roman" w:hAnsi="Times New Roman" w:cs="Times New Roman"/>
          <w:color w:val="000000" w:themeColor="text1"/>
          <w:sz w:val="24"/>
          <w:szCs w:val="24"/>
          <w:lang w:val="en-US"/>
        </w:rPr>
      </w:r>
      <w:r w:rsidR="00BE22B6" w:rsidRPr="00C70602">
        <w:rPr>
          <w:rFonts w:ascii="Times New Roman" w:hAnsi="Times New Roman" w:cs="Times New Roman"/>
          <w:color w:val="000000" w:themeColor="text1"/>
          <w:sz w:val="24"/>
          <w:szCs w:val="24"/>
          <w:lang w:val="en-US"/>
        </w:rPr>
        <w:fldChar w:fldCharType="separate"/>
      </w:r>
      <w:r w:rsidR="00BE22B6" w:rsidRPr="00C70602">
        <w:rPr>
          <w:rFonts w:ascii="Times New Roman" w:hAnsi="Times New Roman" w:cs="Times New Roman"/>
          <w:noProof/>
          <w:color w:val="000000" w:themeColor="text1"/>
          <w:sz w:val="24"/>
          <w:szCs w:val="24"/>
          <w:lang w:val="en-US"/>
        </w:rPr>
        <w:t>(Barthod et al., 2018; Goldan et al., 2023)</w:t>
      </w:r>
      <w:r w:rsidR="00BE22B6" w:rsidRPr="00C70602">
        <w:rPr>
          <w:rFonts w:ascii="Times New Roman" w:hAnsi="Times New Roman" w:cs="Times New Roman"/>
          <w:color w:val="000000" w:themeColor="text1"/>
          <w:sz w:val="24"/>
          <w:szCs w:val="24"/>
          <w:lang w:val="en-US"/>
        </w:rPr>
        <w:fldChar w:fldCharType="end"/>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
    <w:bookmarkEnd w:id="4"/>
    <w:bookmarkEnd w:id="5"/>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6"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6"/>
      <w:r w:rsidR="008E6313" w:rsidRPr="00C70602">
        <w:rPr>
          <w:rFonts w:ascii="Times New Roman" w:hAnsi="Times New Roman" w:cs="Times New Roman"/>
          <w:sz w:val="24"/>
          <w:szCs w:val="24"/>
        </w:rPr>
        <w:lastRenderedPageBreak/>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w:t>
      </w:r>
      <w:proofErr w:type="spellStart"/>
      <w:r w:rsidR="00960122" w:rsidRPr="00C70602">
        <w:rPr>
          <w:rFonts w:ascii="Times New Roman" w:hAnsi="Times New Roman" w:cs="Times New Roman"/>
          <w:sz w:val="24"/>
          <w:szCs w:val="24"/>
        </w:rPr>
        <w:t>Bestico</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Berkel</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en</w:t>
      </w:r>
      <w:proofErr w:type="spellEnd"/>
      <w:r w:rsidR="00960122" w:rsidRPr="00C70602">
        <w:rPr>
          <w:rFonts w:ascii="Times New Roman" w:hAnsi="Times New Roman" w:cs="Times New Roman"/>
          <w:sz w:val="24"/>
          <w:szCs w:val="24"/>
        </w:rPr>
        <w:t xml:space="preserve"> </w:t>
      </w:r>
      <w:proofErr w:type="spellStart"/>
      <w:r w:rsidR="00960122" w:rsidRPr="00C70602">
        <w:rPr>
          <w:rFonts w:ascii="Times New Roman" w:hAnsi="Times New Roman" w:cs="Times New Roman"/>
          <w:sz w:val="24"/>
          <w:szCs w:val="24"/>
        </w:rPr>
        <w:t>Rodenrijs</w:t>
      </w:r>
      <w:proofErr w:type="spellEnd"/>
      <w:r w:rsidR="00960122" w:rsidRPr="00C70602">
        <w:rPr>
          <w:rFonts w:ascii="Times New Roman" w:hAnsi="Times New Roman" w:cs="Times New Roman"/>
          <w:sz w:val="24"/>
          <w:szCs w:val="24"/>
        </w:rPr>
        <w:t xml:space="preserve">,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w:t>
      </w:r>
      <w:proofErr w:type="gramStart"/>
      <w:r w:rsidRPr="00C70602">
        <w:rPr>
          <w:rFonts w:ascii="Times New Roman" w:hAnsi="Times New Roman" w:cs="Times New Roman"/>
          <w:sz w:val="24"/>
          <w:szCs w:val="24"/>
        </w:rPr>
        <w:t>yeast</w:t>
      </w:r>
      <w:proofErr w:type="gramEnd"/>
      <w:r w:rsidRPr="00C70602">
        <w:rPr>
          <w:rFonts w:ascii="Times New Roman" w:hAnsi="Times New Roman" w:cs="Times New Roman"/>
          <w:sz w:val="24"/>
          <w:szCs w:val="24"/>
        </w:rPr>
        <w:t xml:space="preserve">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7" w:name="_Hlk118811876"/>
      <w:r w:rsidRPr="00C70602">
        <w:rPr>
          <w:rFonts w:ascii="Times New Roman" w:hAnsi="Times New Roman" w:cs="Times New Roman"/>
          <w:sz w:val="24"/>
          <w:szCs w:val="24"/>
        </w:rPr>
        <w:t>a climate cabinet (22 ± 1 °C, 50-70 % RH)</w:t>
      </w:r>
      <w:bookmarkEnd w:id="7"/>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F041756"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proofErr w:type="spellStart"/>
      <w:r w:rsidR="00BF309A" w:rsidRPr="00C70602">
        <w:rPr>
          <w:rFonts w:ascii="Times New Roman" w:hAnsi="Times New Roman" w:cs="Times New Roman"/>
          <w:i/>
          <w:iCs/>
          <w:sz w:val="24"/>
          <w:szCs w:val="24"/>
        </w:rPr>
        <w:t>gemmifera</w:t>
      </w:r>
      <w:proofErr w:type="spellEnd"/>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8"/>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3F5F90F0"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 xml:space="preserve">lation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Pr="00C70602">
        <w:rPr>
          <w:rFonts w:ascii="Times New Roman" w:hAnsi="Times New Roman" w:cs="Times New Roman"/>
          <w:sz w:val="24"/>
          <w:szCs w:val="24"/>
        </w:rPr>
        <w:t xml:space="preserve">Dr. </w:t>
      </w:r>
      <w:r w:rsidR="00383C29" w:rsidRPr="00C70602">
        <w:rPr>
          <w:rFonts w:ascii="Times New Roman" w:hAnsi="Times New Roman" w:cs="Times New Roman"/>
          <w:sz w:val="24"/>
          <w:szCs w:val="24"/>
        </w:rPr>
        <w:t xml:space="preserve">Erik </w:t>
      </w:r>
      <w:proofErr w:type="spellStart"/>
      <w:r w:rsidR="00383C29" w:rsidRPr="00C70602">
        <w:rPr>
          <w:rFonts w:ascii="Times New Roman" w:hAnsi="Times New Roman" w:cs="Times New Roman"/>
          <w:sz w:val="24"/>
          <w:szCs w:val="24"/>
        </w:rPr>
        <w:t>Poelman</w:t>
      </w:r>
      <w:proofErr w:type="spellEnd"/>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w:t>
      </w:r>
      <w:proofErr w:type="gramStart"/>
      <w:r w:rsidR="00FE62D9" w:rsidRPr="00C70602">
        <w:rPr>
          <w:rFonts w:ascii="Times New Roman" w:hAnsi="Times New Roman" w:cs="Times New Roman"/>
          <w:b/>
          <w:bCs/>
          <w:sz w:val="24"/>
          <w:szCs w:val="24"/>
        </w:rPr>
        <w:t>frass</w:t>
      </w:r>
      <w:proofErr w:type="gramEnd"/>
    </w:p>
    <w:p w14:paraId="172A60ED" w14:textId="3256B5F5"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D15F2B" w:rsidRPr="00C70602">
        <w:rPr>
          <w:rFonts w:ascii="Times New Roman" w:hAnsi="Times New Roman" w:cs="Times New Roman"/>
          <w:sz w:val="24"/>
          <w:szCs w:val="24"/>
        </w:rPr>
        <w:t>The first two weeks since germination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9"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9"/>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0"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0"/>
    <w:p w14:paraId="1F06FB6B" w14:textId="5D891B6F"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sz w:val="24"/>
          <w:szCs w:val="24"/>
        </w:rPr>
        <w:fldChar w:fldCharType="begin"/>
      </w:r>
      <w:r w:rsidR="00017BC6"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017BC6" w:rsidRPr="00C70602">
        <w:rPr>
          <w:rFonts w:ascii="Times New Roman" w:hAnsi="Times New Roman" w:cs="Times New Roman"/>
          <w:sz w:val="24"/>
          <w:szCs w:val="24"/>
        </w:rPr>
        <w:fldChar w:fldCharType="separate"/>
      </w:r>
      <w:r w:rsidR="00017BC6" w:rsidRPr="00C70602">
        <w:rPr>
          <w:rFonts w:ascii="Times New Roman" w:hAnsi="Times New Roman" w:cs="Times New Roman"/>
          <w:noProof/>
          <w:sz w:val="24"/>
          <w:szCs w:val="24"/>
        </w:rPr>
        <w:t>(Wantulla et al., 2022)</w:t>
      </w:r>
      <w:r w:rsidR="00017BC6" w:rsidRPr="00C70602">
        <w:rPr>
          <w:rFonts w:ascii="Times New Roman" w:hAnsi="Times New Roman" w:cs="Times New Roman"/>
          <w:sz w:val="24"/>
          <w:szCs w:val="24"/>
        </w:rPr>
        <w:fldChar w:fldCharType="end"/>
      </w:r>
      <w:r w:rsidR="00127E58" w:rsidRPr="00C70602">
        <w:rPr>
          <w:rFonts w:ascii="Times New Roman" w:hAnsi="Times New Roman" w:cs="Times New Roman"/>
          <w:sz w:val="24"/>
          <w:szCs w:val="24"/>
        </w:rPr>
        <w:t xml:space="preserve">. </w:t>
      </w:r>
      <w:bookmarkStart w:id="11"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1"/>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2" w:name="_Hlk119075797"/>
      <w:r w:rsidR="000903C6" w:rsidRPr="00C70602">
        <w:rPr>
          <w:rFonts w:ascii="Times New Roman" w:hAnsi="Times New Roman" w:cs="Times New Roman"/>
          <w:sz w:val="24"/>
          <w:szCs w:val="24"/>
        </w:rPr>
        <w:t>pupal development,</w:t>
      </w:r>
      <w:bookmarkEnd w:id="12"/>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3" w:name="_Hlk119076142"/>
      <w:r w:rsidRPr="00C70602">
        <w:rPr>
          <w:rFonts w:ascii="Times New Roman" w:hAnsi="Times New Roman" w:cs="Times New Roman"/>
          <w:sz w:val="24"/>
          <w:szCs w:val="24"/>
        </w:rPr>
        <w:t>the pupation of the larvae</w:t>
      </w:r>
      <w:bookmarkEnd w:id="13"/>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4E0C8C1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4" w:name="_Hlk119076278"/>
      <w:r w:rsidRPr="00C70602">
        <w:rPr>
          <w:rFonts w:ascii="Times New Roman" w:hAnsi="Times New Roman" w:cs="Times New Roman"/>
          <w:sz w:val="24"/>
          <w:szCs w:val="24"/>
        </w:rPr>
        <w:t>leaf damage</w:t>
      </w:r>
      <w:bookmarkEnd w:id="14"/>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49076B"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fldChar w:fldCharType="end"/>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51BBF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49076B" w:rsidRPr="00C70602">
        <w:rPr>
          <w:rFonts w:ascii="Times New Roman" w:hAnsi="Times New Roman" w:cs="Times New Roman"/>
          <w:sz w:val="20"/>
          <w:szCs w:val="20"/>
          <w:lang w:val="en-US"/>
        </w:rPr>
        <w:fldChar w:fldCharType="begin"/>
      </w:r>
      <w:r w:rsidR="00F0038E" w:rsidRPr="00C70602">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C70602">
        <w:rPr>
          <w:rFonts w:ascii="Times New Roman" w:hAnsi="Times New Roman" w:cs="Times New Roman"/>
          <w:sz w:val="20"/>
          <w:szCs w:val="20"/>
          <w:lang w:val="en-US"/>
        </w:rPr>
        <w:fldChar w:fldCharType="separate"/>
      </w:r>
      <w:r w:rsidR="00F0038E" w:rsidRPr="00C70602">
        <w:rPr>
          <w:rFonts w:ascii="Times New Roman" w:hAnsi="Times New Roman" w:cs="Times New Roman"/>
          <w:noProof/>
          <w:sz w:val="20"/>
          <w:szCs w:val="20"/>
          <w:lang w:val="en-US"/>
        </w:rPr>
        <w:t>(Robin et al., 2017)</w:t>
      </w:r>
      <w:r w:rsidR="0049076B" w:rsidRPr="00C70602">
        <w:rPr>
          <w:rFonts w:ascii="Times New Roman" w:hAnsi="Times New Roman" w:cs="Times New Roman"/>
          <w:sz w:val="20"/>
          <w:szCs w:val="20"/>
          <w:lang w:val="en-US"/>
        </w:rPr>
        <w:fldChar w:fldCharType="end"/>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5"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xml:space="preserve">: effects on plant growth </w:t>
      </w:r>
      <w:proofErr w:type="gramStart"/>
      <w:r w:rsidR="00152902" w:rsidRPr="00C70602">
        <w:rPr>
          <w:rFonts w:ascii="Times New Roman" w:hAnsi="Times New Roman" w:cs="Times New Roman"/>
          <w:b/>
          <w:bCs/>
          <w:sz w:val="24"/>
          <w:szCs w:val="24"/>
        </w:rPr>
        <w:t>performance</w:t>
      </w:r>
      <w:proofErr w:type="gramEnd"/>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6"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6"/>
    </w:p>
    <w:bookmarkEnd w:id="15"/>
    <w:p w14:paraId="474A39D5" w14:textId="631CB66B"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7"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7"/>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8"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8"/>
    <w:p w14:paraId="34A0A0E8" w14:textId="3CC64AA7"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75EF4B88"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(Tartaglia et al., 2016)</w:t>
      </w:r>
      <w:r w:rsidR="000903C6"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966E62"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(Adedia et al., 2020)</w:t>
      </w:r>
      <w:r w:rsidR="00966E62" w:rsidRPr="00C70602">
        <w:rPr>
          <w:rFonts w:ascii="Times New Roman" w:hAnsi="Times New Roman" w:cs="Times New Roman"/>
          <w:sz w:val="24"/>
          <w:szCs w:val="24"/>
        </w:rPr>
        <w:fldChar w:fldCharType="end"/>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4A3F07" w:rsidRPr="00C70602">
        <w:rPr>
          <w:rFonts w:ascii="Times New Roman" w:hAnsi="Times New Roman" w:cs="Times New Roman"/>
          <w:sz w:val="24"/>
          <w:szCs w:val="24"/>
        </w:rPr>
        <w:fldChar w:fldCharType="begin"/>
      </w:r>
      <w:r w:rsidR="00F26057" w:rsidRPr="00C70602">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fldChar w:fldCharType="end"/>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(Fox et al., 2012)</w:t>
      </w:r>
      <w:r w:rsidR="00E30CDE" w:rsidRPr="00C70602">
        <w:rPr>
          <w:rFonts w:ascii="Times New Roman" w:hAnsi="Times New Roman" w:cs="Times New Roman"/>
          <w:sz w:val="24"/>
          <w:szCs w:val="24"/>
        </w:rPr>
        <w:fldChar w:fldCharType="end"/>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E30CDE" w:rsidRPr="00C70602">
        <w:rPr>
          <w:rFonts w:ascii="Times New Roman" w:hAnsi="Times New Roman" w:cs="Times New Roman"/>
          <w:sz w:val="24"/>
          <w:szCs w:val="24"/>
        </w:rPr>
        <w:fldChar w:fldCharType="begin"/>
      </w:r>
      <w:r w:rsidR="00F0038E" w:rsidRPr="00C70602">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C70602">
        <w:rPr>
          <w:rFonts w:ascii="Times New Roman" w:hAnsi="Times New Roman" w:cs="Times New Roman"/>
          <w:sz w:val="24"/>
          <w:szCs w:val="24"/>
        </w:rPr>
        <w:fldChar w:fldCharType="separate"/>
      </w:r>
      <w:r w:rsidR="00F0038E" w:rsidRPr="00C70602">
        <w:rPr>
          <w:rFonts w:ascii="Times New Roman" w:hAnsi="Times New Roman" w:cs="Times New Roman"/>
          <w:noProof/>
          <w:sz w:val="24"/>
          <w:szCs w:val="24"/>
        </w:rPr>
        <w:t>(Lenth &amp; Lenth, 2018)</w:t>
      </w:r>
      <w:r w:rsidR="00E30CDE" w:rsidRPr="00C70602">
        <w:rPr>
          <w:rFonts w:ascii="Times New Roman" w:hAnsi="Times New Roman" w:cs="Times New Roman"/>
          <w:sz w:val="24"/>
          <w:szCs w:val="24"/>
        </w:rPr>
        <w:fldChar w:fldCharType="end"/>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BD48C5" w:rsidRPr="00C70602">
        <w:rPr>
          <w:rFonts w:ascii="Times New Roman" w:hAnsi="Times New Roman" w:cs="Times New Roman"/>
          <w:sz w:val="24"/>
          <w:szCs w:val="24"/>
          <w:lang w:val="en-US"/>
        </w:rPr>
        <w:fldChar w:fldCharType="begin"/>
      </w:r>
      <w:r w:rsidR="00F0038E" w:rsidRPr="00C70602">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C70602">
        <w:rPr>
          <w:rFonts w:ascii="Times New Roman" w:hAnsi="Times New Roman" w:cs="Times New Roman"/>
          <w:sz w:val="24"/>
          <w:szCs w:val="24"/>
          <w:lang w:val="en-US"/>
        </w:rPr>
        <w:fldChar w:fldCharType="separate"/>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fldChar w:fldCharType="end"/>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3E69F056" w:rsidR="00973D2C" w:rsidRPr="00C70602" w:rsidRDefault="002B0935" w:rsidP="00C70602">
      <w:pPr>
        <w:spacing w:after="0" w:line="480" w:lineRule="auto"/>
        <w:jc w:val="both"/>
        <w:rPr>
          <w:rFonts w:ascii="Times New Roman" w:hAnsi="Times New Roman" w:cs="Times New Roman"/>
          <w:sz w:val="24"/>
          <w:szCs w:val="24"/>
        </w:rPr>
      </w:pPr>
      <w:bookmarkStart w:id="19"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19"/>
    <w:p w14:paraId="78DA79A8" w14:textId="78C7A68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(BSFF</w:t>
      </w:r>
      <w:proofErr w:type="gramStart"/>
      <w:r w:rsidR="00CE59E2" w:rsidRPr="00C70602">
        <w:rPr>
          <w:rFonts w:ascii="Times New Roman" w:hAnsi="Times New Roman" w:cs="Times New Roman"/>
          <w:sz w:val="20"/>
          <w:szCs w:val="20"/>
          <w:lang w:val="en-US"/>
        </w:rPr>
        <w:t>)</w:t>
      </w:r>
      <w:proofErr w:type="gramEnd"/>
      <w:r w:rsidR="00CE59E2" w:rsidRPr="00C70602">
        <w:rPr>
          <w:rFonts w:ascii="Times New Roman" w:hAnsi="Times New Roman" w:cs="Times New Roman"/>
          <w:sz w:val="20"/>
          <w:szCs w:val="20"/>
          <w:lang w:val="en-US"/>
        </w:rPr>
        <w:t xml:space="preserve">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3737A321"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0" w:name="_Hlk127816553"/>
      <w:r w:rsidRPr="00C70602">
        <w:rPr>
          <w:rFonts w:ascii="Times New Roman" w:hAnsi="Times New Roman" w:cs="Times New Roman"/>
          <w:sz w:val="24"/>
          <w:szCs w:val="24"/>
        </w:rPr>
        <w:t>raw BSFF or raw MWF</w:t>
      </w:r>
      <w:bookmarkEnd w:id="20"/>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F1C5E" w:rsidRPr="00C70602">
        <w:rPr>
          <w:rFonts w:ascii="Times New Roman" w:hAnsi="Times New Roman" w:cs="Times New Roman"/>
          <w:sz w:val="24"/>
          <w:szCs w:val="24"/>
        </w:rPr>
        <w:t>When the experiment was r</w:t>
      </w:r>
      <w:r w:rsidR="00780C69" w:rsidRPr="00C70602">
        <w:rPr>
          <w:rFonts w:ascii="Times New Roman" w:hAnsi="Times New Roman" w:cs="Times New Roman"/>
          <w:sz w:val="24"/>
          <w:szCs w:val="24"/>
        </w:rPr>
        <w:t>epeat</w:t>
      </w:r>
      <w:r w:rsidR="009F1C5E" w:rsidRPr="00C70602">
        <w:rPr>
          <w:rFonts w:ascii="Times New Roman" w:hAnsi="Times New Roman" w:cs="Times New Roman"/>
          <w:sz w:val="24"/>
          <w:szCs w:val="24"/>
        </w:rPr>
        <w:t>ed</w:t>
      </w:r>
      <w:r w:rsidR="00780C69" w:rsidRPr="00C70602">
        <w:rPr>
          <w:rFonts w:ascii="Times New Roman" w:hAnsi="Times New Roman" w:cs="Times New Roman"/>
          <w:sz w:val="24"/>
          <w:szCs w:val="24"/>
        </w:rPr>
        <w:t xml:space="preserve"> under comparable conditions </w:t>
      </w:r>
      <w:r w:rsidR="009F1C5E" w:rsidRPr="00C70602">
        <w:rPr>
          <w:rFonts w:ascii="Times New Roman" w:hAnsi="Times New Roman" w:cs="Times New Roman"/>
          <w:sz w:val="24"/>
          <w:szCs w:val="24"/>
        </w:rPr>
        <w:t xml:space="preserve">resulted in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1"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1"/>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0"/>
                    <a:stretch>
                      <a:fillRect/>
                    </a:stretch>
                  </pic:blipFill>
                  <pic:spPr>
                    <a:xfrm>
                      <a:off x="0" y="0"/>
                      <a:ext cx="4619048" cy="3933333"/>
                    </a:xfrm>
                    <a:prstGeom prst="rect">
                      <a:avLst/>
                    </a:prstGeom>
                  </pic:spPr>
                </pic:pic>
              </a:graphicData>
            </a:graphic>
          </wp:inline>
        </w:drawing>
      </w:r>
    </w:p>
    <w:p w14:paraId="21B28B2A" w14:textId="0AB93C0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BSF frass (BSFF</w:t>
      </w:r>
      <w:proofErr w:type="gramStart"/>
      <w:r w:rsidR="00847223" w:rsidRPr="00C70602">
        <w:rPr>
          <w:sz w:val="20"/>
          <w:szCs w:val="20"/>
          <w:lang w:val="en-US"/>
        </w:rPr>
        <w:t>)</w:t>
      </w:r>
      <w:proofErr w:type="gramEnd"/>
      <w:r w:rsidR="00847223" w:rsidRPr="00C70602">
        <w:rPr>
          <w:sz w:val="20"/>
          <w:szCs w:val="20"/>
          <w:lang w:val="en-US"/>
        </w:rPr>
        <w:t xml:space="preserve">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2" w:name="_Hlk119317419"/>
      <w:r w:rsidR="00A30A8D"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646AB6" w:rsidRPr="00C70602">
        <w:rPr>
          <w:sz w:val="20"/>
          <w:szCs w:val="20"/>
          <w:lang w:val="en-US"/>
        </w:rPr>
        <w:t>.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2"/>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3"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3"/>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4"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4"/>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1"/>
                    <a:stretch>
                      <a:fillRect/>
                    </a:stretch>
                  </pic:blipFill>
                  <pic:spPr>
                    <a:xfrm>
                      <a:off x="0" y="0"/>
                      <a:ext cx="4619048" cy="3933333"/>
                    </a:xfrm>
                    <a:prstGeom prst="rect">
                      <a:avLst/>
                    </a:prstGeom>
                  </pic:spPr>
                </pic:pic>
              </a:graphicData>
            </a:graphic>
          </wp:inline>
        </w:drawing>
      </w:r>
    </w:p>
    <w:p w14:paraId="7F8D9897" w14:textId="19DF27B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proofErr w:type="gramStart"/>
      <w:r w:rsidR="00AA40F8" w:rsidRPr="00C70602">
        <w:rPr>
          <w:sz w:val="20"/>
          <w:szCs w:val="20"/>
          <w:lang w:val="en-US"/>
        </w:rPr>
        <w:t>)</w:t>
      </w:r>
      <w:proofErr w:type="gramEnd"/>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pupae </w:t>
      </w:r>
      <w:r w:rsidR="00AA7760" w:rsidRPr="00C70602">
        <w:rPr>
          <w:sz w:val="20"/>
          <w:szCs w:val="20"/>
          <w:lang w:val="en-US"/>
        </w:rPr>
        <w:t xml:space="preserve">sample size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5"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5"/>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w:t>
      </w:r>
      <w:r w:rsidR="00A72BF2" w:rsidRPr="00C70602">
        <w:rPr>
          <w:rFonts w:ascii="Times New Roman" w:hAnsi="Times New Roman" w:cs="Times New Roman"/>
          <w:sz w:val="24"/>
          <w:szCs w:val="24"/>
        </w:rPr>
        <w:lastRenderedPageBreak/>
        <w:t>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 xml:space="preserve">was </w:t>
      </w:r>
      <w:proofErr w:type="gramStart"/>
      <w:r w:rsidR="005F2FCD" w:rsidRPr="00C70602">
        <w:rPr>
          <w:rFonts w:ascii="Times New Roman" w:hAnsi="Times New Roman" w:cs="Times New Roman"/>
          <w:sz w:val="24"/>
          <w:szCs w:val="24"/>
        </w:rPr>
        <w:t>similar to</w:t>
      </w:r>
      <w:proofErr w:type="gramEnd"/>
      <w:r w:rsidR="005F2FCD" w:rsidRPr="00C70602">
        <w:rPr>
          <w:rFonts w:ascii="Times New Roman" w:hAnsi="Times New Roman" w:cs="Times New Roman"/>
          <w:sz w:val="24"/>
          <w:szCs w:val="24"/>
        </w:rPr>
        <w:t xml:space="preserve">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6CA5C851"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2"/>
                    <a:stretch>
                      <a:fillRect/>
                    </a:stretch>
                  </pic:blipFill>
                  <pic:spPr>
                    <a:xfrm>
                      <a:off x="0" y="0"/>
                      <a:ext cx="4619048" cy="3933333"/>
                    </a:xfrm>
                    <a:prstGeom prst="rect">
                      <a:avLst/>
                    </a:prstGeom>
                  </pic:spPr>
                </pic:pic>
              </a:graphicData>
            </a:graphic>
          </wp:inline>
        </w:drawing>
      </w:r>
    </w:p>
    <w:p w14:paraId="47047197" w14:textId="4EB3092D" w:rsidR="00905ED6" w:rsidRPr="00C70602" w:rsidRDefault="00905ED6" w:rsidP="00C70602">
      <w:pPr>
        <w:pStyle w:val="NormalWeb"/>
        <w:spacing w:before="0" w:beforeAutospacing="0" w:after="0" w:afterAutospacing="0" w:line="480" w:lineRule="auto"/>
        <w:jc w:val="both"/>
        <w:rPr>
          <w:sz w:val="20"/>
          <w:szCs w:val="20"/>
          <w:lang w:val="en-US"/>
        </w:rPr>
      </w:pPr>
      <w:bookmarkStart w:id="26"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w:t>
      </w:r>
      <w:proofErr w:type="gramStart"/>
      <w:r w:rsidR="00223B38" w:rsidRPr="00C70602">
        <w:rPr>
          <w:rFonts w:eastAsiaTheme="minorEastAsia"/>
          <w:color w:val="000000" w:themeColor="text1"/>
          <w:kern w:val="24"/>
          <w:sz w:val="20"/>
          <w:szCs w:val="20"/>
          <w:lang w:val="en-US"/>
        </w:rPr>
        <w:t>)</w:t>
      </w:r>
      <w:proofErr w:type="gramEnd"/>
      <w:r w:rsidR="00223B38" w:rsidRPr="00C70602">
        <w:rPr>
          <w:rFonts w:eastAsiaTheme="minorEastAsia"/>
          <w:color w:val="000000" w:themeColor="text1"/>
          <w:kern w:val="24"/>
          <w:sz w:val="20"/>
          <w:szCs w:val="20"/>
          <w:lang w:val="en-US"/>
        </w:rPr>
        <w:t xml:space="preserve">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generalised linear models (GLM). </w:t>
      </w:r>
      <w:bookmarkStart w:id="27" w:name="_Hlk138900017"/>
      <w:r w:rsidRPr="00C70602">
        <w:rPr>
          <w:sz w:val="20"/>
          <w:szCs w:val="20"/>
          <w:lang w:val="en-US"/>
        </w:rPr>
        <w:t xml:space="preserve">n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7"/>
      <w:r w:rsidRPr="00C70602">
        <w:rPr>
          <w:sz w:val="20"/>
          <w:szCs w:val="20"/>
          <w:lang w:val="en-US"/>
        </w:rPr>
        <w:t>. Boxes with different letters are significantly different (</w:t>
      </w:r>
      <w:r w:rsidRPr="00C70602">
        <w:rPr>
          <w:color w:val="1C1D1E"/>
          <w:sz w:val="20"/>
          <w:szCs w:val="20"/>
          <w:shd w:val="clear" w:color="auto" w:fill="FFFFFF"/>
        </w:rPr>
        <w:t xml:space="preserve">Tukey's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6"/>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8"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8"/>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29" w:name="_Hlk127784575"/>
    </w:p>
    <w:p w14:paraId="1D00C9C3" w14:textId="352369B5"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mean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days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29"/>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2B2950D7"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all 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0"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0"/>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3"/>
                    <a:stretch>
                      <a:fillRect/>
                    </a:stretch>
                  </pic:blipFill>
                  <pic:spPr>
                    <a:xfrm>
                      <a:off x="0" y="0"/>
                      <a:ext cx="5731510" cy="5095875"/>
                    </a:xfrm>
                    <a:prstGeom prst="rect">
                      <a:avLst/>
                    </a:prstGeom>
                  </pic:spPr>
                </pic:pic>
              </a:graphicData>
            </a:graphic>
          </wp:inline>
        </w:drawing>
      </w:r>
    </w:p>
    <w:p w14:paraId="6A18B52E" w14:textId="6AA921A8"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4"/>
                    <a:stretch>
                      <a:fillRect/>
                    </a:stretch>
                  </pic:blipFill>
                  <pic:spPr>
                    <a:xfrm>
                      <a:off x="0" y="0"/>
                      <a:ext cx="5731510" cy="5097145"/>
                    </a:xfrm>
                    <a:prstGeom prst="rect">
                      <a:avLst/>
                    </a:prstGeom>
                  </pic:spPr>
                </pic:pic>
              </a:graphicData>
            </a:graphic>
          </wp:inline>
        </w:drawing>
      </w:r>
    </w:p>
    <w:p w14:paraId="3ADE2AFC" w14:textId="3B6A63E6"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EA28440" w:rsidR="00D266AF" w:rsidRPr="00C70602" w:rsidRDefault="00D32F8E" w:rsidP="00C70602">
      <w:pPr>
        <w:spacing w:after="0" w:line="480" w:lineRule="auto"/>
        <w:jc w:val="both"/>
        <w:rPr>
          <w:rFonts w:ascii="Times New Roman" w:hAnsi="Times New Roman" w:cs="Times New Roman"/>
          <w:sz w:val="24"/>
          <w:szCs w:val="24"/>
        </w:rPr>
      </w:pPr>
      <w:bookmarkStart w:id="31"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746A95" w:rsidRPr="00C70602">
        <w:rPr>
          <w:rFonts w:ascii="Times New Roman" w:hAnsi="Times New Roman" w:cs="Times New Roman"/>
          <w:sz w:val="24"/>
          <w:szCs w:val="24"/>
        </w:rPr>
        <w:t xml:space="preserve">Similarly,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1"/>
    <w:p w14:paraId="6F101313" w14:textId="668CAF37"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soil amendment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fldChar w:fldCharType="end"/>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sz w:val="24"/>
          <w:szCs w:val="24"/>
        </w:rPr>
        <w:fldChar w:fldCharType="begin"/>
      </w:r>
      <w:r w:rsidRPr="00C70602">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C70602">
        <w:rPr>
          <w:rFonts w:ascii="Times New Roman" w:hAnsi="Times New Roman" w:cs="Times New Roman"/>
          <w:sz w:val="24"/>
          <w:szCs w:val="24"/>
        </w:rPr>
        <w:fldChar w:fldCharType="separate"/>
      </w:r>
      <w:r w:rsidRPr="00C70602">
        <w:rPr>
          <w:rFonts w:ascii="Times New Roman" w:hAnsi="Times New Roman" w:cs="Times New Roman"/>
          <w:noProof/>
          <w:sz w:val="24"/>
          <w:szCs w:val="24"/>
        </w:rPr>
        <w:t>(Wantulla et al., 2022)</w:t>
      </w:r>
      <w:r w:rsidRPr="00C70602">
        <w:rPr>
          <w:rFonts w:ascii="Times New Roman" w:hAnsi="Times New Roman" w:cs="Times New Roman"/>
          <w:sz w:val="24"/>
          <w:szCs w:val="24"/>
        </w:rPr>
        <w:fldChar w:fldCharType="end"/>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Insect frass effects vary with plant species, insect species, and over 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fldChar w:fldCharType="begin"/>
      </w:r>
      <w:r w:rsidR="00480275" w:rsidRPr="00C70602">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C70602">
        <w:rPr>
          <w:rFonts w:ascii="Times New Roman" w:hAnsi="Times New Roman" w:cs="Times New Roman"/>
          <w:sz w:val="24"/>
          <w:szCs w:val="24"/>
        </w:rPr>
        <w:fldChar w:fldCharType="separate"/>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fldChar w:fldCharType="end"/>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 </w:instrText>
      </w:r>
      <w:r w:rsidR="002A3C26" w:rsidRPr="00C70602">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C70602">
        <w:rPr>
          <w:rFonts w:ascii="Times New Roman" w:hAnsi="Times New Roman" w:cs="Times New Roman"/>
          <w:sz w:val="24"/>
          <w:szCs w:val="24"/>
        </w:rPr>
        <w:instrText xml:space="preserve"> ADDIN EN.CITE.DATA </w:instrText>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2A3C26" w:rsidRPr="00C70602">
        <w:rPr>
          <w:rFonts w:ascii="Times New Roman" w:hAnsi="Times New Roman" w:cs="Times New Roman"/>
          <w:sz w:val="24"/>
          <w:szCs w:val="24"/>
        </w:rPr>
        <w:t xml:space="preserve">bigger leaf area, and higher dry leaf weights </w:t>
      </w:r>
      <w:r w:rsidR="002A3C26" w:rsidRPr="00C70602">
        <w:rPr>
          <w:rFonts w:ascii="Times New Roman" w:hAnsi="Times New Roman" w:cs="Times New Roman"/>
          <w:sz w:val="24"/>
          <w:szCs w:val="24"/>
        </w:rPr>
        <w:fldChar w:fldCharType="begin"/>
      </w:r>
      <w:r w:rsidR="002A3C26" w:rsidRPr="00C70602">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C70602">
        <w:rPr>
          <w:rFonts w:ascii="Times New Roman" w:hAnsi="Times New Roman" w:cs="Times New Roman"/>
          <w:sz w:val="24"/>
          <w:szCs w:val="24"/>
        </w:rPr>
        <w:fldChar w:fldCharType="separate"/>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fldChar w:fldCharType="end"/>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258B3717"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are toxic to plants.</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heavily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sz w:val="24"/>
          <w:szCs w:val="24"/>
        </w:rPr>
        <w:fldChar w:fldCharType="begin"/>
      </w:r>
      <w:r w:rsidR="00DD73B8" w:rsidRPr="00C70602">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C70602">
        <w:rPr>
          <w:rFonts w:ascii="Times New Roman" w:hAnsi="Times New Roman" w:cs="Times New Roman"/>
          <w:sz w:val="24"/>
          <w:szCs w:val="24"/>
        </w:rPr>
        <w:fldChar w:fldCharType="separate"/>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fldChar w:fldCharType="end"/>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affecting bacterial endospores. However, it successfully eliminated detectable amounts of foodborne pathogens (Salmonella, Clostridium perfringens,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sz w:val="24"/>
          <w:szCs w:val="24"/>
        </w:rPr>
        <w:fldChar w:fldCharType="begin"/>
      </w:r>
      <w:r w:rsidR="00226B77" w:rsidRPr="00C70602">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C70602">
        <w:rPr>
          <w:rFonts w:ascii="Times New Roman" w:hAnsi="Times New Roman" w:cs="Times New Roman"/>
          <w:sz w:val="24"/>
          <w:szCs w:val="24"/>
        </w:rPr>
        <w:fldChar w:fldCharType="separate"/>
      </w:r>
      <w:r w:rsidR="00226B77" w:rsidRPr="00C70602">
        <w:rPr>
          <w:rFonts w:ascii="Times New Roman" w:hAnsi="Times New Roman" w:cs="Times New Roman"/>
          <w:noProof/>
          <w:sz w:val="24"/>
          <w:szCs w:val="24"/>
        </w:rPr>
        <w:t>(Van Looveren et al., 2021)</w:t>
      </w:r>
      <w:r w:rsidR="00226B77" w:rsidRPr="00C70602">
        <w:rPr>
          <w:rFonts w:ascii="Times New Roman" w:hAnsi="Times New Roman" w:cs="Times New Roman"/>
          <w:sz w:val="24"/>
          <w:szCs w:val="24"/>
        </w:rPr>
        <w:fldChar w:fldCharType="end"/>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56C4E2B5"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sz w:val="24"/>
          <w:szCs w:val="24"/>
        </w:rPr>
        <w:fldChar w:fldCharType="begin"/>
      </w:r>
      <w:r w:rsidR="004D6852" w:rsidRPr="00C70602">
        <w:rPr>
          <w:rFonts w:ascii="Times New Roman" w:hAnsi="Times New Roman" w:cs="Times New Roman"/>
          <w:sz w:val="24"/>
          <w:szCs w:val="24"/>
        </w:rPr>
        <w:instrText xml:space="preserve"> ADDIN EN.CITE &lt;EndNote&gt;&lt;Cite&gt;&lt;Author&gt;Ahuja&lt;/Author&gt;&lt;Year&gt;2010&lt;/Year&gt;&lt;RecNum&gt;322&lt;/RecNum&gt;&lt;DisplayText&gt;(Ahuja et al., 2010)&lt;/DisplayText&gt;&lt;record&gt;&lt;rec-number&gt;322&lt;/rec-number&gt;&lt;foreign-keys&gt;&lt;key app="EN" db-id="0wtrz5reafv20zepz5gxztdga5x9tzz2z22z" timestamp="1683646198"&gt;322&lt;/key&gt;&lt;/foreign-keys&gt;&lt;ref-type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4D6852" w:rsidRPr="00C70602">
        <w:rPr>
          <w:rFonts w:ascii="Times New Roman" w:hAnsi="Times New Roman" w:cs="Times New Roman"/>
          <w:sz w:val="24"/>
          <w:szCs w:val="24"/>
        </w:rPr>
        <w:fldChar w:fldCharType="separate"/>
      </w:r>
      <w:r w:rsidR="004D6852" w:rsidRPr="00C70602">
        <w:rPr>
          <w:rFonts w:ascii="Times New Roman" w:hAnsi="Times New Roman" w:cs="Times New Roman"/>
          <w:noProof/>
          <w:sz w:val="24"/>
          <w:szCs w:val="24"/>
        </w:rPr>
        <w:t>(Ahuja et al., 2010)</w:t>
      </w:r>
      <w:r w:rsidR="004D6852"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as a pest control method 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sz w:val="24"/>
          <w:szCs w:val="24"/>
        </w:rPr>
        <w:fldChar w:fldCharType="begin"/>
      </w:r>
      <w:r w:rsidR="00FE4B11" w:rsidRPr="00C70602">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C70602">
        <w:rPr>
          <w:rFonts w:ascii="Times New Roman" w:hAnsi="Times New Roman" w:cs="Times New Roman"/>
          <w:sz w:val="24"/>
          <w:szCs w:val="24"/>
        </w:rPr>
        <w:fldChar w:fldCharType="separate"/>
      </w:r>
      <w:r w:rsidR="00FE4B11" w:rsidRPr="00C70602">
        <w:rPr>
          <w:rFonts w:ascii="Times New Roman" w:hAnsi="Times New Roman" w:cs="Times New Roman"/>
          <w:noProof/>
          <w:sz w:val="24"/>
          <w:szCs w:val="24"/>
        </w:rPr>
        <w:t>(Poveda, 2021)</w:t>
      </w:r>
      <w:r w:rsidR="00FE4B11" w:rsidRPr="00C70602">
        <w:rPr>
          <w:rFonts w:ascii="Times New Roman" w:hAnsi="Times New Roman" w:cs="Times New Roman"/>
          <w:sz w:val="24"/>
          <w:szCs w:val="24"/>
        </w:rPr>
        <w:fldChar w:fldCharType="end"/>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77777777"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This suggests that alternative factors, such as the presence of natural predators or the use of physical barriers, may be more effective in controlling this pest.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1A86CA08"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2"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2"/>
      <w:r w:rsidR="008560BF"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 </w:instrText>
      </w:r>
      <w:r w:rsidR="00E976B1" w:rsidRPr="00C70602">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C70602">
        <w:rPr>
          <w:rFonts w:ascii="Times New Roman" w:hAnsi="Times New Roman" w:cs="Times New Roman"/>
          <w:sz w:val="24"/>
          <w:szCs w:val="24"/>
        </w:rPr>
        <w:instrText xml:space="preserve"> ADDIN EN.CITE.DATA </w:instrText>
      </w:r>
      <w:r w:rsidR="00E976B1" w:rsidRPr="00C70602">
        <w:rPr>
          <w:rFonts w:ascii="Times New Roman" w:hAnsi="Times New Roman" w:cs="Times New Roman"/>
          <w:sz w:val="24"/>
          <w:szCs w:val="24"/>
        </w:rPr>
      </w:r>
      <w:r w:rsidR="00E976B1" w:rsidRPr="00C70602">
        <w:rPr>
          <w:rFonts w:ascii="Times New Roman" w:hAnsi="Times New Roman" w:cs="Times New Roman"/>
          <w:sz w:val="24"/>
          <w:szCs w:val="24"/>
        </w:rPr>
        <w:fldChar w:fldCharType="end"/>
      </w:r>
      <w:r w:rsidR="008560BF" w:rsidRPr="00C70602">
        <w:rPr>
          <w:rFonts w:ascii="Times New Roman" w:hAnsi="Times New Roman" w:cs="Times New Roman"/>
          <w:sz w:val="24"/>
          <w:szCs w:val="24"/>
        </w:rPr>
      </w:r>
      <w:r w:rsidR="008560BF" w:rsidRPr="00C70602">
        <w:rPr>
          <w:rFonts w:ascii="Times New Roman" w:hAnsi="Times New Roman" w:cs="Times New Roman"/>
          <w:sz w:val="24"/>
          <w:szCs w:val="24"/>
        </w:rPr>
        <w:fldChar w:fldCharType="separate"/>
      </w:r>
      <w:r w:rsidR="00E976B1" w:rsidRPr="00C70602">
        <w:rPr>
          <w:rFonts w:ascii="Times New Roman" w:hAnsi="Times New Roman" w:cs="Times New Roman"/>
          <w:noProof/>
          <w:sz w:val="24"/>
          <w:szCs w:val="24"/>
        </w:rPr>
        <w:t>(Barragán-Fonseca et al., 2022; Ray et al., 2015)</w:t>
      </w:r>
      <w:r w:rsidR="008560BF"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fldChar w:fldCharType="end"/>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In addition,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composition as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sz w:val="24"/>
          <w:szCs w:val="24"/>
        </w:rPr>
        <w:fldChar w:fldCharType="begin"/>
      </w:r>
      <w:r w:rsidR="00470FDD" w:rsidRPr="00C70602">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C70602">
        <w:rPr>
          <w:rFonts w:ascii="Times New Roman" w:hAnsi="Times New Roman" w:cs="Times New Roman"/>
          <w:sz w:val="24"/>
          <w:szCs w:val="24"/>
        </w:rPr>
        <w:fldChar w:fldCharType="separate"/>
      </w:r>
      <w:r w:rsidR="00470FDD" w:rsidRPr="00C70602">
        <w:rPr>
          <w:rFonts w:ascii="Times New Roman" w:hAnsi="Times New Roman" w:cs="Times New Roman"/>
          <w:noProof/>
          <w:sz w:val="24"/>
          <w:szCs w:val="24"/>
        </w:rPr>
        <w:t>(Poveda et al., 2019)</w:t>
      </w:r>
      <w:r w:rsidR="00470FDD" w:rsidRPr="00C70602">
        <w:rPr>
          <w:rFonts w:ascii="Times New Roman" w:hAnsi="Times New Roman" w:cs="Times New Roman"/>
          <w:sz w:val="24"/>
          <w:szCs w:val="24"/>
        </w:rPr>
        <w:fldChar w:fldCharType="end"/>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011FC94E"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sz w:val="24"/>
          <w:szCs w:val="24"/>
        </w:rPr>
        <w:fldChar w:fldCharType="begin"/>
      </w:r>
      <w:r w:rsidR="002C4A66" w:rsidRPr="00C70602">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C70602">
        <w:rPr>
          <w:rFonts w:ascii="Times New Roman" w:hAnsi="Times New Roman" w:cs="Times New Roman"/>
          <w:sz w:val="24"/>
          <w:szCs w:val="24"/>
        </w:rPr>
        <w:fldChar w:fldCharType="separate"/>
      </w:r>
      <w:r w:rsidR="002C4A66" w:rsidRPr="00C70602">
        <w:rPr>
          <w:rFonts w:ascii="Times New Roman" w:hAnsi="Times New Roman" w:cs="Times New Roman"/>
          <w:noProof/>
          <w:sz w:val="24"/>
          <w:szCs w:val="24"/>
        </w:rPr>
        <w:t>(Ray et al., 2016)</w:t>
      </w:r>
      <w:r w:rsidR="002C4A66" w:rsidRPr="00C70602">
        <w:rPr>
          <w:rFonts w:ascii="Times New Roman" w:hAnsi="Times New Roman" w:cs="Times New Roman"/>
          <w:sz w:val="24"/>
          <w:szCs w:val="24"/>
        </w:rPr>
        <w:fldChar w:fldCharType="end"/>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 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3A1ED7" w:rsidRPr="00C70602">
        <w:rPr>
          <w:rFonts w:ascii="Times New Roman" w:hAnsi="Times New Roman" w:cs="Times New Roman"/>
          <w:sz w:val="24"/>
          <w:szCs w:val="24"/>
        </w:rPr>
        <w:fldChar w:fldCharType="begin"/>
      </w:r>
      <w:r w:rsidR="00991C7C" w:rsidRPr="00C70602">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C70602">
        <w:rPr>
          <w:rFonts w:ascii="Times New Roman" w:hAnsi="Times New Roman" w:cs="Times New Roman"/>
          <w:sz w:val="24"/>
          <w:szCs w:val="24"/>
        </w:rPr>
        <w:fldChar w:fldCharType="separate"/>
      </w:r>
      <w:r w:rsidR="00991C7C" w:rsidRPr="00C70602">
        <w:rPr>
          <w:rFonts w:ascii="Times New Roman" w:hAnsi="Times New Roman" w:cs="Times New Roman"/>
          <w:noProof/>
          <w:sz w:val="24"/>
          <w:szCs w:val="24"/>
        </w:rPr>
        <w:t>(Poveda, 2021; Ray et al., 2016)</w:t>
      </w:r>
      <w:r w:rsidR="003A1ED7" w:rsidRPr="00C70602">
        <w:rPr>
          <w:rFonts w:ascii="Times New Roman" w:hAnsi="Times New Roman" w:cs="Times New Roman"/>
          <w:sz w:val="24"/>
          <w:szCs w:val="24"/>
        </w:rPr>
        <w:fldChar w:fldCharType="end"/>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sz w:val="24"/>
          <w:szCs w:val="24"/>
        </w:rPr>
        <w:fldChar w:fldCharType="begin"/>
      </w:r>
      <w:r w:rsidR="00F446EC" w:rsidRPr="00C70602">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C70602">
        <w:rPr>
          <w:rFonts w:ascii="Times New Roman" w:hAnsi="Times New Roman" w:cs="Times New Roman"/>
          <w:sz w:val="24"/>
          <w:szCs w:val="24"/>
        </w:rPr>
        <w:fldChar w:fldCharType="separate"/>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fldChar w:fldCharType="end"/>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3"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3"/>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78B9AFEA"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 </w:instrText>
      </w:r>
      <w:r w:rsidR="00155B51" w:rsidRPr="00C70602">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C70602">
        <w:rPr>
          <w:rFonts w:ascii="Times New Roman" w:hAnsi="Times New Roman" w:cs="Times New Roman"/>
          <w:sz w:val="24"/>
          <w:szCs w:val="24"/>
        </w:rPr>
        <w:instrText xml:space="preserve"> ADDIN EN.CITE.DATA </w:instrText>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end"/>
      </w:r>
      <w:r w:rsidR="00155B51" w:rsidRPr="00C70602">
        <w:rPr>
          <w:rFonts w:ascii="Times New Roman" w:hAnsi="Times New Roman" w:cs="Times New Roman"/>
          <w:sz w:val="24"/>
          <w:szCs w:val="24"/>
        </w:rPr>
      </w:r>
      <w:r w:rsidR="00155B51" w:rsidRPr="00C70602">
        <w:rPr>
          <w:rFonts w:ascii="Times New Roman" w:hAnsi="Times New Roman" w:cs="Times New Roman"/>
          <w:sz w:val="24"/>
          <w:szCs w:val="24"/>
        </w:rPr>
        <w:fldChar w:fldCharType="separate"/>
      </w:r>
      <w:r w:rsidR="00155B51" w:rsidRPr="00C70602">
        <w:rPr>
          <w:rFonts w:ascii="Times New Roman" w:hAnsi="Times New Roman" w:cs="Times New Roman"/>
          <w:noProof/>
          <w:sz w:val="24"/>
          <w:szCs w:val="24"/>
        </w:rPr>
        <w:t>(Gärttling &amp; Schulz, 2022; Gebremikael et al., 2022; Houben et al., 2020; Poveda, 2021; Poveda et al., 2019)</w:t>
      </w:r>
      <w:r w:rsidR="00155B51" w:rsidRPr="00C70602">
        <w:rPr>
          <w:rFonts w:ascii="Times New Roman" w:hAnsi="Times New Roman" w:cs="Times New Roman"/>
          <w:sz w:val="24"/>
          <w:szCs w:val="24"/>
        </w:rPr>
        <w:fldChar w:fldCharType="end"/>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 </w:instrText>
      </w:r>
      <w:r w:rsidR="006868DB" w:rsidRPr="00C70602">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C70602">
        <w:rPr>
          <w:rFonts w:ascii="Times New Roman" w:hAnsi="Times New Roman" w:cs="Times New Roman"/>
          <w:sz w:val="24"/>
          <w:szCs w:val="24"/>
        </w:rPr>
        <w:instrText xml:space="preserve"> ADDIN EN.CITE.DATA </w:instrText>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end"/>
      </w:r>
      <w:r w:rsidR="006868DB" w:rsidRPr="00C70602">
        <w:rPr>
          <w:rFonts w:ascii="Times New Roman" w:hAnsi="Times New Roman" w:cs="Times New Roman"/>
          <w:sz w:val="24"/>
          <w:szCs w:val="24"/>
        </w:rPr>
      </w:r>
      <w:r w:rsidR="006868DB" w:rsidRPr="00C70602">
        <w:rPr>
          <w:rFonts w:ascii="Times New Roman" w:hAnsi="Times New Roman" w:cs="Times New Roman"/>
          <w:sz w:val="24"/>
          <w:szCs w:val="24"/>
        </w:rPr>
        <w:fldChar w:fldCharType="separate"/>
      </w:r>
      <w:r w:rsidR="006868DB" w:rsidRPr="00C70602">
        <w:rPr>
          <w:rFonts w:ascii="Times New Roman" w:hAnsi="Times New Roman" w:cs="Times New Roman"/>
          <w:noProof/>
          <w:sz w:val="24"/>
          <w:szCs w:val="24"/>
        </w:rPr>
        <w:t>(Bashir et al., 2021; Rayne &amp; Aula, 2020)</w:t>
      </w:r>
      <w:r w:rsidR="006868DB" w:rsidRPr="00C70602">
        <w:rPr>
          <w:rFonts w:ascii="Times New Roman" w:hAnsi="Times New Roman" w:cs="Times New Roman"/>
          <w:sz w:val="24"/>
          <w:szCs w:val="24"/>
        </w:rPr>
        <w:fldChar w:fldCharType="end"/>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5A63E0D2"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w:t>
      </w:r>
      <w:proofErr w:type="gramStart"/>
      <w:r w:rsidRPr="00C70602">
        <w:rPr>
          <w:rFonts w:ascii="Times New Roman" w:hAnsi="Times New Roman" w:cs="Times New Roman"/>
          <w:sz w:val="24"/>
          <w:szCs w:val="24"/>
        </w:rPr>
        <w:t>frass</w:t>
      </w:r>
      <w:proofErr w:type="gramEnd"/>
      <w:r w:rsidRPr="00C70602">
        <w:rPr>
          <w:rFonts w:ascii="Times New Roman" w:hAnsi="Times New Roman" w:cs="Times New Roman"/>
          <w:sz w:val="24"/>
          <w:szCs w:val="24"/>
        </w:rPr>
        <w:t xml:space="preserve">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71B56D3" w14:textId="50C8E15F" w:rsidR="00AC013F" w:rsidRPr="00C70602"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4" w:name="_Hlk132417782"/>
      <w:r w:rsidRPr="00C70602">
        <w:rPr>
          <w:rFonts w:ascii="Times New Roman" w:hAnsi="Times New Roman" w:cs="Times New Roman"/>
          <w:i/>
          <w:iCs/>
          <w:sz w:val="24"/>
          <w:szCs w:val="24"/>
        </w:rPr>
        <w:t>P. xylostella</w:t>
      </w:r>
      <w:bookmarkEnd w:id="34"/>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Future studies should compare the </w:t>
      </w:r>
      <w:r w:rsidR="00F275C0" w:rsidRPr="00C70602">
        <w:rPr>
          <w:rFonts w:ascii="Times New Roman" w:hAnsi="Times New Roman" w:cs="Times New Roman"/>
          <w:sz w:val="24"/>
          <w:szCs w:val="24"/>
        </w:rPr>
        <w:t xml:space="preserve">effects </w:t>
      </w:r>
      <w:r w:rsidR="00231204"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00231204"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00231204"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EEFD8EE"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E913C3" w:rsidRPr="00C70602">
        <w:rPr>
          <w:rFonts w:ascii="Times New Roman" w:hAnsi="Times New Roman" w:cs="Times New Roman"/>
          <w:sz w:val="24"/>
          <w:szCs w:val="24"/>
        </w:rPr>
        <w:t xml:space="preserve">preparing experimental </w:t>
      </w:r>
      <w:r w:rsidR="00865318" w:rsidRPr="00C70602">
        <w:rPr>
          <w:rFonts w:ascii="Times New Roman" w:hAnsi="Times New Roman" w:cs="Times New Roman"/>
          <w:sz w:val="24"/>
          <w:szCs w:val="24"/>
        </w:rPr>
        <w:t xml:space="preserve">frass </w:t>
      </w:r>
      <w:r w:rsidR="00865318" w:rsidRPr="00C70602">
        <w:rPr>
          <w:rFonts w:ascii="Times New Roman" w:hAnsi="Times New Roman" w:cs="Times New Roman"/>
          <w:sz w:val="24"/>
          <w:szCs w:val="24"/>
        </w:rPr>
        <w:lastRenderedPageBreak/>
        <w:t>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033AF574" w14:textId="77777777" w:rsidR="00AC08B5" w:rsidRPr="00C70602" w:rsidRDefault="00AC08B5"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01881624" w14:textId="31431091"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1689C731" w14:textId="17E5EFDE"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2A6FD86" w14:textId="77777777" w:rsidR="00C63657" w:rsidRPr="00C70602" w:rsidRDefault="00C63657" w:rsidP="00C70602">
      <w:pPr>
        <w:spacing w:line="480" w:lineRule="auto"/>
        <w:jc w:val="both"/>
        <w:rPr>
          <w:rFonts w:ascii="Times New Roman" w:hAnsi="Times New Roman" w:cs="Times New Roman"/>
          <w:noProof/>
        </w:rPr>
      </w:pPr>
    </w:p>
    <w:p w14:paraId="701FCE90" w14:textId="02A7050C" w:rsidR="009D6E6D" w:rsidRPr="00C70602" w:rsidRDefault="00C63657" w:rsidP="00C70602">
      <w:pPr>
        <w:spacing w:line="480" w:lineRule="auto"/>
        <w:jc w:val="both"/>
        <w:rPr>
          <w:rFonts w:ascii="Times New Roman" w:hAnsi="Times New Roman" w:cs="Times New Roman"/>
          <w:sz w:val="24"/>
          <w:szCs w:val="24"/>
        </w:rPr>
      </w:pPr>
      <w:del w:id="35" w:author="Chia, Shaphan Yong" w:date="2023-07-02T01:40:00Z">
        <w:r w:rsidRPr="00C70602" w:rsidDel="002D1F08">
          <w:rPr>
            <w:rFonts w:ascii="Times New Roman" w:hAnsi="Times New Roman" w:cs="Times New Roman"/>
            <w:noProof/>
          </w:rPr>
          <w:lastRenderedPageBreak/>
          <w:drawing>
            <wp:inline distT="0" distB="0" distL="0" distR="0" wp14:anchorId="00D842CD" wp14:editId="0FE8DD56">
              <wp:extent cx="5731510" cy="4610735"/>
              <wp:effectExtent l="0" t="0" r="2540" b="0"/>
              <wp:docPr id="728402667"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2667" name="Picture 1" descr="A picture containing text, screenshot, diagram, number&#10;&#10;Description automatically generated"/>
                      <pic:cNvPicPr/>
                    </pic:nvPicPr>
                    <pic:blipFill>
                      <a:blip r:embed="rId15"/>
                      <a:stretch>
                        <a:fillRect/>
                      </a:stretch>
                    </pic:blipFill>
                    <pic:spPr>
                      <a:xfrm>
                        <a:off x="0" y="0"/>
                        <a:ext cx="5731510" cy="4610735"/>
                      </a:xfrm>
                      <a:prstGeom prst="rect">
                        <a:avLst/>
                      </a:prstGeom>
                    </pic:spPr>
                  </pic:pic>
                </a:graphicData>
              </a:graphic>
            </wp:inline>
          </w:drawing>
        </w:r>
      </w:del>
      <w:ins w:id="36" w:author="Chia, Shaphan Yong" w:date="2023-07-02T01:41:00Z">
        <w:r w:rsidR="002D1F08" w:rsidRPr="002D1F08">
          <w:rPr>
            <w:noProof/>
          </w:rPr>
          <w:t xml:space="preserve"> </w:t>
        </w:r>
        <w:r w:rsidR="002D1F08">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6"/>
                      <a:stretch>
                        <a:fillRect/>
                      </a:stretch>
                    </pic:blipFill>
                    <pic:spPr>
                      <a:xfrm>
                        <a:off x="0" y="0"/>
                        <a:ext cx="5731510" cy="4615180"/>
                      </a:xfrm>
                      <a:prstGeom prst="rect">
                        <a:avLst/>
                      </a:prstGeom>
                    </pic:spPr>
                  </pic:pic>
                </a:graphicData>
              </a:graphic>
            </wp:inline>
          </w:drawing>
        </w:r>
      </w:ins>
      <w:r w:rsidR="00FE21DB" w:rsidRPr="00C70602" w:rsidDel="00FE21DB">
        <w:rPr>
          <w:rFonts w:ascii="Times New Roman" w:hAnsi="Times New Roman" w:cs="Times New Roman"/>
          <w:noProof/>
        </w:rPr>
        <w:t xml:space="preserve"> </w:t>
      </w:r>
    </w:p>
    <w:p w14:paraId="4F89E111" w14:textId="73BBEC24"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respectively. The line within the box indicates the median value.</w:t>
      </w:r>
      <w:r w:rsidR="004E0A06" w:rsidRPr="00C70602">
        <w:rPr>
          <w:rFonts w:ascii="Times New Roman" w:hAnsi="Times New Roman" w:cs="Times New Roman"/>
          <w:sz w:val="20"/>
          <w:szCs w:val="20"/>
          <w:lang w:val="en-US"/>
        </w:rPr>
        <w:t xml:space="preserve"> The whiskers extend to the minimum </w:t>
      </w:r>
      <w:r w:rsidR="00374CB6" w:rsidRPr="00C70602">
        <w:rPr>
          <w:rFonts w:ascii="Times New Roman" w:hAnsi="Times New Roman" w:cs="Times New Roman"/>
          <w:sz w:val="20"/>
          <w:szCs w:val="20"/>
          <w:lang w:val="en-US"/>
        </w:rPr>
        <w:t xml:space="preserve">(Q1-1.5*1QR) </w:t>
      </w:r>
      <w:r w:rsidR="004E0A06" w:rsidRPr="00C70602">
        <w:rPr>
          <w:rFonts w:ascii="Times New Roman" w:hAnsi="Times New Roman" w:cs="Times New Roman"/>
          <w:sz w:val="20"/>
          <w:szCs w:val="20"/>
          <w:lang w:val="en-US"/>
        </w:rPr>
        <w:t xml:space="preserve">and maximum </w:t>
      </w:r>
      <w:r w:rsidR="00374CB6" w:rsidRPr="00C70602">
        <w:rPr>
          <w:rFonts w:ascii="Times New Roman" w:hAnsi="Times New Roman" w:cs="Times New Roman"/>
          <w:sz w:val="20"/>
          <w:szCs w:val="20"/>
          <w:lang w:val="en-US"/>
        </w:rPr>
        <w:t xml:space="preserve">(Q3+1.5*1QR) </w:t>
      </w:r>
      <w:r w:rsidR="004E0A06" w:rsidRPr="00C70602">
        <w:rPr>
          <w:rFonts w:ascii="Times New Roman" w:hAnsi="Times New Roman" w:cs="Times New Roman"/>
          <w:sz w:val="20"/>
          <w:szCs w:val="20"/>
          <w:lang w:val="en-US"/>
        </w:rPr>
        <w:t>values</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within 1.5 times the IQR</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17"/>
                    <a:stretch>
                      <a:fillRect/>
                    </a:stretch>
                  </pic:blipFill>
                  <pic:spPr>
                    <a:xfrm>
                      <a:off x="0" y="0"/>
                      <a:ext cx="5731510" cy="4615180"/>
                    </a:xfrm>
                    <a:prstGeom prst="rect">
                      <a:avLst/>
                    </a:prstGeom>
                  </pic:spPr>
                </pic:pic>
              </a:graphicData>
            </a:graphic>
          </wp:inline>
        </w:drawing>
      </w:r>
    </w:p>
    <w:p w14:paraId="4182988A" w14:textId="7777777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proofErr w:type="gramStart"/>
      <w:r w:rsidRPr="00C70602">
        <w:rPr>
          <w:rFonts w:ascii="Times New Roman" w:hAnsi="Times New Roman" w:cs="Times New Roman"/>
          <w:sz w:val="20"/>
          <w:szCs w:val="20"/>
          <w:lang w:val="en-US"/>
        </w:rPr>
        <w:t>)</w:t>
      </w:r>
      <w:proofErr w:type="gramEnd"/>
      <w:r w:rsidRPr="00C70602">
        <w:rPr>
          <w:rFonts w:ascii="Times New Roman" w:hAnsi="Times New Roman" w:cs="Times New Roman"/>
          <w:sz w:val="20"/>
          <w:szCs w:val="20"/>
          <w:lang w:val="en-US"/>
        </w:rPr>
        <w:t xml:space="preserve">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18"/>
                    <a:stretch>
                      <a:fillRect/>
                    </a:stretch>
                  </pic:blipFill>
                  <pic:spPr>
                    <a:xfrm>
                      <a:off x="0" y="0"/>
                      <a:ext cx="5731510" cy="4080510"/>
                    </a:xfrm>
                    <a:prstGeom prst="rect">
                      <a:avLst/>
                    </a:prstGeom>
                  </pic:spPr>
                </pic:pic>
              </a:graphicData>
            </a:graphic>
          </wp:inline>
        </w:drawing>
      </w:r>
    </w:p>
    <w:p w14:paraId="2A6C64DE" w14:textId="6835120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19"/>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0"/>
                    <a:stretch>
                      <a:fillRect/>
                    </a:stretch>
                  </pic:blipFill>
                  <pic:spPr>
                    <a:xfrm>
                      <a:off x="0" y="0"/>
                      <a:ext cx="2819118" cy="2770632"/>
                    </a:xfrm>
                    <a:prstGeom prst="rect">
                      <a:avLst/>
                    </a:prstGeom>
                  </pic:spPr>
                </pic:pic>
              </a:graphicData>
            </a:graphic>
          </wp:inline>
        </w:drawing>
      </w:r>
    </w:p>
    <w:p w14:paraId="0028FE86" w14:textId="4468762D"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7" w:name="_Hlk138899820"/>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7"/>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proofErr w:type="gramStart"/>
      <w:r w:rsidR="006241DE" w:rsidRPr="00C70602">
        <w:rPr>
          <w:rFonts w:ascii="Times New Roman" w:hAnsi="Times New Roman" w:cs="Times New Roman"/>
          <w:sz w:val="20"/>
          <w:szCs w:val="20"/>
          <w:lang w:val="en-US"/>
        </w:rPr>
        <w:t>replicate</w:t>
      </w:r>
      <w:proofErr w:type="gramEnd"/>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1"/>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6BE0AB71"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8" w:name="_Hlk138900097"/>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bookmarkEnd w:id="38"/>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2"/>
                    <a:stretch>
                      <a:fillRect/>
                    </a:stretch>
                  </pic:blipFill>
                  <pic:spPr>
                    <a:xfrm>
                      <a:off x="0" y="0"/>
                      <a:ext cx="4619048" cy="3933333"/>
                    </a:xfrm>
                    <a:prstGeom prst="rect">
                      <a:avLst/>
                    </a:prstGeom>
                  </pic:spPr>
                </pic:pic>
              </a:graphicData>
            </a:graphic>
          </wp:inline>
        </w:drawing>
      </w:r>
    </w:p>
    <w:p w14:paraId="49FAFECD" w14:textId="631D8B6B"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3"/>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4"/>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5"/>
                    <a:stretch>
                      <a:fillRect/>
                    </a:stretch>
                  </pic:blipFill>
                  <pic:spPr>
                    <a:xfrm>
                      <a:off x="0" y="0"/>
                      <a:ext cx="2812296" cy="2770632"/>
                    </a:xfrm>
                    <a:prstGeom prst="rect">
                      <a:avLst/>
                    </a:prstGeom>
                  </pic:spPr>
                </pic:pic>
              </a:graphicData>
            </a:graphic>
          </wp:inline>
        </w:drawing>
      </w:r>
    </w:p>
    <w:p w14:paraId="249A4787" w14:textId="5A81BE8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6"/>
                    <a:stretch>
                      <a:fillRect/>
                    </a:stretch>
                  </pic:blipFill>
                  <pic:spPr>
                    <a:xfrm>
                      <a:off x="0" y="0"/>
                      <a:ext cx="4619048" cy="3933333"/>
                    </a:xfrm>
                    <a:prstGeom prst="rect">
                      <a:avLst/>
                    </a:prstGeom>
                  </pic:spPr>
                </pic:pic>
              </a:graphicData>
            </a:graphic>
          </wp:inline>
        </w:drawing>
      </w:r>
    </w:p>
    <w:p w14:paraId="1A391730" w14:textId="75E92A44"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27"/>
                    <a:stretch>
                      <a:fillRect/>
                    </a:stretch>
                  </pic:blipFill>
                  <pic:spPr>
                    <a:xfrm>
                      <a:off x="0" y="0"/>
                      <a:ext cx="5731510" cy="5097145"/>
                    </a:xfrm>
                    <a:prstGeom prst="rect">
                      <a:avLst/>
                    </a:prstGeom>
                  </pic:spPr>
                </pic:pic>
              </a:graphicData>
            </a:graphic>
          </wp:inline>
        </w:drawing>
      </w:r>
    </w:p>
    <w:p w14:paraId="7B700C3A" w14:textId="31D8F9F8"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28"/>
                    <a:stretch>
                      <a:fillRect/>
                    </a:stretch>
                  </pic:blipFill>
                  <pic:spPr>
                    <a:xfrm>
                      <a:off x="0" y="0"/>
                      <a:ext cx="5731510" cy="4711700"/>
                    </a:xfrm>
                    <a:prstGeom prst="rect">
                      <a:avLst/>
                    </a:prstGeom>
                  </pic:spPr>
                </pic:pic>
              </a:graphicData>
            </a:graphic>
          </wp:inline>
        </w:drawing>
      </w:r>
    </w:p>
    <w:p w14:paraId="205BB2C6" w14:textId="2C5F62A8"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39" w:name="_Hlk138903471"/>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5F586A" w:rsidRPr="00C70602">
        <w:rPr>
          <w:rFonts w:ascii="Times New Roman" w:hAnsi="Times New Roman" w:cs="Times New Roman"/>
          <w:sz w:val="20"/>
          <w:szCs w:val="20"/>
          <w:lang w:val="en-US"/>
        </w:rPr>
        <w:t>. The hollow dots beyond whiskers represent outliers</w:t>
      </w:r>
      <w:bookmarkEnd w:id="39"/>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29"/>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30"/>
                    <a:stretch>
                      <a:fillRect/>
                    </a:stretch>
                  </pic:blipFill>
                  <pic:spPr>
                    <a:xfrm>
                      <a:off x="0" y="0"/>
                      <a:ext cx="2812296" cy="2770632"/>
                    </a:xfrm>
                    <a:prstGeom prst="rect">
                      <a:avLst/>
                    </a:prstGeom>
                  </pic:spPr>
                </pic:pic>
              </a:graphicData>
            </a:graphic>
          </wp:inline>
        </w:drawing>
      </w:r>
    </w:p>
    <w:p w14:paraId="4FF9C4D1" w14:textId="7DE8C82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The box represents the interquartile range (IQR), with the bottom and top edges corresponding to the first quartile (Q1, 25%) and third quartile (Q3, 75%), respectively. The line within the box indicates the median value. The whiskers extend to the minimum (Q1-1.5*1QR) and maximum (Q3+1.5*1QR) values within 1.5 times the IQR</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C70602" w:rsidRDefault="00500D19" w:rsidP="00C70602">
      <w:pPr>
        <w:spacing w:line="480" w:lineRule="auto"/>
        <w:jc w:val="both"/>
        <w:rPr>
          <w:rFonts w:ascii="Times New Roman" w:hAnsi="Times New Roman" w:cs="Times New Roman"/>
          <w:b/>
          <w:bCs/>
          <w:sz w:val="28"/>
          <w:szCs w:val="28"/>
        </w:rPr>
      </w:pPr>
      <w:commentRangeStart w:id="40"/>
      <w:commentRangeStart w:id="41"/>
      <w:r w:rsidRPr="00C70602">
        <w:rPr>
          <w:rFonts w:ascii="Times New Roman" w:hAnsi="Times New Roman" w:cs="Times New Roman"/>
          <w:b/>
          <w:bCs/>
          <w:sz w:val="28"/>
          <w:szCs w:val="28"/>
        </w:rPr>
        <w:lastRenderedPageBreak/>
        <w:t>Reference</w:t>
      </w:r>
      <w:r w:rsidR="00FE62D9" w:rsidRPr="00C70602">
        <w:rPr>
          <w:rFonts w:ascii="Times New Roman" w:hAnsi="Times New Roman" w:cs="Times New Roman"/>
          <w:b/>
          <w:bCs/>
          <w:sz w:val="28"/>
          <w:szCs w:val="28"/>
        </w:rPr>
        <w:t>s</w:t>
      </w:r>
      <w:commentRangeEnd w:id="40"/>
      <w:r w:rsidR="006241DE" w:rsidRPr="00C70602">
        <w:rPr>
          <w:rStyle w:val="CommentReference"/>
          <w:rFonts w:ascii="Times New Roman" w:hAnsi="Times New Roman" w:cs="Times New Roman"/>
        </w:rPr>
        <w:commentReference w:id="40"/>
      </w:r>
      <w:commentRangeEnd w:id="41"/>
      <w:r w:rsidR="00003473" w:rsidRPr="00C70602">
        <w:rPr>
          <w:rStyle w:val="CommentReference"/>
          <w:rFonts w:ascii="Times New Roman" w:hAnsi="Times New Roman" w:cs="Times New Roman"/>
        </w:rPr>
        <w:commentReference w:id="41"/>
      </w:r>
    </w:p>
    <w:bookmarkStart w:id="42" w:name="_Hlk134550334"/>
    <w:p w14:paraId="59ABCC19" w14:textId="77777777" w:rsidR="005A557A" w:rsidRPr="005A557A" w:rsidRDefault="00383C29" w:rsidP="005A557A">
      <w:pPr>
        <w:pStyle w:val="EndNoteBibliography"/>
        <w:spacing w:after="0"/>
        <w:ind w:left="720" w:hanging="720"/>
      </w:pPr>
      <w:r w:rsidRPr="00C70602">
        <w:rPr>
          <w:rFonts w:ascii="Times New Roman" w:hAnsi="Times New Roman" w:cs="Times New Roman"/>
          <w:sz w:val="20"/>
          <w:szCs w:val="20"/>
        </w:rPr>
        <w:fldChar w:fldCharType="begin"/>
      </w:r>
      <w:r w:rsidRPr="00C70602">
        <w:rPr>
          <w:rFonts w:ascii="Times New Roman" w:hAnsi="Times New Roman" w:cs="Times New Roman"/>
          <w:sz w:val="20"/>
          <w:szCs w:val="20"/>
        </w:rPr>
        <w:instrText xml:space="preserve"> ADDIN EN.REFLIST </w:instrText>
      </w:r>
      <w:r w:rsidRPr="00C70602">
        <w:rPr>
          <w:rFonts w:ascii="Times New Roman" w:hAnsi="Times New Roman" w:cs="Times New Roman"/>
          <w:sz w:val="20"/>
          <w:szCs w:val="20"/>
        </w:rPr>
        <w:fldChar w:fldCharType="separate"/>
      </w:r>
      <w:r w:rsidR="005A557A" w:rsidRPr="005A557A">
        <w:t>Adedia D, Asem L, Appiah SK, Nanga S, Boateng Y, Duedu KO &amp; Anani L (2020) Assessment of hypertension-induced deaths in Ghana: a nation-wide study from 2012 to 2016. Journal of Data Analysis and Information Processing 8: 158.</w:t>
      </w:r>
    </w:p>
    <w:p w14:paraId="5530208F" w14:textId="77777777" w:rsidR="005A557A" w:rsidRPr="005A557A" w:rsidRDefault="005A557A" w:rsidP="005A557A">
      <w:pPr>
        <w:pStyle w:val="EndNoteBibliography"/>
        <w:spacing w:after="0"/>
        <w:ind w:left="720" w:hanging="720"/>
      </w:pPr>
      <w:r w:rsidRPr="005A557A">
        <w:t>Ahuja I, Rohloff J &amp; Bones AM (2010) Defence mechanisms of Brassicaceae: implications for plant-insect interactions and potential for integrated pest management. A review. Agronomy for Sustainable Development 30: 311-348. doi:10.1051/agro/2009025.</w:t>
      </w:r>
    </w:p>
    <w:p w14:paraId="155FAB4F" w14:textId="77777777" w:rsidR="005A557A" w:rsidRPr="005A557A" w:rsidRDefault="005A557A" w:rsidP="005A557A">
      <w:pPr>
        <w:pStyle w:val="EndNoteBibliography"/>
        <w:spacing w:after="0"/>
        <w:ind w:left="720" w:hanging="720"/>
      </w:pPr>
      <w:r w:rsidRPr="005A557A">
        <w:t>Alattar MA, Alattar FN &amp; Popa R (2016) Effects of microaerobic fermentation and black soldier fly larvae food scrap processing residues on the growth of corn plants (Zea mays). Plant Science Today 3: 57-62.</w:t>
      </w:r>
    </w:p>
    <w:p w14:paraId="7D65774C" w14:textId="77777777" w:rsidR="005A557A" w:rsidRPr="005A557A" w:rsidRDefault="005A557A" w:rsidP="005A557A">
      <w:pPr>
        <w:pStyle w:val="EndNoteBibliography"/>
        <w:spacing w:after="0"/>
        <w:ind w:left="720" w:hanging="720"/>
      </w:pPr>
      <w:r w:rsidRPr="005A557A">
        <w:t>Barragán-Fonseca KY, Nurfikari A, van de Zande EM, Wantulla M, van Loon JJA, de Boer W &amp; Dicke M (2022) Insect frass and exuviae to promote plant growth and health. Trends Plant Sci 27: 646-654. doi:10.1016/j.tplants.2022.01.007.</w:t>
      </w:r>
    </w:p>
    <w:p w14:paraId="2471C258" w14:textId="77777777" w:rsidR="005A557A" w:rsidRPr="005A557A" w:rsidRDefault="005A557A" w:rsidP="005A557A">
      <w:pPr>
        <w:pStyle w:val="EndNoteBibliography"/>
        <w:spacing w:after="0"/>
        <w:ind w:left="720" w:hanging="720"/>
      </w:pPr>
      <w:r w:rsidRPr="005A557A">
        <w:t>Barthod J, Rumpel C &amp; Dignac M-F (2018) Composting with additives to improve organic amendments. A review. Agronomy for Sustainable Development 38: 17. doi:10.1007/s13593-018-0491-9.</w:t>
      </w:r>
    </w:p>
    <w:p w14:paraId="1993D67D" w14:textId="77777777" w:rsidR="005A557A" w:rsidRPr="005A557A" w:rsidRDefault="005A557A" w:rsidP="005A557A">
      <w:pPr>
        <w:pStyle w:val="EndNoteBibliography"/>
        <w:spacing w:after="0"/>
        <w:ind w:left="720" w:hanging="720"/>
      </w:pPr>
      <w:r w:rsidRPr="005A557A">
        <w:t>Bashir S, Bakhsh Gulshan A, Iqbal J, Husain A, Alwahibi MS, Alkahtani J, Dwiningsih Y, Bakhsh A, Ahmed N, Jamal Khan M, Ibrahim M &amp; Diao Z-H (2021) Comparative role of animal manure and vegetable waste induced compost for polluted soil restoration and maize growth. Saudi journal of biological sciences 28: 2534-2539. doi:https://doi.org/10.1016/j.sjbs.2021.01.057.</w:t>
      </w:r>
    </w:p>
    <w:p w14:paraId="59D77A87" w14:textId="77777777" w:rsidR="005A557A" w:rsidRPr="005A557A" w:rsidRDefault="005A557A" w:rsidP="005A557A">
      <w:pPr>
        <w:pStyle w:val="EndNoteBibliography"/>
        <w:spacing w:after="0"/>
        <w:ind w:left="720" w:hanging="720"/>
      </w:pPr>
      <w:r w:rsidRPr="005A557A">
        <w:t>Basri NEA, Azman NA, Ahmad IK, Suja F, Jalil NAA &amp; Amrul NF (2022) Potential Applications of Frass Derived from Black Soldier Fly Larvae Treatment of Food Waste: A Review. Foods 11: 2664.</w:t>
      </w:r>
    </w:p>
    <w:p w14:paraId="47DD8B63" w14:textId="77777777" w:rsidR="005A557A" w:rsidRPr="005A557A" w:rsidRDefault="005A557A" w:rsidP="005A557A">
      <w:pPr>
        <w:pStyle w:val="EndNoteBibliography"/>
        <w:spacing w:after="0"/>
        <w:ind w:left="720" w:hanging="720"/>
      </w:pPr>
      <w:r w:rsidRPr="005A557A">
        <w:t>Basu A, Prasad P, Das SN, Kalam S, Sayyed R, Reddy M &amp; El Enshasy H (2021) Plant growth promoting rhizobacteria (PGPR) as green bioinoculants: recent developments, constraints, and prospects. Sustainability 13: 1140.</w:t>
      </w:r>
    </w:p>
    <w:p w14:paraId="3FE55C1B" w14:textId="77777777" w:rsidR="005A557A" w:rsidRPr="005A557A" w:rsidRDefault="005A557A" w:rsidP="005A557A">
      <w:pPr>
        <w:pStyle w:val="EndNoteBibliography"/>
        <w:spacing w:after="0"/>
        <w:ind w:left="720" w:hanging="720"/>
      </w:pPr>
      <w:r w:rsidRPr="005A557A">
        <w:t>Berendsen RL, Pieterse CM &amp; Bakker PA (2012) The rhizosphere microbiome and plant health. Trends Plant Sci 17: 478-486. doi:10.1016/j.tplants.2012.04.001.</w:t>
      </w:r>
    </w:p>
    <w:p w14:paraId="77ABE841" w14:textId="77777777" w:rsidR="005A557A" w:rsidRPr="005A557A" w:rsidRDefault="005A557A" w:rsidP="005A557A">
      <w:pPr>
        <w:pStyle w:val="EndNoteBibliography"/>
        <w:spacing w:after="0"/>
        <w:ind w:left="720" w:hanging="720"/>
      </w:pPr>
      <w:r w:rsidRPr="005A557A">
        <w:t>Chia SY, Tanga CM, Osuga IM, Cheseto X, Ekesi S, Dicke M &amp; van Loon JJ (2020) Nutritional composition of black soldier fly larvae feeding on agro‐industrial by‐products. Entomologia Experimentalis et Applicata 168: 472-481.</w:t>
      </w:r>
    </w:p>
    <w:p w14:paraId="7EDBA803" w14:textId="77777777" w:rsidR="005A557A" w:rsidRPr="005A557A" w:rsidRDefault="005A557A" w:rsidP="005A557A">
      <w:pPr>
        <w:pStyle w:val="EndNoteBibliography"/>
        <w:spacing w:after="0"/>
        <w:ind w:left="720" w:hanging="720"/>
      </w:pPr>
      <w:r w:rsidRPr="005A557A">
        <w:t>Chia SY, Tanga CM, van Loon JJ &amp; Dicke M (2019) Insects for sustainable animal feed: inclusive business models involving smallholder farmers. Current Opinion in Environmental Sustainability 41: 23-30.</w:t>
      </w:r>
    </w:p>
    <w:p w14:paraId="7CF9AE8A" w14:textId="77777777" w:rsidR="005A557A" w:rsidRPr="005A557A" w:rsidRDefault="005A557A" w:rsidP="005A557A">
      <w:pPr>
        <w:pStyle w:val="EndNoteBibliography"/>
        <w:spacing w:after="0"/>
        <w:ind w:left="720" w:hanging="720"/>
      </w:pPr>
      <w:r w:rsidRPr="005A557A">
        <w:t>Choi S &amp; Hassanzadeh N (2019) BSFL Frass: A novel biofertilizer for improving plant health while minimizing environmental impact. Candian Sci. Fair J 2: 41-46.</w:t>
      </w:r>
    </w:p>
    <w:p w14:paraId="632BF5C4" w14:textId="77777777" w:rsidR="005A557A" w:rsidRPr="005A557A" w:rsidRDefault="005A557A" w:rsidP="005A557A">
      <w:pPr>
        <w:pStyle w:val="EndNoteBibliography"/>
        <w:spacing w:after="0"/>
        <w:ind w:left="720" w:hanging="720"/>
      </w:pPr>
      <w:r w:rsidRPr="005A557A">
        <w:t>Dzepe D, Mbenda TK, Ngassa G, Mube H, Chia SY, Aoudou Y &amp; Djouaka R (2022) Application of Black Soldier Fly Frass, Hermetia illucens (Diptera: Stratiomyidae) as Sustainable Organic Fertilizer for Lettuce, Lactuca sativa Production. Open Journal of Applied Sciences 12: 1632-1648.</w:t>
      </w:r>
    </w:p>
    <w:p w14:paraId="7D9FFAFB" w14:textId="77777777" w:rsidR="005A557A" w:rsidRPr="005A557A" w:rsidRDefault="005A557A" w:rsidP="005A557A">
      <w:pPr>
        <w:pStyle w:val="EndNoteBibliography"/>
        <w:spacing w:after="0"/>
        <w:ind w:left="720" w:hanging="720"/>
      </w:pPr>
      <w:r w:rsidRPr="005A557A">
        <w:t>Fox J, Weisberg S, Adler D, Bates D, Baud-Bovy G, Ellison S, Firth D, Friendly M, Gorjanc G &amp; Graves S (2012) Package ‘car’. Vienna: R Foundation for Statistical Computing 16.</w:t>
      </w:r>
    </w:p>
    <w:p w14:paraId="4475953A" w14:textId="77777777" w:rsidR="005A557A" w:rsidRPr="005A557A" w:rsidRDefault="005A557A" w:rsidP="005A557A">
      <w:pPr>
        <w:pStyle w:val="EndNoteBibliography"/>
        <w:spacing w:after="0"/>
        <w:ind w:left="720" w:hanging="720"/>
      </w:pPr>
      <w:r w:rsidRPr="005A557A">
        <w:t>Gadhave KR, Finch P, Gibson TM &amp; Gange AC (2016) Plant growth-promoting Bacillus suppress Brevicoryne brassicae field infestation and trigger density-dependent and density-independent natural enemy responses. Journal of Pest Science 89: 985-992.</w:t>
      </w:r>
    </w:p>
    <w:p w14:paraId="1E6F4AD6" w14:textId="77777777" w:rsidR="005A557A" w:rsidRPr="005A557A" w:rsidRDefault="005A557A" w:rsidP="005A557A">
      <w:pPr>
        <w:pStyle w:val="EndNoteBibliography"/>
        <w:spacing w:after="0"/>
        <w:ind w:left="720" w:hanging="720"/>
      </w:pPr>
      <w:r w:rsidRPr="005A557A">
        <w:t>Gärttling D, Kirchner SM &amp; Schulz H (2020) Assessment of the N-and P-fertilization effect of black soldier fly (Diptera: Stratiomyidae) by-products on maize. Journal of Insect Science 20: 8.</w:t>
      </w:r>
    </w:p>
    <w:p w14:paraId="077F4CD8" w14:textId="77777777" w:rsidR="005A557A" w:rsidRPr="005A557A" w:rsidRDefault="005A557A" w:rsidP="005A557A">
      <w:pPr>
        <w:pStyle w:val="EndNoteBibliography"/>
        <w:spacing w:after="0"/>
        <w:ind w:left="720" w:hanging="720"/>
      </w:pPr>
      <w:r w:rsidRPr="005A557A">
        <w:t>Gärttling D &amp; Schulz H (2022) Compilation of black soldier fly frass analyses. Journal of Soil Science and Plant Nutrition 22: 937-943.</w:t>
      </w:r>
    </w:p>
    <w:p w14:paraId="0F7DE5C4" w14:textId="77777777" w:rsidR="005A557A" w:rsidRPr="005A557A" w:rsidRDefault="005A557A" w:rsidP="005A557A">
      <w:pPr>
        <w:pStyle w:val="EndNoteBibliography"/>
        <w:spacing w:after="0"/>
        <w:ind w:left="720" w:hanging="720"/>
      </w:pPr>
      <w:r w:rsidRPr="005A557A">
        <w:t>Gebremikael MT, van Wickeren N, Salehi Hosseini P &amp; De Neve S (2022) The impacts of black soldier Fly Frass on nitrogen availability, microbial activities, C sequestration, and plant growth. Frontiers in Sustainable Food Systems 6.</w:t>
      </w:r>
    </w:p>
    <w:p w14:paraId="31DC7B2A" w14:textId="77777777" w:rsidR="005A557A" w:rsidRPr="005A557A" w:rsidRDefault="005A557A" w:rsidP="005A557A">
      <w:pPr>
        <w:pStyle w:val="EndNoteBibliography"/>
        <w:spacing w:after="0"/>
        <w:ind w:left="720" w:hanging="720"/>
      </w:pPr>
      <w:r w:rsidRPr="005A557A">
        <w:lastRenderedPageBreak/>
        <w:t>Goldan E, Nedeff V, Barsan N, Culea M, Panainte-Lehadus M, Mosnegutu E, Tomozei C, Chitimus D &amp; Irimia O (2023) Assessment of Manure Compost Used as Soil Amendment&amp;mdash;A Review. Processes 11: 1167.</w:t>
      </w:r>
    </w:p>
    <w:p w14:paraId="24E5D427" w14:textId="77777777" w:rsidR="005A557A" w:rsidRPr="005A557A" w:rsidRDefault="005A557A" w:rsidP="005A557A">
      <w:pPr>
        <w:pStyle w:val="EndNoteBibliography"/>
        <w:spacing w:after="0"/>
        <w:ind w:left="720" w:hanging="720"/>
      </w:pPr>
      <w:r w:rsidRPr="005A557A">
        <w:t>Houben D, Daoulas G &amp; Dulaurent A-M (2021) Assessment of the short-term fertilizer potential of mealworm frass using a pot experiment. Frontiers in Sustainable Food Systems 5: 714596.</w:t>
      </w:r>
    </w:p>
    <w:p w14:paraId="454F9F6D" w14:textId="77777777" w:rsidR="005A557A" w:rsidRPr="005A557A" w:rsidRDefault="005A557A" w:rsidP="005A557A">
      <w:pPr>
        <w:pStyle w:val="EndNoteBibliography"/>
        <w:spacing w:after="0"/>
        <w:ind w:left="720" w:hanging="720"/>
      </w:pPr>
      <w:r w:rsidRPr="005A557A">
        <w:t>Houben D, Daoulas G, Faucon M-P &amp; Dulaurent A-M (2020) Potential use of mealworm frass as a fertilizer: Impact on crop growth and soil properties. Scientific Reports 10: 1-9.</w:t>
      </w:r>
    </w:p>
    <w:p w14:paraId="6F7CD6C5" w14:textId="77777777" w:rsidR="005A557A" w:rsidRPr="005A557A" w:rsidRDefault="005A557A" w:rsidP="005A557A">
      <w:pPr>
        <w:pStyle w:val="EndNoteBibliography"/>
        <w:spacing w:after="0"/>
        <w:ind w:left="720" w:hanging="720"/>
      </w:pPr>
      <w:r w:rsidRPr="005A557A">
        <w:t>Hu L, Robert CAM, Cadot S, Zhang X, Ye M, Li B, Manzo D, Chervet N, Steinger T, van der Heijden MGA, Schlaeppi K &amp; Erb M (2018) Root exudate metabolites drive plant-soil feedbacks on growth and defense by shaping the rhizosphere microbiota. Nature Communications 9: 2738. doi:10.1038/s41467-018-05122-7.</w:t>
      </w:r>
    </w:p>
    <w:p w14:paraId="4F39A620" w14:textId="77777777" w:rsidR="005A557A" w:rsidRPr="005A557A" w:rsidRDefault="005A557A" w:rsidP="005A557A">
      <w:pPr>
        <w:pStyle w:val="EndNoteBibliography"/>
        <w:spacing w:after="0"/>
        <w:ind w:left="720" w:hanging="720"/>
      </w:pPr>
      <w:r w:rsidRPr="005A557A">
        <w:t>Klammsteiner T, Turan V, Fernández-Delgado Juárez M, Oberegger S &amp; Insam H (2020) Suitability of Black Soldier Fly Frass as Soil Amendment and Implication for Organic Waste Hygienization. Agronomy 10: 1578.</w:t>
      </w:r>
    </w:p>
    <w:p w14:paraId="2D9A651C" w14:textId="77777777" w:rsidR="005A557A" w:rsidRPr="005A557A" w:rsidRDefault="005A557A" w:rsidP="005A557A">
      <w:pPr>
        <w:pStyle w:val="EndNoteBibliography"/>
        <w:spacing w:after="0"/>
        <w:ind w:left="720" w:hanging="720"/>
      </w:pPr>
      <w:r w:rsidRPr="005A557A">
        <w:t>Lenth R &amp; Lenth MR (2018) Package ‘lsmeans’. The American Statistician 34: 216-221.</w:t>
      </w:r>
    </w:p>
    <w:p w14:paraId="073BFCBA" w14:textId="77777777" w:rsidR="005A557A" w:rsidRPr="005A557A" w:rsidRDefault="005A557A" w:rsidP="005A557A">
      <w:pPr>
        <w:pStyle w:val="EndNoteBibliography"/>
        <w:spacing w:after="0"/>
        <w:ind w:left="720" w:hanging="720"/>
      </w:pPr>
      <w:r w:rsidRPr="005A557A">
        <w:t>Lopes IG, Yong JW &amp; Lalander C (2022) Frass derived from black soldier fly larvae treatment of biodegradable wastes. A critical review and future perspectives. Waste Management 142: 65-76.</w:t>
      </w:r>
    </w:p>
    <w:p w14:paraId="7D3A53C0" w14:textId="77777777" w:rsidR="005A557A" w:rsidRPr="005A557A" w:rsidRDefault="005A557A" w:rsidP="005A557A">
      <w:pPr>
        <w:pStyle w:val="EndNoteBibliography"/>
        <w:spacing w:after="0"/>
        <w:ind w:left="720" w:hanging="720"/>
      </w:pPr>
      <w:r w:rsidRPr="005A557A">
        <w:t>Mahapatra S, Yadav R &amp; Ramakrishna W (2022) Bacillus subtilis impact on plant growth, soil health and environment: Dr. Jekyll and Mr. Hyde. Journal of Applied Microbiology 132: 3543-3562.</w:t>
      </w:r>
    </w:p>
    <w:p w14:paraId="781647C5" w14:textId="77777777" w:rsidR="005A557A" w:rsidRPr="005A557A" w:rsidRDefault="005A557A" w:rsidP="005A557A">
      <w:pPr>
        <w:pStyle w:val="EndNoteBibliography"/>
        <w:spacing w:after="0"/>
        <w:ind w:left="720" w:hanging="720"/>
      </w:pPr>
      <w:r w:rsidRPr="005A557A">
        <w:t>Mariod AA (2020) Nutrient composition of mealworm (Tenebrio molitor). African Edible Insects as Alternative Source of Food, Oil, Protein and Bioactive Components: 275-280.</w:t>
      </w:r>
    </w:p>
    <w:p w14:paraId="1CCBC7C5" w14:textId="77777777" w:rsidR="005A557A" w:rsidRPr="005A557A" w:rsidRDefault="005A557A" w:rsidP="005A557A">
      <w:pPr>
        <w:pStyle w:val="EndNoteBibliography"/>
        <w:spacing w:after="0"/>
        <w:ind w:left="720" w:hanging="720"/>
      </w:pPr>
      <w:r w:rsidRPr="005A557A">
        <w:t>Nicolopoulou-Stamati P, Maipas S, Kotampasi C, Stamatis P &amp; Hens L (2016) Chemical pesticides and human health: the urgent need for a new concept in agriculture. Frontiers in public health 4: 148.</w:t>
      </w:r>
    </w:p>
    <w:p w14:paraId="6A7504B3" w14:textId="77777777" w:rsidR="005A557A" w:rsidRPr="005A557A" w:rsidRDefault="005A557A" w:rsidP="005A557A">
      <w:pPr>
        <w:pStyle w:val="EndNoteBibliography"/>
        <w:spacing w:after="0"/>
        <w:ind w:left="720" w:hanging="720"/>
      </w:pPr>
      <w:r w:rsidRPr="005A557A">
        <w:t>Nurfikari A &amp; de Boer W (2021) Chitin determination in residual streams derived from insect production by LC-ECD and LC-MS/MS methods. Frontiers in Sustainable Food Systems: 493.</w:t>
      </w:r>
    </w:p>
    <w:p w14:paraId="658B8115" w14:textId="77777777" w:rsidR="005A557A" w:rsidRPr="005A557A" w:rsidRDefault="005A557A" w:rsidP="005A557A">
      <w:pPr>
        <w:pStyle w:val="EndNoteBibliography"/>
        <w:spacing w:after="0"/>
        <w:ind w:left="720" w:hanging="720"/>
      </w:pPr>
      <w:r w:rsidRPr="005A557A">
        <w:t>Pangesti N, Pineda A, Pieterse CM, Dicke M &amp; Van Loon JJ (2013) Two-way plant mediated interactions between root-associated microbes and insects: from ecology to mechanisms. Frontiers in Plant Science 4: 414.</w:t>
      </w:r>
    </w:p>
    <w:p w14:paraId="4A2E5B01" w14:textId="77777777" w:rsidR="005A557A" w:rsidRPr="005A557A" w:rsidRDefault="005A557A" w:rsidP="005A557A">
      <w:pPr>
        <w:pStyle w:val="EndNoteBibliography"/>
        <w:spacing w:after="0"/>
        <w:ind w:left="720" w:hanging="720"/>
      </w:pPr>
      <w:r w:rsidRPr="005A557A">
        <w:t>Pineda A, Zheng SJ, van Loon JJ, Pieterse CM &amp; Dicke M (2010) Helping plants to deal with insects: the role of beneficial soil-borne microbes. Trends Plant Sci 15: 507-514. doi:10.1016/j.tplants.2010.05.007.</w:t>
      </w:r>
    </w:p>
    <w:p w14:paraId="45147129" w14:textId="77777777" w:rsidR="005A557A" w:rsidRPr="005A557A" w:rsidRDefault="005A557A" w:rsidP="005A557A">
      <w:pPr>
        <w:pStyle w:val="EndNoteBibliography"/>
        <w:spacing w:after="0"/>
        <w:ind w:left="720" w:hanging="720"/>
      </w:pPr>
      <w:r w:rsidRPr="005A557A">
        <w:t>Poveda J (2021) Insect frass in the development of sustainable agriculture. A review. Agronomy for Sustainable Development 41: 1-10.</w:t>
      </w:r>
    </w:p>
    <w:p w14:paraId="0396FBAA" w14:textId="77777777" w:rsidR="005A557A" w:rsidRPr="005A557A" w:rsidRDefault="005A557A" w:rsidP="005A557A">
      <w:pPr>
        <w:pStyle w:val="EndNoteBibliography"/>
        <w:spacing w:after="0"/>
        <w:ind w:left="720" w:hanging="720"/>
      </w:pPr>
      <w:r w:rsidRPr="005A557A">
        <w:t>Poveda J, Jiménez-Gómez A, Saati-Santamaría Z, Usategui-Martín R, Rivas R &amp; García-Fraile P (2019) Mealworm frass as a potential biofertilizer and abiotic stress tolerance-inductor in plants. Applied Soil Ecology 142: 110-122. doi:https://doi.org/10.1016/j.apsoil.2019.04.016.</w:t>
      </w:r>
    </w:p>
    <w:p w14:paraId="69B77BCD" w14:textId="77777777" w:rsidR="005A557A" w:rsidRPr="005A557A" w:rsidRDefault="005A557A" w:rsidP="005A557A">
      <w:pPr>
        <w:pStyle w:val="EndNoteBibliography"/>
        <w:spacing w:after="0"/>
        <w:ind w:left="720" w:hanging="720"/>
      </w:pPr>
      <w:r w:rsidRPr="005A557A">
        <w:t>Ray S, Basu S, Rivera-Vega LJ, Acevedo FE, Louis J, Felton GW &amp; Luthe DS (2016) Lessons from the far end: caterpillar frass-induced defenses in maize, rice, cabbage, and tomato. Journal of chemical ecology 42: 1130-1141.</w:t>
      </w:r>
    </w:p>
    <w:p w14:paraId="4B8116B4" w14:textId="77777777" w:rsidR="005A557A" w:rsidRPr="005A557A" w:rsidRDefault="005A557A" w:rsidP="005A557A">
      <w:pPr>
        <w:pStyle w:val="EndNoteBibliography"/>
        <w:spacing w:after="0"/>
        <w:ind w:left="720" w:hanging="720"/>
      </w:pPr>
      <w:r w:rsidRPr="005A557A">
        <w:t>Ray S, Gaffor I, Acevedo FE, Helms A, Chuang W-P, Tooker J, Felton GW &amp; Luthe DS (2015) Maize plants recognize herbivore-associated cues from caterpillar frass. Journal of chemical ecology 41: 781-792.</w:t>
      </w:r>
    </w:p>
    <w:p w14:paraId="63D33AF2" w14:textId="77777777" w:rsidR="005A557A" w:rsidRPr="005A557A" w:rsidRDefault="005A557A" w:rsidP="005A557A">
      <w:pPr>
        <w:pStyle w:val="EndNoteBibliography"/>
        <w:spacing w:after="0"/>
        <w:ind w:left="720" w:hanging="720"/>
      </w:pPr>
      <w:r w:rsidRPr="005A557A">
        <w:t>Rayne N &amp; Aula L (2020) Livestock manure and the impacts on soil health: A review. Soil Systems 4: 64.</w:t>
      </w:r>
    </w:p>
    <w:p w14:paraId="754E885A" w14:textId="77777777" w:rsidR="005A557A" w:rsidRPr="005A557A" w:rsidRDefault="005A557A" w:rsidP="005A557A">
      <w:pPr>
        <w:pStyle w:val="EndNoteBibliography"/>
        <w:spacing w:after="0"/>
        <w:ind w:left="720" w:hanging="720"/>
      </w:pPr>
      <w:r w:rsidRPr="005A557A">
        <w:t>Reswita R, Noli ZA &amp; Rahayu R (2022) Effect of Giving Frass Hermetia Illucen L. on Soil Physical Chemical Properties, Chlorophyll Content and Yield of Upland Rice (Oryza Sativa L.) on Ultisol Soil. Eduvest-Journal Of Universal Studies 2: 335-346.</w:t>
      </w:r>
    </w:p>
    <w:p w14:paraId="0E7E661A" w14:textId="77777777" w:rsidR="005A557A" w:rsidRPr="005A557A" w:rsidRDefault="005A557A" w:rsidP="005A557A">
      <w:pPr>
        <w:pStyle w:val="EndNoteBibliography"/>
        <w:spacing w:after="0"/>
        <w:ind w:left="720" w:hanging="720"/>
      </w:pPr>
      <w:r w:rsidRPr="005A557A">
        <w:lastRenderedPageBreak/>
        <w:t>Robin AHK, Hossain MR, Park JI, Kim HR &amp; Nou IS (2017) Glucosinolate Profiles in Cabbage Genotypes Influence the Preferential Feeding of Diamondback Moth (Plutella xylostella). Front Plant Sci 8: 1244. doi:10.3389/fpls.2017.01244.</w:t>
      </w:r>
    </w:p>
    <w:p w14:paraId="2317F41C" w14:textId="77777777" w:rsidR="005A557A" w:rsidRPr="005A557A" w:rsidRDefault="005A557A" w:rsidP="005A557A">
      <w:pPr>
        <w:pStyle w:val="EndNoteBibliography"/>
        <w:spacing w:after="0"/>
        <w:ind w:left="720" w:hanging="720"/>
      </w:pPr>
      <w:r w:rsidRPr="005A557A">
        <w:t>Salomone R, Saija G, Mondello G, Giannetto A, Fasulo S &amp; Savastano D (2017) Environmental impact of food waste bioconversion by insects: Application of Life Cycle Assessment to process using Hermetia illucens. Journal of Cleaner Production 140: 890-905. doi:https://doi.org/10.1016/j.jclepro.2016.06.154.</w:t>
      </w:r>
    </w:p>
    <w:p w14:paraId="654564DB" w14:textId="77777777" w:rsidR="005A557A" w:rsidRPr="005A557A" w:rsidRDefault="005A557A" w:rsidP="005A557A">
      <w:pPr>
        <w:pStyle w:val="EndNoteBibliography"/>
        <w:spacing w:after="0"/>
        <w:ind w:left="720" w:hanging="720"/>
      </w:pPr>
      <w:r w:rsidRPr="005A557A">
        <w:t>Schmitt E &amp; de Vries W (2020) Potential benefits of using Hermetia illucens frass as a soil amendment on food production and for environmental impact reduction. Current Opinion in Green and Sustainable Chemistry 25: 100335.</w:t>
      </w:r>
    </w:p>
    <w:p w14:paraId="47C58E20" w14:textId="77777777" w:rsidR="005A557A" w:rsidRPr="005A557A" w:rsidRDefault="005A557A" w:rsidP="005A557A">
      <w:pPr>
        <w:pStyle w:val="EndNoteBibliography"/>
        <w:spacing w:after="0"/>
        <w:ind w:left="720" w:hanging="720"/>
      </w:pPr>
      <w:r w:rsidRPr="005A557A">
        <w:t>Sharp RG (2013) A Review of the Applications of Chitin and Its Derivatives in Agriculture to Modify Plant-Microbial Interactions and Improve Crop Yields. Agronomy 3: 757-793.</w:t>
      </w:r>
    </w:p>
    <w:p w14:paraId="55F2480A" w14:textId="77777777" w:rsidR="005A557A" w:rsidRPr="005A557A" w:rsidRDefault="005A557A" w:rsidP="005A557A">
      <w:pPr>
        <w:pStyle w:val="EndNoteBibliography"/>
        <w:spacing w:after="0"/>
        <w:ind w:left="720" w:hanging="720"/>
      </w:pPr>
      <w:r w:rsidRPr="005A557A">
        <w:t>Tartaglia FdL, Righi EZ, Rocha Ld, Loose LH, Maldaner IC &amp; Heldwein AB (2016) Non-destructive models for leaf area determination in canola. Revista Brasileira de Engenharia Agrícola e Ambiental 20: 551-556.</w:t>
      </w:r>
    </w:p>
    <w:p w14:paraId="23AA1833" w14:textId="77777777" w:rsidR="005A557A" w:rsidRPr="005A557A" w:rsidRDefault="005A557A" w:rsidP="005A557A">
      <w:pPr>
        <w:pStyle w:val="EndNoteBibliography"/>
        <w:spacing w:after="0"/>
        <w:ind w:left="720" w:hanging="720"/>
      </w:pPr>
      <w:r w:rsidRPr="005A557A">
        <w:t>Toviho OA &amp; Bársony P (2022) Nutrient Composition and Growth of Yellow Mealworm (Tenebrio molitor) at Different Ages and Stages of the Life Cycle. Agriculture 12: 1924.</w:t>
      </w:r>
    </w:p>
    <w:p w14:paraId="22A4F441" w14:textId="77777777" w:rsidR="005A557A" w:rsidRPr="005A557A" w:rsidRDefault="005A557A" w:rsidP="005A557A">
      <w:pPr>
        <w:pStyle w:val="EndNoteBibliography"/>
        <w:spacing w:after="0"/>
        <w:ind w:left="720" w:hanging="720"/>
      </w:pPr>
      <w:r w:rsidRPr="005A557A">
        <w:t>Van Looveren N, Vandeweyer D &amp; Van Campenhout L (2021) Impact of heat treatment on the microbiological quality of frass originating from black soldier fly larvae (Hermetia illucens). Insects 13: 22.</w:t>
      </w:r>
    </w:p>
    <w:p w14:paraId="3FACABC3" w14:textId="77777777" w:rsidR="005A557A" w:rsidRPr="005A557A" w:rsidRDefault="005A557A" w:rsidP="005A557A">
      <w:pPr>
        <w:pStyle w:val="EndNoteBibliography"/>
        <w:spacing w:after="0"/>
        <w:ind w:left="720" w:hanging="720"/>
      </w:pPr>
      <w:r w:rsidRPr="005A557A">
        <w:t>Wagh ST &amp; Razvi NA (2016) Marascuilo method of multiple comparisons (an analytical study of caesarean section delivery). Int J Contemp Med Res 43: 1137-1140.</w:t>
      </w:r>
    </w:p>
    <w:p w14:paraId="4776802A" w14:textId="77777777" w:rsidR="005A557A" w:rsidRPr="005A557A" w:rsidRDefault="005A557A" w:rsidP="005A557A">
      <w:pPr>
        <w:pStyle w:val="EndNoteBibliography"/>
        <w:spacing w:after="0"/>
        <w:ind w:left="720" w:hanging="720"/>
      </w:pPr>
      <w:r w:rsidRPr="005A557A">
        <w:t>Wantulla M, van Zadelhoff K, van Loon JJ &amp; Dicke M (2022) The potential of soil amendment with insect exuviae and frass to control the cabbage root fly. Journal of Applied Entomology.</w:t>
      </w:r>
    </w:p>
    <w:p w14:paraId="61D18945" w14:textId="77777777" w:rsidR="005A557A" w:rsidRPr="005A557A" w:rsidRDefault="005A557A" w:rsidP="005A557A">
      <w:pPr>
        <w:pStyle w:val="EndNoteBibliography"/>
        <w:spacing w:after="0"/>
        <w:ind w:left="720" w:hanging="720"/>
      </w:pPr>
      <w:r w:rsidRPr="005A557A">
        <w:t>Wei S-J, Shi B-C, Gong Y-J, Jin G-H, Chen X-X &amp; Meng X-F (2013) Genetic Structure and Demographic History Reveal Migration of the Diamondback Moth Plutella xylostella (Lepidoptera: Plutellidae) from the Southern to Northern Regions of China. PLOS ONE 8: e59654. doi:10.1371/journal.pone.0059654.</w:t>
      </w:r>
    </w:p>
    <w:p w14:paraId="1F6A7D26" w14:textId="77777777" w:rsidR="005A557A" w:rsidRPr="005A557A" w:rsidRDefault="005A557A" w:rsidP="005A557A">
      <w:pPr>
        <w:pStyle w:val="EndNoteBibliography"/>
        <w:spacing w:after="0"/>
        <w:ind w:left="720" w:hanging="720"/>
      </w:pPr>
      <w:r w:rsidRPr="005A557A">
        <w:t>Young-Mathews A (2012) Plant guide for field mustard (Brassica rapa var. rapa). Corvallis, OR, USA: USDA–Natural Resources Conservation Service, Corvallis Plant Materials Centre.</w:t>
      </w:r>
    </w:p>
    <w:p w14:paraId="0460770D" w14:textId="77777777" w:rsidR="005A557A" w:rsidRPr="005A557A" w:rsidRDefault="005A557A" w:rsidP="005A557A">
      <w:pPr>
        <w:pStyle w:val="EndNoteBibliography"/>
        <w:spacing w:after="0"/>
        <w:ind w:left="720" w:hanging="720"/>
      </w:pPr>
      <w:r w:rsidRPr="005A557A">
        <w:t>Zeileis A, Kleiber C &amp; Jackman S (2008) Regression models for count data in R. Journal of statistical software 27: 1-25.</w:t>
      </w:r>
    </w:p>
    <w:p w14:paraId="0A0E10F3" w14:textId="77777777" w:rsidR="005A557A" w:rsidRPr="005A557A" w:rsidRDefault="005A557A" w:rsidP="005A557A">
      <w:pPr>
        <w:pStyle w:val="EndNoteBibliography"/>
        <w:spacing w:after="0"/>
        <w:ind w:left="720" w:hanging="720"/>
      </w:pPr>
      <w:r w:rsidRPr="005A557A">
        <w:t>Zhang Q, Rue K &amp; Wang S (2012) Salinity Effect on Seed Germination and Growth of Two Warm-season Native Grass Species. HortScience horts 47: 527-530. doi:10.21273/hortsci.47.4.527.</w:t>
      </w:r>
    </w:p>
    <w:p w14:paraId="16392F78" w14:textId="77777777" w:rsidR="005A557A" w:rsidRPr="005A557A" w:rsidRDefault="005A557A" w:rsidP="005A557A">
      <w:pPr>
        <w:pStyle w:val="EndNoteBibliography"/>
        <w:spacing w:after="0"/>
        <w:ind w:left="720" w:hanging="720"/>
      </w:pPr>
      <w:r w:rsidRPr="005A557A">
        <w:t>Zim J, Aitikkou A, EL Omari MH, EL Malahi S, Azim K, Hirich A, Nilahyane A &amp; Oumouloud A (2022) A New Organic Amendment Based on Insect Frass for Zucchini (Cucurbita pepo L.) Cultivation. Environmental Sciences Proceedings 16: 28.</w:t>
      </w:r>
    </w:p>
    <w:p w14:paraId="5E31712A" w14:textId="77777777" w:rsidR="005A557A" w:rsidRPr="005A557A" w:rsidRDefault="005A557A" w:rsidP="005A557A">
      <w:pPr>
        <w:pStyle w:val="EndNoteBibliography"/>
        <w:ind w:left="720" w:hanging="720"/>
      </w:pPr>
      <w:r w:rsidRPr="005A557A">
        <w:t>Zulkifli NFNM, Seok-Kian AY, Seng LL, Mustafa S, Kim Y-S &amp; Shapawi R (2022) Nutritional value of black soldier fly (Hermetia illucens) larvae processed by different methods. PLOS ONE 17: e0263924.</w:t>
      </w:r>
    </w:p>
    <w:p w14:paraId="3F916E5F" w14:textId="3FCAB292" w:rsidR="00200BC5" w:rsidRPr="00C70602" w:rsidRDefault="00383C29"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fldChar w:fldCharType="end"/>
      </w:r>
      <w:bookmarkEnd w:id="42"/>
      <w:r w:rsidR="00B21061" w:rsidRPr="00C70602">
        <w:rPr>
          <w:rFonts w:ascii="Times New Roman" w:hAnsi="Times New Roman" w:cs="Times New Roman"/>
          <w:lang w:val="nl-NL"/>
        </w:rPr>
        <w:t xml:space="preserve"> </w:t>
      </w:r>
      <w:r w:rsidR="00B21061" w:rsidRPr="002D1F08">
        <w:rPr>
          <w:rFonts w:ascii="Times New Roman" w:hAnsi="Times New Roman" w:cs="Times New Roman"/>
          <w:sz w:val="20"/>
          <w:szCs w:val="20"/>
          <w:highlight w:val="yellow"/>
          <w:lang w:val="nl-NL"/>
        </w:rPr>
        <w:t xml:space="preserve">Wantulla, M., Dicke, M., &amp; van Loon, J. J. A. (2023). </w:t>
      </w:r>
      <w:r w:rsidR="00B21061" w:rsidRPr="002D1F08">
        <w:rPr>
          <w:rFonts w:ascii="Times New Roman" w:hAnsi="Times New Roman" w:cs="Times New Roman"/>
          <w:sz w:val="20"/>
          <w:szCs w:val="20"/>
          <w:highlight w:val="yellow"/>
          <w:lang w:val="en-US"/>
        </w:rPr>
        <w:t>Effects of amending soil with black soldier fly frass on survival and growth of the cabbage root fly (</w:t>
      </w:r>
      <w:r w:rsidR="00B21061" w:rsidRPr="002D1F08">
        <w:rPr>
          <w:rFonts w:ascii="Times New Roman" w:hAnsi="Times New Roman" w:cs="Times New Roman"/>
          <w:i/>
          <w:iCs/>
          <w:sz w:val="20"/>
          <w:szCs w:val="20"/>
          <w:highlight w:val="yellow"/>
          <w:lang w:val="en-US"/>
        </w:rPr>
        <w:t>Delia radicum</w:t>
      </w:r>
      <w:r w:rsidR="00B21061" w:rsidRPr="002D1F08">
        <w:rPr>
          <w:rFonts w:ascii="Times New Roman" w:hAnsi="Times New Roman" w:cs="Times New Roman"/>
          <w:sz w:val="20"/>
          <w:szCs w:val="20"/>
          <w:highlight w:val="yellow"/>
          <w:lang w:val="en-US"/>
        </w:rPr>
        <w:t>) depend on soil type. (Under review)</w:t>
      </w:r>
    </w:p>
    <w:sectPr w:rsidR="00200BC5" w:rsidRPr="00C70602" w:rsidSect="002261F4">
      <w:footerReference w:type="default" r:id="rId35"/>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 w:id="41" w:author="Chia, Shaphan Yong" w:date="2023-05-09T18:47:00Z" w:initials="CSY">
    <w:p w14:paraId="50A37E02" w14:textId="06CE2BEF" w:rsidR="00003473" w:rsidRDefault="00003473">
      <w:pPr>
        <w:pStyle w:val="CommentText"/>
      </w:pPr>
      <w:r>
        <w:rPr>
          <w:rStyle w:val="CommentReference"/>
        </w:rPr>
        <w:annotationRef/>
      </w:r>
      <w:r>
        <w:t>Yes please, I would like to format the references later (when all other sections are in good shape). That way I don’t lose the field codes (referencing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9DBB9D" w15:done="0"/>
  <w15:commentEx w15:paraId="50A37E02" w15:paraIdParent="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FF88" w16cex:dateUtc="2023-03-23T15:40:00Z"/>
  <w16cex:commentExtensible w16cex:durableId="280513AB" w16cex:dateUtc="2023-05-09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DBB9D" w16cid:durableId="27C6FF88"/>
  <w16cid:commentId w16cid:paraId="50A37E02" w16cid:durableId="2805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1584E" w14:textId="77777777" w:rsidR="002D6CB6" w:rsidRDefault="002D6CB6" w:rsidP="00AB3437">
      <w:pPr>
        <w:spacing w:after="0" w:line="240" w:lineRule="auto"/>
      </w:pPr>
      <w:r>
        <w:separator/>
      </w:r>
    </w:p>
  </w:endnote>
  <w:endnote w:type="continuationSeparator" w:id="0">
    <w:p w14:paraId="70C24877" w14:textId="77777777" w:rsidR="002D6CB6" w:rsidRDefault="002D6CB6"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DA868" w14:textId="77777777" w:rsidR="002D6CB6" w:rsidRDefault="002D6CB6" w:rsidP="00AB3437">
      <w:pPr>
        <w:spacing w:after="0" w:line="240" w:lineRule="auto"/>
      </w:pPr>
      <w:r>
        <w:separator/>
      </w:r>
    </w:p>
  </w:footnote>
  <w:footnote w:type="continuationSeparator" w:id="0">
    <w:p w14:paraId="06F2D720" w14:textId="77777777" w:rsidR="002D6CB6" w:rsidRDefault="002D6CB6"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sagEppge8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7&lt;/item&gt;&lt;item&gt;55&lt;/item&gt;&lt;item&gt;60&lt;/item&gt;&lt;item&gt;63&lt;/item&gt;&lt;item&gt;65&lt;/item&gt;&lt;item&gt;66&lt;/item&gt;&lt;item&gt;67&lt;/item&gt;&lt;item&gt;81&lt;/item&gt;&lt;item&gt;89&lt;/item&gt;&lt;item&gt;91&lt;/item&gt;&lt;item&gt;92&lt;/item&gt;&lt;item&gt;94&lt;/item&gt;&lt;item&gt;98&lt;/item&gt;&lt;item&gt;103&lt;/item&gt;&lt;item&gt;108&lt;/item&gt;&lt;item&gt;119&lt;/item&gt;&lt;item&gt;188&lt;/item&gt;&lt;item&gt;189&lt;/item&gt;&lt;item&gt;249&lt;/item&gt;&lt;item&gt;309&lt;/item&gt;&lt;item&gt;311&lt;/item&gt;&lt;item&gt;313&lt;/item&gt;&lt;item&gt;314&lt;/item&gt;&lt;item&gt;315&lt;/item&gt;&lt;item&gt;316&lt;/item&gt;&lt;item&gt;317&lt;/item&gt;&lt;item&gt;318&lt;/item&gt;&lt;item&gt;319&lt;/item&gt;&lt;item&gt;322&lt;/item&gt;&lt;item&gt;325&lt;/item&gt;&lt;item&gt;339&lt;/item&gt;&lt;item&gt;341&lt;/item&gt;&lt;/record-ids&gt;&lt;/item&gt;&lt;/Libraries&gt;"/>
  </w:docVars>
  <w:rsids>
    <w:rsidRoot w:val="00AF0FF2"/>
    <w:rsid w:val="000006A0"/>
    <w:rsid w:val="000010E7"/>
    <w:rsid w:val="00001479"/>
    <w:rsid w:val="00001DE6"/>
    <w:rsid w:val="00003473"/>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33B7"/>
    <w:rsid w:val="00045139"/>
    <w:rsid w:val="00046215"/>
    <w:rsid w:val="00046763"/>
    <w:rsid w:val="00047224"/>
    <w:rsid w:val="000476A9"/>
    <w:rsid w:val="0005011B"/>
    <w:rsid w:val="00050139"/>
    <w:rsid w:val="00052340"/>
    <w:rsid w:val="00052BB3"/>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FD0"/>
    <w:rsid w:val="0012588D"/>
    <w:rsid w:val="00126571"/>
    <w:rsid w:val="00126741"/>
    <w:rsid w:val="00127475"/>
    <w:rsid w:val="0012771E"/>
    <w:rsid w:val="00127E58"/>
    <w:rsid w:val="001306F7"/>
    <w:rsid w:val="00131D5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E31"/>
    <w:rsid w:val="0017680D"/>
    <w:rsid w:val="00177837"/>
    <w:rsid w:val="001779A5"/>
    <w:rsid w:val="00180676"/>
    <w:rsid w:val="00181BFE"/>
    <w:rsid w:val="0018347C"/>
    <w:rsid w:val="001849FC"/>
    <w:rsid w:val="00185BEC"/>
    <w:rsid w:val="00186143"/>
    <w:rsid w:val="001869C4"/>
    <w:rsid w:val="00186FD8"/>
    <w:rsid w:val="0019073F"/>
    <w:rsid w:val="00190EBF"/>
    <w:rsid w:val="00191028"/>
    <w:rsid w:val="001919E2"/>
    <w:rsid w:val="0019226D"/>
    <w:rsid w:val="001925FF"/>
    <w:rsid w:val="00192DA6"/>
    <w:rsid w:val="00193D2B"/>
    <w:rsid w:val="00193E71"/>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B38"/>
    <w:rsid w:val="00223BA2"/>
    <w:rsid w:val="00224B78"/>
    <w:rsid w:val="00225087"/>
    <w:rsid w:val="00225348"/>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80C73"/>
    <w:rsid w:val="00282C00"/>
    <w:rsid w:val="00282EB1"/>
    <w:rsid w:val="002838A2"/>
    <w:rsid w:val="00283A85"/>
    <w:rsid w:val="00283E9B"/>
    <w:rsid w:val="002840B9"/>
    <w:rsid w:val="0028425E"/>
    <w:rsid w:val="00285F62"/>
    <w:rsid w:val="00286DDC"/>
    <w:rsid w:val="0028775E"/>
    <w:rsid w:val="00287BC3"/>
    <w:rsid w:val="002903B4"/>
    <w:rsid w:val="00291A19"/>
    <w:rsid w:val="0029260B"/>
    <w:rsid w:val="00292631"/>
    <w:rsid w:val="002956BD"/>
    <w:rsid w:val="0029645D"/>
    <w:rsid w:val="00296867"/>
    <w:rsid w:val="002976CB"/>
    <w:rsid w:val="002979E5"/>
    <w:rsid w:val="00297E06"/>
    <w:rsid w:val="002A047D"/>
    <w:rsid w:val="002A2D0A"/>
    <w:rsid w:val="002A2FA1"/>
    <w:rsid w:val="002A343A"/>
    <w:rsid w:val="002A3937"/>
    <w:rsid w:val="002A3C26"/>
    <w:rsid w:val="002A3E42"/>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C0811"/>
    <w:rsid w:val="002C14DF"/>
    <w:rsid w:val="002C168D"/>
    <w:rsid w:val="002C1E9D"/>
    <w:rsid w:val="002C253B"/>
    <w:rsid w:val="002C266B"/>
    <w:rsid w:val="002C2B6A"/>
    <w:rsid w:val="002C2BCF"/>
    <w:rsid w:val="002C334E"/>
    <w:rsid w:val="002C3956"/>
    <w:rsid w:val="002C40C2"/>
    <w:rsid w:val="002C4A66"/>
    <w:rsid w:val="002C6485"/>
    <w:rsid w:val="002C6B20"/>
    <w:rsid w:val="002C6F77"/>
    <w:rsid w:val="002C74A1"/>
    <w:rsid w:val="002D047E"/>
    <w:rsid w:val="002D0C44"/>
    <w:rsid w:val="002D1F08"/>
    <w:rsid w:val="002D2321"/>
    <w:rsid w:val="002D2DF9"/>
    <w:rsid w:val="002D2F1C"/>
    <w:rsid w:val="002D383D"/>
    <w:rsid w:val="002D392B"/>
    <w:rsid w:val="002D3B81"/>
    <w:rsid w:val="002D4157"/>
    <w:rsid w:val="002D434D"/>
    <w:rsid w:val="002D4CB6"/>
    <w:rsid w:val="002D59FB"/>
    <w:rsid w:val="002D6CB6"/>
    <w:rsid w:val="002D6E14"/>
    <w:rsid w:val="002D7C46"/>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267"/>
    <w:rsid w:val="003527EF"/>
    <w:rsid w:val="003528E3"/>
    <w:rsid w:val="00352C4B"/>
    <w:rsid w:val="0035343A"/>
    <w:rsid w:val="00355311"/>
    <w:rsid w:val="00357E67"/>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79FF"/>
    <w:rsid w:val="003D03C0"/>
    <w:rsid w:val="003D0A3C"/>
    <w:rsid w:val="003D44D4"/>
    <w:rsid w:val="003D5DAC"/>
    <w:rsid w:val="003D63F4"/>
    <w:rsid w:val="003D79C3"/>
    <w:rsid w:val="003E01BE"/>
    <w:rsid w:val="003E0AB7"/>
    <w:rsid w:val="003E1BD0"/>
    <w:rsid w:val="003E2AB0"/>
    <w:rsid w:val="003E2CA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EC"/>
    <w:rsid w:val="004377BC"/>
    <w:rsid w:val="00437A63"/>
    <w:rsid w:val="004405CC"/>
    <w:rsid w:val="00440A48"/>
    <w:rsid w:val="00440BC0"/>
    <w:rsid w:val="00440F2F"/>
    <w:rsid w:val="0044263C"/>
    <w:rsid w:val="0044278E"/>
    <w:rsid w:val="00442CA8"/>
    <w:rsid w:val="00442F6D"/>
    <w:rsid w:val="00443214"/>
    <w:rsid w:val="00444291"/>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70FC5"/>
    <w:rsid w:val="00470FDD"/>
    <w:rsid w:val="0047134C"/>
    <w:rsid w:val="00471B66"/>
    <w:rsid w:val="0047314B"/>
    <w:rsid w:val="00474050"/>
    <w:rsid w:val="0047447E"/>
    <w:rsid w:val="00474AE9"/>
    <w:rsid w:val="00477057"/>
    <w:rsid w:val="0047710D"/>
    <w:rsid w:val="0047767C"/>
    <w:rsid w:val="00480087"/>
    <w:rsid w:val="00480275"/>
    <w:rsid w:val="00480AF3"/>
    <w:rsid w:val="00481436"/>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E017C"/>
    <w:rsid w:val="004E06AE"/>
    <w:rsid w:val="004E0A06"/>
    <w:rsid w:val="004E0B25"/>
    <w:rsid w:val="004E0B6C"/>
    <w:rsid w:val="004E0FFC"/>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2DCD"/>
    <w:rsid w:val="00533F98"/>
    <w:rsid w:val="00535128"/>
    <w:rsid w:val="005361CA"/>
    <w:rsid w:val="005401D4"/>
    <w:rsid w:val="005406A7"/>
    <w:rsid w:val="0054079B"/>
    <w:rsid w:val="0054207B"/>
    <w:rsid w:val="00543B20"/>
    <w:rsid w:val="0055015E"/>
    <w:rsid w:val="005504C0"/>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1F6A"/>
    <w:rsid w:val="00592464"/>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557A"/>
    <w:rsid w:val="005A69FB"/>
    <w:rsid w:val="005A781F"/>
    <w:rsid w:val="005A7959"/>
    <w:rsid w:val="005B03C0"/>
    <w:rsid w:val="005B145F"/>
    <w:rsid w:val="005B1702"/>
    <w:rsid w:val="005B3DC0"/>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469F"/>
    <w:rsid w:val="00635767"/>
    <w:rsid w:val="0064011D"/>
    <w:rsid w:val="0064067D"/>
    <w:rsid w:val="00641082"/>
    <w:rsid w:val="0064136B"/>
    <w:rsid w:val="00641D4B"/>
    <w:rsid w:val="006425B8"/>
    <w:rsid w:val="00642C3A"/>
    <w:rsid w:val="00643EEF"/>
    <w:rsid w:val="00644063"/>
    <w:rsid w:val="006450A8"/>
    <w:rsid w:val="00646AB6"/>
    <w:rsid w:val="0064722A"/>
    <w:rsid w:val="00647622"/>
    <w:rsid w:val="006479CA"/>
    <w:rsid w:val="00651E79"/>
    <w:rsid w:val="00652A04"/>
    <w:rsid w:val="00653182"/>
    <w:rsid w:val="006543A3"/>
    <w:rsid w:val="00656CEF"/>
    <w:rsid w:val="00656FD0"/>
    <w:rsid w:val="006608FC"/>
    <w:rsid w:val="006627EF"/>
    <w:rsid w:val="00664070"/>
    <w:rsid w:val="006643FC"/>
    <w:rsid w:val="00667851"/>
    <w:rsid w:val="00670877"/>
    <w:rsid w:val="00670EC7"/>
    <w:rsid w:val="00671730"/>
    <w:rsid w:val="0067210A"/>
    <w:rsid w:val="006734D9"/>
    <w:rsid w:val="0067364E"/>
    <w:rsid w:val="00674254"/>
    <w:rsid w:val="006743A4"/>
    <w:rsid w:val="00675BA4"/>
    <w:rsid w:val="00677A69"/>
    <w:rsid w:val="006801D2"/>
    <w:rsid w:val="00680753"/>
    <w:rsid w:val="006809FD"/>
    <w:rsid w:val="00682E30"/>
    <w:rsid w:val="006854A7"/>
    <w:rsid w:val="00685BA9"/>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A20"/>
    <w:rsid w:val="006A6210"/>
    <w:rsid w:val="006A7D5F"/>
    <w:rsid w:val="006B038D"/>
    <w:rsid w:val="006B1288"/>
    <w:rsid w:val="006B1430"/>
    <w:rsid w:val="006B1F53"/>
    <w:rsid w:val="006B318F"/>
    <w:rsid w:val="006B3F74"/>
    <w:rsid w:val="006B695B"/>
    <w:rsid w:val="006B6DF5"/>
    <w:rsid w:val="006C0718"/>
    <w:rsid w:val="006C0E46"/>
    <w:rsid w:val="006C28C1"/>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90E"/>
    <w:rsid w:val="006F72E9"/>
    <w:rsid w:val="00701AE7"/>
    <w:rsid w:val="00701E70"/>
    <w:rsid w:val="00702047"/>
    <w:rsid w:val="007024E9"/>
    <w:rsid w:val="00702E12"/>
    <w:rsid w:val="007030CA"/>
    <w:rsid w:val="00703F75"/>
    <w:rsid w:val="00704435"/>
    <w:rsid w:val="00704731"/>
    <w:rsid w:val="00704F0C"/>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6D99"/>
    <w:rsid w:val="00776EBC"/>
    <w:rsid w:val="00780C69"/>
    <w:rsid w:val="00781E59"/>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5513"/>
    <w:rsid w:val="007C552A"/>
    <w:rsid w:val="007C7752"/>
    <w:rsid w:val="007C7996"/>
    <w:rsid w:val="007D14CF"/>
    <w:rsid w:val="007D1916"/>
    <w:rsid w:val="007D28EC"/>
    <w:rsid w:val="007D2D27"/>
    <w:rsid w:val="007D2E7B"/>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787"/>
    <w:rsid w:val="007F0917"/>
    <w:rsid w:val="007F14F7"/>
    <w:rsid w:val="007F176A"/>
    <w:rsid w:val="007F17F2"/>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E7C"/>
    <w:rsid w:val="00891C6B"/>
    <w:rsid w:val="00892B5D"/>
    <w:rsid w:val="00892E06"/>
    <w:rsid w:val="008932A2"/>
    <w:rsid w:val="008953AF"/>
    <w:rsid w:val="00895A90"/>
    <w:rsid w:val="00895D52"/>
    <w:rsid w:val="00895F1F"/>
    <w:rsid w:val="00896722"/>
    <w:rsid w:val="008A002F"/>
    <w:rsid w:val="008A1165"/>
    <w:rsid w:val="008A1289"/>
    <w:rsid w:val="008A1827"/>
    <w:rsid w:val="008A2EE0"/>
    <w:rsid w:val="008A3443"/>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90011F"/>
    <w:rsid w:val="0090099A"/>
    <w:rsid w:val="00902291"/>
    <w:rsid w:val="00904B1B"/>
    <w:rsid w:val="009052B6"/>
    <w:rsid w:val="00905ED6"/>
    <w:rsid w:val="009076DF"/>
    <w:rsid w:val="00907FDB"/>
    <w:rsid w:val="00911753"/>
    <w:rsid w:val="00911CC4"/>
    <w:rsid w:val="009124A3"/>
    <w:rsid w:val="0091333E"/>
    <w:rsid w:val="00913FE3"/>
    <w:rsid w:val="0091460D"/>
    <w:rsid w:val="009149D3"/>
    <w:rsid w:val="00916FAE"/>
    <w:rsid w:val="00917F76"/>
    <w:rsid w:val="00920599"/>
    <w:rsid w:val="00920B24"/>
    <w:rsid w:val="0092209C"/>
    <w:rsid w:val="0092245E"/>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21C2"/>
    <w:rsid w:val="009F2917"/>
    <w:rsid w:val="009F3240"/>
    <w:rsid w:val="009F3546"/>
    <w:rsid w:val="009F3D15"/>
    <w:rsid w:val="009F3D4C"/>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40C4A"/>
    <w:rsid w:val="00A41C88"/>
    <w:rsid w:val="00A4329C"/>
    <w:rsid w:val="00A45C41"/>
    <w:rsid w:val="00A468FF"/>
    <w:rsid w:val="00A47035"/>
    <w:rsid w:val="00A47A29"/>
    <w:rsid w:val="00A502A5"/>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A05CF"/>
    <w:rsid w:val="00AA05E8"/>
    <w:rsid w:val="00AA0FDC"/>
    <w:rsid w:val="00AA15B5"/>
    <w:rsid w:val="00AA33B5"/>
    <w:rsid w:val="00AA40F8"/>
    <w:rsid w:val="00AA47EF"/>
    <w:rsid w:val="00AA481C"/>
    <w:rsid w:val="00AA7352"/>
    <w:rsid w:val="00AA7760"/>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3C7"/>
    <w:rsid w:val="00AC6954"/>
    <w:rsid w:val="00AC7A50"/>
    <w:rsid w:val="00AD0240"/>
    <w:rsid w:val="00AD1676"/>
    <w:rsid w:val="00AD28EE"/>
    <w:rsid w:val="00AD2A0C"/>
    <w:rsid w:val="00AD3CA7"/>
    <w:rsid w:val="00AD46EC"/>
    <w:rsid w:val="00AD5491"/>
    <w:rsid w:val="00AD5C29"/>
    <w:rsid w:val="00AE0901"/>
    <w:rsid w:val="00AE0C88"/>
    <w:rsid w:val="00AE11CC"/>
    <w:rsid w:val="00AE42AF"/>
    <w:rsid w:val="00AE50BD"/>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5040"/>
    <w:rsid w:val="00B7626A"/>
    <w:rsid w:val="00B76B53"/>
    <w:rsid w:val="00B77FB2"/>
    <w:rsid w:val="00B81D95"/>
    <w:rsid w:val="00B854D7"/>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D1502"/>
    <w:rsid w:val="00BD242A"/>
    <w:rsid w:val="00BD3890"/>
    <w:rsid w:val="00BD48C5"/>
    <w:rsid w:val="00BD4AEA"/>
    <w:rsid w:val="00BD5103"/>
    <w:rsid w:val="00BD58F5"/>
    <w:rsid w:val="00BD6DBB"/>
    <w:rsid w:val="00BD7053"/>
    <w:rsid w:val="00BE06D7"/>
    <w:rsid w:val="00BE07EE"/>
    <w:rsid w:val="00BE12C5"/>
    <w:rsid w:val="00BE22B6"/>
    <w:rsid w:val="00BE271C"/>
    <w:rsid w:val="00BE4AB3"/>
    <w:rsid w:val="00BE4F2F"/>
    <w:rsid w:val="00BE506E"/>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C2"/>
    <w:rsid w:val="00C52D2C"/>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2488"/>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44F0"/>
    <w:rsid w:val="00D646EE"/>
    <w:rsid w:val="00D64E9D"/>
    <w:rsid w:val="00D664A0"/>
    <w:rsid w:val="00D66FC5"/>
    <w:rsid w:val="00D70834"/>
    <w:rsid w:val="00D71285"/>
    <w:rsid w:val="00D71CB4"/>
    <w:rsid w:val="00D73A56"/>
    <w:rsid w:val="00D73E08"/>
    <w:rsid w:val="00D75306"/>
    <w:rsid w:val="00D75680"/>
    <w:rsid w:val="00D767F4"/>
    <w:rsid w:val="00D80436"/>
    <w:rsid w:val="00D80AAD"/>
    <w:rsid w:val="00D81AB6"/>
    <w:rsid w:val="00D82AFF"/>
    <w:rsid w:val="00D84F4C"/>
    <w:rsid w:val="00D85C9B"/>
    <w:rsid w:val="00D865E6"/>
    <w:rsid w:val="00D8734C"/>
    <w:rsid w:val="00D879B5"/>
    <w:rsid w:val="00D91B2E"/>
    <w:rsid w:val="00D921E7"/>
    <w:rsid w:val="00D9309E"/>
    <w:rsid w:val="00D943F7"/>
    <w:rsid w:val="00D97719"/>
    <w:rsid w:val="00DA0855"/>
    <w:rsid w:val="00DA1C53"/>
    <w:rsid w:val="00DA2174"/>
    <w:rsid w:val="00DA2850"/>
    <w:rsid w:val="00DA5842"/>
    <w:rsid w:val="00DA5B05"/>
    <w:rsid w:val="00DA5CEF"/>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3693"/>
    <w:rsid w:val="00E141E7"/>
    <w:rsid w:val="00E158EE"/>
    <w:rsid w:val="00E17007"/>
    <w:rsid w:val="00E17235"/>
    <w:rsid w:val="00E1790D"/>
    <w:rsid w:val="00E20599"/>
    <w:rsid w:val="00E205A3"/>
    <w:rsid w:val="00E22674"/>
    <w:rsid w:val="00E22E9D"/>
    <w:rsid w:val="00E23832"/>
    <w:rsid w:val="00E23F54"/>
    <w:rsid w:val="00E30083"/>
    <w:rsid w:val="00E3073D"/>
    <w:rsid w:val="00E30790"/>
    <w:rsid w:val="00E30CDE"/>
    <w:rsid w:val="00E31691"/>
    <w:rsid w:val="00E316A4"/>
    <w:rsid w:val="00E31BE8"/>
    <w:rsid w:val="00E31ECB"/>
    <w:rsid w:val="00E34AE8"/>
    <w:rsid w:val="00E36929"/>
    <w:rsid w:val="00E40C0D"/>
    <w:rsid w:val="00E40D2D"/>
    <w:rsid w:val="00E421AF"/>
    <w:rsid w:val="00E450D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4CA4"/>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34B5"/>
    <w:rsid w:val="00E93544"/>
    <w:rsid w:val="00E93F99"/>
    <w:rsid w:val="00E94AA3"/>
    <w:rsid w:val="00E95C68"/>
    <w:rsid w:val="00E968CF"/>
    <w:rsid w:val="00E970D1"/>
    <w:rsid w:val="00E97341"/>
    <w:rsid w:val="00E976B1"/>
    <w:rsid w:val="00EA14A8"/>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4B0"/>
    <w:rsid w:val="00EF2586"/>
    <w:rsid w:val="00EF2AC2"/>
    <w:rsid w:val="00EF2B8C"/>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6EC"/>
    <w:rsid w:val="00F44A26"/>
    <w:rsid w:val="00F44E6F"/>
    <w:rsid w:val="00F44FB8"/>
    <w:rsid w:val="00F45F8F"/>
    <w:rsid w:val="00F46311"/>
    <w:rsid w:val="00F50600"/>
    <w:rsid w:val="00F50AE4"/>
    <w:rsid w:val="00F5108C"/>
    <w:rsid w:val="00F51A6D"/>
    <w:rsid w:val="00F52B24"/>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E77"/>
    <w:rsid w:val="00FA0459"/>
    <w:rsid w:val="00FA2F4F"/>
    <w:rsid w:val="00FA3950"/>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A6C"/>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8396</TotalTime>
  <Pages>46</Pages>
  <Words>17060</Words>
  <Characters>97244</Characters>
  <Application>Microsoft Office Word</Application>
  <DocSecurity>0</DocSecurity>
  <Lines>810</Lines>
  <Paragraphs>228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250</cp:revision>
  <dcterms:created xsi:type="dcterms:W3CDTF">2023-06-21T17:06:00Z</dcterms:created>
  <dcterms:modified xsi:type="dcterms:W3CDTF">2023-07-02T22:45:00Z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
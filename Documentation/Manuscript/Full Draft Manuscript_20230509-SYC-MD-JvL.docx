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510D0FDA" w:rsidR="000825D9" w:rsidRDefault="00770B24"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Effects of f</w:t>
      </w:r>
      <w:r w:rsidR="003B184D">
        <w:rPr>
          <w:rFonts w:ascii="Times New Roman" w:hAnsi="Times New Roman" w:cs="Times New Roman"/>
          <w:b/>
          <w:bCs/>
          <w:sz w:val="28"/>
          <w:szCs w:val="28"/>
        </w:rPr>
        <w:t>rass from b</w:t>
      </w:r>
      <w:r w:rsidR="003B184D" w:rsidRPr="003B184D">
        <w:rPr>
          <w:rFonts w:ascii="Times New Roman" w:hAnsi="Times New Roman" w:cs="Times New Roman"/>
          <w:b/>
          <w:bCs/>
          <w:sz w:val="28"/>
          <w:szCs w:val="28"/>
        </w:rPr>
        <w:t>lack soldier fly (</w:t>
      </w:r>
      <w:r w:rsidR="003B184D" w:rsidRPr="003B184D">
        <w:rPr>
          <w:rFonts w:ascii="Times New Roman" w:hAnsi="Times New Roman" w:cs="Times New Roman"/>
          <w:b/>
          <w:bCs/>
          <w:i/>
          <w:iCs/>
          <w:sz w:val="28"/>
          <w:szCs w:val="28"/>
        </w:rPr>
        <w:t>Hermetia illucens</w:t>
      </w:r>
      <w:r w:rsidR="003B184D" w:rsidRPr="003B184D">
        <w:rPr>
          <w:rFonts w:ascii="Times New Roman" w:hAnsi="Times New Roman" w:cs="Times New Roman"/>
          <w:b/>
          <w:bCs/>
          <w:sz w:val="28"/>
          <w:szCs w:val="28"/>
        </w:rPr>
        <w:t>) larvae</w:t>
      </w:r>
      <w:r w:rsidR="003B184D">
        <w:rPr>
          <w:rFonts w:ascii="Times New Roman" w:hAnsi="Times New Roman" w:cs="Times New Roman"/>
          <w:b/>
          <w:bCs/>
          <w:sz w:val="28"/>
          <w:szCs w:val="28"/>
        </w:rPr>
        <w:t xml:space="preserve"> and yellow mealworms (</w:t>
      </w:r>
      <w:r w:rsidR="003B184D"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sidR="003B184D">
        <w:rPr>
          <w:rFonts w:ascii="Times New Roman" w:hAnsi="Times New Roman" w:cs="Times New Roman"/>
          <w:b/>
          <w:bCs/>
          <w:sz w:val="28"/>
          <w:szCs w:val="28"/>
        </w:rPr>
        <w:t>)</w:t>
      </w:r>
      <w:r w:rsidR="003B184D"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on </w:t>
      </w:r>
      <w:r w:rsidR="003B184D">
        <w:rPr>
          <w:rFonts w:ascii="Times New Roman" w:hAnsi="Times New Roman" w:cs="Times New Roman"/>
          <w:b/>
          <w:bCs/>
          <w:sz w:val="28"/>
          <w:szCs w:val="28"/>
        </w:rPr>
        <w:t xml:space="preserve">growth and resistance to </w:t>
      </w:r>
      <w:r w:rsidR="000825D9">
        <w:rPr>
          <w:rFonts w:ascii="Times New Roman" w:hAnsi="Times New Roman" w:cs="Times New Roman"/>
          <w:b/>
          <w:bCs/>
          <w:sz w:val="28"/>
          <w:szCs w:val="28"/>
          <w:lang w:val="en-US"/>
        </w:rPr>
        <w:t>insect herbivor</w:t>
      </w:r>
      <w:r w:rsidR="003B184D">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differences between insect species and frass treatments </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w:t>
      </w:r>
      <w:proofErr w:type="gramStart"/>
      <w:r w:rsidRPr="000F268A">
        <w:rPr>
          <w:rFonts w:ascii="Times New Roman" w:hAnsi="Times New Roman" w:cs="Times New Roman"/>
          <w:sz w:val="28"/>
          <w:szCs w:val="28"/>
        </w:rPr>
        <w:t>Loon</w:t>
      </w:r>
      <w:proofErr w:type="gramEnd"/>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1E68920" w14:textId="77777777" w:rsidR="00FA0459" w:rsidRDefault="00FA0459" w:rsidP="00920599">
      <w:pPr>
        <w:jc w:val="both"/>
        <w:rPr>
          <w:rFonts w:ascii="Times New Roman" w:eastAsia="Times New Roman" w:hAnsi="Times New Roman" w:cs="Times New Roman"/>
          <w:sz w:val="24"/>
          <w:szCs w:val="24"/>
        </w:rPr>
      </w:pPr>
    </w:p>
    <w:p w14:paraId="124A2224" w14:textId="02765D50" w:rsidR="001849FC" w:rsidRDefault="000F268A" w:rsidP="00920599">
      <w:pPr>
        <w:jc w:val="both"/>
        <w:rPr>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Default="001849FC" w:rsidP="00920599">
      <w:pPr>
        <w:jc w:val="both"/>
        <w:rPr>
          <w:rFonts w:ascii="Times New Roman" w:hAnsi="Times New Roman" w:cs="Times New Roman"/>
          <w:b/>
          <w:bCs/>
          <w:sz w:val="28"/>
          <w:szCs w:val="28"/>
          <w:lang w:val="en-US"/>
        </w:rPr>
      </w:pPr>
    </w:p>
    <w:p w14:paraId="45B8D688" w14:textId="77777777" w:rsidR="001849FC" w:rsidRDefault="001849FC" w:rsidP="00920599">
      <w:pPr>
        <w:jc w:val="both"/>
        <w:rPr>
          <w:rFonts w:ascii="Times New Roman" w:hAnsi="Times New Roman" w:cs="Times New Roman"/>
          <w:b/>
          <w:bCs/>
          <w:sz w:val="28"/>
          <w:szCs w:val="28"/>
          <w:lang w:val="en-US"/>
        </w:rPr>
      </w:pPr>
    </w:p>
    <w:p w14:paraId="415F4AB3" w14:textId="77777777" w:rsidR="001849FC" w:rsidRDefault="001849FC" w:rsidP="00920599">
      <w:pPr>
        <w:jc w:val="both"/>
        <w:rPr>
          <w:rFonts w:ascii="Times New Roman" w:hAnsi="Times New Roman" w:cs="Times New Roman"/>
          <w:b/>
          <w:bCs/>
          <w:sz w:val="28"/>
          <w:szCs w:val="28"/>
          <w:lang w:val="en-US"/>
        </w:rPr>
      </w:pPr>
    </w:p>
    <w:p w14:paraId="3EEBF3D2" w14:textId="77777777" w:rsidR="001849FC" w:rsidRDefault="001849FC" w:rsidP="00920599">
      <w:pPr>
        <w:jc w:val="both"/>
        <w:rPr>
          <w:rFonts w:ascii="Times New Roman" w:hAnsi="Times New Roman" w:cs="Times New Roman"/>
          <w:b/>
          <w:bCs/>
          <w:sz w:val="28"/>
          <w:szCs w:val="28"/>
          <w:lang w:val="en-US"/>
        </w:rPr>
      </w:pPr>
    </w:p>
    <w:p w14:paraId="76424A2C" w14:textId="77777777" w:rsidR="001849FC" w:rsidRDefault="001849FC" w:rsidP="00920599">
      <w:pPr>
        <w:jc w:val="both"/>
        <w:rPr>
          <w:rFonts w:ascii="Times New Roman" w:hAnsi="Times New Roman" w:cs="Times New Roman"/>
          <w:b/>
          <w:bCs/>
          <w:sz w:val="28"/>
          <w:szCs w:val="28"/>
          <w:lang w:val="en-US"/>
        </w:rPr>
      </w:pPr>
    </w:p>
    <w:p w14:paraId="63EC0BB3" w14:textId="77777777" w:rsidR="001849FC" w:rsidRDefault="001849FC" w:rsidP="00920599">
      <w:pPr>
        <w:jc w:val="both"/>
        <w:rPr>
          <w:rFonts w:ascii="Times New Roman" w:hAnsi="Times New Roman" w:cs="Times New Roman"/>
          <w:b/>
          <w:bCs/>
          <w:sz w:val="28"/>
          <w:szCs w:val="28"/>
          <w:lang w:val="en-US"/>
        </w:rPr>
      </w:pPr>
    </w:p>
    <w:p w14:paraId="4AD246F7" w14:textId="77777777" w:rsidR="001849FC" w:rsidRDefault="001849FC" w:rsidP="00920599">
      <w:pPr>
        <w:jc w:val="both"/>
        <w:rPr>
          <w:rFonts w:ascii="Times New Roman" w:hAnsi="Times New Roman" w:cs="Times New Roman"/>
          <w:b/>
          <w:bCs/>
          <w:sz w:val="28"/>
          <w:szCs w:val="28"/>
          <w:lang w:val="en-US"/>
        </w:rPr>
      </w:pPr>
    </w:p>
    <w:p w14:paraId="1A36AD51" w14:textId="77777777" w:rsidR="001849FC" w:rsidRDefault="001849FC" w:rsidP="00920599">
      <w:pPr>
        <w:jc w:val="both"/>
        <w:rPr>
          <w:rFonts w:ascii="Times New Roman" w:hAnsi="Times New Roman" w:cs="Times New Roman"/>
          <w:b/>
          <w:bCs/>
          <w:sz w:val="28"/>
          <w:szCs w:val="28"/>
          <w:lang w:val="en-US"/>
        </w:rPr>
      </w:pPr>
    </w:p>
    <w:p w14:paraId="2A8E6C59" w14:textId="77777777" w:rsidR="001849FC" w:rsidRDefault="001849FC" w:rsidP="00920599">
      <w:pPr>
        <w:jc w:val="both"/>
        <w:rPr>
          <w:rFonts w:ascii="Times New Roman" w:hAnsi="Times New Roman" w:cs="Times New Roman"/>
          <w:b/>
          <w:bCs/>
          <w:sz w:val="28"/>
          <w:szCs w:val="28"/>
          <w:lang w:val="en-US"/>
        </w:rPr>
      </w:pPr>
    </w:p>
    <w:p w14:paraId="777705FC" w14:textId="77777777" w:rsidR="001849FC" w:rsidRDefault="001849FC" w:rsidP="00920599">
      <w:pPr>
        <w:jc w:val="both"/>
        <w:rPr>
          <w:rFonts w:ascii="Times New Roman" w:hAnsi="Times New Roman" w:cs="Times New Roman"/>
          <w:b/>
          <w:bCs/>
          <w:sz w:val="28"/>
          <w:szCs w:val="28"/>
          <w:lang w:val="en-US"/>
        </w:rPr>
      </w:pPr>
    </w:p>
    <w:p w14:paraId="6ACA65D7" w14:textId="77777777" w:rsidR="001849FC" w:rsidRDefault="001849FC" w:rsidP="00920599">
      <w:pPr>
        <w:jc w:val="both"/>
        <w:rPr>
          <w:rFonts w:ascii="Times New Roman" w:hAnsi="Times New Roman" w:cs="Times New Roman"/>
          <w:b/>
          <w:bCs/>
          <w:sz w:val="28"/>
          <w:szCs w:val="28"/>
          <w:lang w:val="en-US"/>
        </w:rPr>
      </w:pPr>
    </w:p>
    <w:p w14:paraId="4FF47D2B" w14:textId="77777777" w:rsidR="001849FC" w:rsidRDefault="001849FC" w:rsidP="00920599">
      <w:pPr>
        <w:jc w:val="both"/>
        <w:rPr>
          <w:rFonts w:ascii="Times New Roman" w:hAnsi="Times New Roman" w:cs="Times New Roman"/>
          <w:b/>
          <w:bCs/>
          <w:sz w:val="28"/>
          <w:szCs w:val="28"/>
          <w:lang w:val="en-US"/>
        </w:rPr>
      </w:pPr>
    </w:p>
    <w:p w14:paraId="5A874D42" w14:textId="77777777" w:rsidR="001849FC" w:rsidRDefault="001849FC" w:rsidP="00920599">
      <w:pPr>
        <w:jc w:val="both"/>
        <w:rPr>
          <w:rFonts w:ascii="Times New Roman" w:hAnsi="Times New Roman" w:cs="Times New Roman"/>
          <w:b/>
          <w:bCs/>
          <w:sz w:val="28"/>
          <w:szCs w:val="28"/>
          <w:lang w:val="en-US"/>
        </w:rPr>
      </w:pPr>
    </w:p>
    <w:p w14:paraId="13C08BA3" w14:textId="77777777" w:rsidR="003B1B27" w:rsidRDefault="003B1B27" w:rsidP="00920599">
      <w:pPr>
        <w:jc w:val="both"/>
        <w:rPr>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r w:rsidRPr="00BF76EA">
        <w:rPr>
          <w:rFonts w:ascii="Times New Roman" w:hAnsi="Times New Roman" w:cs="Times New Roman"/>
          <w:b/>
          <w:bCs/>
          <w:color w:val="000000" w:themeColor="text1"/>
          <w:sz w:val="28"/>
          <w:szCs w:val="28"/>
          <w:lang w:val="en-US"/>
        </w:rPr>
        <w:t>Abstract</w:t>
      </w:r>
    </w:p>
    <w:p w14:paraId="09E4FFAD" w14:textId="147343DB" w:rsidR="00727E7B" w:rsidRPr="00BF76EA" w:rsidRDefault="002F0564">
      <w:pPr>
        <w:spacing w:after="0" w:line="240" w:lineRule="auto"/>
        <w:jc w:val="both"/>
        <w:rPr>
          <w:rFonts w:ascii="Times New Roman" w:hAnsi="Times New Roman" w:cs="Times New Roman"/>
          <w:color w:val="000000" w:themeColor="text1"/>
          <w:sz w:val="24"/>
          <w:szCs w:val="24"/>
          <w:shd w:val="clear" w:color="auto" w:fill="F9FAFB"/>
        </w:rPr>
      </w:pPr>
      <w:r w:rsidRPr="002F0564">
        <w:rPr>
          <w:rFonts w:ascii="Times New Roman" w:hAnsi="Times New Roman" w:cs="Times New Roman"/>
          <w:color w:val="000000" w:themeColor="text1"/>
          <w:sz w:val="24"/>
          <w:szCs w:val="24"/>
          <w:lang w:val="en-US"/>
        </w:rPr>
        <w:t xml:space="preserve">Frass, a byproduct of insect rearing, has become popular for its potential use in </w:t>
      </w:r>
      <w:r>
        <w:rPr>
          <w:rFonts w:ascii="Times New Roman" w:hAnsi="Times New Roman" w:cs="Times New Roman"/>
          <w:color w:val="000000" w:themeColor="text1"/>
          <w:sz w:val="24"/>
          <w:szCs w:val="24"/>
          <w:lang w:val="en-US"/>
        </w:rPr>
        <w:t xml:space="preserve">sustainable </w:t>
      </w:r>
      <w:r w:rsidRPr="00B315A9">
        <w:rPr>
          <w:rFonts w:ascii="Times New Roman" w:hAnsi="Times New Roman" w:cs="Times New Roman"/>
          <w:color w:val="000000" w:themeColor="text1"/>
          <w:sz w:val="24"/>
          <w:szCs w:val="24"/>
          <w:lang w:val="en-US"/>
        </w:rPr>
        <w:t xml:space="preserve">agriculture. </w:t>
      </w:r>
      <w:r w:rsidR="00997A59">
        <w:rPr>
          <w:rFonts w:ascii="Times New Roman" w:hAnsi="Times New Roman" w:cs="Times New Roman"/>
          <w:color w:val="000000" w:themeColor="text1"/>
          <w:sz w:val="24"/>
          <w:szCs w:val="24"/>
          <w:lang w:val="en-US"/>
        </w:rPr>
        <w:t xml:space="preserve">The rapid growth </w:t>
      </w:r>
      <w:r w:rsidR="00200DA9">
        <w:rPr>
          <w:rFonts w:ascii="Times New Roman" w:hAnsi="Times New Roman" w:cs="Times New Roman"/>
          <w:color w:val="000000" w:themeColor="text1"/>
          <w:sz w:val="24"/>
          <w:szCs w:val="24"/>
          <w:lang w:val="en-US"/>
        </w:rPr>
        <w:t>of</w:t>
      </w:r>
      <w:r w:rsidR="00997A59">
        <w:rPr>
          <w:rFonts w:ascii="Times New Roman" w:hAnsi="Times New Roman" w:cs="Times New Roman"/>
          <w:color w:val="000000" w:themeColor="text1"/>
          <w:sz w:val="24"/>
          <w:szCs w:val="24"/>
          <w:lang w:val="en-US"/>
        </w:rPr>
        <w:t xml:space="preserve"> i</w:t>
      </w:r>
      <w:r w:rsidRPr="00B315A9">
        <w:rPr>
          <w:rFonts w:ascii="Times New Roman" w:hAnsi="Times New Roman" w:cs="Times New Roman"/>
          <w:color w:val="000000" w:themeColor="text1"/>
          <w:sz w:val="24"/>
          <w:szCs w:val="24"/>
          <w:lang w:val="en-US"/>
        </w:rPr>
        <w:t xml:space="preserve">nsect production will </w:t>
      </w:r>
      <w:r w:rsidR="00F91227">
        <w:rPr>
          <w:rFonts w:ascii="Times New Roman" w:hAnsi="Times New Roman" w:cs="Times New Roman"/>
          <w:color w:val="000000" w:themeColor="text1"/>
          <w:sz w:val="24"/>
          <w:szCs w:val="24"/>
          <w:lang w:val="en-US"/>
        </w:rPr>
        <w:t xml:space="preserve">result in an </w:t>
      </w:r>
      <w:r w:rsidRPr="00B315A9">
        <w:rPr>
          <w:rFonts w:ascii="Times New Roman" w:hAnsi="Times New Roman" w:cs="Times New Roman"/>
          <w:color w:val="000000" w:themeColor="text1"/>
          <w:sz w:val="24"/>
          <w:szCs w:val="24"/>
          <w:lang w:val="en-US"/>
        </w:rPr>
        <w:t>increase</w:t>
      </w:r>
      <w:r w:rsidR="00F91227">
        <w:rPr>
          <w:rFonts w:ascii="Times New Roman" w:hAnsi="Times New Roman" w:cs="Times New Roman"/>
          <w:color w:val="000000" w:themeColor="text1"/>
          <w:sz w:val="24"/>
          <w:szCs w:val="24"/>
          <w:lang w:val="en-US"/>
        </w:rPr>
        <w:t>d</w:t>
      </w:r>
      <w:r w:rsidRPr="00B315A9">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B315A9">
        <w:rPr>
          <w:rFonts w:ascii="Times New Roman" w:hAnsi="Times New Roman" w:cs="Times New Roman"/>
          <w:color w:val="000000" w:themeColor="text1"/>
          <w:sz w:val="24"/>
          <w:szCs w:val="24"/>
          <w:lang w:val="en-US"/>
        </w:rPr>
        <w:t xml:space="preserve">In greenhouse experiments, </w:t>
      </w:r>
      <w:r w:rsidRPr="00B315A9">
        <w:rPr>
          <w:rFonts w:ascii="Times New Roman" w:hAnsi="Times New Roman" w:cs="Times New Roman"/>
          <w:i/>
          <w:iCs/>
          <w:color w:val="000000" w:themeColor="text1"/>
          <w:sz w:val="24"/>
          <w:szCs w:val="24"/>
          <w:lang w:val="en-US"/>
        </w:rPr>
        <w:t>Brassica rapa</w:t>
      </w:r>
      <w:r w:rsidRPr="00B315A9">
        <w:rPr>
          <w:rFonts w:ascii="Times New Roman" w:hAnsi="Times New Roman" w:cs="Times New Roman"/>
          <w:color w:val="000000" w:themeColor="text1"/>
          <w:sz w:val="24"/>
          <w:szCs w:val="24"/>
          <w:lang w:val="en-US"/>
        </w:rPr>
        <w:t xml:space="preserve"> was grown in unamended soil (NoFrass; control) or soil amended with black soldier fly frass (BSFF) or yellow mealworm </w:t>
      </w:r>
      <w:r w:rsidR="008F74F2">
        <w:rPr>
          <w:rFonts w:ascii="Times New Roman" w:hAnsi="Times New Roman" w:cs="Times New Roman"/>
          <w:color w:val="000000" w:themeColor="text1"/>
          <w:sz w:val="24"/>
          <w:szCs w:val="24"/>
          <w:lang w:val="en-US"/>
        </w:rPr>
        <w:t xml:space="preserve">frass </w:t>
      </w:r>
      <w:r w:rsidRPr="00B315A9">
        <w:rPr>
          <w:rFonts w:ascii="Times New Roman" w:hAnsi="Times New Roman" w:cs="Times New Roman"/>
          <w:color w:val="000000" w:themeColor="text1"/>
          <w:sz w:val="24"/>
          <w:szCs w:val="24"/>
          <w:lang w:val="en-US"/>
        </w:rPr>
        <w:t>(MWF)</w:t>
      </w:r>
      <w:r w:rsidR="002D047E" w:rsidRPr="00B315A9">
        <w:rPr>
          <w:rFonts w:ascii="Times New Roman" w:hAnsi="Times New Roman" w:cs="Times New Roman"/>
          <w:color w:val="000000" w:themeColor="text1"/>
          <w:sz w:val="24"/>
          <w:szCs w:val="24"/>
          <w:lang w:val="en-US"/>
        </w:rPr>
        <w:t xml:space="preserve"> </w:t>
      </w:r>
      <w:r w:rsidR="002D047E" w:rsidRPr="00B315A9">
        <w:rPr>
          <w:rFonts w:ascii="Times New Roman" w:hAnsi="Times New Roman" w:cs="Times New Roman"/>
          <w:color w:val="000000" w:themeColor="text1"/>
          <w:sz w:val="24"/>
          <w:szCs w:val="24"/>
        </w:rPr>
        <w:t>(</w:t>
      </w:r>
      <w:bookmarkStart w:id="2" w:name="_Hlk138623672"/>
      <w:r w:rsidR="002D047E" w:rsidRPr="00B315A9">
        <w:rPr>
          <w:rFonts w:ascii="Times New Roman" w:hAnsi="Times New Roman" w:cs="Times New Roman"/>
          <w:color w:val="000000" w:themeColor="text1"/>
          <w:sz w:val="24"/>
          <w:szCs w:val="24"/>
        </w:rPr>
        <w:t xml:space="preserve">2g </w:t>
      </w:r>
      <w:proofErr w:type="gramStart"/>
      <w:r w:rsidR="002D047E" w:rsidRPr="00B315A9">
        <w:rPr>
          <w:rFonts w:ascii="Times New Roman" w:hAnsi="Times New Roman" w:cs="Times New Roman"/>
          <w:color w:val="000000" w:themeColor="text1"/>
          <w:sz w:val="24"/>
          <w:szCs w:val="24"/>
        </w:rPr>
        <w:t>kg</w:t>
      </w:r>
      <w:r w:rsidR="002D047E" w:rsidRPr="00B315A9">
        <w:rPr>
          <w:rFonts w:ascii="Times New Roman" w:hAnsi="Times New Roman" w:cs="Times New Roman"/>
          <w:color w:val="000000" w:themeColor="text1"/>
          <w:sz w:val="24"/>
          <w:szCs w:val="24"/>
          <w:vertAlign w:val="superscript"/>
        </w:rPr>
        <w:t>−1</w:t>
      </w:r>
      <w:bookmarkEnd w:id="2"/>
      <w:proofErr w:type="gramEnd"/>
      <w:r w:rsidR="002D047E" w:rsidRPr="00B315A9">
        <w:rPr>
          <w:rFonts w:ascii="Times New Roman" w:hAnsi="Times New Roman" w:cs="Times New Roman"/>
          <w:color w:val="000000" w:themeColor="text1"/>
          <w:sz w:val="24"/>
          <w:szCs w:val="24"/>
        </w:rPr>
        <w:t>)</w:t>
      </w:r>
      <w:r w:rsidRPr="00B315A9">
        <w:rPr>
          <w:rFonts w:ascii="Times New Roman" w:hAnsi="Times New Roman" w:cs="Times New Roman"/>
          <w:color w:val="000000" w:themeColor="text1"/>
          <w:sz w:val="24"/>
          <w:szCs w:val="24"/>
          <w:lang w:val="en-US"/>
        </w:rPr>
        <w:t xml:space="preserve">. </w:t>
      </w:r>
      <w:r w:rsidR="00C56E66" w:rsidRPr="00C56E66">
        <w:rPr>
          <w:rFonts w:ascii="Times New Roman" w:hAnsi="Times New Roman" w:cs="Times New Roman"/>
          <w:color w:val="000000" w:themeColor="text1"/>
          <w:sz w:val="24"/>
          <w:szCs w:val="24"/>
          <w:lang w:val="en-US"/>
        </w:rPr>
        <w:t>Frass types were applied as raw, incubated, or composted before seed germination.</w:t>
      </w:r>
      <w:r w:rsidR="00C56E66">
        <w:rPr>
          <w:rFonts w:ascii="Times New Roman" w:hAnsi="Times New Roman" w:cs="Times New Roman"/>
          <w:color w:val="000000" w:themeColor="text1"/>
          <w:sz w:val="24"/>
          <w:szCs w:val="24"/>
          <w:lang w:val="en-US"/>
        </w:rPr>
        <w:t xml:space="preserve"> </w:t>
      </w:r>
      <w:r w:rsidR="00C07374" w:rsidRPr="00B315A9">
        <w:rPr>
          <w:rFonts w:ascii="Times New Roman" w:hAnsi="Times New Roman" w:cs="Times New Roman"/>
          <w:color w:val="000000" w:themeColor="text1"/>
          <w:sz w:val="24"/>
          <w:szCs w:val="24"/>
          <w:lang w:val="en-US"/>
        </w:rPr>
        <w:t xml:space="preserve">Plant growth and </w:t>
      </w:r>
      <w:r w:rsidR="00695A46" w:rsidRPr="00B315A9">
        <w:rPr>
          <w:rFonts w:ascii="Times New Roman" w:hAnsi="Times New Roman" w:cs="Times New Roman"/>
          <w:color w:val="000000" w:themeColor="text1"/>
          <w:sz w:val="24"/>
          <w:szCs w:val="24"/>
          <w:lang w:val="en-US"/>
        </w:rPr>
        <w:t>performance</w:t>
      </w:r>
      <w:r w:rsidR="00C07374" w:rsidRPr="00B315A9">
        <w:rPr>
          <w:rFonts w:ascii="Times New Roman" w:hAnsi="Times New Roman" w:cs="Times New Roman"/>
          <w:color w:val="000000" w:themeColor="text1"/>
          <w:sz w:val="24"/>
          <w:szCs w:val="24"/>
          <w:lang w:val="en-US"/>
        </w:rPr>
        <w:t xml:space="preserve"> of</w:t>
      </w:r>
      <w:r w:rsidR="00FF0C8E">
        <w:rPr>
          <w:rFonts w:ascii="Times New Roman" w:hAnsi="Times New Roman" w:cs="Times New Roman"/>
          <w:color w:val="000000" w:themeColor="text1"/>
          <w:sz w:val="24"/>
          <w:szCs w:val="24"/>
          <w:lang w:val="en-US"/>
        </w:rPr>
        <w:t xml:space="preserve"> root-feeding</w:t>
      </w:r>
      <w:r w:rsidR="00C07374" w:rsidRPr="00B315A9">
        <w:rPr>
          <w:rFonts w:ascii="Times New Roman" w:hAnsi="Times New Roman" w:cs="Times New Roman"/>
          <w:color w:val="000000" w:themeColor="text1"/>
          <w:sz w:val="24"/>
          <w:szCs w:val="24"/>
          <w:lang w:val="en-US"/>
        </w:rPr>
        <w:t xml:space="preserve"> </w:t>
      </w:r>
      <w:r w:rsidR="00381B28" w:rsidRPr="00B315A9">
        <w:rPr>
          <w:rFonts w:ascii="Times New Roman" w:hAnsi="Times New Roman" w:cs="Times New Roman"/>
          <w:i/>
          <w:iCs/>
          <w:color w:val="000000" w:themeColor="text1"/>
          <w:sz w:val="24"/>
          <w:szCs w:val="24"/>
          <w:lang w:val="en-US"/>
        </w:rPr>
        <w:t>Delia radicum</w:t>
      </w:r>
      <w:r w:rsidR="00381B28" w:rsidRPr="00B315A9">
        <w:rPr>
          <w:rFonts w:ascii="Times New Roman" w:hAnsi="Times New Roman" w:cs="Times New Roman"/>
          <w:color w:val="000000" w:themeColor="text1"/>
          <w:sz w:val="24"/>
          <w:szCs w:val="24"/>
          <w:lang w:val="en-US"/>
        </w:rPr>
        <w:t xml:space="preserve"> and </w:t>
      </w:r>
      <w:r w:rsidR="00FF0C8E">
        <w:rPr>
          <w:rFonts w:ascii="Times New Roman" w:hAnsi="Times New Roman" w:cs="Times New Roman"/>
          <w:color w:val="000000" w:themeColor="text1"/>
          <w:sz w:val="24"/>
          <w:szCs w:val="24"/>
          <w:lang w:val="en-US"/>
        </w:rPr>
        <w:t xml:space="preserve">shoot-feeding </w:t>
      </w:r>
      <w:r w:rsidR="00C07374" w:rsidRPr="00B315A9">
        <w:rPr>
          <w:rFonts w:ascii="Times New Roman" w:hAnsi="Times New Roman" w:cs="Times New Roman"/>
          <w:i/>
          <w:iCs/>
          <w:color w:val="000000" w:themeColor="text1"/>
          <w:sz w:val="24"/>
          <w:szCs w:val="24"/>
          <w:lang w:val="en-US"/>
        </w:rPr>
        <w:t>Plutella xylostella</w:t>
      </w:r>
      <w:r w:rsidR="00C07374" w:rsidRPr="00B315A9">
        <w:rPr>
          <w:rFonts w:ascii="Times New Roman" w:hAnsi="Times New Roman" w:cs="Times New Roman"/>
          <w:color w:val="000000" w:themeColor="text1"/>
          <w:sz w:val="24"/>
          <w:szCs w:val="24"/>
          <w:lang w:val="en-US"/>
        </w:rPr>
        <w:t xml:space="preserve"> </w:t>
      </w:r>
      <w:r w:rsidR="00F44E6F">
        <w:rPr>
          <w:rFonts w:ascii="Times New Roman" w:hAnsi="Times New Roman" w:cs="Times New Roman"/>
          <w:color w:val="000000" w:themeColor="text1"/>
          <w:sz w:val="24"/>
          <w:szCs w:val="24"/>
          <w:lang w:val="en-US"/>
        </w:rPr>
        <w:t xml:space="preserve">larvae </w:t>
      </w:r>
      <w:r w:rsidR="00C07374" w:rsidRPr="00B315A9">
        <w:rPr>
          <w:rFonts w:ascii="Times New Roman" w:hAnsi="Times New Roman" w:cs="Times New Roman"/>
          <w:color w:val="000000" w:themeColor="text1"/>
          <w:sz w:val="24"/>
          <w:szCs w:val="24"/>
          <w:lang w:val="en-US"/>
        </w:rPr>
        <w:t>were measured</w:t>
      </w:r>
      <w:r w:rsidR="002D047E" w:rsidRPr="00B315A9">
        <w:rPr>
          <w:rFonts w:ascii="Times New Roman" w:hAnsi="Times New Roman" w:cs="Times New Roman"/>
          <w:color w:val="000000" w:themeColor="text1"/>
          <w:sz w:val="24"/>
          <w:szCs w:val="24"/>
          <w:lang w:val="en-US"/>
        </w:rPr>
        <w:t>.</w:t>
      </w:r>
      <w:r w:rsidR="00C07374" w:rsidRPr="00B315A9">
        <w:rPr>
          <w:rFonts w:ascii="Times New Roman" w:hAnsi="Times New Roman" w:cs="Times New Roman"/>
          <w:color w:val="000000" w:themeColor="text1"/>
          <w:sz w:val="24"/>
          <w:szCs w:val="24"/>
          <w:lang w:val="en-US"/>
        </w:rPr>
        <w:t xml:space="preserve"> </w:t>
      </w:r>
      <w:r w:rsidR="009149D3" w:rsidRPr="00B315A9">
        <w:rPr>
          <w:rFonts w:ascii="Times New Roman" w:hAnsi="Times New Roman" w:cs="Times New Roman"/>
          <w:color w:val="000000" w:themeColor="text1"/>
          <w:sz w:val="24"/>
          <w:szCs w:val="24"/>
          <w:lang w:val="en-US"/>
        </w:rPr>
        <w:t>R</w:t>
      </w:r>
      <w:r w:rsidR="00292631" w:rsidRPr="00B315A9">
        <w:rPr>
          <w:rFonts w:ascii="Times New Roman" w:hAnsi="Times New Roman" w:cs="Times New Roman"/>
          <w:color w:val="000000" w:themeColor="text1"/>
          <w:sz w:val="24"/>
          <w:szCs w:val="24"/>
          <w:lang w:val="en-US"/>
        </w:rPr>
        <w:t>aw BSF</w:t>
      </w:r>
      <w:r w:rsidR="00212051" w:rsidRPr="00B315A9">
        <w:rPr>
          <w:rFonts w:ascii="Times New Roman" w:hAnsi="Times New Roman" w:cs="Times New Roman"/>
          <w:color w:val="000000" w:themeColor="text1"/>
          <w:sz w:val="24"/>
          <w:szCs w:val="24"/>
          <w:lang w:val="en-US"/>
        </w:rPr>
        <w:t>F</w:t>
      </w:r>
      <w:r w:rsidR="00292631" w:rsidRPr="00B315A9">
        <w:rPr>
          <w:rFonts w:ascii="Times New Roman" w:hAnsi="Times New Roman" w:cs="Times New Roman"/>
          <w:color w:val="000000" w:themeColor="text1"/>
          <w:sz w:val="24"/>
          <w:szCs w:val="24"/>
          <w:lang w:val="en-US"/>
        </w:rPr>
        <w:t xml:space="preserve"> </w:t>
      </w:r>
      <w:r w:rsidR="00B93789" w:rsidRPr="00B315A9">
        <w:rPr>
          <w:rFonts w:ascii="Times New Roman" w:hAnsi="Times New Roman" w:cs="Times New Roman"/>
          <w:color w:val="000000" w:themeColor="text1"/>
          <w:sz w:val="24"/>
          <w:szCs w:val="24"/>
          <w:lang w:val="en-US"/>
        </w:rPr>
        <w:t xml:space="preserve">and </w:t>
      </w:r>
      <w:r w:rsidR="00212051" w:rsidRPr="00B315A9">
        <w:rPr>
          <w:rFonts w:ascii="Times New Roman" w:hAnsi="Times New Roman" w:cs="Times New Roman"/>
          <w:color w:val="000000" w:themeColor="text1"/>
          <w:sz w:val="24"/>
          <w:szCs w:val="24"/>
          <w:lang w:val="en-US"/>
        </w:rPr>
        <w:t>MWF</w:t>
      </w:r>
      <w:r w:rsidR="00292631" w:rsidRPr="00B315A9">
        <w:rPr>
          <w:rFonts w:ascii="Times New Roman" w:hAnsi="Times New Roman" w:cs="Times New Roman"/>
          <w:color w:val="000000" w:themeColor="text1"/>
          <w:sz w:val="24"/>
          <w:szCs w:val="24"/>
          <w:lang w:val="en-US"/>
        </w:rPr>
        <w:t xml:space="preserve"> </w:t>
      </w:r>
      <w:r w:rsidR="00D97719" w:rsidRPr="00B315A9">
        <w:rPr>
          <w:rFonts w:ascii="Times New Roman" w:hAnsi="Times New Roman" w:cs="Times New Roman"/>
          <w:color w:val="000000" w:themeColor="text1"/>
          <w:sz w:val="24"/>
          <w:szCs w:val="24"/>
          <w:lang w:val="en-US"/>
        </w:rPr>
        <w:t xml:space="preserve">reduced </w:t>
      </w:r>
      <w:r w:rsidR="002D2F1C" w:rsidRPr="00B315A9">
        <w:rPr>
          <w:rFonts w:ascii="Times New Roman" w:hAnsi="Times New Roman" w:cs="Times New Roman"/>
          <w:color w:val="000000" w:themeColor="text1"/>
          <w:sz w:val="24"/>
          <w:szCs w:val="24"/>
          <w:lang w:val="en-US"/>
        </w:rPr>
        <w:t>plant growth</w:t>
      </w:r>
      <w:r w:rsidR="00292631" w:rsidRPr="00B315A9">
        <w:rPr>
          <w:rFonts w:ascii="Times New Roman" w:hAnsi="Times New Roman" w:cs="Times New Roman"/>
          <w:color w:val="000000" w:themeColor="text1"/>
          <w:sz w:val="24"/>
          <w:szCs w:val="24"/>
          <w:lang w:val="en-US"/>
        </w:rPr>
        <w:t xml:space="preserve"> resulting in a smaller </w:t>
      </w:r>
      <w:r w:rsidR="002D2F1C" w:rsidRPr="00B315A9">
        <w:rPr>
          <w:rFonts w:ascii="Times New Roman" w:hAnsi="Times New Roman" w:cs="Times New Roman"/>
          <w:color w:val="000000" w:themeColor="text1"/>
          <w:sz w:val="24"/>
          <w:szCs w:val="24"/>
          <w:lang w:val="en-US"/>
        </w:rPr>
        <w:t>leaf area</w:t>
      </w:r>
      <w:r w:rsidR="00292631" w:rsidRPr="00B315A9">
        <w:rPr>
          <w:rFonts w:ascii="Times New Roman" w:hAnsi="Times New Roman" w:cs="Times New Roman"/>
          <w:color w:val="000000" w:themeColor="text1"/>
          <w:sz w:val="24"/>
          <w:szCs w:val="24"/>
          <w:lang w:val="en-US"/>
        </w:rPr>
        <w:t xml:space="preserve"> than the control</w:t>
      </w:r>
      <w:r w:rsidR="002D2F1C" w:rsidRPr="00B315A9">
        <w:rPr>
          <w:rFonts w:ascii="Times New Roman" w:hAnsi="Times New Roman" w:cs="Times New Roman"/>
          <w:color w:val="000000" w:themeColor="text1"/>
          <w:sz w:val="24"/>
          <w:szCs w:val="24"/>
          <w:lang w:val="en-US"/>
        </w:rPr>
        <w:t xml:space="preserve">. </w:t>
      </w:r>
      <w:r w:rsidR="00535128" w:rsidRPr="00B315A9">
        <w:rPr>
          <w:rFonts w:ascii="Times New Roman" w:hAnsi="Times New Roman" w:cs="Times New Roman"/>
          <w:color w:val="000000" w:themeColor="text1"/>
          <w:sz w:val="24"/>
          <w:szCs w:val="24"/>
          <w:lang w:val="en-US"/>
        </w:rPr>
        <w:t xml:space="preserve">Raw </w:t>
      </w:r>
      <w:r w:rsidR="00212051" w:rsidRPr="00B315A9">
        <w:rPr>
          <w:rFonts w:ascii="Times New Roman" w:hAnsi="Times New Roman" w:cs="Times New Roman"/>
          <w:color w:val="000000" w:themeColor="text1"/>
          <w:sz w:val="24"/>
          <w:szCs w:val="24"/>
          <w:lang w:val="en-US"/>
        </w:rPr>
        <w:t>MWF</w:t>
      </w:r>
      <w:r w:rsidR="00292631"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resulted in </w:t>
      </w:r>
      <w:r w:rsidR="00292631" w:rsidRPr="00B315A9">
        <w:rPr>
          <w:rFonts w:ascii="Times New Roman" w:hAnsi="Times New Roman" w:cs="Times New Roman"/>
          <w:color w:val="000000" w:themeColor="text1"/>
          <w:sz w:val="24"/>
          <w:szCs w:val="24"/>
          <w:lang w:val="en-US"/>
        </w:rPr>
        <w:t xml:space="preserve">higher </w:t>
      </w:r>
      <w:r w:rsidR="005D410B" w:rsidRPr="00B315A9">
        <w:rPr>
          <w:rFonts w:ascii="Times New Roman" w:hAnsi="Times New Roman" w:cs="Times New Roman"/>
          <w:color w:val="000000" w:themeColor="text1"/>
          <w:sz w:val="24"/>
          <w:szCs w:val="24"/>
          <w:lang w:val="en-US"/>
        </w:rPr>
        <w:t xml:space="preserve">plant </w:t>
      </w:r>
      <w:r w:rsidR="00292631" w:rsidRPr="00B315A9">
        <w:rPr>
          <w:rFonts w:ascii="Times New Roman" w:hAnsi="Times New Roman" w:cs="Times New Roman"/>
          <w:color w:val="000000" w:themeColor="text1"/>
          <w:sz w:val="24"/>
          <w:szCs w:val="24"/>
          <w:lang w:val="en-US"/>
        </w:rPr>
        <w:t xml:space="preserve">growth than </w:t>
      </w:r>
      <w:r w:rsidR="00D97719" w:rsidRPr="00B315A9">
        <w:rPr>
          <w:rFonts w:ascii="Times New Roman" w:hAnsi="Times New Roman" w:cs="Times New Roman"/>
          <w:color w:val="000000" w:themeColor="text1"/>
          <w:sz w:val="24"/>
          <w:szCs w:val="24"/>
          <w:lang w:val="en-US"/>
        </w:rPr>
        <w:t xml:space="preserve">raw </w:t>
      </w:r>
      <w:r w:rsidR="00292631" w:rsidRPr="00B315A9">
        <w:rPr>
          <w:rFonts w:ascii="Times New Roman" w:hAnsi="Times New Roman" w:cs="Times New Roman"/>
          <w:color w:val="000000" w:themeColor="text1"/>
          <w:sz w:val="24"/>
          <w:szCs w:val="24"/>
          <w:lang w:val="en-US"/>
        </w:rPr>
        <w:t>BSF</w:t>
      </w:r>
      <w:r w:rsidR="005D410B" w:rsidRPr="00B315A9">
        <w:rPr>
          <w:rFonts w:ascii="Times New Roman" w:hAnsi="Times New Roman" w:cs="Times New Roman"/>
          <w:color w:val="000000" w:themeColor="text1"/>
          <w:sz w:val="24"/>
          <w:szCs w:val="24"/>
          <w:lang w:val="en-US"/>
        </w:rPr>
        <w:t>F</w:t>
      </w:r>
      <w:r w:rsidR="00292631" w:rsidRPr="00B315A9">
        <w:rPr>
          <w:rFonts w:ascii="Times New Roman" w:hAnsi="Times New Roman" w:cs="Times New Roman"/>
          <w:color w:val="000000" w:themeColor="text1"/>
          <w:sz w:val="24"/>
          <w:szCs w:val="24"/>
          <w:lang w:val="en-US"/>
        </w:rPr>
        <w:t xml:space="preserve"> </w:t>
      </w:r>
      <w:r w:rsidR="00D97719" w:rsidRPr="00B315A9">
        <w:rPr>
          <w:rFonts w:ascii="Times New Roman" w:hAnsi="Times New Roman" w:cs="Times New Roman"/>
          <w:color w:val="000000" w:themeColor="text1"/>
          <w:sz w:val="24"/>
          <w:szCs w:val="24"/>
          <w:lang w:val="en-US"/>
        </w:rPr>
        <w:t xml:space="preserve">but did not differ </w:t>
      </w:r>
      <w:r w:rsidR="005D410B" w:rsidRPr="00B315A9">
        <w:rPr>
          <w:rFonts w:ascii="Times New Roman" w:hAnsi="Times New Roman" w:cs="Times New Roman"/>
          <w:color w:val="000000" w:themeColor="text1"/>
          <w:sz w:val="24"/>
          <w:szCs w:val="24"/>
          <w:lang w:val="en-US"/>
        </w:rPr>
        <w:t xml:space="preserve">significantly </w:t>
      </w:r>
      <w:r w:rsidR="00D97719" w:rsidRPr="00B315A9">
        <w:rPr>
          <w:rFonts w:ascii="Times New Roman" w:hAnsi="Times New Roman" w:cs="Times New Roman"/>
          <w:color w:val="000000" w:themeColor="text1"/>
          <w:sz w:val="24"/>
          <w:szCs w:val="24"/>
          <w:lang w:val="en-US"/>
        </w:rPr>
        <w:t xml:space="preserve">from the </w:t>
      </w:r>
      <w:r w:rsidR="005D410B" w:rsidRPr="00B315A9">
        <w:rPr>
          <w:rFonts w:ascii="Times New Roman" w:hAnsi="Times New Roman" w:cs="Times New Roman"/>
          <w:color w:val="000000" w:themeColor="text1"/>
          <w:sz w:val="24"/>
          <w:szCs w:val="24"/>
          <w:lang w:val="en-US"/>
        </w:rPr>
        <w:t>control</w:t>
      </w:r>
      <w:r w:rsidR="00292631" w:rsidRPr="00B315A9">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Raw </w:t>
      </w:r>
      <w:r w:rsidR="009F5F8E" w:rsidRPr="00B315A9">
        <w:rPr>
          <w:rFonts w:ascii="Times New Roman" w:hAnsi="Times New Roman" w:cs="Times New Roman"/>
          <w:color w:val="000000" w:themeColor="text1"/>
          <w:sz w:val="24"/>
          <w:szCs w:val="24"/>
          <w:lang w:val="en-US"/>
        </w:rPr>
        <w:t>BSF</w:t>
      </w:r>
      <w:r w:rsidR="005D410B" w:rsidRPr="00B315A9">
        <w:rPr>
          <w:rFonts w:ascii="Times New Roman" w:hAnsi="Times New Roman" w:cs="Times New Roman"/>
          <w:color w:val="000000" w:themeColor="text1"/>
          <w:sz w:val="24"/>
          <w:szCs w:val="24"/>
          <w:lang w:val="en-US"/>
        </w:rPr>
        <w:t>F</w:t>
      </w:r>
      <w:r w:rsidR="00B65DB3" w:rsidRPr="00B315A9">
        <w:rPr>
          <w:rFonts w:ascii="Times New Roman" w:hAnsi="Times New Roman" w:cs="Times New Roman"/>
          <w:color w:val="000000" w:themeColor="text1"/>
          <w:sz w:val="24"/>
          <w:szCs w:val="24"/>
          <w:lang w:val="en-US"/>
        </w:rPr>
        <w:t xml:space="preserve"> </w:t>
      </w:r>
      <w:r w:rsidR="009F5F8E" w:rsidRPr="00B315A9">
        <w:rPr>
          <w:rFonts w:ascii="Times New Roman" w:hAnsi="Times New Roman" w:cs="Times New Roman"/>
          <w:color w:val="000000" w:themeColor="text1"/>
          <w:sz w:val="24"/>
          <w:szCs w:val="24"/>
          <w:lang w:val="en-US"/>
        </w:rPr>
        <w:t xml:space="preserve">reduced </w:t>
      </w:r>
      <w:r w:rsidR="00200DA9" w:rsidRPr="00F14C8C">
        <w:rPr>
          <w:rFonts w:ascii="Times New Roman" w:hAnsi="Times New Roman" w:cs="Times New Roman"/>
          <w:i/>
          <w:iCs/>
          <w:color w:val="000000" w:themeColor="text1"/>
          <w:sz w:val="24"/>
          <w:szCs w:val="24"/>
          <w:lang w:val="en-US"/>
        </w:rPr>
        <w:t>D. radicum</w:t>
      </w:r>
      <w:r w:rsidR="00200DA9">
        <w:rPr>
          <w:rFonts w:ascii="Times New Roman" w:hAnsi="Times New Roman" w:cs="Times New Roman"/>
          <w:color w:val="000000" w:themeColor="text1"/>
          <w:sz w:val="24"/>
          <w:szCs w:val="24"/>
          <w:lang w:val="en-US"/>
        </w:rPr>
        <w:t xml:space="preserve"> </w:t>
      </w:r>
      <w:r w:rsidR="009F5F8E" w:rsidRPr="00B315A9">
        <w:rPr>
          <w:rFonts w:ascii="Times New Roman" w:hAnsi="Times New Roman" w:cs="Times New Roman"/>
          <w:color w:val="000000" w:themeColor="text1"/>
          <w:sz w:val="24"/>
          <w:szCs w:val="24"/>
          <w:lang w:val="en-US"/>
        </w:rPr>
        <w:t xml:space="preserve">larval survival and </w:t>
      </w:r>
      <w:r w:rsidR="00200DA9">
        <w:rPr>
          <w:rFonts w:ascii="Times New Roman" w:hAnsi="Times New Roman" w:cs="Times New Roman"/>
          <w:color w:val="000000" w:themeColor="text1"/>
          <w:sz w:val="24"/>
          <w:szCs w:val="24"/>
          <w:lang w:val="en-US"/>
        </w:rPr>
        <w:t xml:space="preserve">pupal </w:t>
      </w:r>
      <w:r w:rsidR="009F5F8E" w:rsidRPr="00B315A9">
        <w:rPr>
          <w:rFonts w:ascii="Times New Roman" w:hAnsi="Times New Roman" w:cs="Times New Roman"/>
          <w:color w:val="000000" w:themeColor="text1"/>
          <w:sz w:val="24"/>
          <w:szCs w:val="24"/>
          <w:lang w:val="en-US"/>
        </w:rPr>
        <w:t xml:space="preserve">biomass and survival of </w:t>
      </w:r>
      <w:r w:rsidR="009F5F8E" w:rsidRPr="00B315A9">
        <w:rPr>
          <w:rFonts w:ascii="Times New Roman" w:hAnsi="Times New Roman" w:cs="Times New Roman"/>
          <w:i/>
          <w:iCs/>
          <w:color w:val="000000" w:themeColor="text1"/>
          <w:sz w:val="24"/>
          <w:szCs w:val="24"/>
          <w:lang w:val="en-US"/>
        </w:rPr>
        <w:t>P. xylostella</w:t>
      </w:r>
      <w:r w:rsidR="009F5F8E" w:rsidRPr="00B315A9">
        <w:rPr>
          <w:rFonts w:ascii="Times New Roman" w:hAnsi="Times New Roman" w:cs="Times New Roman"/>
          <w:color w:val="000000" w:themeColor="text1"/>
          <w:sz w:val="24"/>
          <w:szCs w:val="24"/>
          <w:lang w:val="en-US"/>
        </w:rPr>
        <w:t xml:space="preserve"> larvae</w:t>
      </w:r>
      <w:r w:rsidR="00DA5B05" w:rsidRPr="00B315A9">
        <w:rPr>
          <w:rFonts w:ascii="Times New Roman" w:hAnsi="Times New Roman" w:cs="Times New Roman"/>
          <w:color w:val="000000" w:themeColor="text1"/>
          <w:sz w:val="24"/>
          <w:szCs w:val="24"/>
          <w:lang w:val="en-US"/>
        </w:rPr>
        <w:t xml:space="preserve">. </w:t>
      </w:r>
      <w:r w:rsidR="00F26142" w:rsidRPr="00B315A9">
        <w:rPr>
          <w:rFonts w:ascii="Times New Roman" w:hAnsi="Times New Roman" w:cs="Times New Roman"/>
          <w:color w:val="000000" w:themeColor="text1"/>
          <w:sz w:val="24"/>
          <w:szCs w:val="24"/>
          <w:lang w:val="en-US"/>
        </w:rPr>
        <w:t>In contrast, r</w:t>
      </w:r>
      <w:r w:rsidR="009F5F8E" w:rsidRPr="00B315A9">
        <w:rPr>
          <w:rFonts w:ascii="Times New Roman" w:hAnsi="Times New Roman" w:cs="Times New Roman"/>
          <w:color w:val="000000" w:themeColor="text1"/>
          <w:sz w:val="24"/>
          <w:szCs w:val="24"/>
          <w:lang w:val="en-US"/>
        </w:rPr>
        <w:t xml:space="preserve">aw </w:t>
      </w:r>
      <w:r w:rsidR="005D410B" w:rsidRPr="00B315A9">
        <w:rPr>
          <w:rFonts w:ascii="Times New Roman" w:hAnsi="Times New Roman" w:cs="Times New Roman"/>
          <w:color w:val="000000" w:themeColor="text1"/>
          <w:sz w:val="24"/>
          <w:szCs w:val="24"/>
          <w:lang w:val="en-US"/>
        </w:rPr>
        <w:t xml:space="preserve">MWF </w:t>
      </w:r>
      <w:r w:rsidR="009F5F8E" w:rsidRPr="00B315A9">
        <w:rPr>
          <w:rFonts w:ascii="Times New Roman" w:hAnsi="Times New Roman" w:cs="Times New Roman"/>
          <w:color w:val="000000" w:themeColor="text1"/>
          <w:sz w:val="24"/>
          <w:szCs w:val="24"/>
          <w:lang w:val="en-US"/>
        </w:rPr>
        <w:t xml:space="preserve">increased </w:t>
      </w:r>
      <w:r w:rsidR="00F26142" w:rsidRPr="00B315A9">
        <w:rPr>
          <w:rFonts w:ascii="Times New Roman" w:hAnsi="Times New Roman" w:cs="Times New Roman"/>
          <w:color w:val="000000" w:themeColor="text1"/>
          <w:sz w:val="24"/>
          <w:szCs w:val="24"/>
          <w:lang w:val="en-US"/>
        </w:rPr>
        <w:t xml:space="preserve">larval </w:t>
      </w:r>
      <w:r w:rsidR="009F5F8E" w:rsidRPr="00B315A9">
        <w:rPr>
          <w:rFonts w:ascii="Times New Roman" w:hAnsi="Times New Roman" w:cs="Times New Roman"/>
          <w:color w:val="000000" w:themeColor="text1"/>
          <w:sz w:val="24"/>
          <w:szCs w:val="24"/>
          <w:lang w:val="en-US"/>
        </w:rPr>
        <w:t xml:space="preserve">survival and biomass of </w:t>
      </w:r>
      <w:r w:rsidR="009F5F8E" w:rsidRPr="00B315A9">
        <w:rPr>
          <w:rFonts w:ascii="Times New Roman" w:hAnsi="Times New Roman" w:cs="Times New Roman"/>
          <w:i/>
          <w:iCs/>
          <w:color w:val="000000" w:themeColor="text1"/>
          <w:sz w:val="24"/>
          <w:szCs w:val="24"/>
          <w:lang w:val="en-US"/>
        </w:rPr>
        <w:t>D. radicum</w:t>
      </w:r>
      <w:r w:rsidR="009F5F8E" w:rsidRPr="00B315A9">
        <w:rPr>
          <w:rFonts w:ascii="Times New Roman" w:hAnsi="Times New Roman" w:cs="Times New Roman"/>
          <w:color w:val="000000" w:themeColor="text1"/>
          <w:sz w:val="24"/>
          <w:szCs w:val="24"/>
          <w:lang w:val="en-US"/>
        </w:rPr>
        <w:t xml:space="preserve"> and the survival of </w:t>
      </w:r>
      <w:r w:rsidR="009F5F8E" w:rsidRPr="00B315A9">
        <w:rPr>
          <w:rFonts w:ascii="Times New Roman" w:hAnsi="Times New Roman" w:cs="Times New Roman"/>
          <w:i/>
          <w:iCs/>
          <w:color w:val="000000" w:themeColor="text1"/>
          <w:sz w:val="24"/>
          <w:szCs w:val="24"/>
          <w:lang w:val="en-US"/>
        </w:rPr>
        <w:t xml:space="preserve">P. xylostella </w:t>
      </w:r>
      <w:r w:rsidR="009F5F8E" w:rsidRPr="00B315A9">
        <w:rPr>
          <w:rFonts w:ascii="Times New Roman" w:hAnsi="Times New Roman" w:cs="Times New Roman"/>
          <w:color w:val="000000" w:themeColor="text1"/>
          <w:sz w:val="24"/>
          <w:szCs w:val="24"/>
          <w:lang w:val="en-US"/>
        </w:rPr>
        <w:t>larvae</w:t>
      </w:r>
      <w:r w:rsidR="00F26142" w:rsidRPr="00B315A9">
        <w:rPr>
          <w:rFonts w:ascii="Times New Roman" w:hAnsi="Times New Roman" w:cs="Times New Roman"/>
          <w:color w:val="000000" w:themeColor="text1"/>
          <w:sz w:val="24"/>
          <w:szCs w:val="24"/>
          <w:lang w:val="en-US"/>
        </w:rPr>
        <w:t xml:space="preserve">. Interestingly, incubation of frass in the soil </w:t>
      </w:r>
      <w:r w:rsidR="005E7479">
        <w:rPr>
          <w:rFonts w:ascii="Times New Roman" w:hAnsi="Times New Roman" w:cs="Times New Roman"/>
          <w:color w:val="000000" w:themeColor="text1"/>
          <w:sz w:val="24"/>
          <w:szCs w:val="24"/>
          <w:lang w:val="en-US"/>
        </w:rPr>
        <w:t xml:space="preserve">for </w:t>
      </w:r>
      <w:r w:rsidR="00D4098C">
        <w:rPr>
          <w:rFonts w:ascii="Times New Roman" w:hAnsi="Times New Roman" w:cs="Times New Roman"/>
          <w:color w:val="000000" w:themeColor="text1"/>
          <w:sz w:val="24"/>
          <w:szCs w:val="24"/>
          <w:lang w:val="en-US"/>
        </w:rPr>
        <w:t>16</w:t>
      </w:r>
      <w:r w:rsidR="005E7479">
        <w:rPr>
          <w:rFonts w:ascii="Times New Roman" w:hAnsi="Times New Roman" w:cs="Times New Roman"/>
          <w:color w:val="000000" w:themeColor="text1"/>
          <w:sz w:val="24"/>
          <w:szCs w:val="24"/>
          <w:lang w:val="en-US"/>
        </w:rPr>
        <w:t xml:space="preserve"> days </w:t>
      </w:r>
      <w:r w:rsidR="00AF27B9" w:rsidRPr="00B315A9">
        <w:rPr>
          <w:rFonts w:ascii="Times New Roman" w:hAnsi="Times New Roman" w:cs="Times New Roman"/>
          <w:color w:val="000000" w:themeColor="text1"/>
          <w:sz w:val="24"/>
          <w:szCs w:val="24"/>
          <w:lang w:val="en-US"/>
        </w:rPr>
        <w:t>removed plant growth inhibition</w:t>
      </w:r>
      <w:r w:rsidR="00F26142" w:rsidRPr="00B315A9">
        <w:rPr>
          <w:rFonts w:ascii="Times New Roman" w:hAnsi="Times New Roman" w:cs="Times New Roman"/>
          <w:color w:val="000000" w:themeColor="text1"/>
          <w:sz w:val="24"/>
          <w:szCs w:val="24"/>
          <w:lang w:val="en-US"/>
        </w:rPr>
        <w:t xml:space="preserve"> and resulted in a</w:t>
      </w:r>
      <w:r w:rsidR="00200DA9">
        <w:rPr>
          <w:rFonts w:ascii="Times New Roman" w:hAnsi="Times New Roman" w:cs="Times New Roman"/>
          <w:color w:val="000000" w:themeColor="text1"/>
          <w:sz w:val="24"/>
          <w:szCs w:val="24"/>
          <w:lang w:val="en-US"/>
        </w:rPr>
        <w:t xml:space="preserve">n increased </w:t>
      </w:r>
      <w:r w:rsidR="00F26142" w:rsidRPr="00B315A9">
        <w:rPr>
          <w:rFonts w:ascii="Times New Roman" w:hAnsi="Times New Roman" w:cs="Times New Roman"/>
          <w:color w:val="000000" w:themeColor="text1"/>
          <w:sz w:val="24"/>
          <w:szCs w:val="24"/>
          <w:lang w:val="en-US"/>
        </w:rPr>
        <w:t>plant leaf area</w:t>
      </w:r>
      <w:r w:rsidR="00AF27B9" w:rsidRPr="00B315A9">
        <w:rPr>
          <w:rFonts w:ascii="Times New Roman" w:hAnsi="Times New Roman" w:cs="Times New Roman"/>
          <w:color w:val="000000" w:themeColor="text1"/>
          <w:sz w:val="24"/>
          <w:szCs w:val="24"/>
          <w:lang w:val="en-US"/>
        </w:rPr>
        <w:t xml:space="preserve">, especially for </w:t>
      </w:r>
      <w:r w:rsidR="005D410B" w:rsidRPr="00B315A9">
        <w:rPr>
          <w:rFonts w:ascii="Times New Roman" w:hAnsi="Times New Roman" w:cs="Times New Roman"/>
          <w:color w:val="000000" w:themeColor="text1"/>
          <w:sz w:val="24"/>
          <w:szCs w:val="24"/>
          <w:lang w:val="en-US"/>
        </w:rPr>
        <w:t>MWF</w:t>
      </w:r>
      <w:r w:rsidR="00A76B46">
        <w:rPr>
          <w:rFonts w:ascii="Times New Roman" w:hAnsi="Times New Roman" w:cs="Times New Roman"/>
          <w:color w:val="000000" w:themeColor="text1"/>
          <w:sz w:val="24"/>
          <w:szCs w:val="24"/>
          <w:lang w:val="en-US"/>
        </w:rPr>
        <w:t xml:space="preserve"> compared to the control</w:t>
      </w:r>
      <w:r w:rsidR="00F26142" w:rsidRPr="00B315A9">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In addition, composting BSFF and MWF increased </w:t>
      </w:r>
      <w:r w:rsidR="00B65DB3" w:rsidRPr="00B315A9">
        <w:rPr>
          <w:rFonts w:ascii="Times New Roman" w:hAnsi="Times New Roman" w:cs="Times New Roman"/>
          <w:color w:val="000000" w:themeColor="text1"/>
          <w:sz w:val="24"/>
          <w:szCs w:val="24"/>
          <w:lang w:val="en-US"/>
        </w:rPr>
        <w:t xml:space="preserve">leaf growth. </w:t>
      </w:r>
      <w:r w:rsidR="00AF27B9" w:rsidRPr="00B315A9">
        <w:rPr>
          <w:rFonts w:ascii="Times New Roman" w:hAnsi="Times New Roman" w:cs="Times New Roman"/>
          <w:color w:val="000000" w:themeColor="text1"/>
          <w:sz w:val="24"/>
          <w:szCs w:val="24"/>
          <w:lang w:val="en-US"/>
        </w:rPr>
        <w:t xml:space="preserve">Therefore, frass </w:t>
      </w:r>
      <w:r w:rsidR="005E7479">
        <w:rPr>
          <w:rFonts w:ascii="Times New Roman" w:hAnsi="Times New Roman" w:cs="Times New Roman"/>
          <w:color w:val="000000" w:themeColor="text1"/>
          <w:sz w:val="24"/>
          <w:szCs w:val="24"/>
          <w:lang w:val="en-US"/>
        </w:rPr>
        <w:t>may</w:t>
      </w:r>
      <w:r w:rsidR="005E7479" w:rsidRPr="00B315A9">
        <w:rPr>
          <w:rFonts w:ascii="Times New Roman" w:hAnsi="Times New Roman" w:cs="Times New Roman"/>
          <w:color w:val="000000" w:themeColor="text1"/>
          <w:sz w:val="24"/>
          <w:szCs w:val="24"/>
          <w:lang w:val="en-US"/>
        </w:rPr>
        <w:t xml:space="preserve"> </w:t>
      </w:r>
      <w:r w:rsidR="00AF27B9" w:rsidRPr="00B315A9">
        <w:rPr>
          <w:rFonts w:ascii="Times New Roman" w:hAnsi="Times New Roman" w:cs="Times New Roman"/>
          <w:color w:val="000000" w:themeColor="text1"/>
          <w:sz w:val="24"/>
          <w:szCs w:val="24"/>
          <w:lang w:val="en-US"/>
        </w:rPr>
        <w:t xml:space="preserve">be used as a sustainable and natural alternative to </w:t>
      </w:r>
      <w:r w:rsidR="00D12175" w:rsidRPr="00B315A9">
        <w:rPr>
          <w:rFonts w:ascii="Times New Roman" w:hAnsi="Times New Roman" w:cs="Times New Roman"/>
          <w:color w:val="000000" w:themeColor="text1"/>
          <w:sz w:val="24"/>
          <w:szCs w:val="24"/>
          <w:lang w:val="en-US"/>
        </w:rPr>
        <w:t xml:space="preserve">conventional organic </w:t>
      </w:r>
      <w:r w:rsidR="00AF27B9" w:rsidRPr="00B315A9">
        <w:rPr>
          <w:rFonts w:ascii="Times New Roman" w:hAnsi="Times New Roman" w:cs="Times New Roman"/>
          <w:color w:val="000000" w:themeColor="text1"/>
          <w:sz w:val="24"/>
          <w:szCs w:val="24"/>
          <w:lang w:val="en-US"/>
        </w:rPr>
        <w:t>fertilisers</w:t>
      </w:r>
      <w:r w:rsidR="00247325">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247325" w:rsidRPr="00247325">
        <w:rPr>
          <w:rFonts w:ascii="Times New Roman" w:hAnsi="Times New Roman" w:cs="Times New Roman"/>
          <w:color w:val="000000" w:themeColor="text1"/>
          <w:sz w:val="24"/>
          <w:szCs w:val="24"/>
          <w:lang w:val="en-US"/>
        </w:rPr>
        <w:t>promoting plant growth and enhancing resistance to herbivory</w:t>
      </w:r>
      <w:r w:rsidR="0063151F">
        <w:rPr>
          <w:rFonts w:ascii="Times New Roman" w:hAnsi="Times New Roman" w:cs="Times New Roman"/>
          <w:color w:val="000000" w:themeColor="text1"/>
          <w:sz w:val="24"/>
          <w:szCs w:val="24"/>
          <w:lang w:val="en-US"/>
        </w:rPr>
        <w:t>.</w:t>
      </w:r>
      <w:r w:rsidR="0063151F" w:rsidRPr="00B315A9">
        <w:rPr>
          <w:rFonts w:ascii="Times New Roman" w:hAnsi="Times New Roman" w:cs="Times New Roman"/>
          <w:color w:val="000000" w:themeColor="text1"/>
          <w:sz w:val="24"/>
          <w:szCs w:val="24"/>
          <w:lang w:val="en-US"/>
        </w:rPr>
        <w:t xml:space="preserve"> </w:t>
      </w:r>
      <w:r w:rsidR="001D3988" w:rsidRPr="00B315A9">
        <w:rPr>
          <w:rFonts w:ascii="Times New Roman" w:hAnsi="Times New Roman" w:cs="Times New Roman"/>
          <w:color w:val="000000" w:themeColor="text1"/>
          <w:sz w:val="24"/>
          <w:szCs w:val="24"/>
          <w:lang w:val="en-US"/>
        </w:rPr>
        <w:t>Our</w:t>
      </w:r>
      <w:r w:rsidR="001D3988" w:rsidRPr="00B315A9">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1943B9AC" w14:textId="1330AD0D" w:rsidR="007338E8" w:rsidRPr="005F1A07" w:rsidRDefault="007338E8" w:rsidP="007338E8">
      <w:pPr>
        <w:rPr>
          <w:rFonts w:ascii="Times New Roman" w:hAnsi="Times New Roman" w:cs="Times New Roman"/>
        </w:rPr>
      </w:pPr>
      <w:r w:rsidRPr="005F1A07">
        <w:rPr>
          <w:rFonts w:ascii="Times New Roman" w:hAnsi="Times New Roman" w:cs="Times New Roman"/>
          <w:b/>
          <w:bCs/>
          <w:sz w:val="28"/>
          <w:szCs w:val="28"/>
        </w:rPr>
        <w:t>Keywords:</w:t>
      </w:r>
      <w:r w:rsidRPr="005F1A07">
        <w:rPr>
          <w:rFonts w:ascii="Times New Roman" w:hAnsi="Times New Roman" w:cs="Times New Roman"/>
          <w:sz w:val="28"/>
          <w:szCs w:val="28"/>
        </w:rPr>
        <w:t xml:space="preserve"> </w:t>
      </w:r>
      <w:r w:rsidRPr="005F1A07">
        <w:rPr>
          <w:rFonts w:ascii="Times New Roman" w:hAnsi="Times New Roman" w:cs="Times New Roman"/>
          <w:sz w:val="24"/>
          <w:szCs w:val="24"/>
        </w:rPr>
        <w:t>Frass</w:t>
      </w:r>
      <w:r w:rsidRPr="005F1A07">
        <w:rPr>
          <w:rFonts w:ascii="Times New Roman" w:hAnsi="Times New Roman" w:cs="Times New Roman"/>
        </w:rPr>
        <w:t xml:space="preserve">, Soil amendment, </w:t>
      </w:r>
      <w:r w:rsidRPr="005F1A07">
        <w:rPr>
          <w:rFonts w:ascii="Times New Roman" w:hAnsi="Times New Roman" w:cs="Times New Roman"/>
          <w:i/>
          <w:iCs/>
        </w:rPr>
        <w:t>Brassica rapa</w:t>
      </w:r>
      <w:r w:rsidRPr="005F1A07">
        <w:rPr>
          <w:rFonts w:ascii="Times New Roman" w:hAnsi="Times New Roman" w:cs="Times New Roman"/>
        </w:rPr>
        <w:t>, Plant growth, Pest management, Insect herbivores</w:t>
      </w:r>
    </w:p>
    <w:p w14:paraId="04CE03C7" w14:textId="2F5F9B41" w:rsidR="007D2E7B" w:rsidRPr="007338E8"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3" w:name="_Hlk133094564"/>
      <w:bookmarkStart w:id="4"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5C994A0A" w14:textId="77777777" w:rsidR="006425B8" w:rsidRDefault="006425B8" w:rsidP="008B63B7">
      <w:pPr>
        <w:spacing w:line="276" w:lineRule="auto"/>
        <w:jc w:val="both"/>
        <w:rPr>
          <w:rFonts w:ascii="Times New Roman" w:hAnsi="Times New Roman" w:cs="Times New Roman"/>
          <w:b/>
          <w:bCs/>
          <w:sz w:val="28"/>
          <w:szCs w:val="28"/>
          <w:lang w:val="en-US"/>
        </w:rPr>
      </w:pPr>
    </w:p>
    <w:p w14:paraId="0D2F1FC7" w14:textId="77777777" w:rsidR="006425B8" w:rsidRDefault="006425B8" w:rsidP="008B63B7">
      <w:pPr>
        <w:spacing w:line="276" w:lineRule="auto"/>
        <w:jc w:val="both"/>
        <w:rPr>
          <w:rFonts w:ascii="Times New Roman" w:hAnsi="Times New Roman" w:cs="Times New Roman"/>
          <w:b/>
          <w:bCs/>
          <w:sz w:val="28"/>
          <w:szCs w:val="28"/>
          <w:lang w:val="en-US"/>
        </w:rPr>
      </w:pPr>
    </w:p>
    <w:p w14:paraId="2BB8D1D0" w14:textId="77777777" w:rsidR="006425B8" w:rsidRDefault="006425B8" w:rsidP="008B63B7">
      <w:pPr>
        <w:spacing w:line="276" w:lineRule="auto"/>
        <w:jc w:val="both"/>
        <w:rPr>
          <w:rFonts w:ascii="Times New Roman" w:hAnsi="Times New Roman" w:cs="Times New Roman"/>
          <w:b/>
          <w:bCs/>
          <w:sz w:val="28"/>
          <w:szCs w:val="28"/>
          <w:lang w:val="en-US"/>
        </w:rPr>
      </w:pPr>
    </w:p>
    <w:p w14:paraId="7E115D07" w14:textId="77777777" w:rsidR="007338E8" w:rsidRDefault="007338E8" w:rsidP="00FA60C8">
      <w:pPr>
        <w:jc w:val="both"/>
        <w:rPr>
          <w:rFonts w:ascii="Times New Roman" w:hAnsi="Times New Roman" w:cs="Times New Roman"/>
          <w:b/>
          <w:bCs/>
          <w:sz w:val="28"/>
          <w:szCs w:val="28"/>
          <w:lang w:val="en-US"/>
        </w:rPr>
      </w:pPr>
    </w:p>
    <w:p w14:paraId="78995443" w14:textId="33C3EABE"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lastRenderedPageBreak/>
        <w:t>Introduction</w:t>
      </w:r>
    </w:p>
    <w:p w14:paraId="65C44DB1" w14:textId="3BEC2499"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Pr>
          <w:rFonts w:ascii="Times New Roman" w:hAnsi="Times New Roman" w:cs="Times New Roman"/>
          <w:color w:val="000000" w:themeColor="text1"/>
          <w:sz w:val="24"/>
          <w:szCs w:val="24"/>
          <w:lang w:val="en-US"/>
        </w:rPr>
        <w:t xml:space="preserve">because of the need to produce food for the growing human population </w:t>
      </w:r>
      <w:r w:rsidR="0040723B">
        <w:rPr>
          <w:rFonts w:ascii="Times New Roman" w:hAnsi="Times New Roman" w:cs="Times New Roman"/>
          <w:color w:val="000000" w:themeColor="text1"/>
          <w:sz w:val="24"/>
          <w:szCs w:val="24"/>
          <w:lang w:val="en-US"/>
        </w:rPr>
        <w:t xml:space="preserve">in a </w:t>
      </w:r>
      <w:r w:rsidRPr="00FA60C8">
        <w:rPr>
          <w:rFonts w:ascii="Times New Roman" w:hAnsi="Times New Roman" w:cs="Times New Roman"/>
          <w:color w:val="000000" w:themeColor="text1"/>
          <w:sz w:val="24"/>
          <w:szCs w:val="24"/>
          <w:lang w:val="en-US"/>
        </w:rPr>
        <w:t>sustainabl</w:t>
      </w:r>
      <w:r w:rsidR="0040723B">
        <w:rPr>
          <w:rFonts w:ascii="Times New Roman" w:hAnsi="Times New Roman" w:cs="Times New Roman"/>
          <w:color w:val="000000" w:themeColor="text1"/>
          <w:sz w:val="24"/>
          <w:szCs w:val="24"/>
          <w:lang w:val="en-US"/>
        </w:rPr>
        <w:t>e manner</w:t>
      </w:r>
      <w:r w:rsidRPr="00FA60C8">
        <w:rPr>
          <w:rFonts w:ascii="Times New Roman" w:hAnsi="Times New Roman" w:cs="Times New Roman"/>
          <w:color w:val="000000" w:themeColor="text1"/>
          <w:sz w:val="24"/>
          <w:szCs w:val="24"/>
          <w:lang w:val="en-US"/>
        </w:rPr>
        <w:t>. The use of insect-based feed</w:t>
      </w:r>
      <w:proofErr w:type="gramStart"/>
      <w:r w:rsidRPr="00FA60C8">
        <w:rPr>
          <w:rFonts w:ascii="Times New Roman" w:hAnsi="Times New Roman" w:cs="Times New Roman"/>
          <w:color w:val="000000" w:themeColor="text1"/>
          <w:sz w:val="24"/>
          <w:szCs w:val="24"/>
          <w:lang w:val="en-US"/>
        </w:rPr>
        <w:t>, in particular, has</w:t>
      </w:r>
      <w:proofErr w:type="gramEnd"/>
      <w:r w:rsidRPr="00FA60C8">
        <w:rPr>
          <w:rFonts w:ascii="Times New Roman" w:hAnsi="Times New Roman" w:cs="Times New Roman"/>
          <w:color w:val="000000" w:themeColor="text1"/>
          <w:sz w:val="24"/>
          <w:szCs w:val="24"/>
          <w:lang w:val="en-US"/>
        </w:rPr>
        <w:t xml:space="preserve"> </w:t>
      </w:r>
      <w:r w:rsidR="006425B8">
        <w:rPr>
          <w:rFonts w:ascii="Times New Roman" w:hAnsi="Times New Roman" w:cs="Times New Roman"/>
          <w:color w:val="000000" w:themeColor="text1"/>
          <w:sz w:val="24"/>
          <w:szCs w:val="24"/>
          <w:lang w:val="en-US"/>
        </w:rPr>
        <w:t>become popular</w:t>
      </w:r>
      <w:r w:rsidRPr="00FA60C8">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Pr>
          <w:rFonts w:ascii="Times New Roman" w:hAnsi="Times New Roman" w:cs="Times New Roman"/>
          <w:color w:val="000000" w:themeColor="text1"/>
          <w:sz w:val="24"/>
          <w:szCs w:val="24"/>
          <w:lang w:val="en-US"/>
        </w:rPr>
        <w:t xml:space="preserve">larvae of </w:t>
      </w:r>
      <w:r w:rsidR="008E3941">
        <w:rPr>
          <w:rFonts w:ascii="Times New Roman" w:hAnsi="Times New Roman" w:cs="Times New Roman"/>
          <w:color w:val="000000" w:themeColor="text1"/>
          <w:sz w:val="24"/>
          <w:szCs w:val="24"/>
          <w:lang w:val="en-US"/>
        </w:rPr>
        <w:t xml:space="preserve">the </w:t>
      </w:r>
      <w:r w:rsidRPr="00FA60C8">
        <w:rPr>
          <w:rFonts w:ascii="Times New Roman" w:hAnsi="Times New Roman" w:cs="Times New Roman"/>
          <w:color w:val="000000" w:themeColor="text1"/>
          <w:sz w:val="24"/>
          <w:szCs w:val="24"/>
          <w:lang w:val="en-US"/>
        </w:rPr>
        <w:t xml:space="preserve">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00911CC4" w:rsidRPr="00911CC4">
        <w:rPr>
          <w:rFonts w:ascii="Times New Roman" w:hAnsi="Times New Roman" w:cs="Times New Roman"/>
          <w:sz w:val="24"/>
          <w:szCs w:val="24"/>
        </w:rPr>
        <w:t xml:space="preserve"> </w:t>
      </w:r>
      <w:r w:rsidR="00911CC4">
        <w:rPr>
          <w:rFonts w:ascii="Times New Roman" w:hAnsi="Times New Roman" w:cs="Times New Roman"/>
          <w:sz w:val="24"/>
          <w:szCs w:val="24"/>
        </w:rPr>
        <w:t>(</w:t>
      </w:r>
      <w:r w:rsidR="00911CC4" w:rsidRPr="005E6CD9">
        <w:rPr>
          <w:rFonts w:ascii="Times New Roman" w:hAnsi="Times New Roman" w:cs="Times New Roman"/>
          <w:sz w:val="24"/>
          <w:szCs w:val="24"/>
        </w:rPr>
        <w:t>Diptera</w:t>
      </w:r>
      <w:r w:rsidR="00911CC4">
        <w:rPr>
          <w:rFonts w:ascii="Times New Roman" w:hAnsi="Times New Roman" w:cs="Times New Roman"/>
          <w:sz w:val="24"/>
          <w:szCs w:val="24"/>
        </w:rPr>
        <w:t>:</w:t>
      </w:r>
      <w:r w:rsidR="00911CC4" w:rsidRPr="005E6CD9">
        <w:rPr>
          <w:rFonts w:ascii="Times New Roman" w:hAnsi="Times New Roman" w:cs="Times New Roman"/>
          <w:sz w:val="24"/>
          <w:szCs w:val="24"/>
        </w:rPr>
        <w:t xml:space="preserve"> Stratiomyidae)</w:t>
      </w:r>
      <w:r w:rsidRPr="00FA60C8">
        <w:rPr>
          <w:rFonts w:ascii="Times New Roman" w:hAnsi="Times New Roman" w:cs="Times New Roman"/>
          <w:color w:val="000000" w:themeColor="text1"/>
          <w:sz w:val="24"/>
          <w:szCs w:val="24"/>
          <w:lang w:val="en-US"/>
        </w:rPr>
        <w:t xml:space="preserve"> and </w:t>
      </w:r>
      <w:r w:rsidR="008E3941">
        <w:rPr>
          <w:rFonts w:ascii="Times New Roman" w:hAnsi="Times New Roman" w:cs="Times New Roman"/>
          <w:color w:val="000000" w:themeColor="text1"/>
          <w:sz w:val="24"/>
          <w:szCs w:val="24"/>
          <w:lang w:val="en-US"/>
        </w:rPr>
        <w:t xml:space="preserve">the </w:t>
      </w:r>
      <w:r w:rsidRPr="00FA60C8">
        <w:rPr>
          <w:rFonts w:ascii="Times New Roman" w:hAnsi="Times New Roman" w:cs="Times New Roman"/>
          <w:color w:val="000000" w:themeColor="text1"/>
          <w:sz w:val="24"/>
          <w:szCs w:val="24"/>
          <w:lang w:val="en-US"/>
        </w:rPr>
        <w:t xml:space="preserve">yellow mealworm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00911CC4">
        <w:rPr>
          <w:rFonts w:ascii="Times New Roman" w:hAnsi="Times New Roman" w:cs="Times New Roman"/>
          <w:color w:val="000000" w:themeColor="text1"/>
          <w:sz w:val="24"/>
          <w:szCs w:val="24"/>
          <w:lang w:val="en-US"/>
        </w:rPr>
        <w:t xml:space="preserve"> </w:t>
      </w:r>
      <w:r w:rsidR="00911CC4">
        <w:rPr>
          <w:rFonts w:ascii="Times New Roman" w:hAnsi="Times New Roman" w:cs="Times New Roman"/>
          <w:sz w:val="24"/>
          <w:szCs w:val="24"/>
        </w:rPr>
        <w:t>(</w:t>
      </w:r>
      <w:r w:rsidR="00911CC4" w:rsidRPr="005E6CD9">
        <w:rPr>
          <w:rFonts w:ascii="Times New Roman" w:hAnsi="Times New Roman" w:cs="Times New Roman"/>
          <w:sz w:val="24"/>
          <w:szCs w:val="24"/>
        </w:rPr>
        <w:t>Coleoptera: Tenebrionidae)</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Pr>
          <w:rFonts w:ascii="Times New Roman" w:hAnsi="Times New Roman" w:cs="Times New Roman"/>
          <w:color w:val="000000" w:themeColor="text1"/>
          <w:sz w:val="24"/>
          <w:szCs w:val="24"/>
          <w:lang w:val="en-US"/>
        </w:rPr>
        <w:t>. These insects have</w:t>
      </w:r>
      <w:r w:rsidR="003216E2">
        <w:rPr>
          <w:rFonts w:ascii="Times New Roman" w:hAnsi="Times New Roman" w:cs="Times New Roman"/>
          <w:color w:val="000000" w:themeColor="text1"/>
          <w:sz w:val="24"/>
          <w:szCs w:val="24"/>
          <w:lang w:val="en-US"/>
        </w:rPr>
        <w:t xml:space="preserve"> a</w:t>
      </w:r>
      <w:r w:rsidRPr="00FA60C8">
        <w:rPr>
          <w:rFonts w:ascii="Times New Roman" w:hAnsi="Times New Roman" w:cs="Times New Roman"/>
          <w:color w:val="000000" w:themeColor="text1"/>
          <w:sz w:val="24"/>
          <w:szCs w:val="24"/>
          <w:lang w:val="en-US"/>
        </w:rPr>
        <w:t xml:space="preserve"> high protein content, rapid growth rate, and </w:t>
      </w:r>
      <w:r w:rsidR="003216E2">
        <w:rPr>
          <w:rFonts w:ascii="Times New Roman" w:hAnsi="Times New Roman" w:cs="Times New Roman"/>
          <w:color w:val="000000" w:themeColor="text1"/>
          <w:sz w:val="24"/>
          <w:szCs w:val="24"/>
          <w:lang w:val="en-US"/>
        </w:rPr>
        <w:t xml:space="preserve">are </w:t>
      </w:r>
      <w:r w:rsidR="0040723B">
        <w:rPr>
          <w:rFonts w:ascii="Times New Roman" w:hAnsi="Times New Roman" w:cs="Times New Roman"/>
          <w:color w:val="000000" w:themeColor="text1"/>
          <w:sz w:val="24"/>
          <w:szCs w:val="24"/>
          <w:lang w:val="en-US"/>
        </w:rPr>
        <w:t xml:space="preserve">amenable </w:t>
      </w:r>
      <w:r w:rsidR="003216E2">
        <w:rPr>
          <w:rFonts w:ascii="Times New Roman" w:hAnsi="Times New Roman" w:cs="Times New Roman"/>
          <w:color w:val="000000" w:themeColor="text1"/>
          <w:sz w:val="24"/>
          <w:szCs w:val="24"/>
          <w:lang w:val="en-US"/>
        </w:rPr>
        <w:t>to</w:t>
      </w:r>
      <w:r w:rsidRPr="00FA60C8">
        <w:rPr>
          <w:rFonts w:ascii="Times New Roman" w:hAnsi="Times New Roman" w:cs="Times New Roman"/>
          <w:color w:val="000000" w:themeColor="text1"/>
          <w:sz w:val="24"/>
          <w:szCs w:val="24"/>
          <w:lang w:val="en-US"/>
        </w:rPr>
        <w:t xml:space="preserve"> </w:t>
      </w:r>
      <w:r w:rsidR="0040723B">
        <w:rPr>
          <w:rFonts w:ascii="Times New Roman" w:hAnsi="Times New Roman" w:cs="Times New Roman"/>
          <w:color w:val="000000" w:themeColor="text1"/>
          <w:sz w:val="24"/>
          <w:szCs w:val="24"/>
          <w:lang w:val="en-US"/>
        </w:rPr>
        <w:t>mass-rearing</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19958BD2" w:rsidR="00ED64D8" w:rsidRPr="00FA60C8" w:rsidRDefault="00E52A24" w:rsidP="00FA60C8">
      <w:pPr>
        <w:spacing w:after="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addition to </w:t>
      </w:r>
      <w:r w:rsidR="00ED64D8" w:rsidRPr="00FA60C8">
        <w:rPr>
          <w:rFonts w:ascii="Times New Roman" w:hAnsi="Times New Roman" w:cs="Times New Roman"/>
          <w:color w:val="000000" w:themeColor="text1"/>
          <w:sz w:val="24"/>
          <w:szCs w:val="24"/>
          <w:lang w:val="en-US"/>
        </w:rPr>
        <w:t>the</w:t>
      </w:r>
      <w:r>
        <w:rPr>
          <w:rFonts w:ascii="Times New Roman" w:hAnsi="Times New Roman" w:cs="Times New Roman"/>
          <w:color w:val="000000" w:themeColor="text1"/>
          <w:sz w:val="24"/>
          <w:szCs w:val="24"/>
          <w:lang w:val="en-US"/>
        </w:rPr>
        <w:t xml:space="preserve"> </w:t>
      </w:r>
      <w:r w:rsidR="00ED64D8" w:rsidRPr="00FA60C8">
        <w:rPr>
          <w:rFonts w:ascii="Times New Roman" w:hAnsi="Times New Roman" w:cs="Times New Roman"/>
          <w:color w:val="000000" w:themeColor="text1"/>
          <w:sz w:val="24"/>
          <w:szCs w:val="24"/>
          <w:lang w:val="en-US"/>
        </w:rPr>
        <w:t xml:space="preserve">use </w:t>
      </w:r>
      <w:r>
        <w:rPr>
          <w:rFonts w:ascii="Times New Roman" w:hAnsi="Times New Roman" w:cs="Times New Roman"/>
          <w:color w:val="000000" w:themeColor="text1"/>
          <w:sz w:val="24"/>
          <w:szCs w:val="24"/>
          <w:lang w:val="en-US"/>
        </w:rPr>
        <w:t xml:space="preserve">of insects </w:t>
      </w:r>
      <w:r w:rsidR="00ED64D8" w:rsidRPr="00FA60C8">
        <w:rPr>
          <w:rFonts w:ascii="Times New Roman" w:hAnsi="Times New Roman" w:cs="Times New Roman"/>
          <w:color w:val="000000" w:themeColor="text1"/>
          <w:sz w:val="24"/>
          <w:szCs w:val="24"/>
          <w:lang w:val="en-US"/>
        </w:rPr>
        <w:t>as feed or food, insect</w:t>
      </w:r>
      <w:r w:rsidR="001B7E20">
        <w:rPr>
          <w:rFonts w:ascii="Times New Roman" w:hAnsi="Times New Roman" w:cs="Times New Roman"/>
          <w:color w:val="000000" w:themeColor="text1"/>
          <w:sz w:val="24"/>
          <w:szCs w:val="24"/>
          <w:lang w:val="en-US"/>
        </w:rPr>
        <w:t xml:space="preserve"> product</w:t>
      </w:r>
      <w:r w:rsidR="00ED64D8" w:rsidRPr="00FA60C8">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Pr>
          <w:rFonts w:ascii="Times New Roman" w:hAnsi="Times New Roman" w:cs="Times New Roman"/>
          <w:color w:val="000000" w:themeColor="text1"/>
          <w:sz w:val="24"/>
          <w:szCs w:val="24"/>
          <w:lang w:val="en-US"/>
        </w:rPr>
        <w:t>s</w:t>
      </w:r>
      <w:r w:rsidR="00ED64D8" w:rsidRPr="00FA60C8">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Pr>
          <w:rFonts w:ascii="Times New Roman" w:hAnsi="Times New Roman" w:cs="Times New Roman"/>
          <w:color w:val="000000" w:themeColor="text1"/>
          <w:sz w:val="24"/>
          <w:szCs w:val="24"/>
          <w:lang w:val="en-US"/>
        </w:rPr>
        <w:t>T</w:t>
      </w:r>
      <w:r w:rsidR="002E18A5" w:rsidRPr="00FA60C8">
        <w:rPr>
          <w:rFonts w:ascii="Times New Roman" w:hAnsi="Times New Roman" w:cs="Times New Roman"/>
          <w:color w:val="000000" w:themeColor="text1"/>
          <w:sz w:val="24"/>
          <w:szCs w:val="24"/>
          <w:lang w:val="en-US"/>
        </w:rPr>
        <w:t xml:space="preserve">he potential of </w:t>
      </w:r>
      <w:r w:rsidR="00ED64D8" w:rsidRPr="00FA60C8">
        <w:rPr>
          <w:rFonts w:ascii="Times New Roman" w:hAnsi="Times New Roman" w:cs="Times New Roman"/>
          <w:color w:val="000000" w:themeColor="text1"/>
          <w:sz w:val="24"/>
          <w:szCs w:val="24"/>
          <w:lang w:val="en-US"/>
        </w:rPr>
        <w:t xml:space="preserve">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40723B">
        <w:rPr>
          <w:rFonts w:ascii="Times New Roman" w:hAnsi="Times New Roman" w:cs="Times New Roman"/>
          <w:color w:val="000000" w:themeColor="text1"/>
          <w:sz w:val="24"/>
          <w:szCs w:val="24"/>
          <w:lang w:val="en-US"/>
        </w:rPr>
        <w:t xml:space="preserve">has been demonstrated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xml:space="preserve">. </w:t>
      </w:r>
      <w:r w:rsidR="003422FD">
        <w:rPr>
          <w:rFonts w:ascii="Times New Roman" w:hAnsi="Times New Roman" w:cs="Times New Roman"/>
          <w:color w:val="000000" w:themeColor="text1"/>
          <w:sz w:val="24"/>
          <w:szCs w:val="24"/>
          <w:lang w:val="en-US"/>
        </w:rPr>
        <w:t>F</w:t>
      </w:r>
      <w:r w:rsidR="00ED64D8" w:rsidRPr="00FA60C8">
        <w:rPr>
          <w:rFonts w:ascii="Times New Roman" w:hAnsi="Times New Roman" w:cs="Times New Roman"/>
          <w:color w:val="000000" w:themeColor="text1"/>
          <w:sz w:val="24"/>
          <w:szCs w:val="24"/>
          <w:lang w:val="en-US"/>
        </w:rPr>
        <w:t xml:space="preserve">rass may also confer </w:t>
      </w:r>
      <w:r w:rsidR="0040723B">
        <w:rPr>
          <w:rFonts w:ascii="Times New Roman" w:hAnsi="Times New Roman" w:cs="Times New Roman"/>
          <w:color w:val="000000" w:themeColor="text1"/>
          <w:sz w:val="24"/>
          <w:szCs w:val="24"/>
          <w:lang w:val="en-US"/>
        </w:rPr>
        <w:t xml:space="preserve">plant </w:t>
      </w:r>
      <w:r w:rsidR="00ED64D8" w:rsidRPr="00FA60C8">
        <w:rPr>
          <w:rFonts w:ascii="Times New Roman" w:hAnsi="Times New Roman" w:cs="Times New Roman"/>
          <w:color w:val="000000" w:themeColor="text1"/>
          <w:sz w:val="24"/>
          <w:szCs w:val="24"/>
          <w:lang w:val="en-US"/>
        </w:rPr>
        <w:t xml:space="preserve">resistance to insect herbivores </w:t>
      </w:r>
      <w:r w:rsidR="00A06B0E"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FA60C8">
        <w:rPr>
          <w:rFonts w:ascii="Times New Roman" w:hAnsi="Times New Roman" w:cs="Times New Roman"/>
          <w:color w:val="000000" w:themeColor="text1"/>
          <w:sz w:val="24"/>
          <w:szCs w:val="24"/>
          <w:lang w:val="en-US"/>
        </w:rPr>
        <w:instrText xml:space="preserve"> ADDIN EN.CITE </w:instrText>
      </w:r>
      <w:r w:rsidR="00A06B0E"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FA60C8">
        <w:rPr>
          <w:rFonts w:ascii="Times New Roman" w:hAnsi="Times New Roman" w:cs="Times New Roman"/>
          <w:color w:val="000000" w:themeColor="text1"/>
          <w:sz w:val="24"/>
          <w:szCs w:val="24"/>
          <w:lang w:val="en-US"/>
        </w:rPr>
        <w:instrText xml:space="preserve"> ADDIN EN.CITE.DATA </w:instrText>
      </w:r>
      <w:r w:rsidR="00A06B0E" w:rsidRPr="00FA60C8">
        <w:rPr>
          <w:rFonts w:ascii="Times New Roman" w:hAnsi="Times New Roman" w:cs="Times New Roman"/>
          <w:color w:val="000000" w:themeColor="text1"/>
          <w:sz w:val="24"/>
          <w:szCs w:val="24"/>
          <w:lang w:val="en-US"/>
        </w:rPr>
      </w:r>
      <w:r w:rsidR="00A06B0E" w:rsidRPr="00FA60C8">
        <w:rPr>
          <w:rFonts w:ascii="Times New Roman" w:hAnsi="Times New Roman" w:cs="Times New Roman"/>
          <w:color w:val="000000" w:themeColor="text1"/>
          <w:sz w:val="24"/>
          <w:szCs w:val="24"/>
          <w:lang w:val="en-US"/>
        </w:rPr>
        <w:fldChar w:fldCharType="end"/>
      </w:r>
      <w:r w:rsidR="00A06B0E" w:rsidRPr="00FA60C8">
        <w:rPr>
          <w:rFonts w:ascii="Times New Roman" w:hAnsi="Times New Roman" w:cs="Times New Roman"/>
          <w:color w:val="000000" w:themeColor="text1"/>
          <w:sz w:val="24"/>
          <w:szCs w:val="24"/>
          <w:lang w:val="en-US"/>
        </w:rPr>
      </w:r>
      <w:r w:rsidR="00A06B0E" w:rsidRPr="00FA60C8">
        <w:rPr>
          <w:rFonts w:ascii="Times New Roman" w:hAnsi="Times New Roman" w:cs="Times New Roman"/>
          <w:color w:val="000000" w:themeColor="text1"/>
          <w:sz w:val="24"/>
          <w:szCs w:val="24"/>
          <w:lang w:val="en-US"/>
        </w:rPr>
        <w:fldChar w:fldCharType="separate"/>
      </w:r>
      <w:r w:rsidR="00A06B0E" w:rsidRPr="00FA60C8">
        <w:rPr>
          <w:rFonts w:ascii="Times New Roman" w:hAnsi="Times New Roman" w:cs="Times New Roman"/>
          <w:noProof/>
          <w:color w:val="000000" w:themeColor="text1"/>
          <w:sz w:val="24"/>
          <w:szCs w:val="24"/>
          <w:lang w:val="en-US"/>
        </w:rPr>
        <w:t>(Barragán-Fonseca et al., 2022; Poveda, 2021)</w:t>
      </w:r>
      <w:r w:rsidR="00A06B0E"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xml:space="preserve">. Induced systemic resistance has been linked to bacilli, </w:t>
      </w:r>
      <w:r w:rsidR="00A26B81">
        <w:rPr>
          <w:rFonts w:ascii="Times New Roman" w:hAnsi="Times New Roman" w:cs="Times New Roman"/>
          <w:color w:val="000000" w:themeColor="text1"/>
          <w:sz w:val="24"/>
          <w:szCs w:val="24"/>
          <w:lang w:val="en-US"/>
        </w:rPr>
        <w:t xml:space="preserve">which are </w:t>
      </w:r>
      <w:r w:rsidR="002E18A5" w:rsidRPr="00FA60C8">
        <w:rPr>
          <w:rFonts w:ascii="Times New Roman" w:hAnsi="Times New Roman" w:cs="Times New Roman"/>
          <w:color w:val="000000" w:themeColor="text1"/>
          <w:sz w:val="24"/>
          <w:szCs w:val="24"/>
          <w:lang w:val="en-US"/>
        </w:rPr>
        <w:t xml:space="preserve">common </w:t>
      </w:r>
      <w:r w:rsidR="003422FD" w:rsidRPr="00FA60C8">
        <w:rPr>
          <w:rFonts w:ascii="Times New Roman" w:hAnsi="Times New Roman" w:cs="Times New Roman"/>
          <w:color w:val="000000" w:themeColor="text1"/>
          <w:sz w:val="24"/>
          <w:szCs w:val="24"/>
          <w:lang w:val="en-US"/>
        </w:rPr>
        <w:t>PGPR</w:t>
      </w:r>
      <w:r w:rsidR="00A26B81">
        <w:rPr>
          <w:rFonts w:ascii="Times New Roman" w:hAnsi="Times New Roman" w:cs="Times New Roman"/>
          <w:color w:val="000000" w:themeColor="text1"/>
          <w:sz w:val="24"/>
          <w:szCs w:val="24"/>
          <w:lang w:val="en-US"/>
        </w:rPr>
        <w:t>s</w:t>
      </w:r>
      <w:r w:rsidR="003422FD" w:rsidRPr="00FA60C8">
        <w:rPr>
          <w:rFonts w:ascii="Times New Roman" w:hAnsi="Times New Roman" w:cs="Times New Roman"/>
          <w:color w:val="000000" w:themeColor="text1"/>
          <w:sz w:val="24"/>
          <w:szCs w:val="24"/>
          <w:lang w:val="en-US"/>
        </w:rPr>
        <w:t xml:space="preserve"> </w:t>
      </w:r>
      <w:r w:rsidR="002E18A5" w:rsidRPr="00FA60C8">
        <w:rPr>
          <w:rFonts w:ascii="Times New Roman" w:hAnsi="Times New Roman" w:cs="Times New Roman"/>
          <w:color w:val="000000" w:themeColor="text1"/>
          <w:sz w:val="24"/>
          <w:szCs w:val="24"/>
          <w:lang w:val="en-US"/>
        </w:rPr>
        <w:t>in agricultural soils.</w:t>
      </w:r>
      <w:r w:rsidR="002536FC" w:rsidRPr="00FA60C8">
        <w:rPr>
          <w:rFonts w:ascii="Times New Roman" w:hAnsi="Times New Roman" w:cs="Times New Roman"/>
          <w:color w:val="000000" w:themeColor="text1"/>
          <w:sz w:val="24"/>
          <w:szCs w:val="24"/>
          <w:lang w:val="en-US"/>
        </w:rPr>
        <w:t xml:space="preserve"> </w:t>
      </w:r>
      <w:r w:rsidR="003422FD" w:rsidRPr="00FA60C8">
        <w:rPr>
          <w:rFonts w:ascii="Times New Roman" w:hAnsi="Times New Roman" w:cs="Times New Roman"/>
          <w:color w:val="000000" w:themeColor="text1"/>
          <w:sz w:val="24"/>
          <w:szCs w:val="24"/>
          <w:lang w:val="en-US"/>
        </w:rPr>
        <w:t>PGPR</w:t>
      </w:r>
      <w:r w:rsidR="003422FD">
        <w:rPr>
          <w:rFonts w:ascii="Times New Roman" w:hAnsi="Times New Roman" w:cs="Times New Roman"/>
          <w:color w:val="000000" w:themeColor="text1"/>
          <w:sz w:val="24"/>
          <w:szCs w:val="24"/>
          <w:lang w:val="en-US"/>
        </w:rPr>
        <w:t xml:space="preserve">s </w:t>
      </w:r>
      <w:r w:rsidR="002536FC" w:rsidRPr="00FA60C8">
        <w:rPr>
          <w:rFonts w:ascii="Times New Roman" w:hAnsi="Times New Roman" w:cs="Times New Roman"/>
          <w:color w:val="000000" w:themeColor="text1"/>
          <w:sz w:val="24"/>
          <w:szCs w:val="24"/>
          <w:lang w:val="en-US"/>
        </w:rPr>
        <w:t xml:space="preserve">are rhizosphere bacteria that colonise the roots and </w:t>
      </w:r>
      <w:r w:rsidR="0040723B">
        <w:rPr>
          <w:rFonts w:ascii="Times New Roman" w:hAnsi="Times New Roman" w:cs="Times New Roman"/>
          <w:color w:val="000000" w:themeColor="text1"/>
          <w:sz w:val="24"/>
          <w:szCs w:val="24"/>
          <w:lang w:val="en-US"/>
        </w:rPr>
        <w:t xml:space="preserve">increase </w:t>
      </w:r>
      <w:r w:rsidR="002536FC" w:rsidRPr="00FA60C8">
        <w:rPr>
          <w:rFonts w:ascii="Times New Roman" w:hAnsi="Times New Roman" w:cs="Times New Roman"/>
          <w:color w:val="000000" w:themeColor="text1"/>
          <w:sz w:val="24"/>
          <w:szCs w:val="24"/>
          <w:lang w:val="en-US"/>
        </w:rPr>
        <w:t>host plant resistan</w:t>
      </w:r>
      <w:r w:rsidR="0040723B">
        <w:rPr>
          <w:rFonts w:ascii="Times New Roman" w:hAnsi="Times New Roman" w:cs="Times New Roman"/>
          <w:color w:val="000000" w:themeColor="text1"/>
          <w:sz w:val="24"/>
          <w:szCs w:val="24"/>
          <w:lang w:val="en-US"/>
        </w:rPr>
        <w:t>ce</w:t>
      </w:r>
      <w:r w:rsidR="002536FC" w:rsidRPr="00FA60C8">
        <w:rPr>
          <w:rFonts w:ascii="Times New Roman" w:hAnsi="Times New Roman" w:cs="Times New Roman"/>
          <w:color w:val="000000" w:themeColor="text1"/>
          <w:sz w:val="24"/>
          <w:szCs w:val="24"/>
          <w:lang w:val="en-US"/>
        </w:rPr>
        <w:t xml:space="preserve">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w:t>
      </w:r>
      <w:r w:rsidR="000C6C7C">
        <w:rPr>
          <w:rFonts w:ascii="Times New Roman" w:hAnsi="Times New Roman" w:cs="Times New Roman"/>
          <w:color w:val="000000" w:themeColor="text1"/>
          <w:sz w:val="24"/>
          <w:szCs w:val="24"/>
          <w:lang w:val="en-US"/>
        </w:rPr>
        <w:t>B</w:t>
      </w:r>
      <w:r w:rsidR="000C6C7C" w:rsidRPr="00FA60C8">
        <w:rPr>
          <w:rFonts w:ascii="Times New Roman" w:hAnsi="Times New Roman" w:cs="Times New Roman"/>
          <w:color w:val="000000" w:themeColor="text1"/>
          <w:sz w:val="24"/>
          <w:szCs w:val="24"/>
          <w:lang w:val="en-US"/>
        </w:rPr>
        <w:t>acill</w:t>
      </w:r>
      <w:r w:rsidR="0040723B">
        <w:rPr>
          <w:rFonts w:ascii="Times New Roman" w:hAnsi="Times New Roman" w:cs="Times New Roman"/>
          <w:color w:val="000000" w:themeColor="text1"/>
          <w:sz w:val="24"/>
          <w:szCs w:val="24"/>
          <w:lang w:val="en-US"/>
        </w:rPr>
        <w:t>i</w:t>
      </w:r>
      <w:r w:rsidR="000C6C7C">
        <w:rPr>
          <w:rFonts w:ascii="Times New Roman" w:hAnsi="Times New Roman" w:cs="Times New Roman"/>
          <w:color w:val="000000" w:themeColor="text1"/>
          <w:sz w:val="24"/>
          <w:szCs w:val="24"/>
          <w:lang w:val="en-US"/>
        </w:rPr>
        <w:t xml:space="preserve"> are well-known to </w:t>
      </w:r>
      <w:r w:rsidR="000C6C7C" w:rsidRPr="00FA60C8">
        <w:rPr>
          <w:rFonts w:ascii="Times New Roman" w:hAnsi="Times New Roman" w:cs="Times New Roman"/>
          <w:color w:val="000000" w:themeColor="text1"/>
          <w:sz w:val="24"/>
          <w:szCs w:val="24"/>
          <w:lang w:val="en-US"/>
        </w:rPr>
        <w:t xml:space="preserve">induce </w:t>
      </w:r>
      <w:r w:rsidR="000C6C7C">
        <w:rPr>
          <w:rFonts w:ascii="Times New Roman" w:hAnsi="Times New Roman" w:cs="Times New Roman"/>
          <w:color w:val="000000" w:themeColor="text1"/>
          <w:sz w:val="24"/>
          <w:szCs w:val="24"/>
          <w:lang w:val="en-US"/>
        </w:rPr>
        <w:t xml:space="preserve">plant </w:t>
      </w:r>
      <w:r w:rsidR="000C6C7C" w:rsidRPr="00FA60C8">
        <w:rPr>
          <w:rFonts w:ascii="Times New Roman" w:hAnsi="Times New Roman" w:cs="Times New Roman"/>
          <w:color w:val="000000" w:themeColor="text1"/>
          <w:sz w:val="24"/>
          <w:szCs w:val="24"/>
          <w:lang w:val="en-US"/>
        </w:rPr>
        <w:t>resistance to insect</w:t>
      </w:r>
      <w:r w:rsidR="000C6C7C">
        <w:rPr>
          <w:rFonts w:ascii="Times New Roman" w:hAnsi="Times New Roman" w:cs="Times New Roman"/>
          <w:color w:val="000000" w:themeColor="text1"/>
          <w:sz w:val="24"/>
          <w:szCs w:val="24"/>
          <w:lang w:val="en-US"/>
        </w:rPr>
        <w:t xml:space="preserve"> infestation</w:t>
      </w:r>
      <w:r w:rsidR="000C6C7C" w:rsidRPr="00FA60C8">
        <w:rPr>
          <w:rFonts w:ascii="Times New Roman" w:hAnsi="Times New Roman" w:cs="Times New Roman"/>
          <w:color w:val="000000" w:themeColor="text1"/>
          <w:sz w:val="24"/>
          <w:szCs w:val="24"/>
          <w:lang w:val="en-US"/>
        </w:rPr>
        <w:t xml:space="preserve"> </w:t>
      </w:r>
      <w:r w:rsidR="000C6C7C" w:rsidRPr="00FA60C8">
        <w:rPr>
          <w:rFonts w:ascii="Times New Roman" w:hAnsi="Times New Roman" w:cs="Times New Roman"/>
          <w:color w:val="000000" w:themeColor="text1"/>
          <w:sz w:val="24"/>
          <w:szCs w:val="24"/>
          <w:lang w:val="en-US"/>
        </w:rPr>
        <w:fldChar w:fldCharType="begin"/>
      </w:r>
      <w:r w:rsidR="000C6C7C"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0C6C7C" w:rsidRPr="00FA60C8">
        <w:rPr>
          <w:rFonts w:ascii="Times New Roman" w:hAnsi="Times New Roman" w:cs="Times New Roman"/>
          <w:color w:val="000000" w:themeColor="text1"/>
          <w:sz w:val="24"/>
          <w:szCs w:val="24"/>
          <w:lang w:val="en-US"/>
        </w:rPr>
        <w:fldChar w:fldCharType="separate"/>
      </w:r>
      <w:r w:rsidR="000C6C7C" w:rsidRPr="00FA60C8">
        <w:rPr>
          <w:rFonts w:ascii="Times New Roman" w:hAnsi="Times New Roman" w:cs="Times New Roman"/>
          <w:color w:val="000000" w:themeColor="text1"/>
          <w:sz w:val="24"/>
          <w:szCs w:val="24"/>
          <w:lang w:val="en-US"/>
        </w:rPr>
        <w:t>(Gadhave et al., 2016; Pangesti et al., 2013)</w:t>
      </w:r>
      <w:r w:rsidR="000C6C7C" w:rsidRPr="00FA60C8">
        <w:rPr>
          <w:rFonts w:ascii="Times New Roman" w:hAnsi="Times New Roman" w:cs="Times New Roman"/>
          <w:color w:val="000000" w:themeColor="text1"/>
          <w:sz w:val="24"/>
          <w:szCs w:val="24"/>
          <w:lang w:val="en-US"/>
        </w:rPr>
        <w:fldChar w:fldCharType="end"/>
      </w:r>
      <w:r w:rsidR="000C6C7C" w:rsidRPr="00FA60C8">
        <w:rPr>
          <w:rFonts w:ascii="Times New Roman" w:hAnsi="Times New Roman" w:cs="Times New Roman"/>
          <w:color w:val="000000" w:themeColor="text1"/>
          <w:sz w:val="24"/>
          <w:szCs w:val="24"/>
          <w:lang w:val="en-US"/>
        </w:rPr>
        <w:t>.</w:t>
      </w:r>
      <w:r w:rsidR="00F85120">
        <w:rPr>
          <w:rFonts w:ascii="Times New Roman" w:hAnsi="Times New Roman" w:cs="Times New Roman"/>
          <w:color w:val="000000" w:themeColor="text1"/>
          <w:sz w:val="24"/>
          <w:szCs w:val="24"/>
          <w:lang w:val="en-US"/>
        </w:rPr>
        <w:t xml:space="preserve"> </w:t>
      </w:r>
      <w:r w:rsidR="0040723B">
        <w:rPr>
          <w:rFonts w:ascii="Times New Roman" w:hAnsi="Times New Roman" w:cs="Times New Roman"/>
          <w:color w:val="000000" w:themeColor="text1"/>
          <w:sz w:val="24"/>
          <w:szCs w:val="24"/>
          <w:lang w:val="en-US"/>
        </w:rPr>
        <w:t>P</w:t>
      </w:r>
      <w:r w:rsidR="00D468A7" w:rsidRPr="00FA60C8">
        <w:rPr>
          <w:rFonts w:ascii="Times New Roman" w:hAnsi="Times New Roman" w:cs="Times New Roman"/>
          <w:color w:val="000000" w:themeColor="text1"/>
          <w:sz w:val="24"/>
          <w:szCs w:val="24"/>
          <w:lang w:val="en-US"/>
        </w:rPr>
        <w:t xml:space="preserve">lants and beneficial </w:t>
      </w:r>
      <w:r w:rsidR="003422FD">
        <w:rPr>
          <w:rFonts w:ascii="Times New Roman" w:hAnsi="Times New Roman" w:cs="Times New Roman"/>
          <w:color w:val="000000" w:themeColor="text1"/>
          <w:sz w:val="24"/>
          <w:szCs w:val="24"/>
          <w:lang w:val="en-US"/>
        </w:rPr>
        <w:t xml:space="preserve">soil </w:t>
      </w:r>
      <w:r w:rsidR="00D468A7" w:rsidRPr="00FA60C8">
        <w:rPr>
          <w:rFonts w:ascii="Times New Roman" w:hAnsi="Times New Roman" w:cs="Times New Roman"/>
          <w:color w:val="000000" w:themeColor="text1"/>
          <w:sz w:val="24"/>
          <w:szCs w:val="24"/>
          <w:lang w:val="en-US"/>
        </w:rPr>
        <w:t xml:space="preserve">microorganisms can use frass as a nutrient and energy source when added to the soil. Inorganic </w:t>
      </w:r>
      <w:r w:rsidR="003422FD">
        <w:rPr>
          <w:rFonts w:ascii="Times New Roman" w:hAnsi="Times New Roman" w:cs="Times New Roman"/>
          <w:color w:val="000000" w:themeColor="text1"/>
          <w:sz w:val="24"/>
          <w:szCs w:val="24"/>
          <w:lang w:val="en-US"/>
        </w:rPr>
        <w:t>nitrogen (N)</w:t>
      </w:r>
      <w:r w:rsidR="003422FD" w:rsidRPr="00FA60C8">
        <w:rPr>
          <w:rFonts w:ascii="Times New Roman" w:hAnsi="Times New Roman" w:cs="Times New Roman"/>
          <w:color w:val="000000" w:themeColor="text1"/>
          <w:sz w:val="24"/>
          <w:szCs w:val="24"/>
          <w:lang w:val="en-US"/>
        </w:rPr>
        <w:t xml:space="preserve"> </w:t>
      </w:r>
      <w:r w:rsidR="00D468A7" w:rsidRPr="00FA60C8">
        <w:rPr>
          <w:rFonts w:ascii="Times New Roman" w:hAnsi="Times New Roman" w:cs="Times New Roman"/>
          <w:color w:val="000000" w:themeColor="text1"/>
          <w:sz w:val="24"/>
          <w:szCs w:val="24"/>
          <w:lang w:val="en-US"/>
        </w:rPr>
        <w:t xml:space="preserve">is released </w:t>
      </w:r>
      <w:r w:rsidR="003422FD">
        <w:rPr>
          <w:rFonts w:ascii="Times New Roman" w:hAnsi="Times New Roman" w:cs="Times New Roman"/>
          <w:color w:val="000000" w:themeColor="text1"/>
          <w:sz w:val="24"/>
          <w:szCs w:val="24"/>
          <w:lang w:val="en-US"/>
        </w:rPr>
        <w:t xml:space="preserve">from soil amendments </w:t>
      </w:r>
      <w:r w:rsidR="00D468A7" w:rsidRPr="00FA60C8">
        <w:rPr>
          <w:rFonts w:ascii="Times New Roman" w:hAnsi="Times New Roman" w:cs="Times New Roman"/>
          <w:color w:val="000000" w:themeColor="text1"/>
          <w:sz w:val="24"/>
          <w:szCs w:val="24"/>
          <w:lang w:val="en-US"/>
        </w:rPr>
        <w:t>through microbial decomposition</w:t>
      </w:r>
      <w:r w:rsidR="00025355" w:rsidRPr="00FA60C8">
        <w:rPr>
          <w:rFonts w:ascii="Times New Roman" w:hAnsi="Times New Roman" w:cs="Times New Roman"/>
          <w:color w:val="000000" w:themeColor="text1"/>
          <w:sz w:val="24"/>
          <w:szCs w:val="24"/>
          <w:lang w:val="en-US"/>
        </w:rPr>
        <w:t>.</w:t>
      </w:r>
      <w:r w:rsidR="003422FD">
        <w:rPr>
          <w:rFonts w:ascii="Times New Roman" w:hAnsi="Times New Roman" w:cs="Times New Roman"/>
          <w:color w:val="000000" w:themeColor="text1"/>
          <w:sz w:val="24"/>
          <w:szCs w:val="24"/>
          <w:lang w:val="en-US"/>
        </w:rPr>
        <w:t xml:space="preserve"> </w:t>
      </w:r>
      <w:r w:rsidR="00D468A7" w:rsidRPr="00FA60C8">
        <w:rPr>
          <w:rFonts w:ascii="Times New Roman" w:hAnsi="Times New Roman" w:cs="Times New Roman"/>
          <w:color w:val="000000" w:themeColor="text1"/>
          <w:sz w:val="24"/>
          <w:szCs w:val="24"/>
          <w:lang w:val="en-US"/>
        </w:rPr>
        <w:t xml:space="preserve">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w:t>
      </w:r>
      <w:r w:rsidR="00124FD0">
        <w:rPr>
          <w:rFonts w:ascii="Times New Roman" w:hAnsi="Times New Roman" w:cs="Times New Roman"/>
          <w:color w:val="000000" w:themeColor="text1"/>
          <w:sz w:val="24"/>
          <w:szCs w:val="24"/>
          <w:lang w:val="en-US"/>
        </w:rPr>
        <w:t xml:space="preserve"> promote</w:t>
      </w:r>
      <w:r w:rsidR="00D468A7" w:rsidRPr="00FA60C8">
        <w:rPr>
          <w:rFonts w:ascii="Times New Roman" w:hAnsi="Times New Roman" w:cs="Times New Roman"/>
          <w:color w:val="000000" w:themeColor="text1"/>
          <w:sz w:val="24"/>
          <w:szCs w:val="24"/>
          <w:lang w:val="en-US"/>
        </w:rPr>
        <w:t xml:space="preserve"> beneficial antagonists</w:t>
      </w:r>
      <w:r w:rsidR="00025355" w:rsidRPr="00FA60C8">
        <w:rPr>
          <w:rFonts w:ascii="Times New Roman" w:hAnsi="Times New Roman" w:cs="Times New Roman"/>
          <w:color w:val="000000" w:themeColor="text1"/>
          <w:sz w:val="24"/>
          <w:szCs w:val="24"/>
          <w:lang w:val="en-US"/>
        </w:rPr>
        <w:t xml:space="preserve">. </w:t>
      </w:r>
    </w:p>
    <w:p w14:paraId="65FF8A6B" w14:textId="426DD4C3"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5" w:name="_Hlk133418725"/>
      <w:r w:rsidRPr="00FA60C8">
        <w:rPr>
          <w:rFonts w:ascii="Times New Roman" w:hAnsi="Times New Roman" w:cs="Times New Roman"/>
          <w:color w:val="000000" w:themeColor="text1"/>
          <w:sz w:val="24"/>
          <w:szCs w:val="24"/>
          <w:lang w:val="en-US"/>
        </w:rPr>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frass</w:t>
      </w:r>
      <w:r w:rsidR="00F85120">
        <w:rPr>
          <w:rFonts w:ascii="Times New Roman" w:hAnsi="Times New Roman" w:cs="Times New Roman"/>
          <w:color w:val="000000" w:themeColor="text1"/>
          <w:sz w:val="24"/>
          <w:szCs w:val="24"/>
          <w:lang w:val="en-US"/>
        </w:rPr>
        <w:t xml:space="preserve"> produced</w:t>
      </w:r>
      <w:r w:rsidR="00611A04" w:rsidRPr="00FA60C8">
        <w:rPr>
          <w:rFonts w:ascii="Times New Roman" w:hAnsi="Times New Roman" w:cs="Times New Roman"/>
          <w:color w:val="000000" w:themeColor="text1"/>
          <w:sz w:val="24"/>
          <w:szCs w:val="24"/>
          <w:lang w:val="en-US"/>
        </w:rPr>
        <w:t xml:space="preserve">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insect industry and </w:t>
      </w:r>
      <w:r w:rsidR="0040723B">
        <w:rPr>
          <w:rFonts w:ascii="Times New Roman" w:hAnsi="Times New Roman" w:cs="Times New Roman"/>
          <w:color w:val="000000" w:themeColor="text1"/>
          <w:sz w:val="24"/>
          <w:szCs w:val="24"/>
          <w:lang w:val="en-US"/>
        </w:rPr>
        <w:t xml:space="preserve">the </w:t>
      </w:r>
      <w:r w:rsidR="008E29CB" w:rsidRPr="00FA60C8">
        <w:rPr>
          <w:rFonts w:ascii="Times New Roman" w:hAnsi="Times New Roman" w:cs="Times New Roman"/>
          <w:color w:val="000000" w:themeColor="text1"/>
          <w:sz w:val="24"/>
          <w:szCs w:val="24"/>
          <w:lang w:val="en-US"/>
        </w:rPr>
        <w:t xml:space="preserve">potential </w:t>
      </w:r>
      <w:r w:rsidR="0040723B">
        <w:rPr>
          <w:rFonts w:ascii="Times New Roman" w:hAnsi="Times New Roman" w:cs="Times New Roman"/>
          <w:color w:val="000000" w:themeColor="text1"/>
          <w:sz w:val="24"/>
          <w:szCs w:val="24"/>
          <w:lang w:val="en-US"/>
        </w:rPr>
        <w:t xml:space="preserve">of frass </w:t>
      </w:r>
      <w:r w:rsidR="008E29CB" w:rsidRPr="00FA60C8">
        <w:rPr>
          <w:rFonts w:ascii="Times New Roman" w:hAnsi="Times New Roman" w:cs="Times New Roman"/>
          <w:color w:val="000000" w:themeColor="text1"/>
          <w:sz w:val="24"/>
          <w:szCs w:val="24"/>
          <w:lang w:val="en-US"/>
        </w:rPr>
        <w:t xml:space="preserve">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w:t>
      </w:r>
      <w:r w:rsidR="008E29CB" w:rsidRPr="00FA60C8">
        <w:rPr>
          <w:rFonts w:ascii="Times New Roman" w:hAnsi="Times New Roman" w:cs="Times New Roman"/>
          <w:color w:val="000000" w:themeColor="text1"/>
          <w:sz w:val="24"/>
          <w:szCs w:val="24"/>
          <w:lang w:val="en-US"/>
        </w:rPr>
        <w:lastRenderedPageBreak/>
        <w:t xml:space="preserve">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Analyses of frass produced by BSF larvae</w:t>
      </w:r>
      <w:r w:rsidR="00A00541">
        <w:rPr>
          <w:rFonts w:ascii="Times New Roman" w:hAnsi="Times New Roman" w:cs="Times New Roman"/>
          <w:color w:val="000000" w:themeColor="text1"/>
          <w:sz w:val="24"/>
          <w:szCs w:val="24"/>
          <w:lang w:val="en-US"/>
        </w:rPr>
        <w:t xml:space="preserve"> (</w:t>
      </w:r>
      <w:r w:rsidR="00A00541" w:rsidRPr="00FA60C8">
        <w:rPr>
          <w:rFonts w:ascii="Times New Roman" w:hAnsi="Times New Roman" w:cs="Times New Roman"/>
          <w:color w:val="000000" w:themeColor="text1"/>
          <w:sz w:val="24"/>
          <w:szCs w:val="24"/>
          <w:lang w:val="en-US"/>
        </w:rPr>
        <w:t>BSFF</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Pr>
          <w:rFonts w:ascii="Times New Roman" w:hAnsi="Times New Roman" w:cs="Times New Roman"/>
          <w:color w:val="000000" w:themeColor="text1"/>
          <w:sz w:val="24"/>
          <w:szCs w:val="24"/>
          <w:lang w:val="en-US"/>
        </w:rPr>
        <w:t>phosphorus (</w:t>
      </w:r>
      <w:r w:rsidR="003A2A3B" w:rsidRPr="00FA60C8">
        <w:rPr>
          <w:rFonts w:ascii="Times New Roman" w:hAnsi="Times New Roman" w:cs="Times New Roman"/>
          <w:color w:val="000000" w:themeColor="text1"/>
          <w:sz w:val="24"/>
          <w:szCs w:val="24"/>
          <w:lang w:val="en-US"/>
        </w:rPr>
        <w:t>P</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content from 0.1 to 2.5 %, and in </w:t>
      </w:r>
      <w:r w:rsidR="00A00541">
        <w:rPr>
          <w:rFonts w:ascii="Times New Roman" w:hAnsi="Times New Roman" w:cs="Times New Roman"/>
          <w:color w:val="000000" w:themeColor="text1"/>
          <w:sz w:val="24"/>
          <w:szCs w:val="24"/>
          <w:lang w:val="en-US"/>
        </w:rPr>
        <w:t>potassium (</w:t>
      </w:r>
      <w:r w:rsidR="003A2A3B" w:rsidRPr="00FA60C8">
        <w:rPr>
          <w:rFonts w:ascii="Times New Roman" w:hAnsi="Times New Roman" w:cs="Times New Roman"/>
          <w:color w:val="000000" w:themeColor="text1"/>
          <w:sz w:val="24"/>
          <w:szCs w:val="24"/>
          <w:lang w:val="en-US"/>
        </w:rPr>
        <w:t>K</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content from 0.1 to 2.1%, as well as </w:t>
      </w:r>
      <w:r w:rsidR="0040723B">
        <w:rPr>
          <w:rFonts w:ascii="Times New Roman" w:hAnsi="Times New Roman" w:cs="Times New Roman"/>
          <w:color w:val="000000" w:themeColor="text1"/>
          <w:sz w:val="24"/>
          <w:szCs w:val="24"/>
          <w:lang w:val="en-US"/>
        </w:rPr>
        <w:t xml:space="preserve">providing </w:t>
      </w:r>
      <w:r w:rsidR="003A2A3B" w:rsidRPr="00FA60C8">
        <w:rPr>
          <w:rFonts w:ascii="Times New Roman" w:hAnsi="Times New Roman" w:cs="Times New Roman"/>
          <w:color w:val="000000" w:themeColor="text1"/>
          <w:sz w:val="24"/>
          <w:szCs w:val="24"/>
          <w:lang w:val="en-US"/>
        </w:rPr>
        <w:t xml:space="preserve">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Pr>
          <w:rFonts w:ascii="Times New Roman" w:hAnsi="Times New Roman" w:cs="Times New Roman"/>
          <w:color w:val="000000" w:themeColor="text1"/>
          <w:sz w:val="24"/>
          <w:szCs w:val="24"/>
          <w:lang w:val="en-US"/>
        </w:rPr>
        <w:instrText xml:space="preserve"> ADDIN EN.CITE </w:instrText>
      </w:r>
      <w:r w:rsidR="00BE22B6">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Pr>
          <w:rFonts w:ascii="Times New Roman" w:hAnsi="Times New Roman" w:cs="Times New Roman"/>
          <w:color w:val="000000" w:themeColor="text1"/>
          <w:sz w:val="24"/>
          <w:szCs w:val="24"/>
          <w:lang w:val="en-US"/>
        </w:rPr>
        <w:instrText xml:space="preserve"> ADDIN EN.CITE.DATA </w:instrText>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noProof/>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Mealworm frass</w:t>
      </w:r>
      <w:r w:rsidR="00A00541">
        <w:rPr>
          <w:rFonts w:ascii="Times New Roman" w:hAnsi="Times New Roman" w:cs="Times New Roman"/>
          <w:color w:val="000000" w:themeColor="text1"/>
          <w:sz w:val="24"/>
          <w:szCs w:val="24"/>
          <w:lang w:val="en-US"/>
        </w:rPr>
        <w:t xml:space="preserve"> (MWF)</w:t>
      </w:r>
      <w:r w:rsidR="003A2A3B" w:rsidRPr="00FA60C8">
        <w:rPr>
          <w:rFonts w:ascii="Times New Roman" w:hAnsi="Times New Roman" w:cs="Times New Roman"/>
          <w:color w:val="000000" w:themeColor="text1"/>
          <w:sz w:val="24"/>
          <w:szCs w:val="24"/>
          <w:lang w:val="en-US"/>
        </w:rPr>
        <w:t xml:space="preserve">, on the other hand, ranges in total </w:t>
      </w:r>
      <w:r w:rsidR="00A00541">
        <w:rPr>
          <w:rFonts w:ascii="Times New Roman" w:hAnsi="Times New Roman" w:cs="Times New Roman"/>
          <w:color w:val="000000" w:themeColor="text1"/>
          <w:sz w:val="24"/>
          <w:szCs w:val="24"/>
          <w:lang w:val="en-US"/>
        </w:rPr>
        <w:t>N</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content from 2.7 to 7.8%, </w:t>
      </w:r>
      <w:r w:rsidR="0040723B">
        <w:rPr>
          <w:rFonts w:ascii="Times New Roman" w:hAnsi="Times New Roman" w:cs="Times New Roman"/>
          <w:color w:val="000000" w:themeColor="text1"/>
          <w:sz w:val="24"/>
          <w:szCs w:val="24"/>
          <w:lang w:val="en-US"/>
        </w:rPr>
        <w:t xml:space="preserve">total </w:t>
      </w:r>
      <w:r w:rsidR="00A00541">
        <w:rPr>
          <w:rFonts w:ascii="Times New Roman" w:hAnsi="Times New Roman" w:cs="Times New Roman"/>
          <w:color w:val="000000" w:themeColor="text1"/>
          <w:sz w:val="24"/>
          <w:szCs w:val="24"/>
          <w:lang w:val="en-US"/>
        </w:rPr>
        <w:t>P</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from 1.0 to 1.5% and total </w:t>
      </w:r>
      <w:r w:rsidR="00A00541">
        <w:rPr>
          <w:rFonts w:ascii="Times New Roman" w:hAnsi="Times New Roman" w:cs="Times New Roman"/>
          <w:color w:val="000000" w:themeColor="text1"/>
          <w:sz w:val="24"/>
          <w:szCs w:val="24"/>
          <w:lang w:val="en-US"/>
        </w:rPr>
        <w:t>K</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w:t>
      </w:r>
      <w:r w:rsidR="0047447E">
        <w:rPr>
          <w:rFonts w:ascii="Times New Roman" w:hAnsi="Times New Roman" w:cs="Times New Roman"/>
          <w:color w:val="000000" w:themeColor="text1"/>
          <w:sz w:val="24"/>
          <w:szCs w:val="24"/>
          <w:lang w:val="en-US"/>
        </w:rPr>
        <w:t xml:space="preserve">the abundance of </w:t>
      </w:r>
      <w:r w:rsidR="003A2A3B" w:rsidRPr="00FA60C8">
        <w:rPr>
          <w:rFonts w:ascii="Times New Roman" w:hAnsi="Times New Roman" w:cs="Times New Roman"/>
          <w:color w:val="000000" w:themeColor="text1"/>
          <w:sz w:val="24"/>
          <w:szCs w:val="24"/>
          <w:lang w:val="en-US"/>
        </w:rPr>
        <w:t xml:space="preserve">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High concentrations of </w:t>
      </w:r>
      <w:r w:rsidR="003D5DAC">
        <w:rPr>
          <w:rFonts w:ascii="Times New Roman" w:hAnsi="Times New Roman" w:cs="Times New Roman"/>
          <w:color w:val="000000" w:themeColor="text1"/>
          <w:sz w:val="24"/>
          <w:szCs w:val="24"/>
          <w:lang w:val="en-US"/>
        </w:rPr>
        <w:t>P</w:t>
      </w:r>
      <w:r w:rsidR="003D5DAC"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w:t>
      </w:r>
      <w:r w:rsidR="003D5DAC">
        <w:rPr>
          <w:rFonts w:ascii="Times New Roman" w:hAnsi="Times New Roman" w:cs="Times New Roman"/>
          <w:color w:val="000000" w:themeColor="text1"/>
          <w:sz w:val="24"/>
          <w:szCs w:val="24"/>
          <w:lang w:val="en-US"/>
        </w:rPr>
        <w:t>N</w:t>
      </w:r>
      <w:r w:rsidR="003D5DAC"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w:t>
      </w:r>
      <w:r w:rsidR="0047447E" w:rsidRPr="00FA60C8">
        <w:rPr>
          <w:rFonts w:ascii="Times New Roman" w:hAnsi="Times New Roman" w:cs="Times New Roman"/>
          <w:color w:val="000000" w:themeColor="text1"/>
          <w:sz w:val="24"/>
          <w:szCs w:val="24"/>
          <w:lang w:val="en-US"/>
        </w:rPr>
        <w:t xml:space="preserve">enhance plant </w:t>
      </w:r>
      <w:proofErr w:type="gramStart"/>
      <w:r w:rsidR="0047447E" w:rsidRPr="00FA60C8">
        <w:rPr>
          <w:rFonts w:ascii="Times New Roman" w:hAnsi="Times New Roman" w:cs="Times New Roman"/>
          <w:color w:val="000000" w:themeColor="text1"/>
          <w:sz w:val="24"/>
          <w:szCs w:val="24"/>
          <w:lang w:val="en-US"/>
        </w:rPr>
        <w:t>growth</w:t>
      </w:r>
      <w:proofErr w:type="gramEnd"/>
      <w:r w:rsidR="0047447E" w:rsidRPr="00FA60C8">
        <w:rPr>
          <w:rFonts w:ascii="Times New Roman" w:hAnsi="Times New Roman" w:cs="Times New Roman"/>
          <w:color w:val="000000" w:themeColor="text1"/>
          <w:sz w:val="24"/>
          <w:szCs w:val="24"/>
          <w:lang w:val="en-US"/>
        </w:rPr>
        <w:t xml:space="preserve"> </w:t>
      </w:r>
      <w:r w:rsidR="0047447E">
        <w:rPr>
          <w:rFonts w:ascii="Times New Roman" w:hAnsi="Times New Roman" w:cs="Times New Roman"/>
          <w:color w:val="000000" w:themeColor="text1"/>
          <w:sz w:val="24"/>
          <w:szCs w:val="24"/>
          <w:lang w:val="en-US"/>
        </w:rPr>
        <w:t xml:space="preserve">and </w:t>
      </w:r>
      <w:r w:rsidR="003A2A3B" w:rsidRPr="00FA60C8">
        <w:rPr>
          <w:rFonts w:ascii="Times New Roman" w:hAnsi="Times New Roman" w:cs="Times New Roman"/>
          <w:color w:val="000000" w:themeColor="text1"/>
          <w:sz w:val="24"/>
          <w:szCs w:val="24"/>
          <w:lang w:val="en-US"/>
        </w:rPr>
        <w:t xml:space="preserve">increase crop yields. </w:t>
      </w:r>
      <w:r w:rsidR="008E29CB" w:rsidRPr="00FA60C8">
        <w:rPr>
          <w:rFonts w:ascii="Times New Roman" w:hAnsi="Times New Roman" w:cs="Times New Roman"/>
          <w:color w:val="000000" w:themeColor="text1"/>
          <w:sz w:val="24"/>
          <w:szCs w:val="24"/>
          <w:lang w:val="en-US"/>
        </w:rPr>
        <w:t xml:space="preserve">By reintroducing </w:t>
      </w:r>
      <w:r w:rsidR="0047447E">
        <w:rPr>
          <w:rFonts w:ascii="Times New Roman" w:hAnsi="Times New Roman" w:cs="Times New Roman"/>
          <w:color w:val="000000" w:themeColor="text1"/>
          <w:sz w:val="24"/>
          <w:szCs w:val="24"/>
          <w:lang w:val="en-US"/>
        </w:rPr>
        <w:t xml:space="preserve">and </w:t>
      </w:r>
      <w:r w:rsidR="0047447E" w:rsidRPr="00FA60C8">
        <w:rPr>
          <w:rFonts w:ascii="Times New Roman" w:hAnsi="Times New Roman" w:cs="Times New Roman"/>
          <w:color w:val="000000" w:themeColor="text1"/>
          <w:sz w:val="24"/>
          <w:szCs w:val="24"/>
          <w:lang w:val="en-US"/>
        </w:rPr>
        <w:t xml:space="preserve">valorizing </w:t>
      </w:r>
      <w:r w:rsidR="008E29CB" w:rsidRPr="00FA60C8">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FA60C8">
        <w:rPr>
          <w:rFonts w:ascii="Times New Roman" w:hAnsi="Times New Roman" w:cs="Times New Roman"/>
          <w:color w:val="000000" w:themeColor="text1"/>
          <w:sz w:val="24"/>
          <w:szCs w:val="24"/>
          <w:lang w:val="en-US"/>
        </w:rPr>
        <w:t xml:space="preserve">amendment and </w:t>
      </w:r>
      <w:r w:rsidR="003D5DAC">
        <w:rPr>
          <w:rFonts w:ascii="Times New Roman" w:hAnsi="Times New Roman" w:cs="Times New Roman"/>
          <w:color w:val="000000" w:themeColor="text1"/>
          <w:sz w:val="24"/>
          <w:szCs w:val="24"/>
          <w:lang w:val="en-US"/>
        </w:rPr>
        <w:t>food production</w:t>
      </w:r>
      <w:r w:rsidR="003D5DAC"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4A1B6213"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w:t>
      </w:r>
      <w:r w:rsidR="0047447E">
        <w:rPr>
          <w:rFonts w:ascii="Times New Roman" w:hAnsi="Times New Roman" w:cs="Times New Roman"/>
          <w:color w:val="000000" w:themeColor="text1"/>
          <w:sz w:val="24"/>
          <w:szCs w:val="24"/>
          <w:lang w:val="en-US"/>
        </w:rPr>
        <w:t xml:space="preserve">and </w:t>
      </w:r>
      <w:r w:rsidR="00D80AAD" w:rsidRPr="00FA60C8">
        <w:rPr>
          <w:rFonts w:ascii="Times New Roman" w:hAnsi="Times New Roman" w:cs="Times New Roman"/>
          <w:color w:val="000000" w:themeColor="text1"/>
          <w:sz w:val="24"/>
          <w:szCs w:val="24"/>
          <w:lang w:val="en-US"/>
        </w:rPr>
        <w:t xml:space="preserve">bio-industrial </w:t>
      </w:r>
      <w:r w:rsidR="0047447E">
        <w:rPr>
          <w:rFonts w:ascii="Times New Roman" w:hAnsi="Times New Roman" w:cs="Times New Roman"/>
          <w:color w:val="000000" w:themeColor="text1"/>
          <w:sz w:val="24"/>
          <w:szCs w:val="24"/>
          <w:lang w:val="en-US"/>
        </w:rPr>
        <w:t xml:space="preserve">properties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w:t>
      </w:r>
      <w:r w:rsidR="00CC75F9">
        <w:rPr>
          <w:rFonts w:ascii="Times New Roman" w:hAnsi="Times New Roman" w:cs="Times New Roman"/>
          <w:color w:val="000000" w:themeColor="text1"/>
          <w:sz w:val="24"/>
          <w:szCs w:val="24"/>
          <w:lang w:val="en-US"/>
        </w:rPr>
        <w:t xml:space="preserve">larvae of the </w:t>
      </w:r>
      <w:r w:rsidR="001D41CD" w:rsidRPr="00FA60C8">
        <w:rPr>
          <w:rFonts w:ascii="Times New Roman" w:hAnsi="Times New Roman" w:cs="Times New Roman"/>
          <w:color w:val="000000" w:themeColor="text1"/>
          <w:sz w:val="24"/>
          <w:szCs w:val="24"/>
          <w:lang w:val="en-US"/>
        </w:rPr>
        <w:t xml:space="preserve">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w:t>
      </w:r>
      <w:r w:rsidR="00CC75F9">
        <w:rPr>
          <w:rFonts w:ascii="Times New Roman" w:hAnsi="Times New Roman" w:cs="Times New Roman"/>
          <w:color w:val="000000" w:themeColor="text1"/>
          <w:sz w:val="24"/>
          <w:szCs w:val="24"/>
          <w:lang w:val="en-US"/>
        </w:rPr>
        <w:t xml:space="preserve">larvae of the </w:t>
      </w:r>
      <w:r w:rsidR="001D41CD" w:rsidRPr="00FA60C8">
        <w:rPr>
          <w:rFonts w:ascii="Times New Roman" w:hAnsi="Times New Roman" w:cs="Times New Roman"/>
          <w:color w:val="000000" w:themeColor="text1"/>
          <w:sz w:val="24"/>
          <w:szCs w:val="24"/>
          <w:lang w:val="en-US"/>
        </w:rPr>
        <w:t xml:space="preserve">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4D685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economic losses </w:t>
      </w:r>
      <w:r w:rsidR="001D41CD" w:rsidRPr="00FA60C8">
        <w:rPr>
          <w:rFonts w:ascii="Times New Roman" w:hAnsi="Times New Roman" w:cs="Times New Roman"/>
          <w:color w:val="000000" w:themeColor="text1"/>
          <w:sz w:val="24"/>
          <w:szCs w:val="24"/>
          <w:lang w:val="en-US"/>
        </w:rPr>
        <w:fldChar w:fldCharType="begin"/>
      </w:r>
      <w:r w:rsidR="004D685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452ADAC8" w:rsidR="001C4A05" w:rsidRPr="00FA60C8" w:rsidDel="000C7F03" w:rsidRDefault="001C4A05" w:rsidP="00FA60C8">
      <w:pPr>
        <w:spacing w:after="0"/>
        <w:jc w:val="both"/>
        <w:rPr>
          <w:del w:id="6" w:author="Chia, Shaphan Yong" w:date="2023-06-24T21:25:00Z"/>
          <w:rFonts w:ascii="Times New Roman" w:hAnsi="Times New Roman" w:cs="Times New Roman"/>
          <w:color w:val="000000" w:themeColor="text1"/>
          <w:sz w:val="24"/>
          <w:szCs w:val="24"/>
          <w:lang w:val="en-US"/>
        </w:rPr>
      </w:pPr>
    </w:p>
    <w:p w14:paraId="7F11DDC7" w14:textId="7207D360" w:rsidR="008676B1" w:rsidRPr="00FA60C8" w:rsidRDefault="00FB34B2"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T</w:t>
      </w:r>
      <w:r w:rsidR="008145D7">
        <w:rPr>
          <w:rFonts w:ascii="Times New Roman" w:hAnsi="Times New Roman" w:cs="Times New Roman"/>
          <w:color w:val="000000" w:themeColor="text1"/>
          <w:sz w:val="24"/>
          <w:szCs w:val="24"/>
          <w:lang w:val="en-US"/>
        </w:rPr>
        <w:t>o</w:t>
      </w:r>
      <w:r w:rsidRPr="00FA60C8">
        <w:rPr>
          <w:rFonts w:ascii="Times New Roman" w:hAnsi="Times New Roman" w:cs="Times New Roman"/>
          <w:color w:val="000000" w:themeColor="text1"/>
          <w:sz w:val="24"/>
          <w:szCs w:val="24"/>
          <w:lang w:val="en-US"/>
        </w:rPr>
        <w:t xml:space="preserve"> date, </w:t>
      </w:r>
      <w:r w:rsidR="004F286F" w:rsidRPr="00FA60C8">
        <w:rPr>
          <w:rFonts w:ascii="Times New Roman" w:hAnsi="Times New Roman" w:cs="Times New Roman"/>
          <w:color w:val="000000" w:themeColor="text1"/>
          <w:sz w:val="24"/>
          <w:szCs w:val="24"/>
          <w:lang w:val="en-US"/>
        </w:rPr>
        <w:t>there is limited research on the potential of frass to enhance plant development and resistance</w:t>
      </w:r>
      <w:r w:rsidR="008F1560">
        <w:rPr>
          <w:rFonts w:ascii="Times New Roman" w:hAnsi="Times New Roman" w:cs="Times New Roman"/>
          <w:color w:val="000000" w:themeColor="text1"/>
          <w:sz w:val="24"/>
          <w:szCs w:val="24"/>
          <w:lang w:val="en-US"/>
        </w:rPr>
        <w:t xml:space="preserve"> to insect herbivory</w:t>
      </w:r>
      <w:r w:rsidR="00221CDD" w:rsidRPr="00FA60C8">
        <w:rPr>
          <w:rFonts w:ascii="Times New Roman" w:hAnsi="Times New Roman" w:cs="Times New Roman"/>
          <w:color w:val="000000" w:themeColor="text1"/>
          <w:sz w:val="24"/>
          <w:szCs w:val="24"/>
          <w:lang w:val="en-US"/>
        </w:rPr>
        <w:t xml:space="preserve">. </w:t>
      </w:r>
      <w:r w:rsidR="008F1560">
        <w:rPr>
          <w:rFonts w:ascii="Times New Roman" w:hAnsi="Times New Roman" w:cs="Times New Roman"/>
          <w:color w:val="000000" w:themeColor="text1"/>
          <w:sz w:val="24"/>
          <w:szCs w:val="24"/>
          <w:lang w:val="en-US"/>
        </w:rPr>
        <w:t>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w:t>
      </w:r>
      <w:r w:rsidR="009F5032" w:rsidRPr="00FA60C8">
        <w:rPr>
          <w:rFonts w:ascii="Times New Roman" w:hAnsi="Times New Roman" w:cs="Times New Roman"/>
          <w:color w:val="000000" w:themeColor="text1"/>
          <w:sz w:val="24"/>
          <w:szCs w:val="24"/>
          <w:lang w:val="en-US"/>
        </w:rPr>
        <w:lastRenderedPageBreak/>
        <w:t xml:space="preserve">affect larval survival and biomass compared to a synthetic fertiliser. However, </w:t>
      </w:r>
      <w:r w:rsidR="009F5032" w:rsidRPr="00FA60C8">
        <w:rPr>
          <w:rFonts w:ascii="Times New Roman" w:hAnsi="Times New Roman" w:cs="Times New Roman"/>
          <w:color w:val="000000" w:themeColor="text1"/>
          <w:sz w:val="24"/>
          <w:szCs w:val="24"/>
          <w:lang w:val="en-US"/>
        </w:rPr>
        <w:fldChar w:fldCharType="begin"/>
      </w:r>
      <w:r w:rsidR="00BE22B6">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BE22B6">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w:t>
      </w:r>
      <w:r w:rsidR="008F1560">
        <w:rPr>
          <w:rFonts w:ascii="Times New Roman" w:hAnsi="Times New Roman" w:cs="Times New Roman"/>
          <w:color w:val="000000" w:themeColor="text1"/>
          <w:sz w:val="24"/>
          <w:szCs w:val="24"/>
          <w:lang w:val="en-US"/>
        </w:rPr>
        <w:t>mealworm</w:t>
      </w:r>
      <w:r w:rsidR="009F5032" w:rsidRPr="00FA60C8">
        <w:rPr>
          <w:rFonts w:ascii="Times New Roman" w:hAnsi="Times New Roman" w:cs="Times New Roman"/>
          <w:color w:val="000000" w:themeColor="text1"/>
          <w:sz w:val="24"/>
          <w:szCs w:val="24"/>
          <w:lang w:val="en-US"/>
        </w:rPr>
        <w:t xml:space="preserve"> cultivation. </w:t>
      </w:r>
      <w:r w:rsidR="002D7C46" w:rsidRPr="00FA60C8">
        <w:rPr>
          <w:rFonts w:ascii="Times New Roman" w:hAnsi="Times New Roman" w:cs="Times New Roman"/>
          <w:color w:val="000000" w:themeColor="text1"/>
          <w:sz w:val="24"/>
          <w:szCs w:val="24"/>
          <w:lang w:val="en-US"/>
        </w:rPr>
        <w:t xml:space="preserve">Furthermore, evaluations of plant growth </w:t>
      </w:r>
      <w:r w:rsidR="00871BF9">
        <w:rPr>
          <w:rFonts w:ascii="Times New Roman" w:hAnsi="Times New Roman" w:cs="Times New Roman"/>
          <w:color w:val="000000" w:themeColor="text1"/>
          <w:sz w:val="24"/>
          <w:szCs w:val="24"/>
          <w:lang w:val="en-US"/>
        </w:rPr>
        <w:t xml:space="preserve">in frass-amended soil </w:t>
      </w:r>
      <w:r w:rsidR="002D7C46" w:rsidRPr="00FA60C8">
        <w:rPr>
          <w:rFonts w:ascii="Times New Roman" w:hAnsi="Times New Roman" w:cs="Times New Roman"/>
          <w:color w:val="000000" w:themeColor="text1"/>
          <w:sz w:val="24"/>
          <w:szCs w:val="24"/>
          <w:lang w:val="en-US"/>
        </w:rPr>
        <w:t xml:space="preserve">and herbivore performance </w:t>
      </w:r>
      <w:r w:rsidR="00871BF9">
        <w:rPr>
          <w:rFonts w:ascii="Times New Roman" w:hAnsi="Times New Roman" w:cs="Times New Roman"/>
          <w:color w:val="000000" w:themeColor="text1"/>
          <w:sz w:val="24"/>
          <w:szCs w:val="24"/>
          <w:lang w:val="en-US"/>
        </w:rPr>
        <w:t xml:space="preserve">on such plants </w:t>
      </w:r>
      <w:r w:rsidR="002D7C46" w:rsidRPr="00FA60C8">
        <w:rPr>
          <w:rFonts w:ascii="Times New Roman" w:hAnsi="Times New Roman" w:cs="Times New Roman"/>
          <w:color w:val="000000" w:themeColor="text1"/>
          <w:sz w:val="24"/>
          <w:szCs w:val="24"/>
          <w:lang w:val="en-US"/>
        </w:rPr>
        <w:t>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w:t>
      </w:r>
      <w:r w:rsidR="008F1560">
        <w:rPr>
          <w:rFonts w:ascii="Times New Roman" w:hAnsi="Times New Roman" w:cs="Times New Roman"/>
          <w:color w:val="000000" w:themeColor="text1"/>
          <w:sz w:val="24"/>
          <w:szCs w:val="24"/>
          <w:lang w:val="en-US"/>
        </w:rPr>
        <w:t>s</w:t>
      </w:r>
      <w:r w:rsidR="002D7C46" w:rsidRPr="00FA60C8">
        <w:rPr>
          <w:rFonts w:ascii="Times New Roman" w:hAnsi="Times New Roman" w:cs="Times New Roman"/>
          <w:color w:val="000000" w:themeColor="text1"/>
          <w:sz w:val="24"/>
          <w:szCs w:val="24"/>
          <w:lang w:val="en-US"/>
        </w:rPr>
        <w:t>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FA60C8">
        <w:rPr>
          <w:rFonts w:ascii="Times New Roman" w:hAnsi="Times New Roman" w:cs="Times New Roman"/>
          <w:color w:val="000000" w:themeColor="text1"/>
          <w:sz w:val="24"/>
          <w:szCs w:val="24"/>
          <w:lang w:val="en-US"/>
        </w:rPr>
        <w:t>frass</w:t>
      </w:r>
      <w:proofErr w:type="gramEnd"/>
      <w:r w:rsidR="004F286F" w:rsidRPr="00FA60C8">
        <w:rPr>
          <w:rFonts w:ascii="Times New Roman" w:hAnsi="Times New Roman" w:cs="Times New Roman"/>
          <w:color w:val="000000" w:themeColor="text1"/>
          <w:sz w:val="24"/>
          <w:szCs w:val="24"/>
          <w:lang w:val="en-US"/>
        </w:rPr>
        <w:t xml:space="preserve">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w:t>
      </w:r>
      <w:r w:rsidR="00F51A6D" w:rsidRPr="007B687D">
        <w:rPr>
          <w:rFonts w:ascii="Times New Roman" w:hAnsi="Times New Roman" w:cs="Times New Roman"/>
          <w:color w:val="000000" w:themeColor="text1"/>
          <w:sz w:val="24"/>
          <w:szCs w:val="24"/>
          <w:lang w:val="en-US"/>
        </w:rPr>
        <w:t>herbivores.</w:t>
      </w:r>
      <w:r w:rsidR="004F286F" w:rsidRPr="007B687D">
        <w:rPr>
          <w:rFonts w:ascii="Times New Roman" w:hAnsi="Times New Roman" w:cs="Times New Roman"/>
          <w:color w:val="000000" w:themeColor="text1"/>
          <w:sz w:val="24"/>
          <w:szCs w:val="24"/>
          <w:lang w:val="en-US"/>
        </w:rPr>
        <w:t xml:space="preserve"> Intriguingly, t</w:t>
      </w:r>
      <w:r w:rsidR="006173E4" w:rsidRPr="007B687D">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7B687D">
        <w:rPr>
          <w:rFonts w:ascii="Times New Roman" w:hAnsi="Times New Roman" w:cs="Times New Roman"/>
          <w:color w:val="000000" w:themeColor="text1"/>
          <w:sz w:val="24"/>
          <w:szCs w:val="24"/>
          <w:lang w:val="en-US"/>
        </w:rPr>
        <w:t xml:space="preserve">as well as chemical insecticides </w:t>
      </w:r>
      <w:r w:rsidR="006173E4" w:rsidRPr="007B687D">
        <w:rPr>
          <w:rFonts w:ascii="Times New Roman" w:hAnsi="Times New Roman" w:cs="Times New Roman"/>
          <w:color w:val="000000" w:themeColor="text1"/>
          <w:sz w:val="24"/>
          <w:szCs w:val="24"/>
          <w:lang w:val="en-US"/>
        </w:rPr>
        <w:t>in agricultural systems still requires further research. There</w:t>
      </w:r>
      <w:r w:rsidR="006173E4" w:rsidRPr="00FA60C8">
        <w:rPr>
          <w:rFonts w:ascii="Times New Roman" w:hAnsi="Times New Roman" w:cs="Times New Roman"/>
          <w:color w:val="000000" w:themeColor="text1"/>
          <w:sz w:val="24"/>
          <w:szCs w:val="24"/>
          <w:lang w:val="en-US"/>
        </w:rPr>
        <w:t xml:space="preserve"> is currently no </w:t>
      </w:r>
      <w:r w:rsidR="00025355" w:rsidRPr="00FA60C8">
        <w:rPr>
          <w:rFonts w:ascii="Times New Roman" w:hAnsi="Times New Roman" w:cs="Times New Roman"/>
          <w:color w:val="000000" w:themeColor="text1"/>
          <w:sz w:val="24"/>
          <w:szCs w:val="24"/>
          <w:lang w:val="en-US"/>
        </w:rPr>
        <w:t xml:space="preserve">single </w:t>
      </w:r>
      <w:r w:rsidR="00DE783C">
        <w:rPr>
          <w:rFonts w:ascii="Times New Roman" w:hAnsi="Times New Roman" w:cs="Times New Roman"/>
          <w:color w:val="000000" w:themeColor="text1"/>
          <w:sz w:val="24"/>
          <w:szCs w:val="24"/>
          <w:lang w:val="en-US"/>
        </w:rPr>
        <w:t>study</w:t>
      </w:r>
      <w:r w:rsidR="00DE783C" w:rsidRPr="00FA60C8">
        <w:rPr>
          <w:rFonts w:ascii="Times New Roman" w:hAnsi="Times New Roman" w:cs="Times New Roman"/>
          <w:color w:val="000000" w:themeColor="text1"/>
          <w:sz w:val="24"/>
          <w:szCs w:val="24"/>
          <w:lang w:val="en-US"/>
        </w:rPr>
        <w:t xml:space="preserve"> </w:t>
      </w:r>
      <w:r w:rsidR="006173E4" w:rsidRPr="00FA60C8">
        <w:rPr>
          <w:rFonts w:ascii="Times New Roman" w:hAnsi="Times New Roman" w:cs="Times New Roman"/>
          <w:color w:val="000000" w:themeColor="text1"/>
          <w:sz w:val="24"/>
          <w:szCs w:val="24"/>
          <w:lang w:val="en-US"/>
        </w:rPr>
        <w:t xml:space="preserve">that can answer this question </w:t>
      </w:r>
      <w:r w:rsidR="002261CE" w:rsidRPr="00FA60C8">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Pr>
          <w:rFonts w:ascii="Times New Roman" w:hAnsi="Times New Roman" w:cs="Times New Roman"/>
          <w:color w:val="000000" w:themeColor="text1"/>
          <w:sz w:val="24"/>
          <w:szCs w:val="24"/>
          <w:lang w:val="en-US"/>
        </w:rPr>
        <w:t>lant</w:t>
      </w:r>
      <w:r w:rsidR="002261CE" w:rsidRPr="00FA60C8">
        <w:rPr>
          <w:rFonts w:ascii="Times New Roman" w:hAnsi="Times New Roman" w:cs="Times New Roman"/>
          <w:color w:val="000000" w:themeColor="text1"/>
          <w:sz w:val="24"/>
          <w:szCs w:val="24"/>
          <w:lang w:val="en-US"/>
        </w:rPr>
        <w:t xml:space="preserve">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161E64A3" w:rsidR="00F70D09" w:rsidRPr="00FA60C8" w:rsidRDefault="00EF2AC2" w:rsidP="00FA60C8">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Here</w:t>
      </w:r>
      <w:r w:rsidR="00F70D09" w:rsidRPr="00FA60C8">
        <w:rPr>
          <w:rFonts w:ascii="Times New Roman" w:hAnsi="Times New Roman" w:cs="Times New Roman"/>
          <w:color w:val="000000" w:themeColor="text1"/>
          <w:sz w:val="24"/>
          <w:szCs w:val="24"/>
          <w:lang w:val="en-US"/>
        </w:rPr>
        <w:t>, we aimed to investigate the effects of frass derived from BSF and yellow mealworm</w:t>
      </w:r>
      <w:r w:rsidR="00005A0D">
        <w:rPr>
          <w:rFonts w:ascii="Times New Roman" w:hAnsi="Times New Roman" w:cs="Times New Roman"/>
          <w:color w:val="000000" w:themeColor="text1"/>
          <w:sz w:val="24"/>
          <w:szCs w:val="24"/>
          <w:lang w:val="en-US"/>
        </w:rPr>
        <w:t xml:space="preserve"> larvae</w:t>
      </w:r>
      <w:r w:rsidR="00F70D09" w:rsidRPr="00FA60C8">
        <w:rPr>
          <w:rFonts w:ascii="Times New Roman" w:hAnsi="Times New Roman" w:cs="Times New Roman"/>
          <w:color w:val="000000" w:themeColor="text1"/>
          <w:sz w:val="24"/>
          <w:szCs w:val="24"/>
          <w:lang w:val="en-US"/>
        </w:rPr>
        <w:t xml:space="preserve"> on growth performance </w:t>
      </w:r>
      <w:r w:rsidR="00005A0D" w:rsidRPr="00FA60C8">
        <w:rPr>
          <w:rFonts w:ascii="Times New Roman" w:hAnsi="Times New Roman" w:cs="Times New Roman"/>
          <w:color w:val="000000" w:themeColor="text1"/>
          <w:sz w:val="24"/>
          <w:szCs w:val="24"/>
          <w:lang w:val="en-US"/>
        </w:rPr>
        <w:t xml:space="preserve">of </w:t>
      </w:r>
      <w:r w:rsidR="00005A0D" w:rsidRPr="00FA60C8">
        <w:rPr>
          <w:rFonts w:ascii="Times New Roman" w:hAnsi="Times New Roman" w:cs="Times New Roman"/>
          <w:i/>
          <w:iCs/>
          <w:color w:val="000000" w:themeColor="text1"/>
          <w:sz w:val="24"/>
          <w:szCs w:val="24"/>
          <w:lang w:val="en-US"/>
        </w:rPr>
        <w:t>B. rapa</w:t>
      </w:r>
      <w:r w:rsidR="00005A0D" w:rsidRPr="00FA60C8">
        <w:rPr>
          <w:rFonts w:ascii="Times New Roman" w:hAnsi="Times New Roman" w:cs="Times New Roman"/>
          <w:color w:val="000000" w:themeColor="text1"/>
          <w:sz w:val="24"/>
          <w:szCs w:val="24"/>
          <w:lang w:val="en-US"/>
        </w:rPr>
        <w:t xml:space="preserve"> </w:t>
      </w:r>
      <w:r w:rsidR="00F70D09" w:rsidRPr="00FA60C8">
        <w:rPr>
          <w:rFonts w:ascii="Times New Roman" w:hAnsi="Times New Roman" w:cs="Times New Roman"/>
          <w:color w:val="000000" w:themeColor="text1"/>
          <w:sz w:val="24"/>
          <w:szCs w:val="24"/>
          <w:lang w:val="en-US"/>
        </w:rPr>
        <w:t xml:space="preserve">and resistance </w:t>
      </w:r>
      <w:r w:rsidR="004E0B6C">
        <w:rPr>
          <w:rFonts w:ascii="Times New Roman" w:hAnsi="Times New Roman" w:cs="Times New Roman"/>
          <w:color w:val="000000" w:themeColor="text1"/>
          <w:sz w:val="24"/>
          <w:szCs w:val="24"/>
          <w:lang w:val="en-US"/>
        </w:rPr>
        <w:t xml:space="preserve">of the plants </w:t>
      </w:r>
      <w:r w:rsidR="00F70D09" w:rsidRPr="00FA60C8">
        <w:rPr>
          <w:rFonts w:ascii="Times New Roman" w:hAnsi="Times New Roman" w:cs="Times New Roman"/>
          <w:color w:val="000000" w:themeColor="text1"/>
          <w:sz w:val="24"/>
          <w:szCs w:val="24"/>
          <w:lang w:val="en-US"/>
        </w:rPr>
        <w:t xml:space="preserve">to </w:t>
      </w:r>
      <w:r w:rsidR="004E0B6C">
        <w:rPr>
          <w:rFonts w:ascii="Times New Roman" w:hAnsi="Times New Roman" w:cs="Times New Roman"/>
          <w:color w:val="000000" w:themeColor="text1"/>
          <w:sz w:val="24"/>
          <w:szCs w:val="24"/>
          <w:lang w:val="en-US"/>
        </w:rPr>
        <w:t xml:space="preserve">the </w:t>
      </w:r>
      <w:r w:rsidR="00F70D09" w:rsidRPr="00FA60C8">
        <w:rPr>
          <w:rFonts w:ascii="Times New Roman" w:hAnsi="Times New Roman" w:cs="Times New Roman"/>
          <w:color w:val="000000" w:themeColor="text1"/>
          <w:sz w:val="24"/>
          <w:szCs w:val="24"/>
          <w:lang w:val="en-US"/>
        </w:rPr>
        <w:t xml:space="preserve">herbivores </w:t>
      </w:r>
      <w:r w:rsidR="00F70D09" w:rsidRPr="00FA60C8">
        <w:rPr>
          <w:rFonts w:ascii="Times New Roman" w:hAnsi="Times New Roman" w:cs="Times New Roman"/>
          <w:i/>
          <w:iCs/>
          <w:color w:val="000000" w:themeColor="text1"/>
          <w:sz w:val="24"/>
          <w:szCs w:val="24"/>
          <w:lang w:val="en-US"/>
        </w:rPr>
        <w:t>D. radicum</w:t>
      </w:r>
      <w:r w:rsidR="00F70D09" w:rsidRPr="00FA60C8">
        <w:rPr>
          <w:rFonts w:ascii="Times New Roman" w:hAnsi="Times New Roman" w:cs="Times New Roman"/>
          <w:color w:val="000000" w:themeColor="text1"/>
          <w:sz w:val="24"/>
          <w:szCs w:val="24"/>
          <w:lang w:val="en-US"/>
        </w:rPr>
        <w:t xml:space="preserve"> and </w:t>
      </w:r>
      <w:r w:rsidR="00F70D09" w:rsidRPr="00FA60C8">
        <w:rPr>
          <w:rFonts w:ascii="Times New Roman" w:hAnsi="Times New Roman" w:cs="Times New Roman"/>
          <w:i/>
          <w:iCs/>
          <w:color w:val="000000" w:themeColor="text1"/>
          <w:sz w:val="24"/>
          <w:szCs w:val="24"/>
          <w:lang w:val="en-US"/>
        </w:rPr>
        <w:t>P. xylostella</w:t>
      </w:r>
      <w:r w:rsidR="00F70D09" w:rsidRPr="00FA60C8">
        <w:rPr>
          <w:rFonts w:ascii="Times New Roman" w:hAnsi="Times New Roman" w:cs="Times New Roman"/>
          <w:color w:val="000000" w:themeColor="text1"/>
          <w:sz w:val="24"/>
          <w:szCs w:val="24"/>
          <w:lang w:val="en-US"/>
        </w:rPr>
        <w:t>.</w:t>
      </w:r>
      <w:r w:rsidR="004E0B6C">
        <w:rPr>
          <w:rFonts w:ascii="Times New Roman" w:hAnsi="Times New Roman" w:cs="Times New Roman"/>
          <w:color w:val="000000" w:themeColor="text1"/>
          <w:sz w:val="24"/>
          <w:szCs w:val="24"/>
          <w:lang w:val="en-US"/>
        </w:rPr>
        <w:t xml:space="preserve"> W</w:t>
      </w:r>
      <w:r w:rsidR="00F70D09" w:rsidRPr="00FA60C8">
        <w:rPr>
          <w:rFonts w:ascii="Times New Roman" w:hAnsi="Times New Roman" w:cs="Times New Roman"/>
          <w:color w:val="000000" w:themeColor="text1"/>
          <w:sz w:val="24"/>
          <w:szCs w:val="24"/>
          <w:lang w:val="en-US"/>
        </w:rPr>
        <w:t xml:space="preserve">e hypothesised that frass </w:t>
      </w:r>
      <w:r w:rsidR="004E0B6C" w:rsidRPr="00FA60C8">
        <w:rPr>
          <w:rFonts w:ascii="Times New Roman" w:hAnsi="Times New Roman" w:cs="Times New Roman"/>
          <w:color w:val="000000" w:themeColor="text1"/>
          <w:sz w:val="24"/>
          <w:szCs w:val="24"/>
          <w:lang w:val="en-US"/>
        </w:rPr>
        <w:t>due to its high nutrient content,</w:t>
      </w:r>
      <w:r w:rsidR="004E0B6C">
        <w:rPr>
          <w:rFonts w:ascii="Times New Roman" w:hAnsi="Times New Roman" w:cs="Times New Roman"/>
          <w:color w:val="000000" w:themeColor="text1"/>
          <w:sz w:val="24"/>
          <w:szCs w:val="24"/>
          <w:lang w:val="en-US"/>
        </w:rPr>
        <w:t xml:space="preserve"> </w:t>
      </w:r>
      <w:r w:rsidR="00F70D09" w:rsidRPr="00FA60C8">
        <w:rPr>
          <w:rFonts w:ascii="Times New Roman" w:hAnsi="Times New Roman" w:cs="Times New Roman"/>
          <w:color w:val="000000" w:themeColor="text1"/>
          <w:sz w:val="24"/>
          <w:szCs w:val="24"/>
          <w:lang w:val="en-US"/>
        </w:rPr>
        <w:t xml:space="preserve">would enhance the growth of </w:t>
      </w:r>
      <w:r w:rsidR="00F70D09" w:rsidRPr="00FA60C8">
        <w:rPr>
          <w:rFonts w:ascii="Times New Roman" w:hAnsi="Times New Roman" w:cs="Times New Roman"/>
          <w:i/>
          <w:iCs/>
          <w:color w:val="000000" w:themeColor="text1"/>
          <w:sz w:val="24"/>
          <w:szCs w:val="24"/>
          <w:lang w:val="en-US"/>
        </w:rPr>
        <w:t>B. rapa</w:t>
      </w:r>
      <w:r w:rsidR="00F70D09"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71BF9">
        <w:rPr>
          <w:rFonts w:ascii="Times New Roman" w:hAnsi="Times New Roman" w:cs="Times New Roman"/>
          <w:color w:val="000000" w:themeColor="text1"/>
          <w:sz w:val="24"/>
          <w:szCs w:val="24"/>
          <w:lang w:val="en-US"/>
        </w:rPr>
        <w:t>.</w:t>
      </w:r>
      <w:r w:rsidR="008469E0" w:rsidRPr="00FA60C8">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Pr>
          <w:rFonts w:ascii="Times New Roman" w:hAnsi="Times New Roman" w:cs="Times New Roman"/>
          <w:color w:val="000000" w:themeColor="text1"/>
          <w:sz w:val="24"/>
          <w:szCs w:val="24"/>
          <w:lang w:val="en-US"/>
        </w:rPr>
        <w:t>In fact, c</w:t>
      </w:r>
      <w:r w:rsidR="008469E0" w:rsidRPr="00FA60C8">
        <w:rPr>
          <w:rFonts w:ascii="Times New Roman" w:hAnsi="Times New Roman" w:cs="Times New Roman"/>
          <w:color w:val="000000" w:themeColor="text1"/>
          <w:sz w:val="24"/>
          <w:szCs w:val="24"/>
          <w:lang w:val="en-US"/>
        </w:rPr>
        <w:t>omposting is a common method of preparing organic materials for use as soil amendments</w:t>
      </w:r>
      <w:r w:rsidR="004D77EC">
        <w:rPr>
          <w:rFonts w:ascii="Times New Roman" w:hAnsi="Times New Roman" w:cs="Times New Roman"/>
          <w:color w:val="000000" w:themeColor="text1"/>
          <w:sz w:val="24"/>
          <w:szCs w:val="24"/>
          <w:lang w:val="en-US"/>
        </w:rPr>
        <w:t xml:space="preserve"> </w:t>
      </w:r>
      <w:r w:rsidR="00BE22B6">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Pr>
          <w:rFonts w:ascii="Times New Roman" w:hAnsi="Times New Roman" w:cs="Times New Roman"/>
          <w:color w:val="000000" w:themeColor="text1"/>
          <w:sz w:val="24"/>
          <w:szCs w:val="24"/>
          <w:lang w:val="en-US"/>
        </w:rPr>
        <w:instrText xml:space="preserve"> ADDIN EN.CITE </w:instrText>
      </w:r>
      <w:r w:rsidR="00BE22B6">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Pr>
          <w:rFonts w:ascii="Times New Roman" w:hAnsi="Times New Roman" w:cs="Times New Roman"/>
          <w:color w:val="000000" w:themeColor="text1"/>
          <w:sz w:val="24"/>
          <w:szCs w:val="24"/>
          <w:lang w:val="en-US"/>
        </w:rPr>
        <w:instrText xml:space="preserve"> ADDIN EN.CITE.DATA </w:instrText>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end"/>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separate"/>
      </w:r>
      <w:r w:rsidR="00BE22B6">
        <w:rPr>
          <w:rFonts w:ascii="Times New Roman" w:hAnsi="Times New Roman" w:cs="Times New Roman"/>
          <w:noProof/>
          <w:color w:val="000000" w:themeColor="text1"/>
          <w:sz w:val="24"/>
          <w:szCs w:val="24"/>
          <w:lang w:val="en-US"/>
        </w:rPr>
        <w:t>(Barthod et al., 2018; Goldan et al., 2023)</w:t>
      </w:r>
      <w:r w:rsidR="00BE22B6">
        <w:rPr>
          <w:rFonts w:ascii="Times New Roman" w:hAnsi="Times New Roman" w:cs="Times New Roman"/>
          <w:color w:val="000000" w:themeColor="text1"/>
          <w:sz w:val="24"/>
          <w:szCs w:val="24"/>
          <w:lang w:val="en-US"/>
        </w:rPr>
        <w:fldChar w:fldCharType="end"/>
      </w:r>
      <w:r w:rsidR="008469E0" w:rsidRPr="00FA60C8">
        <w:rPr>
          <w:rFonts w:ascii="Times New Roman" w:hAnsi="Times New Roman" w:cs="Times New Roman"/>
          <w:color w:val="000000" w:themeColor="text1"/>
          <w:sz w:val="24"/>
          <w:szCs w:val="24"/>
          <w:lang w:val="en-US"/>
        </w:rPr>
        <w:t xml:space="preserve">. </w:t>
      </w:r>
      <w:r w:rsidR="002F589B" w:rsidRPr="00FA60C8">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Pr>
          <w:rFonts w:ascii="Times New Roman" w:hAnsi="Times New Roman" w:cs="Times New Roman"/>
          <w:color w:val="000000" w:themeColor="text1"/>
          <w:sz w:val="24"/>
          <w:szCs w:val="24"/>
          <w:lang w:val="en-US"/>
        </w:rPr>
        <w:t>s</w:t>
      </w:r>
      <w:r w:rsidR="002F589B" w:rsidRPr="00FA60C8">
        <w:rPr>
          <w:rFonts w:ascii="Times New Roman" w:hAnsi="Times New Roman" w:cs="Times New Roman"/>
          <w:color w:val="000000" w:themeColor="text1"/>
          <w:sz w:val="24"/>
          <w:szCs w:val="24"/>
          <w:lang w:val="en-US"/>
        </w:rPr>
        <w:t>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3"/>
    <w:bookmarkEnd w:id="4"/>
    <w:bookmarkEnd w:id="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38141C23" w14:textId="0818FB6A" w:rsidR="009D65E1" w:rsidRPr="005E6CD9" w:rsidRDefault="00693435" w:rsidP="00920599">
      <w:pPr>
        <w:spacing w:after="0"/>
        <w:jc w:val="both"/>
        <w:rPr>
          <w:rFonts w:ascii="Times New Roman" w:hAnsi="Times New Roman" w:cs="Times New Roman"/>
          <w:sz w:val="24"/>
          <w:szCs w:val="24"/>
        </w:rPr>
      </w:pPr>
      <w:bookmarkStart w:id="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herbivore</w:t>
      </w:r>
      <w:r w:rsidR="008E6313">
        <w:rPr>
          <w:rFonts w:ascii="Times New Roman" w:hAnsi="Times New Roman" w:cs="Times New Roman"/>
          <w:sz w:val="24"/>
          <w:szCs w:val="24"/>
        </w:rPr>
        <w:t xml:space="preserve">. </w:t>
      </w:r>
      <w:bookmarkEnd w:id="7"/>
      <w:r w:rsidR="008E6313">
        <w:rPr>
          <w:rFonts w:ascii="Times New Roman" w:hAnsi="Times New Roman" w:cs="Times New Roman"/>
          <w:sz w:val="24"/>
          <w:szCs w:val="24"/>
        </w:rPr>
        <w:t xml:space="preserve">The study was conducted in </w:t>
      </w:r>
      <w:r w:rsidR="008E6313">
        <w:rPr>
          <w:rFonts w:ascii="Times New Roman" w:hAnsi="Times New Roman" w:cs="Times New Roman"/>
          <w:sz w:val="24"/>
          <w:szCs w:val="24"/>
        </w:rPr>
        <w:lastRenderedPageBreak/>
        <w:t xml:space="preserve">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871BF9">
        <w:rPr>
          <w:rFonts w:ascii="Times New Roman" w:hAnsi="Times New Roman" w:cs="Times New Roman"/>
          <w:sz w:val="24"/>
          <w:szCs w:val="24"/>
        </w:rPr>
        <w:t>V</w:t>
      </w:r>
      <w:r w:rsidR="00E93544" w:rsidRPr="00E93544">
        <w:rPr>
          <w:rFonts w:ascii="Times New Roman" w:hAnsi="Times New Roman" w:cs="Times New Roman"/>
          <w:sz w:val="24"/>
          <w:szCs w:val="24"/>
        </w:rPr>
        <w:t xml:space="preserve">arious brassicaceous plant species </w:t>
      </w:r>
      <w:r w:rsidR="00871BF9">
        <w:rPr>
          <w:rFonts w:ascii="Times New Roman" w:hAnsi="Times New Roman" w:cs="Times New Roman"/>
          <w:sz w:val="24"/>
          <w:szCs w:val="24"/>
        </w:rPr>
        <w:t xml:space="preserve">had been grown on this soil </w:t>
      </w:r>
      <w:r w:rsidR="00E93544" w:rsidRPr="00E93544">
        <w:rPr>
          <w:rFonts w:ascii="Times New Roman" w:hAnsi="Times New Roman" w:cs="Times New Roman"/>
          <w:sz w:val="24"/>
          <w:szCs w:val="24"/>
        </w:rPr>
        <w:t>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collection.</w:t>
      </w:r>
    </w:p>
    <w:p w14:paraId="54CA550B" w14:textId="77777777" w:rsidR="009D65E1" w:rsidRPr="005E6CD9" w:rsidRDefault="009D65E1" w:rsidP="00920599">
      <w:pPr>
        <w:spacing w:after="0"/>
        <w:jc w:val="both"/>
        <w:rPr>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 material and s</w:t>
      </w:r>
      <w:r w:rsidR="00AB5165" w:rsidRPr="00FE62D9">
        <w:rPr>
          <w:rFonts w:ascii="Times New Roman" w:hAnsi="Times New Roman" w:cs="Times New Roman"/>
          <w:b/>
          <w:bCs/>
          <w:sz w:val="24"/>
          <w:szCs w:val="24"/>
        </w:rPr>
        <w:t>oil amendments</w:t>
      </w:r>
    </w:p>
    <w:p w14:paraId="11EB99E9" w14:textId="6661049A" w:rsidR="00383C29" w:rsidRPr="005E6CD9" w:rsidRDefault="00D23E85" w:rsidP="006F72E9">
      <w:pPr>
        <w:spacing w:after="0"/>
        <w:jc w:val="both"/>
        <w:rPr>
          <w:rFonts w:ascii="Times New Roman" w:hAnsi="Times New Roman" w:cs="Times New Roman"/>
          <w:sz w:val="24"/>
          <w:szCs w:val="24"/>
        </w:rPr>
      </w:pPr>
      <w:r>
        <w:rPr>
          <w:rFonts w:ascii="Times New Roman" w:hAnsi="Times New Roman" w:cs="Times New Roman"/>
          <w:sz w:val="24"/>
          <w:szCs w:val="24"/>
          <w:lang w:val="en-US"/>
        </w:rPr>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24044A" w:rsidRPr="0024044A">
        <w:rPr>
          <w:rFonts w:ascii="Times New Roman" w:hAnsi="Times New Roman" w:cs="Times New Roman"/>
          <w:sz w:val="24"/>
          <w:szCs w:val="24"/>
        </w:rPr>
        <w:t>Before use,</w:t>
      </w:r>
      <w:r w:rsidR="00E316A4">
        <w:rPr>
          <w:rFonts w:ascii="Times New Roman" w:hAnsi="Times New Roman" w:cs="Times New Roman"/>
          <w:sz w:val="24"/>
          <w:szCs w:val="24"/>
          <w:lang w:val="en-US"/>
        </w:rPr>
        <w:t xml:space="preserve"> </w:t>
      </w:r>
      <w:r w:rsidR="00960122">
        <w:rPr>
          <w:rFonts w:ascii="Times New Roman" w:hAnsi="Times New Roman" w:cs="Times New Roman"/>
          <w:sz w:val="24"/>
          <w:szCs w:val="24"/>
          <w:lang w:val="en-US"/>
        </w:rPr>
        <w:t xml:space="preserve">frass </w:t>
      </w:r>
      <w:r w:rsidR="006F72E9">
        <w:rPr>
          <w:rFonts w:ascii="Times New Roman" w:hAnsi="Times New Roman" w:cs="Times New Roman"/>
          <w:sz w:val="24"/>
          <w:szCs w:val="24"/>
          <w:lang w:val="en-US"/>
        </w:rPr>
        <w:t xml:space="preserve">samples </w:t>
      </w:r>
      <w:r w:rsidR="00FD6A73">
        <w:rPr>
          <w:rFonts w:ascii="Times New Roman" w:hAnsi="Times New Roman" w:cs="Times New Roman"/>
          <w:sz w:val="24"/>
          <w:szCs w:val="24"/>
          <w:lang w:val="en-US"/>
        </w:rPr>
        <w:t>w</w:t>
      </w:r>
      <w:r w:rsidR="006F72E9">
        <w:rPr>
          <w:rFonts w:ascii="Times New Roman" w:hAnsi="Times New Roman" w:cs="Times New Roman"/>
          <w:sz w:val="24"/>
          <w:szCs w:val="24"/>
          <w:lang w:val="en-US"/>
        </w:rPr>
        <w:t>ere</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w:t>
      </w:r>
      <w:r w:rsidR="006F72E9" w:rsidRPr="006F72E9">
        <w:rPr>
          <w:rFonts w:ascii="Times New Roman" w:hAnsi="Times New Roman" w:cs="Times New Roman"/>
          <w:sz w:val="24"/>
          <w:szCs w:val="24"/>
        </w:rPr>
        <w:t xml:space="preserve">using a </w:t>
      </w:r>
      <w:r w:rsidR="0024044A" w:rsidRPr="0024044A">
        <w:rPr>
          <w:rFonts w:ascii="Times New Roman" w:hAnsi="Times New Roman" w:cs="Times New Roman"/>
          <w:sz w:val="24"/>
          <w:szCs w:val="24"/>
        </w:rPr>
        <w:t xml:space="preserve">cutting mill SM 100, </w:t>
      </w:r>
      <w:proofErr w:type="spellStart"/>
      <w:r w:rsidR="0024044A" w:rsidRPr="0024044A">
        <w:rPr>
          <w:rFonts w:ascii="Times New Roman" w:hAnsi="Times New Roman" w:cs="Times New Roman"/>
          <w:sz w:val="24"/>
          <w:szCs w:val="24"/>
        </w:rPr>
        <w:t>Retsch</w:t>
      </w:r>
      <w:proofErr w:type="spellEnd"/>
      <w:r w:rsidR="0024044A" w:rsidRPr="0024044A">
        <w:rPr>
          <w:rFonts w:ascii="Times New Roman" w:hAnsi="Times New Roman" w:cs="Times New Roman"/>
          <w:sz w:val="24"/>
          <w:szCs w:val="24"/>
        </w:rPr>
        <w:t xml:space="preserve"> B.V., </w:t>
      </w:r>
      <w:proofErr w:type="spellStart"/>
      <w:r w:rsidR="0024044A" w:rsidRPr="0024044A">
        <w:rPr>
          <w:rFonts w:ascii="Times New Roman" w:hAnsi="Times New Roman" w:cs="Times New Roman"/>
          <w:sz w:val="24"/>
          <w:szCs w:val="24"/>
        </w:rPr>
        <w:t>Haan</w:t>
      </w:r>
      <w:proofErr w:type="spellEnd"/>
      <w:r w:rsidR="0024044A" w:rsidRPr="0024044A">
        <w:rPr>
          <w:rFonts w:ascii="Times New Roman" w:hAnsi="Times New Roman" w:cs="Times New Roman"/>
          <w:sz w:val="24"/>
          <w:szCs w:val="24"/>
        </w:rPr>
        <w:t>, Germany, sieved (</w:t>
      </w:r>
      <w:r w:rsidR="0024044A">
        <w:rPr>
          <w:rFonts w:ascii="Times New Roman" w:hAnsi="Times New Roman" w:cs="Times New Roman"/>
          <w:sz w:val="24"/>
          <w:szCs w:val="24"/>
        </w:rPr>
        <w:t>1</w:t>
      </w:r>
      <w:r w:rsidR="0024044A" w:rsidRPr="0024044A">
        <w:rPr>
          <w:rFonts w:ascii="Times New Roman" w:hAnsi="Times New Roman" w:cs="Times New Roman"/>
          <w:sz w:val="24"/>
          <w:szCs w:val="24"/>
        </w:rPr>
        <w:t>-mm mesh size),</w:t>
      </w:r>
      <w:r w:rsidR="0024044A">
        <w:rPr>
          <w:rFonts w:ascii="Times New Roman" w:hAnsi="Times New Roman" w:cs="Times New Roman"/>
          <w:sz w:val="24"/>
          <w:szCs w:val="24"/>
        </w:rPr>
        <w:t xml:space="preserve"> </w:t>
      </w:r>
      <w:r w:rsidR="00383C29" w:rsidRPr="005E6CD9">
        <w:rPr>
          <w:rFonts w:ascii="Times New Roman" w:hAnsi="Times New Roman" w:cs="Times New Roman"/>
          <w:sz w:val="24"/>
          <w:szCs w:val="24"/>
        </w:rPr>
        <w:t xml:space="preserve">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w:t>
      </w:r>
      <w:proofErr w:type="gramStart"/>
      <w:r w:rsidR="00871BF9">
        <w:rPr>
          <w:rFonts w:ascii="Times New Roman" w:hAnsi="Times New Roman" w:cs="Times New Roman"/>
          <w:sz w:val="24"/>
          <w:szCs w:val="24"/>
          <w:lang w:val="en-US"/>
        </w:rPr>
        <w:t>i.e.</w:t>
      </w:r>
      <w:proofErr w:type="gramEnd"/>
      <w:r w:rsidR="00871BF9">
        <w:rPr>
          <w:rFonts w:ascii="Times New Roman" w:hAnsi="Times New Roman" w:cs="Times New Roman"/>
          <w:sz w:val="24"/>
          <w:szCs w:val="24"/>
          <w:lang w:val="en-US"/>
        </w:rPr>
        <w:t xml:space="preserve">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D41829">
        <w:rPr>
          <w:rFonts w:ascii="Times New Roman" w:hAnsi="Times New Roman" w:cs="Times New Roman"/>
          <w:sz w:val="24"/>
          <w:szCs w:val="24"/>
          <w:lang w:val="en-US"/>
        </w:rPr>
        <w:t>fra</w:t>
      </w:r>
      <w:r w:rsidR="00171BCE">
        <w:rPr>
          <w:rFonts w:ascii="Times New Roman" w:hAnsi="Times New Roman" w:cs="Times New Roman"/>
          <w:sz w:val="24"/>
          <w:szCs w:val="24"/>
          <w:lang w:val="en-US"/>
        </w:rPr>
        <w:t xml:space="preserve">ss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w:t>
      </w:r>
      <w:r w:rsidR="00D15F2B">
        <w:rPr>
          <w:rFonts w:ascii="Times New Roman" w:hAnsi="Times New Roman" w:cs="Times New Roman"/>
          <w:sz w:val="24"/>
          <w:szCs w:val="24"/>
        </w:rPr>
        <w:t xml:space="preserve">applying similar </w:t>
      </w:r>
      <w:r w:rsidR="0059612A">
        <w:rPr>
          <w:rFonts w:ascii="Times New Roman" w:hAnsi="Times New Roman" w:cs="Times New Roman"/>
          <w:sz w:val="24"/>
          <w:szCs w:val="24"/>
        </w:rPr>
        <w:t>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0EE9B607"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51301D">
        <w:rPr>
          <w:rFonts w:ascii="Times New Roman" w:hAnsi="Times New Roman" w:cs="Times New Roman"/>
          <w:sz w:val="24"/>
          <w:szCs w:val="24"/>
        </w:rPr>
        <w:t>T</w:t>
      </w:r>
      <w:r w:rsidR="00C94FB7">
        <w:rPr>
          <w:rFonts w:ascii="Times New Roman" w:hAnsi="Times New Roman" w:cs="Times New Roman"/>
          <w:sz w:val="24"/>
          <w:szCs w:val="24"/>
        </w:rPr>
        <w:t xml:space="preserve">his insect species was </w:t>
      </w:r>
      <w:r w:rsidR="006F72E9">
        <w:rPr>
          <w:rFonts w:ascii="Times New Roman" w:hAnsi="Times New Roman" w:cs="Times New Roman"/>
          <w:sz w:val="24"/>
          <w:szCs w:val="24"/>
        </w:rPr>
        <w:t>reared by</w:t>
      </w:r>
      <w:r w:rsidR="00C94FB7">
        <w:rPr>
          <w:rFonts w:ascii="Times New Roman" w:hAnsi="Times New Roman" w:cs="Times New Roman"/>
          <w:sz w:val="24"/>
          <w:szCs w:val="24"/>
        </w:rPr>
        <w:t xml:space="preserve"> </w:t>
      </w:r>
      <w:r w:rsidR="00D15F2B">
        <w:rPr>
          <w:rFonts w:ascii="Times New Roman" w:hAnsi="Times New Roman" w:cs="Times New Roman"/>
          <w:sz w:val="24"/>
          <w:szCs w:val="24"/>
        </w:rPr>
        <w:t xml:space="preserve">the </w:t>
      </w:r>
      <w:r w:rsidRPr="005E6CD9">
        <w:rPr>
          <w:rFonts w:ascii="Times New Roman" w:hAnsi="Times New Roman" w:cs="Times New Roman"/>
          <w:sz w:val="24"/>
          <w:szCs w:val="24"/>
        </w:rPr>
        <w:t>insect</w:t>
      </w:r>
      <w:r w:rsidR="00883D1F">
        <w:rPr>
          <w:rFonts w:ascii="Times New Roman" w:hAnsi="Times New Roman" w:cs="Times New Roman"/>
          <w:sz w:val="24"/>
          <w:szCs w:val="24"/>
        </w:rPr>
        <w:t xml:space="preserve"> </w:t>
      </w:r>
      <w:r w:rsidRPr="005E6CD9">
        <w:rPr>
          <w:rFonts w:ascii="Times New Roman" w:hAnsi="Times New Roman" w:cs="Times New Roman"/>
          <w:sz w:val="24"/>
          <w:szCs w:val="24"/>
        </w:rPr>
        <w:t xml:space="preserve">rearing </w:t>
      </w:r>
      <w:r w:rsidR="00C94FB7">
        <w:rPr>
          <w:rFonts w:ascii="Times New Roman" w:hAnsi="Times New Roman" w:cs="Times New Roman"/>
          <w:sz w:val="24"/>
          <w:szCs w:val="24"/>
        </w:rPr>
        <w:t>team</w:t>
      </w:r>
      <w:r w:rsidR="00C94FB7"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994A25">
        <w:rPr>
          <w:rFonts w:ascii="Times New Roman" w:hAnsi="Times New Roman" w:cs="Times New Roman"/>
          <w:sz w:val="24"/>
          <w:szCs w:val="24"/>
        </w:rPr>
        <w:t xml:space="preserve"> </w:t>
      </w:r>
      <w:r w:rsidR="00601AD5">
        <w:rPr>
          <w:rFonts w:ascii="Times New Roman" w:hAnsi="Times New Roman" w:cs="Times New Roman"/>
          <w:sz w:val="24"/>
          <w:szCs w:val="24"/>
        </w:rPr>
        <w:t>larvae of th</w:t>
      </w:r>
      <w:r w:rsidR="00D15F2B">
        <w:rPr>
          <w:rFonts w:ascii="Times New Roman" w:hAnsi="Times New Roman" w:cs="Times New Roman"/>
          <w:sz w:val="24"/>
          <w:szCs w:val="24"/>
        </w:rPr>
        <w:t xml:space="preserve">is colony </w:t>
      </w:r>
      <w:r w:rsidR="00883D1F">
        <w:rPr>
          <w:rFonts w:ascii="Times New Roman" w:hAnsi="Times New Roman" w:cs="Times New Roman"/>
          <w:sz w:val="24"/>
          <w:szCs w:val="24"/>
        </w:rPr>
        <w:lastRenderedPageBreak/>
        <w:t xml:space="preserve">were fed </w:t>
      </w:r>
      <w:r w:rsidRPr="005E6CD9">
        <w:rPr>
          <w:rFonts w:ascii="Times New Roman" w:hAnsi="Times New Roman" w:cs="Times New Roman"/>
          <w:sz w:val="24"/>
          <w:szCs w:val="24"/>
        </w:rPr>
        <w:t>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w:t>
      </w:r>
      <w:proofErr w:type="gramStart"/>
      <w:r w:rsidRPr="005E6CD9">
        <w:rPr>
          <w:rFonts w:ascii="Times New Roman" w:hAnsi="Times New Roman" w:cs="Times New Roman"/>
          <w:sz w:val="24"/>
          <w:szCs w:val="24"/>
        </w:rPr>
        <w:t>yeast</w:t>
      </w:r>
      <w:proofErr w:type="gramEnd"/>
      <w:r w:rsidRPr="005E6CD9">
        <w:rPr>
          <w:rFonts w:ascii="Times New Roman" w:hAnsi="Times New Roman" w:cs="Times New Roman"/>
          <w:sz w:val="24"/>
          <w:szCs w:val="24"/>
        </w:rPr>
        <w:t xml:space="preserve">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8" w:name="_Hlk118811876"/>
      <w:r w:rsidRPr="005E6CD9">
        <w:rPr>
          <w:rFonts w:ascii="Times New Roman" w:hAnsi="Times New Roman" w:cs="Times New Roman"/>
          <w:sz w:val="24"/>
          <w:szCs w:val="24"/>
        </w:rPr>
        <w:t>a climate cabinet (22 ± 1 °C, 50-70 % RH)</w:t>
      </w:r>
      <w:bookmarkEnd w:id="8"/>
      <w:r w:rsidRPr="005E6CD9">
        <w:rPr>
          <w:rFonts w:ascii="Times New Roman" w:hAnsi="Times New Roman" w:cs="Times New Roman"/>
          <w:sz w:val="24"/>
          <w:szCs w:val="24"/>
        </w:rPr>
        <w:t xml:space="preserve">. </w:t>
      </w:r>
      <w:r w:rsidR="00C94FB7">
        <w:rPr>
          <w:rFonts w:ascii="Times New Roman" w:hAnsi="Times New Roman" w:cs="Times New Roman"/>
          <w:sz w:val="24"/>
          <w:szCs w:val="24"/>
        </w:rPr>
        <w:t xml:space="preserve">For experiments, we obtained </w:t>
      </w:r>
      <w:r w:rsidR="00F728E0">
        <w:rPr>
          <w:rFonts w:ascii="Times New Roman" w:hAnsi="Times New Roman" w:cs="Times New Roman"/>
          <w:sz w:val="24"/>
          <w:szCs w:val="24"/>
        </w:rPr>
        <w:t>young larvae (&lt; 24</w:t>
      </w:r>
      <w:r w:rsidR="00D15F2B">
        <w:rPr>
          <w:rFonts w:ascii="Times New Roman" w:hAnsi="Times New Roman" w:cs="Times New Roman"/>
          <w:sz w:val="24"/>
          <w:szCs w:val="24"/>
        </w:rPr>
        <w:t xml:space="preserve"> </w:t>
      </w:r>
      <w:r w:rsidR="00F728E0">
        <w:rPr>
          <w:rFonts w:ascii="Times New Roman" w:hAnsi="Times New Roman" w:cs="Times New Roman"/>
          <w:sz w:val="24"/>
          <w:szCs w:val="24"/>
        </w:rPr>
        <w:t>h since hatching).</w:t>
      </w:r>
    </w:p>
    <w:p w14:paraId="38E405B2" w14:textId="77777777" w:rsidR="00911CC4" w:rsidRDefault="00911CC4" w:rsidP="00920599">
      <w:pPr>
        <w:jc w:val="both"/>
        <w:rPr>
          <w:rFonts w:ascii="Times New Roman" w:hAnsi="Times New Roman" w:cs="Times New Roman"/>
          <w:i/>
          <w:iCs/>
          <w:sz w:val="24"/>
          <w:szCs w:val="24"/>
        </w:rPr>
      </w:pPr>
    </w:p>
    <w:p w14:paraId="4141B6AB" w14:textId="2E1363AF"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567EEEF2"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w:t>
      </w:r>
      <w:r w:rsidR="00F728E0">
        <w:rPr>
          <w:rFonts w:ascii="Times New Roman" w:hAnsi="Times New Roman" w:cs="Times New Roman"/>
          <w:sz w:val="24"/>
          <w:szCs w:val="24"/>
        </w:rPr>
        <w:t>,</w:t>
      </w:r>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w:t>
      </w:r>
      <w:r w:rsidR="00D15F2B">
        <w:rPr>
          <w:rFonts w:ascii="Times New Roman" w:hAnsi="Times New Roman" w:cs="Times New Roman"/>
          <w:sz w:val="24"/>
          <w:szCs w:val="24"/>
        </w:rPr>
        <w:t xml:space="preserve">supplied </w:t>
      </w:r>
      <w:bookmarkStart w:id="9" w:name="_Hlk118663975"/>
      <w:r w:rsidR="00D15F2B">
        <w:rPr>
          <w:rFonts w:ascii="Times New Roman" w:hAnsi="Times New Roman" w:cs="Times New Roman"/>
          <w:sz w:val="24"/>
          <w:szCs w:val="24"/>
        </w:rPr>
        <w:t xml:space="preserve">by </w:t>
      </w:r>
      <w:r w:rsidR="00BF309A" w:rsidRPr="005E6CD9">
        <w:rPr>
          <w:rFonts w:ascii="Times New Roman" w:hAnsi="Times New Roman" w:cs="Times New Roman"/>
          <w:sz w:val="24"/>
          <w:szCs w:val="24"/>
        </w:rPr>
        <w:t xml:space="preserve">the insect rearing </w:t>
      </w:r>
      <w:r w:rsidR="00D50DFA">
        <w:rPr>
          <w:rFonts w:ascii="Times New Roman" w:hAnsi="Times New Roman" w:cs="Times New Roman"/>
          <w:sz w:val="24"/>
          <w:szCs w:val="24"/>
        </w:rPr>
        <w:t>team</w:t>
      </w:r>
      <w:r w:rsidR="00D50DFA" w:rsidRPr="005E6CD9">
        <w:rPr>
          <w:rFonts w:ascii="Times New Roman" w:hAnsi="Times New Roman" w:cs="Times New Roman"/>
          <w:sz w:val="24"/>
          <w:szCs w:val="24"/>
        </w:rPr>
        <w:t xml:space="preserve"> </w:t>
      </w:r>
      <w:r w:rsidR="00BF309A" w:rsidRPr="005E6CD9">
        <w:rPr>
          <w:rFonts w:ascii="Times New Roman" w:hAnsi="Times New Roman" w:cs="Times New Roman"/>
          <w:sz w:val="24"/>
          <w:szCs w:val="24"/>
        </w:rPr>
        <w:t>of the Laboratory of 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9"/>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4495365E"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664070">
        <w:rPr>
          <w:rFonts w:ascii="Times New Roman" w:hAnsi="Times New Roman" w:cs="Times New Roman"/>
          <w:sz w:val="24"/>
          <w:szCs w:val="24"/>
        </w:rPr>
        <w:t xml:space="preserve"> &amp; Research</w:t>
      </w:r>
      <w:r>
        <w:rPr>
          <w:rFonts w:ascii="Times New Roman" w:hAnsi="Times New Roman" w:cs="Times New Roman"/>
          <w:sz w:val="24"/>
          <w:szCs w:val="24"/>
        </w:rPr>
        <w:t>)</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664070">
        <w:rPr>
          <w:rFonts w:ascii="Times New Roman" w:hAnsi="Times New Roman" w:cs="Times New Roman"/>
          <w:bCs/>
          <w:sz w:val="24"/>
          <w:szCs w:val="24"/>
        </w:rPr>
        <w:t>o</w:t>
      </w:r>
      <w:r w:rsidR="00383C29" w:rsidRPr="005E6CD9">
        <w:rPr>
          <w:rFonts w:ascii="Times New Roman" w:hAnsi="Times New Roman" w:cs="Times New Roman"/>
          <w:bCs/>
          <w:sz w:val="24"/>
          <w:szCs w:val="24"/>
        </w:rPr>
        <w:t>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r w:rsidR="003300D0" w:rsidRPr="00AE7330">
        <w:rPr>
          <w:rFonts w:ascii="Times New Roman" w:hAnsi="Times New Roman" w:cs="Times New Roman"/>
          <w:sz w:val="24"/>
          <w:szCs w:val="24"/>
        </w:rPr>
        <w:t xml:space="preserve">In this study, seeds germinated in unamended soil </w:t>
      </w:r>
      <w:r w:rsidR="003300D0" w:rsidRPr="00AE7330">
        <w:rPr>
          <w:rFonts w:ascii="Times New Roman" w:hAnsi="Times New Roman" w:cs="Times New Roman"/>
          <w:sz w:val="24"/>
          <w:szCs w:val="24"/>
          <w:lang w:val="en-US"/>
        </w:rPr>
        <w:t>(NoFrass)</w:t>
      </w:r>
      <w:r w:rsidR="003300D0" w:rsidRPr="00AE7330">
        <w:rPr>
          <w:sz w:val="24"/>
          <w:szCs w:val="24"/>
          <w:lang w:val="en-US"/>
        </w:rPr>
        <w:t xml:space="preserve"> </w:t>
      </w:r>
      <w:r w:rsidR="003300D0" w:rsidRPr="00AE7330">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AE7330">
        <w:rPr>
          <w:rFonts w:ascii="Times New Roman" w:hAnsi="Times New Roman" w:cs="Times New Roman"/>
          <w:i/>
          <w:iCs/>
          <w:sz w:val="24"/>
          <w:szCs w:val="24"/>
          <w:lang w:val="el-GR"/>
        </w:rPr>
        <w:t>χ</w:t>
      </w:r>
      <w:r w:rsidR="000E3BD7" w:rsidRPr="00AE7330">
        <w:rPr>
          <w:rFonts w:ascii="Times New Roman" w:hAnsi="Times New Roman" w:cs="Times New Roman"/>
          <w:i/>
          <w:iCs/>
          <w:sz w:val="24"/>
          <w:szCs w:val="24"/>
          <w:vertAlign w:val="superscript"/>
          <w:lang w:val="el-GR"/>
        </w:rPr>
        <w:t>2</w:t>
      </w:r>
      <w:r w:rsidR="000E3BD7" w:rsidRPr="00AE7330">
        <w:rPr>
          <w:rFonts w:ascii="Times New Roman" w:hAnsi="Times New Roman" w:cs="Times New Roman"/>
          <w:i/>
          <w:iCs/>
          <w:sz w:val="24"/>
          <w:szCs w:val="24"/>
          <w:vertAlign w:val="superscript"/>
          <w:lang w:val="en-US"/>
        </w:rPr>
        <w:t xml:space="preserve"> </w:t>
      </w:r>
      <w:r w:rsidR="003300D0" w:rsidRPr="00AE7330">
        <w:rPr>
          <w:rFonts w:ascii="Times New Roman" w:hAnsi="Times New Roman" w:cs="Times New Roman"/>
          <w:sz w:val="24"/>
          <w:szCs w:val="24"/>
        </w:rPr>
        <w:t xml:space="preserve">= 2.97; df = 3; </w:t>
      </w:r>
      <w:r w:rsidR="003300D0" w:rsidRPr="00AE7330">
        <w:rPr>
          <w:rFonts w:ascii="Times New Roman" w:hAnsi="Times New Roman" w:cs="Times New Roman"/>
          <w:i/>
          <w:iCs/>
          <w:sz w:val="24"/>
          <w:szCs w:val="24"/>
        </w:rPr>
        <w:t>p</w:t>
      </w:r>
      <w:r w:rsidR="003300D0" w:rsidRPr="00AE7330">
        <w:rPr>
          <w:rFonts w:ascii="Times New Roman" w:hAnsi="Times New Roman" w:cs="Times New Roman"/>
          <w:sz w:val="24"/>
          <w:szCs w:val="24"/>
        </w:rPr>
        <w:t xml:space="preserve"> = 0.3961; Table S1).</w:t>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w:t>
      </w:r>
      <w:proofErr w:type="gramStart"/>
      <w:r w:rsidR="00FE62D9">
        <w:rPr>
          <w:rFonts w:ascii="Times New Roman" w:hAnsi="Times New Roman" w:cs="Times New Roman"/>
          <w:b/>
          <w:bCs/>
          <w:sz w:val="24"/>
          <w:szCs w:val="24"/>
        </w:rPr>
        <w:t>frass</w:t>
      </w:r>
      <w:proofErr w:type="gramEnd"/>
    </w:p>
    <w:p w14:paraId="172A60ED" w14:textId="3256B5F5"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the first true leaf (7</w:t>
      </w:r>
      <w:r w:rsidR="00656CEF">
        <w:rPr>
          <w:rFonts w:ascii="Times New Roman" w:hAnsi="Times New Roman" w:cs="Times New Roman"/>
          <w:sz w:val="24"/>
          <w:szCs w:val="24"/>
          <w:lang w:val="en-US"/>
        </w:rPr>
        <w:t>-</w:t>
      </w:r>
      <w:r w:rsidRPr="005E6CD9">
        <w:rPr>
          <w:rFonts w:ascii="Times New Roman" w:hAnsi="Times New Roman" w:cs="Times New Roman"/>
          <w:sz w:val="24"/>
          <w:szCs w:val="24"/>
          <w:lang w:val="en-US"/>
        </w:rPr>
        <w:t>day</w:t>
      </w:r>
      <w:r w:rsidR="00656CEF">
        <w:rPr>
          <w:rFonts w:ascii="Times New Roman" w:hAnsi="Times New Roman" w:cs="Times New Roman"/>
          <w:sz w:val="24"/>
          <w:szCs w:val="24"/>
          <w:lang w:val="en-US"/>
        </w:rPr>
        <w:t>-</w:t>
      </w:r>
      <w:r w:rsidRPr="005E6CD9">
        <w:rPr>
          <w:rFonts w:ascii="Times New Roman" w:hAnsi="Times New Roman" w:cs="Times New Roman"/>
          <w:sz w:val="24"/>
          <w:szCs w:val="24"/>
          <w:lang w:val="en-US"/>
        </w:rPr>
        <w:t>old</w:t>
      </w:r>
      <w:r w:rsidR="00656CEF">
        <w:rPr>
          <w:rFonts w:ascii="Times New Roman" w:hAnsi="Times New Roman" w:cs="Times New Roman"/>
          <w:sz w:val="24"/>
          <w:szCs w:val="24"/>
          <w:lang w:val="en-US"/>
        </w:rPr>
        <w:t xml:space="preserve"> plants</w:t>
      </w:r>
      <w:r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w:t>
      </w:r>
      <w:r w:rsidR="00D15F2B">
        <w:rPr>
          <w:rFonts w:ascii="Times New Roman" w:hAnsi="Times New Roman" w:cs="Times New Roman"/>
          <w:sz w:val="24"/>
          <w:szCs w:val="24"/>
        </w:rPr>
        <w:t>The first two weeks since germination p</w:t>
      </w:r>
      <w:r w:rsidRPr="005E6CD9">
        <w:rPr>
          <w:rFonts w:ascii="Times New Roman" w:hAnsi="Times New Roman" w:cs="Times New Roman"/>
          <w:sz w:val="24"/>
          <w:szCs w:val="24"/>
        </w:rPr>
        <w:t>lants were watered twice per week</w:t>
      </w:r>
      <w:r w:rsidR="00D15F2B">
        <w:rPr>
          <w:rFonts w:ascii="Times New Roman" w:hAnsi="Times New Roman" w:cs="Times New Roman"/>
          <w:sz w:val="24"/>
          <w:szCs w:val="24"/>
        </w:rPr>
        <w:t xml:space="preserve">, from the third week onwards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w:t>
      </w:r>
      <w:r w:rsidR="00D15F2B">
        <w:rPr>
          <w:rFonts w:ascii="Times New Roman" w:hAnsi="Times New Roman" w:cs="Times New Roman"/>
          <w:sz w:val="24"/>
          <w:szCs w:val="24"/>
        </w:rPr>
        <w:t xml:space="preserve">, </w:t>
      </w:r>
      <w:r w:rsidRPr="005E6CD9">
        <w:rPr>
          <w:rFonts w:ascii="Times New Roman" w:hAnsi="Times New Roman" w:cs="Times New Roman"/>
          <w:sz w:val="24"/>
          <w:szCs w:val="24"/>
        </w:rPr>
        <w:t xml:space="preserve">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w:t>
      </w:r>
      <w:r w:rsidR="00EF3BEB" w:rsidRPr="005E6CD9">
        <w:rPr>
          <w:rFonts w:ascii="Times New Roman" w:hAnsi="Times New Roman" w:cs="Times New Roman"/>
          <w:sz w:val="24"/>
          <w:szCs w:val="24"/>
        </w:rPr>
        <w:t>top</w:t>
      </w:r>
      <w:r w:rsidR="00EF3BEB">
        <w:rPr>
          <w:rFonts w:ascii="Times New Roman" w:hAnsi="Times New Roman" w:cs="Times New Roman"/>
          <w:sz w:val="24"/>
          <w:szCs w:val="24"/>
        </w:rPr>
        <w:t>soil</w:t>
      </w:r>
      <w:r w:rsidRPr="005E6CD9">
        <w:rPr>
          <w:rFonts w:ascii="Times New Roman" w:hAnsi="Times New Roman" w:cs="Times New Roman"/>
          <w:sz w:val="24"/>
          <w:szCs w:val="24"/>
        </w:rPr>
        <w:t xml:space="preserve">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lastRenderedPageBreak/>
        <w:t>included</w:t>
      </w:r>
      <w:r w:rsidRPr="00F24C19">
        <w:rPr>
          <w:rFonts w:ascii="Times New Roman" w:hAnsi="Times New Roman" w:cs="Times New Roman"/>
          <w:sz w:val="24"/>
          <w:szCs w:val="24"/>
        </w:rPr>
        <w:t xml:space="preserve"> </w:t>
      </w:r>
      <w:bookmarkStart w:id="10"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10"/>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this point</w:t>
      </w:r>
      <w:r w:rsidR="008A2EE0">
        <w:rPr>
          <w:rFonts w:ascii="Times New Roman" w:hAnsi="Times New Roman" w:cs="Times New Roman"/>
          <w:sz w:val="24"/>
          <w:szCs w:val="24"/>
        </w:rPr>
        <w:t xml:space="preserve"> onwards</w:t>
      </w:r>
      <w:r w:rsidR="00B610C0">
        <w:rPr>
          <w:rFonts w:ascii="Times New Roman" w:hAnsi="Times New Roman" w:cs="Times New Roman"/>
          <w:sz w:val="24"/>
          <w:szCs w:val="24"/>
        </w:rPr>
        <w:t xml:space="preserve">,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emerge</w:t>
      </w:r>
      <w:r w:rsidR="00D15F2B">
        <w:rPr>
          <w:rFonts w:ascii="Times New Roman" w:hAnsi="Times New Roman" w:cs="Times New Roman"/>
          <w:sz w:val="24"/>
          <w:szCs w:val="24"/>
        </w:rPr>
        <w:t>d</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11" w:name="_Hlk119075696"/>
      <w:r w:rsidRPr="005E6CD9">
        <w:rPr>
          <w:rFonts w:ascii="Times New Roman" w:hAnsi="Times New Roman" w:cs="Times New Roman"/>
          <w:b/>
          <w:bCs/>
          <w:sz w:val="24"/>
          <w:szCs w:val="24"/>
        </w:rPr>
        <w:t>Assessment of plant resistance to insect herbivory</w:t>
      </w:r>
    </w:p>
    <w:bookmarkEnd w:id="11"/>
    <w:p w14:paraId="1F06FB6B" w14:textId="5C251006"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D15F2B">
        <w:rPr>
          <w:rFonts w:ascii="Times New Roman" w:hAnsi="Times New Roman" w:cs="Times New Roman"/>
          <w:sz w:val="24"/>
          <w:szCs w:val="24"/>
        </w:rPr>
        <w:t xml:space="preserve">leaf damage, </w:t>
      </w:r>
      <w:r w:rsidR="00F03356">
        <w:rPr>
          <w:rFonts w:ascii="Times New Roman" w:hAnsi="Times New Roman" w:cs="Times New Roman"/>
          <w:sz w:val="24"/>
          <w:szCs w:val="24"/>
        </w:rPr>
        <w:t xml:space="preserve">larval </w:t>
      </w:r>
      <w:proofErr w:type="gramStart"/>
      <w:r w:rsidR="00762288">
        <w:rPr>
          <w:rFonts w:ascii="Times New Roman" w:hAnsi="Times New Roman" w:cs="Times New Roman"/>
          <w:sz w:val="24"/>
          <w:szCs w:val="24"/>
        </w:rPr>
        <w:t>survival</w:t>
      </w:r>
      <w:proofErr w:type="gramEnd"/>
      <w:r w:rsidR="00D15F2B">
        <w:rPr>
          <w:rFonts w:ascii="Times New Roman" w:hAnsi="Times New Roman" w:cs="Times New Roman"/>
          <w:sz w:val="24"/>
          <w:szCs w:val="24"/>
        </w:rPr>
        <w:t xml:space="preserve"> and </w:t>
      </w:r>
      <w:r w:rsidR="00762288">
        <w:rPr>
          <w:rFonts w:ascii="Times New Roman" w:hAnsi="Times New Roman" w:cs="Times New Roman"/>
          <w:sz w:val="24"/>
          <w:szCs w:val="24"/>
        </w:rPr>
        <w:t>pupal biomass</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all plants were </w:t>
      </w:r>
      <w:r w:rsidR="00B20293">
        <w:rPr>
          <w:rFonts w:ascii="Times New Roman" w:hAnsi="Times New Roman" w:cs="Times New Roman"/>
          <w:sz w:val="24"/>
          <w:szCs w:val="24"/>
        </w:rPr>
        <w:t>up</w:t>
      </w:r>
      <w:r w:rsidR="00B20293" w:rsidRPr="005E6CD9">
        <w:rPr>
          <w:rFonts w:ascii="Times New Roman" w:hAnsi="Times New Roman" w:cs="Times New Roman"/>
          <w:sz w:val="24"/>
          <w:szCs w:val="24"/>
        </w:rPr>
        <w:t>rooted,</w:t>
      </w:r>
      <w:r w:rsidR="005E552B" w:rsidRPr="005E6CD9">
        <w:rPr>
          <w:rFonts w:ascii="Times New Roman" w:hAnsi="Times New Roman" w:cs="Times New Roman"/>
          <w:sz w:val="24"/>
          <w:szCs w:val="24"/>
        </w:rPr>
        <w:t xml:space="preserve"> and </w:t>
      </w:r>
      <w:bookmarkStart w:id="12"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12"/>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13" w:name="_Hlk119075797"/>
      <w:r w:rsidR="000903C6" w:rsidRPr="005E6CD9">
        <w:rPr>
          <w:rFonts w:ascii="Times New Roman" w:hAnsi="Times New Roman" w:cs="Times New Roman"/>
          <w:sz w:val="24"/>
          <w:szCs w:val="24"/>
        </w:rPr>
        <w:t>pupal development,</w:t>
      </w:r>
      <w:bookmarkEnd w:id="13"/>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14" w:name="_Hlk119076142"/>
      <w:r w:rsidRPr="005E6CD9">
        <w:rPr>
          <w:rFonts w:ascii="Times New Roman" w:hAnsi="Times New Roman" w:cs="Times New Roman"/>
          <w:sz w:val="24"/>
          <w:szCs w:val="24"/>
        </w:rPr>
        <w:t>the pupation of the larvae</w:t>
      </w:r>
      <w:bookmarkEnd w:id="14"/>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4E0C8C1D"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4098C">
        <w:rPr>
          <w:rFonts w:ascii="Times New Roman" w:hAnsi="Times New Roman" w:cs="Times New Roman"/>
          <w:sz w:val="24"/>
          <w:szCs w:val="24"/>
        </w:rPr>
        <w:t xml:space="preserve">extent </w:t>
      </w:r>
      <w:r w:rsidRPr="005E6CD9">
        <w:rPr>
          <w:rFonts w:ascii="Times New Roman" w:hAnsi="Times New Roman" w:cs="Times New Roman"/>
          <w:sz w:val="24"/>
          <w:szCs w:val="24"/>
        </w:rPr>
        <w:t xml:space="preserve">of </w:t>
      </w:r>
      <w:bookmarkStart w:id="15" w:name="_Hlk119076278"/>
      <w:r w:rsidRPr="005E6CD9">
        <w:rPr>
          <w:rFonts w:ascii="Times New Roman" w:hAnsi="Times New Roman" w:cs="Times New Roman"/>
          <w:sz w:val="24"/>
          <w:szCs w:val="24"/>
        </w:rPr>
        <w:t>leaf damage</w:t>
      </w:r>
      <w:bookmarkEnd w:id="15"/>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A</w:t>
      </w:r>
      <w:r w:rsidR="00033997"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The average values from ten plants were calculated for each soil amendment.</w:t>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51BBF52"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w:t>
      </w:r>
      <w:r w:rsidR="00D4098C">
        <w:rPr>
          <w:rFonts w:ascii="Times New Roman" w:hAnsi="Times New Roman" w:cs="Times New Roman"/>
          <w:sz w:val="20"/>
          <w:szCs w:val="20"/>
          <w:lang w:val="en-US"/>
        </w:rPr>
        <w:t>d</w:t>
      </w:r>
      <w:r w:rsidRPr="00BC4B02">
        <w:rPr>
          <w:rFonts w:ascii="Times New Roman" w:hAnsi="Times New Roman" w:cs="Times New Roman"/>
          <w:sz w:val="20"/>
          <w:szCs w:val="20"/>
          <w:lang w:val="en-US"/>
        </w:rPr>
        <w:t xml:space="preserve">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w:t>
      </w:r>
      <w:r w:rsidR="00D4098C">
        <w:rPr>
          <w:rFonts w:ascii="Times New Roman" w:hAnsi="Times New Roman" w:cs="Times New Roman"/>
          <w:sz w:val="20"/>
          <w:szCs w:val="20"/>
          <w:lang w:val="en-US"/>
        </w:rPr>
        <w:t>heavily</w:t>
      </w:r>
      <w:r w:rsidRPr="00BC4B02">
        <w:rPr>
          <w:rFonts w:ascii="Times New Roman" w:hAnsi="Times New Roman" w:cs="Times New Roman"/>
          <w:sz w:val="20"/>
          <w:szCs w:val="20"/>
          <w:lang w:val="en-US"/>
        </w:rPr>
        <w:t xml:space="preserve">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16"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 xml:space="preserve">effects on plant growth </w:t>
      </w:r>
      <w:proofErr w:type="gramStart"/>
      <w:r w:rsidR="00152902" w:rsidRPr="00152902">
        <w:rPr>
          <w:rFonts w:ascii="Times New Roman" w:hAnsi="Times New Roman" w:cs="Times New Roman"/>
          <w:b/>
          <w:bCs/>
          <w:sz w:val="24"/>
          <w:szCs w:val="24"/>
        </w:rPr>
        <w:t>performance</w:t>
      </w:r>
      <w:proofErr w:type="gramEnd"/>
    </w:p>
    <w:p w14:paraId="775AE47C" w14:textId="4366C4D8" w:rsidR="008E2760" w:rsidRPr="00347DD7" w:rsidRDefault="008E2760" w:rsidP="00920599">
      <w:pPr>
        <w:jc w:val="both"/>
        <w:rPr>
          <w:rFonts w:ascii="Times New Roman" w:hAnsi="Times New Roman" w:cs="Times New Roman"/>
          <w:i/>
          <w:iCs/>
          <w:sz w:val="24"/>
          <w:szCs w:val="24"/>
        </w:rPr>
      </w:pPr>
      <w:bookmarkStart w:id="17"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17"/>
    </w:p>
    <w:bookmarkEnd w:id="16"/>
    <w:p w14:paraId="474A39D5" w14:textId="631CB66B"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18"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18"/>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 xml:space="preserve">Plants were further </w:t>
      </w:r>
      <w:r w:rsidR="00B20293">
        <w:rPr>
          <w:rFonts w:ascii="Times New Roman" w:hAnsi="Times New Roman" w:cs="Times New Roman"/>
          <w:sz w:val="24"/>
          <w:szCs w:val="24"/>
        </w:rPr>
        <w:t>monitored,</w:t>
      </w:r>
      <w:r w:rsidR="000F78C8">
        <w:rPr>
          <w:rFonts w:ascii="Times New Roman" w:hAnsi="Times New Roman" w:cs="Times New Roman"/>
          <w:sz w:val="24"/>
          <w:szCs w:val="24"/>
        </w:rPr>
        <w:t xml:space="preserve"> and the first flowering date was recorded to calculate the </w:t>
      </w:r>
      <w:r w:rsidR="0023181F">
        <w:rPr>
          <w:rFonts w:ascii="Times New Roman" w:hAnsi="Times New Roman" w:cs="Times New Roman"/>
          <w:sz w:val="24"/>
          <w:szCs w:val="24"/>
        </w:rPr>
        <w:t xml:space="preserve">time from germination until </w:t>
      </w:r>
      <w:r w:rsidR="000F78C8">
        <w:rPr>
          <w:rFonts w:ascii="Times New Roman" w:hAnsi="Times New Roman" w:cs="Times New Roman"/>
          <w:sz w:val="24"/>
          <w:szCs w:val="24"/>
        </w:rPr>
        <w:t>flowering.</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19"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19"/>
    <w:p w14:paraId="34A0A0E8" w14:textId="3CC64AA7"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w:t>
      </w:r>
      <w:r w:rsidR="000C7699">
        <w:rPr>
          <w:rFonts w:ascii="Times New Roman" w:hAnsi="Times New Roman" w:cs="Times New Roman"/>
          <w:sz w:val="24"/>
          <w:szCs w:val="24"/>
        </w:rPr>
        <w:t xml:space="preserve">the </w:t>
      </w:r>
      <w:r w:rsidR="00283E9B" w:rsidRPr="005E6CD9">
        <w:rPr>
          <w:rFonts w:ascii="Times New Roman" w:hAnsi="Times New Roman" w:cs="Times New Roman"/>
          <w:sz w:val="24"/>
          <w:szCs w:val="24"/>
        </w:rPr>
        <w:t xml:space="preserve">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w:t>
      </w:r>
      <w:r w:rsidR="007A3183">
        <w:rPr>
          <w:rFonts w:ascii="Times New Roman" w:hAnsi="Times New Roman" w:cs="Times New Roman"/>
          <w:sz w:val="24"/>
          <w:szCs w:val="24"/>
        </w:rPr>
        <w:lastRenderedPageBreak/>
        <w:t xml:space="preserve">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2BCF">
        <w:rPr>
          <w:rFonts w:ascii="Times New Roman" w:hAnsi="Times New Roman" w:cs="Times New Roman"/>
          <w:sz w:val="24"/>
          <w:szCs w:val="24"/>
        </w:rPr>
        <w:t>-</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 xml:space="preserve">added to the soil at </w:t>
      </w:r>
      <w:r w:rsidR="009265BB" w:rsidRPr="009265BB">
        <w:rPr>
          <w:rFonts w:ascii="Times New Roman" w:hAnsi="Times New Roman" w:cs="Times New Roman"/>
          <w:sz w:val="24"/>
          <w:szCs w:val="24"/>
        </w:rPr>
        <w:t>2</w:t>
      </w:r>
      <w:r w:rsidR="009265BB">
        <w:rPr>
          <w:rFonts w:ascii="Times New Roman" w:hAnsi="Times New Roman" w:cs="Times New Roman"/>
          <w:sz w:val="24"/>
          <w:szCs w:val="24"/>
        </w:rPr>
        <w:t xml:space="preserve"> </w:t>
      </w:r>
      <w:r w:rsidR="009265BB" w:rsidRPr="009265BB">
        <w:rPr>
          <w:rFonts w:ascii="Times New Roman" w:hAnsi="Times New Roman" w:cs="Times New Roman"/>
          <w:sz w:val="24"/>
          <w:szCs w:val="24"/>
        </w:rPr>
        <w:t>g kg−1</w:t>
      </w:r>
      <w:r w:rsidR="009265BB">
        <w:rPr>
          <w:rFonts w:ascii="Times New Roman" w:hAnsi="Times New Roman" w:cs="Times New Roman"/>
          <w:sz w:val="24"/>
          <w:szCs w:val="24"/>
        </w:rPr>
        <w:t xml:space="preserve"> </w:t>
      </w:r>
      <w:r w:rsidR="002C0811" w:rsidRPr="005E6CD9">
        <w:rPr>
          <w:rFonts w:ascii="Times New Roman" w:hAnsi="Times New Roman" w:cs="Times New Roman"/>
          <w:sz w:val="24"/>
          <w:szCs w:val="24"/>
        </w:rPr>
        <w:t>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w:t>
      </w:r>
      <w:r w:rsidR="009C1745">
        <w:rPr>
          <w:rFonts w:ascii="Times New Roman" w:hAnsi="Times New Roman" w:cs="Times New Roman"/>
          <w:sz w:val="24"/>
          <w:szCs w:val="24"/>
        </w:rPr>
        <w:t xml:space="preserve">time from germination until </w:t>
      </w:r>
      <w:r w:rsidR="00D4098C">
        <w:rPr>
          <w:rFonts w:ascii="Times New Roman" w:hAnsi="Times New Roman" w:cs="Times New Roman"/>
          <w:sz w:val="24"/>
          <w:szCs w:val="24"/>
        </w:rPr>
        <w:t xml:space="preserve">emergence of the first </w:t>
      </w:r>
      <w:r w:rsidR="004F08B7">
        <w:rPr>
          <w:rFonts w:ascii="Times New Roman" w:hAnsi="Times New Roman" w:cs="Times New Roman"/>
          <w:sz w:val="24"/>
          <w:szCs w:val="24"/>
        </w:rPr>
        <w:t>flower</w:t>
      </w:r>
      <w:r w:rsidR="00D4098C">
        <w:rPr>
          <w:rFonts w:ascii="Times New Roman" w:hAnsi="Times New Roman" w:cs="Times New Roman"/>
          <w:sz w:val="24"/>
          <w:szCs w:val="24"/>
        </w:rPr>
        <w:t xml:space="preserve"> was recorded</w:t>
      </w:r>
      <w:r w:rsidR="004F08B7">
        <w:rPr>
          <w:rFonts w:ascii="Times New Roman" w:hAnsi="Times New Roman" w:cs="Times New Roman"/>
          <w:sz w:val="24"/>
          <w:szCs w:val="24"/>
        </w:rPr>
        <w:t xml:space="preserve">.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75EF4B88" w:rsidR="00197636" w:rsidRPr="00503F23" w:rsidRDefault="00B63567" w:rsidP="008665B1">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variance</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w:t>
      </w:r>
      <w:r w:rsidR="00457588">
        <w:rPr>
          <w:rFonts w:ascii="Times New Roman" w:hAnsi="Times New Roman" w:cs="Times New Roman"/>
          <w:i/>
          <w:iCs/>
          <w:sz w:val="24"/>
          <w:szCs w:val="24"/>
        </w:rPr>
        <w:t xml:space="preserve"> </w:t>
      </w:r>
      <w:r w:rsidR="009265BB" w:rsidRPr="005E6CD9">
        <w:rPr>
          <w:rFonts w:ascii="Times New Roman" w:hAnsi="Times New Roman" w:cs="Times New Roman"/>
          <w:sz w:val="24"/>
          <w:szCs w:val="24"/>
        </w:rPr>
        <w:t>function.</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w:t>
      </w:r>
      <w:r w:rsidR="00C91270" w:rsidRPr="00C91270">
        <w:rPr>
          <w:rFonts w:ascii="Times New Roman" w:hAnsi="Times New Roman" w:cs="Times New Roman"/>
          <w:sz w:val="24"/>
          <w:szCs w:val="24"/>
        </w:rPr>
        <w:t>predictor variable</w:t>
      </w:r>
      <w:r w:rsidR="00C91270">
        <w:rPr>
          <w:rFonts w:ascii="Times New Roman" w:hAnsi="Times New Roman" w:cs="Times New Roman"/>
          <w:sz w:val="24"/>
          <w:szCs w:val="24"/>
        </w:rPr>
        <w:t>.</w:t>
      </w:r>
      <w:r w:rsidR="00457588">
        <w:rPr>
          <w:rFonts w:ascii="Times New Roman" w:hAnsi="Times New Roman" w:cs="Times New Roman"/>
          <w:sz w:val="24"/>
          <w:szCs w:val="24"/>
        </w:rPr>
        <w:t xml:space="preserve"> </w:t>
      </w:r>
      <w:r w:rsidR="00C73DB8">
        <w:rPr>
          <w:rFonts w:ascii="Times New Roman" w:hAnsi="Times New Roman" w:cs="Times New Roman"/>
          <w:sz w:val="24"/>
          <w:szCs w:val="24"/>
        </w:rPr>
        <w:t>Larval</w:t>
      </w:r>
      <w:r w:rsidR="007B1DB6">
        <w:rPr>
          <w:rFonts w:ascii="Times New Roman" w:hAnsi="Times New Roman" w:cs="Times New Roman"/>
          <w:sz w:val="24"/>
          <w:szCs w:val="24"/>
        </w:rPr>
        <w:t xml:space="preserve"> survival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function</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w:t>
      </w:r>
      <w:r w:rsidR="00770B24">
        <w:rPr>
          <w:rFonts w:ascii="Times New Roman" w:hAnsi="Times New Roman" w:cs="Times New Roman"/>
          <w:sz w:val="24"/>
          <w:szCs w:val="24"/>
        </w:rPr>
        <w:t>proportion eclosion</w:t>
      </w:r>
      <w:r w:rsidR="000903C6" w:rsidRPr="005E6CD9">
        <w:rPr>
          <w:rFonts w:ascii="Times New Roman" w:hAnsi="Times New Roman" w:cs="Times New Roman"/>
          <w:sz w:val="24"/>
          <w:szCs w:val="24"/>
        </w:rPr>
        <w:t xml:space="preserve"> </w:t>
      </w:r>
      <w:r w:rsidR="00276485">
        <w:rPr>
          <w:rFonts w:ascii="Times New Roman" w:hAnsi="Times New Roman" w:cs="Times New Roman"/>
          <w:sz w:val="24"/>
          <w:szCs w:val="24"/>
        </w:rPr>
        <w:t xml:space="preserve">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w:t>
      </w:r>
      <w:r w:rsidR="00692EF1">
        <w:rPr>
          <w:rFonts w:ascii="Times New Roman" w:hAnsi="Times New Roman" w:cs="Times New Roman"/>
          <w:sz w:val="24"/>
          <w:szCs w:val="24"/>
        </w:rPr>
        <w:t xml:space="preserve">time until </w:t>
      </w:r>
      <w:r w:rsidR="009C3A8C">
        <w:rPr>
          <w:rFonts w:ascii="Times New Roman" w:hAnsi="Times New Roman" w:cs="Times New Roman"/>
          <w:sz w:val="24"/>
          <w:szCs w:val="24"/>
        </w:rPr>
        <w:t xml:space="preserve">flowering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 xml:space="preserve">-values adjusted according to the Tukey </w:t>
      </w:r>
      <w:r w:rsidR="00362FD5" w:rsidRPr="002A343A">
        <w:rPr>
          <w:rFonts w:ascii="Times New Roman" w:hAnsi="Times New Roman" w:cs="Times New Roman"/>
          <w:sz w:val="24"/>
          <w:szCs w:val="24"/>
        </w:rPr>
        <w:lastRenderedPageBreak/>
        <w:t>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in the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w:t>
      </w:r>
      <w:r w:rsidR="000C7B89">
        <w:rPr>
          <w:rFonts w:ascii="Times New Roman" w:hAnsi="Times New Roman" w:cs="Times New Roman"/>
          <w:sz w:val="24"/>
          <w:szCs w:val="24"/>
        </w:rPr>
        <w:t xml:space="preserve">In the leaf area and number of leaves, the </w:t>
      </w:r>
      <w:r w:rsidR="000C7B89" w:rsidRPr="000C7B89">
        <w:rPr>
          <w:rFonts w:ascii="Times New Roman" w:hAnsi="Times New Roman" w:cs="Times New Roman"/>
          <w:sz w:val="24"/>
          <w:szCs w:val="24"/>
        </w:rPr>
        <w:t>'</w:t>
      </w:r>
      <w:proofErr w:type="spellStart"/>
      <w:r w:rsidR="000C7B89" w:rsidRPr="00193D2B">
        <w:rPr>
          <w:rFonts w:ascii="Times New Roman" w:hAnsi="Times New Roman" w:cs="Times New Roman"/>
          <w:i/>
          <w:iCs/>
          <w:sz w:val="24"/>
          <w:szCs w:val="24"/>
        </w:rPr>
        <w:t>glht</w:t>
      </w:r>
      <w:proofErr w:type="spellEnd"/>
      <w:r w:rsidR="000C7B89" w:rsidRPr="000C7B89">
        <w:rPr>
          <w:rFonts w:ascii="Times New Roman" w:hAnsi="Times New Roman" w:cs="Times New Roman"/>
          <w:sz w:val="24"/>
          <w:szCs w:val="24"/>
        </w:rPr>
        <w:t xml:space="preserve">' function </w:t>
      </w:r>
      <w:r w:rsidR="006E1E5D" w:rsidRPr="006E1E5D">
        <w:rPr>
          <w:rFonts w:ascii="Times New Roman" w:hAnsi="Times New Roman" w:cs="Times New Roman"/>
          <w:sz w:val="24"/>
          <w:szCs w:val="24"/>
        </w:rPr>
        <w:t xml:space="preserve">was used to perform pairwise comparisons with </w:t>
      </w:r>
      <w:r w:rsidR="006E1E5D" w:rsidRPr="00193D2B">
        <w:rPr>
          <w:rFonts w:ascii="Times New Roman" w:hAnsi="Times New Roman" w:cs="Times New Roman"/>
          <w:i/>
          <w:iCs/>
          <w:sz w:val="24"/>
          <w:szCs w:val="24"/>
        </w:rPr>
        <w:t>p</w:t>
      </w:r>
      <w:r w:rsidR="006E1E5D" w:rsidRPr="006E1E5D">
        <w:rPr>
          <w:rFonts w:ascii="Times New Roman" w:hAnsi="Times New Roman" w:cs="Times New Roman"/>
          <w:sz w:val="24"/>
          <w:szCs w:val="24"/>
        </w:rPr>
        <w:t xml:space="preserve">-values adjusted according to </w:t>
      </w:r>
      <w:r w:rsidR="006E1E5D">
        <w:rPr>
          <w:rFonts w:ascii="Times New Roman" w:hAnsi="Times New Roman" w:cs="Times New Roman"/>
          <w:sz w:val="24"/>
          <w:szCs w:val="24"/>
        </w:rPr>
        <w:t xml:space="preserve">the </w:t>
      </w:r>
      <w:r w:rsidR="000C7B89" w:rsidRPr="000C7B89">
        <w:rPr>
          <w:rFonts w:ascii="Times New Roman" w:hAnsi="Times New Roman" w:cs="Times New Roman"/>
          <w:sz w:val="24"/>
          <w:szCs w:val="24"/>
        </w:rPr>
        <w:t>'</w:t>
      </w:r>
      <w:r w:rsidR="000C7B89" w:rsidRPr="00193D2B">
        <w:rPr>
          <w:rFonts w:ascii="Times New Roman" w:hAnsi="Times New Roman" w:cs="Times New Roman"/>
          <w:i/>
          <w:iCs/>
          <w:sz w:val="24"/>
          <w:szCs w:val="24"/>
        </w:rPr>
        <w:t>holm</w:t>
      </w:r>
      <w:r w:rsidR="000C7B89" w:rsidRPr="000C7B89">
        <w:rPr>
          <w:rFonts w:ascii="Times New Roman" w:hAnsi="Times New Roman" w:cs="Times New Roman"/>
          <w:sz w:val="24"/>
          <w:szCs w:val="24"/>
        </w:rPr>
        <w:t xml:space="preserve">' </w:t>
      </w:r>
      <w:r w:rsidR="006E1E5D">
        <w:rPr>
          <w:rFonts w:ascii="Times New Roman" w:hAnsi="Times New Roman" w:cs="Times New Roman"/>
          <w:sz w:val="24"/>
          <w:szCs w:val="24"/>
        </w:rPr>
        <w:t xml:space="preserve">method </w:t>
      </w:r>
      <w:r w:rsidR="000C7B89" w:rsidRPr="000C7B89">
        <w:rPr>
          <w:rFonts w:ascii="Times New Roman" w:hAnsi="Times New Roman" w:cs="Times New Roman"/>
          <w:sz w:val="24"/>
          <w:szCs w:val="24"/>
        </w:rPr>
        <w:t xml:space="preserve">for multiple comparisons adjustment. </w:t>
      </w:r>
      <w:r w:rsidR="003E2CAD" w:rsidRPr="003E2CAD">
        <w:rPr>
          <w:rFonts w:ascii="Times New Roman" w:hAnsi="Times New Roman" w:cs="Times New Roman"/>
          <w:sz w:val="24"/>
          <w:szCs w:val="24"/>
        </w:rPr>
        <w:t xml:space="preserve">After conducting a Generalized Linear Model (GLM) to evaluate the differences </w:t>
      </w:r>
      <w:r w:rsidR="006E1E5D">
        <w:rPr>
          <w:rFonts w:ascii="Times New Roman" w:hAnsi="Times New Roman" w:cs="Times New Roman"/>
          <w:sz w:val="24"/>
          <w:szCs w:val="24"/>
        </w:rPr>
        <w:t>among</w:t>
      </w:r>
      <w:r w:rsidR="003E2CAD" w:rsidRPr="003E2CAD">
        <w:rPr>
          <w:rFonts w:ascii="Times New Roman" w:hAnsi="Times New Roman" w:cs="Times New Roman"/>
          <w:sz w:val="24"/>
          <w:szCs w:val="24"/>
        </w:rPr>
        <w:t xml:space="preserve"> treatment groups for time until flowering and leaf area </w:t>
      </w:r>
      <w:r w:rsidR="003E2CAD">
        <w:rPr>
          <w:rFonts w:ascii="Times New Roman" w:hAnsi="Times New Roman" w:cs="Times New Roman"/>
          <w:sz w:val="24"/>
          <w:szCs w:val="24"/>
        </w:rPr>
        <w:t xml:space="preserve">in </w:t>
      </w:r>
      <w:r w:rsidR="003E2CAD" w:rsidRPr="003E2CAD">
        <w:rPr>
          <w:rFonts w:ascii="Times New Roman" w:hAnsi="Times New Roman" w:cs="Times New Roman"/>
          <w:sz w:val="24"/>
          <w:szCs w:val="24"/>
        </w:rPr>
        <w:t>composted frass</w:t>
      </w:r>
      <w:r w:rsidR="003E2CAD">
        <w:rPr>
          <w:rFonts w:ascii="Times New Roman" w:hAnsi="Times New Roman" w:cs="Times New Roman"/>
          <w:sz w:val="24"/>
          <w:szCs w:val="24"/>
        </w:rPr>
        <w:t xml:space="preserve"> treatments</w:t>
      </w:r>
      <w:r w:rsidR="003E2CAD" w:rsidRPr="003E2CAD">
        <w:rPr>
          <w:rFonts w:ascii="Times New Roman" w:hAnsi="Times New Roman" w:cs="Times New Roman"/>
          <w:sz w:val="24"/>
          <w:szCs w:val="24"/>
        </w:rPr>
        <w:t xml:space="preserve">, post hoc comparisons were performed using the </w:t>
      </w:r>
      <w:r w:rsidR="003E2CAD">
        <w:rPr>
          <w:rFonts w:ascii="Times New Roman" w:hAnsi="Times New Roman" w:cs="Times New Roman"/>
          <w:sz w:val="24"/>
          <w:szCs w:val="24"/>
        </w:rPr>
        <w:t xml:space="preserve">Fisher’s </w:t>
      </w:r>
      <w:r w:rsidR="003E2CAD" w:rsidRPr="003E2CAD">
        <w:rPr>
          <w:rFonts w:ascii="Times New Roman" w:hAnsi="Times New Roman" w:cs="Times New Roman"/>
          <w:sz w:val="24"/>
          <w:szCs w:val="24"/>
        </w:rPr>
        <w:t xml:space="preserve">Least Significant Difference </w:t>
      </w:r>
      <w:r w:rsidR="003E2CAD">
        <w:rPr>
          <w:rFonts w:ascii="Times New Roman" w:hAnsi="Times New Roman" w:cs="Times New Roman"/>
          <w:sz w:val="24"/>
          <w:szCs w:val="24"/>
        </w:rPr>
        <w:t xml:space="preserve">(LSD) post hoc </w:t>
      </w:r>
      <w:r w:rsidR="003E2CAD" w:rsidRPr="003E2CAD">
        <w:rPr>
          <w:rFonts w:ascii="Times New Roman" w:hAnsi="Times New Roman" w:cs="Times New Roman"/>
          <w:sz w:val="24"/>
          <w:szCs w:val="24"/>
        </w:rPr>
        <w:t>test. The GLM analysis revealed 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w:t>
      </w:r>
      <w:r w:rsidR="003E2CAD">
        <w:rPr>
          <w:rFonts w:ascii="Times New Roman" w:hAnsi="Times New Roman" w:cs="Times New Roman"/>
          <w:sz w:val="24"/>
          <w:szCs w:val="24"/>
        </w:rPr>
        <w:t>s</w:t>
      </w:r>
      <w:r w:rsidR="003E2CAD" w:rsidRPr="003E2CAD">
        <w:rPr>
          <w:rFonts w:ascii="Times New Roman" w:hAnsi="Times New Roman" w:cs="Times New Roman"/>
          <w:sz w:val="24"/>
          <w:szCs w:val="24"/>
        </w:rPr>
        <w:t>, as it does not assume equal variances and does not require homogeneous sample sizes. The LSD test allows for direct pairwise comparisons, and it was used to identify any significant differences that may have been missed by the Tukey test.</w:t>
      </w:r>
      <w:r w:rsidR="00BD48C5" w:rsidRPr="00D664A0">
        <w:rPr>
          <w:rFonts w:ascii="Times New Roman" w:hAnsi="Times New Roman" w:cs="Times New Roman"/>
          <w:sz w:val="24"/>
          <w:szCs w:val="24"/>
          <w:lang w:val="en-US"/>
        </w:rPr>
        <w:t xml:space="preserve">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51FC54E4" w14:textId="77777777" w:rsidR="001C6864" w:rsidRDefault="001C6864" w:rsidP="008665B1">
      <w:pPr>
        <w:spacing w:after="0"/>
        <w:contextualSpacing/>
        <w:jc w:val="both"/>
        <w:rPr>
          <w:rFonts w:ascii="Times New Roman" w:hAnsi="Times New Roman" w:cs="Times New Roman"/>
          <w:b/>
          <w:bCs/>
          <w:sz w:val="28"/>
          <w:szCs w:val="28"/>
        </w:rPr>
      </w:pPr>
    </w:p>
    <w:p w14:paraId="4AB40A62" w14:textId="73605726" w:rsidR="00BF6387" w:rsidRDefault="0093759A" w:rsidP="008665B1">
      <w:pPr>
        <w:spacing w:after="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8665B1">
      <w:pPr>
        <w:spacing w:after="0"/>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07B26533" w:rsidR="00973D2C" w:rsidRDefault="002B0935" w:rsidP="008665B1">
      <w:pPr>
        <w:spacing w:after="0"/>
        <w:jc w:val="both"/>
        <w:rPr>
          <w:rFonts w:ascii="Times New Roman" w:hAnsi="Times New Roman" w:cs="Times New Roman"/>
          <w:sz w:val="24"/>
          <w:szCs w:val="24"/>
        </w:rPr>
      </w:pPr>
      <w:bookmarkStart w:id="20"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plants</w:t>
      </w:r>
      <w:r w:rsidR="007D1916">
        <w:rPr>
          <w:rFonts w:ascii="Times New Roman" w:hAnsi="Times New Roman" w:cs="Times New Roman"/>
          <w:sz w:val="24"/>
          <w:szCs w:val="24"/>
        </w:rPr>
        <w:t>.</w:t>
      </w:r>
      <w:r w:rsidR="002A343A">
        <w:rPr>
          <w:rFonts w:ascii="Times New Roman" w:hAnsi="Times New Roman" w:cs="Times New Roman"/>
          <w:sz w:val="24"/>
          <w:szCs w:val="24"/>
        </w:rPr>
        <w:t xml:space="preserve"> </w:t>
      </w:r>
      <w:r w:rsidR="007D1916" w:rsidRPr="007D1916">
        <w:rPr>
          <w:rFonts w:ascii="Times New Roman" w:hAnsi="Times New Roman" w:cs="Times New Roman"/>
          <w:sz w:val="24"/>
          <w:szCs w:val="24"/>
        </w:rPr>
        <w:t xml:space="preserve">Initially, both frass types, BSF frass (BSFF) and yellow mealworm frass (MWF), resulted in a </w:t>
      </w:r>
      <w:r w:rsidR="009265BB">
        <w:rPr>
          <w:rFonts w:ascii="Times New Roman" w:hAnsi="Times New Roman" w:cs="Times New Roman"/>
          <w:sz w:val="24"/>
          <w:szCs w:val="24"/>
        </w:rPr>
        <w:t xml:space="preserve">significantly </w:t>
      </w:r>
      <w:r w:rsidR="007D1916" w:rsidRPr="007D1916">
        <w:rPr>
          <w:rFonts w:ascii="Times New Roman" w:hAnsi="Times New Roman" w:cs="Times New Roman"/>
          <w:sz w:val="24"/>
          <w:szCs w:val="24"/>
        </w:rPr>
        <w:t>smaller leaf area than the control (NoFrass)</w:t>
      </w:r>
      <w:r w:rsidR="00CB6E86">
        <w:rPr>
          <w:rFonts w:ascii="Times New Roman" w:hAnsi="Times New Roman" w:cs="Times New Roman"/>
          <w:sz w:val="24"/>
          <w:szCs w:val="24"/>
        </w:rPr>
        <w:t xml:space="preserve"> (21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14.26; df = 2;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 0.0008; 28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w:t>
      </w:r>
      <w:r w:rsidR="009265BB">
        <w:rPr>
          <w:rFonts w:ascii="Times New Roman" w:hAnsi="Times New Roman" w:cs="Times New Roman"/>
          <w:sz w:val="24"/>
          <w:szCs w:val="24"/>
        </w:rPr>
        <w:t>56.67</w:t>
      </w:r>
      <w:r w:rsidR="00CB6E86">
        <w:rPr>
          <w:rFonts w:ascii="Times New Roman" w:hAnsi="Times New Roman" w:cs="Times New Roman"/>
          <w:sz w:val="24"/>
          <w:szCs w:val="24"/>
        </w:rPr>
        <w:t xml:space="preserve">; df = 2;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&lt; 0.0001; Figure 2)</w:t>
      </w:r>
      <w:r w:rsidR="007D1916" w:rsidRPr="007D1916">
        <w:rPr>
          <w:rFonts w:ascii="Times New Roman" w:hAnsi="Times New Roman" w:cs="Times New Roman"/>
          <w:sz w:val="24"/>
          <w:szCs w:val="24"/>
        </w:rPr>
        <w:t>. However, over time, an interesting trend emerged. While the difference in leaf area between the MWF-treated group and NoFrass disappeared, BSFF con</w:t>
      </w:r>
      <w:r w:rsidR="003B1D13">
        <w:rPr>
          <w:rFonts w:ascii="Times New Roman" w:hAnsi="Times New Roman" w:cs="Times New Roman"/>
          <w:sz w:val="24"/>
          <w:szCs w:val="24"/>
        </w:rPr>
        <w:t>sis</w:t>
      </w:r>
      <w:r w:rsidR="007D1916" w:rsidRPr="007D1916">
        <w:rPr>
          <w:rFonts w:ascii="Times New Roman" w:hAnsi="Times New Roman" w:cs="Times New Roman"/>
          <w:sz w:val="24"/>
          <w:szCs w:val="24"/>
        </w:rPr>
        <w:t>t</w:t>
      </w:r>
      <w:r w:rsidR="003B1D13">
        <w:rPr>
          <w:rFonts w:ascii="Times New Roman" w:hAnsi="Times New Roman" w:cs="Times New Roman"/>
          <w:sz w:val="24"/>
          <w:szCs w:val="24"/>
        </w:rPr>
        <w:t>ently resulted in</w:t>
      </w:r>
      <w:r w:rsidR="007D1916" w:rsidRPr="007D1916">
        <w:rPr>
          <w:rFonts w:ascii="Times New Roman" w:hAnsi="Times New Roman" w:cs="Times New Roman"/>
          <w:sz w:val="24"/>
          <w:szCs w:val="24"/>
        </w:rPr>
        <w:t xml:space="preserve"> a smaller leaf area compared to both MWF and NoFrass</w:t>
      </w:r>
      <w:r w:rsidR="00CB6E86">
        <w:rPr>
          <w:rFonts w:ascii="Times New Roman" w:hAnsi="Times New Roman" w:cs="Times New Roman"/>
          <w:sz w:val="24"/>
          <w:szCs w:val="24"/>
        </w:rPr>
        <w:t xml:space="preserve"> </w:t>
      </w:r>
      <w:r w:rsidR="0003588C">
        <w:rPr>
          <w:rFonts w:ascii="Times New Roman" w:hAnsi="Times New Roman" w:cs="Times New Roman"/>
          <w:sz w:val="24"/>
          <w:szCs w:val="24"/>
        </w:rPr>
        <w:t>(</w:t>
      </w:r>
      <w:r w:rsidR="00CB6E86">
        <w:rPr>
          <w:rFonts w:ascii="Times New Roman" w:hAnsi="Times New Roman" w:cs="Times New Roman"/>
          <w:sz w:val="24"/>
          <w:szCs w:val="24"/>
        </w:rPr>
        <w:t xml:space="preserve">35 days: </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w:t>
      </w:r>
      <w:r w:rsidR="00CB6E86">
        <w:rPr>
          <w:rFonts w:ascii="Times New Roman" w:hAnsi="Times New Roman" w:cs="Times New Roman"/>
          <w:sz w:val="24"/>
          <w:szCs w:val="24"/>
        </w:rPr>
        <w:t xml:space="preserve"> 73.64</w:t>
      </w:r>
      <w:r w:rsidR="00C82453">
        <w:rPr>
          <w:rFonts w:ascii="Times New Roman" w:hAnsi="Times New Roman" w:cs="Times New Roman"/>
          <w:sz w:val="24"/>
          <w:szCs w:val="24"/>
        </w:rPr>
        <w:t xml:space="preserve">;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xml:space="preserve">; </w:t>
      </w:r>
      <w:r w:rsidR="00CB6E86">
        <w:rPr>
          <w:rFonts w:ascii="Times New Roman" w:hAnsi="Times New Roman" w:cs="Times New Roman"/>
          <w:sz w:val="24"/>
          <w:szCs w:val="24"/>
        </w:rPr>
        <w:t xml:space="preserve">42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94.14; df = 2;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&lt; 0.0001; </w:t>
      </w:r>
      <w:r w:rsidR="00C6644C">
        <w:rPr>
          <w:rFonts w:ascii="Times New Roman" w:hAnsi="Times New Roman" w:cs="Times New Roman"/>
          <w:sz w:val="24"/>
          <w:szCs w:val="24"/>
        </w:rPr>
        <w:t>Figure 2</w:t>
      </w:r>
      <w:r w:rsidR="0003588C">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7D1916">
        <w:rPr>
          <w:rFonts w:ascii="Times New Roman" w:hAnsi="Times New Roman" w:cs="Times New Roman"/>
          <w:sz w:val="24"/>
          <w:szCs w:val="24"/>
        </w:rPr>
        <w:t xml:space="preserve">BSFF </w:t>
      </w:r>
      <w:r w:rsidR="004E5E67" w:rsidRPr="004E5E67">
        <w:rPr>
          <w:rFonts w:ascii="Times New Roman" w:hAnsi="Times New Roman" w:cs="Times New Roman"/>
          <w:sz w:val="24"/>
          <w:szCs w:val="24"/>
        </w:rPr>
        <w:t>consistently</w:t>
      </w:r>
      <w:r w:rsidR="004E5E67">
        <w:rPr>
          <w:rFonts w:ascii="Times New Roman" w:hAnsi="Times New Roman" w:cs="Times New Roman"/>
          <w:sz w:val="24"/>
          <w:szCs w:val="24"/>
        </w:rPr>
        <w:t xml:space="preserve"> </w:t>
      </w:r>
      <w:r w:rsidR="003B1D13">
        <w:rPr>
          <w:rFonts w:ascii="Times New Roman" w:hAnsi="Times New Roman" w:cs="Times New Roman"/>
          <w:sz w:val="24"/>
          <w:szCs w:val="24"/>
        </w:rPr>
        <w:t>resulted in</w:t>
      </w:r>
      <w:r w:rsidR="007D1916">
        <w:rPr>
          <w:rFonts w:ascii="Times New Roman" w:hAnsi="Times New Roman" w:cs="Times New Roman"/>
          <w:sz w:val="24"/>
          <w:szCs w:val="24"/>
        </w:rPr>
        <w:t xml:space="preserve"> a smaller leaf area than both MWF and NoFrass </w:t>
      </w:r>
      <w:r w:rsidR="00C6644C">
        <w:rPr>
          <w:rFonts w:ascii="Times New Roman" w:hAnsi="Times New Roman" w:cs="Times New Roman"/>
          <w:sz w:val="24"/>
          <w:szCs w:val="24"/>
        </w:rPr>
        <w:t>(Figure S1)</w:t>
      </w:r>
      <w:r w:rsidR="007F17F2">
        <w:rPr>
          <w:rFonts w:ascii="Times New Roman" w:hAnsi="Times New Roman" w:cs="Times New Roman"/>
          <w:sz w:val="24"/>
          <w:szCs w:val="24"/>
        </w:rPr>
        <w:t>.</w:t>
      </w:r>
    </w:p>
    <w:p w14:paraId="65432534" w14:textId="14E7AE2E" w:rsidR="0034313E" w:rsidRDefault="0034313E" w:rsidP="00920599">
      <w:pPr>
        <w:spacing w:after="0"/>
        <w:jc w:val="both"/>
        <w:rPr>
          <w:rFonts w:ascii="Times New Roman" w:hAnsi="Times New Roman" w:cs="Times New Roman"/>
          <w:sz w:val="24"/>
          <w:szCs w:val="24"/>
        </w:rPr>
      </w:pPr>
    </w:p>
    <w:p w14:paraId="013FA29E" w14:textId="094CFB05" w:rsidR="0028425E" w:rsidRDefault="00B17D48" w:rsidP="00920599">
      <w:pPr>
        <w:spacing w:after="0"/>
        <w:jc w:val="both"/>
        <w:rPr>
          <w:rFonts w:ascii="Times New Roman" w:hAnsi="Times New Roman" w:cs="Times New Roman"/>
          <w:sz w:val="24"/>
          <w:szCs w:val="24"/>
        </w:rPr>
      </w:pPr>
      <w:ins w:id="21" w:author="Chia, Shaphan Yong" w:date="2023-06-23T18:31:00Z">
        <w:r>
          <w:rPr>
            <w:noProof/>
          </w:rPr>
          <w:lastRenderedPageBreak/>
          <w:drawing>
            <wp:inline distT="0" distB="0" distL="0" distR="0" wp14:anchorId="30D5BD72" wp14:editId="12D17A49">
              <wp:extent cx="5731510" cy="4615180"/>
              <wp:effectExtent l="0" t="0" r="2540" b="0"/>
              <wp:docPr id="1900989108"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108"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Del="00B17D48">
          <w:rPr>
            <w:noProof/>
          </w:rPr>
          <w:t xml:space="preserve"> </w:t>
        </w:r>
      </w:ins>
      <w:del w:id="22" w:author="Chia, Shaphan Yong" w:date="2023-06-23T18:31:00Z">
        <w:r w:rsidR="00807C01" w:rsidDel="00B17D48">
          <w:rPr>
            <w:noProof/>
          </w:rPr>
          <w:drawing>
            <wp:inline distT="0" distB="0" distL="0" distR="0" wp14:anchorId="0350536F" wp14:editId="1ACC10CD">
              <wp:extent cx="4619048" cy="3933333"/>
              <wp:effectExtent l="0" t="0" r="0" b="0"/>
              <wp:docPr id="17755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16620" name=""/>
                      <pic:cNvPicPr/>
                    </pic:nvPicPr>
                    <pic:blipFill>
                      <a:blip r:embed="rId10"/>
                      <a:stretch>
                        <a:fillRect/>
                      </a:stretch>
                    </pic:blipFill>
                    <pic:spPr>
                      <a:xfrm>
                        <a:off x="0" y="0"/>
                        <a:ext cx="4619048" cy="3933333"/>
                      </a:xfrm>
                      <a:prstGeom prst="rect">
                        <a:avLst/>
                      </a:prstGeom>
                    </pic:spPr>
                  </pic:pic>
                </a:graphicData>
              </a:graphic>
            </wp:inline>
          </w:drawing>
        </w:r>
      </w:del>
    </w:p>
    <w:bookmarkEnd w:id="20"/>
    <w:p w14:paraId="78DA79A8" w14:textId="35E9F05E" w:rsidR="006B695B" w:rsidRDefault="002149F1" w:rsidP="002343A0">
      <w:pPr>
        <w:spacing w:before="240" w:after="0"/>
        <w:jc w:val="both"/>
        <w:rPr>
          <w:ins w:id="23" w:author="Chia, Shaphan Yong" w:date="2023-06-28T18:13:00Z"/>
          <w:rFonts w:ascii="Times New Roman" w:hAnsi="Times New Roman" w:cs="Times New Roman"/>
          <w:sz w:val="20"/>
          <w:szCs w:val="20"/>
          <w:lang w:val="en-US"/>
        </w:rPr>
      </w:pPr>
      <w:r w:rsidRPr="008B0F3D">
        <w:rPr>
          <w:rFonts w:ascii="Times New Roman" w:hAnsi="Times New Roman" w:cs="Times New Roman"/>
          <w:b/>
          <w:bCs/>
          <w:sz w:val="24"/>
          <w:szCs w:val="24"/>
          <w:lang w:val="en-US"/>
        </w:rPr>
        <w:lastRenderedPageBreak/>
        <w:t xml:space="preserve">Figure </w:t>
      </w:r>
      <w:r w:rsidR="00352C4B" w:rsidRPr="008B0F3D">
        <w:rPr>
          <w:rFonts w:ascii="Times New Roman" w:hAnsi="Times New Roman" w:cs="Times New Roman"/>
          <w:b/>
          <w:bCs/>
          <w:sz w:val="24"/>
          <w:szCs w:val="24"/>
          <w:lang w:val="en-US"/>
        </w:rPr>
        <w:t>2</w:t>
      </w:r>
      <w:r w:rsidRPr="008B0F3D">
        <w:rPr>
          <w:rFonts w:ascii="Times New Roman" w:hAnsi="Times New Roman" w:cs="Times New Roman"/>
          <w:sz w:val="24"/>
          <w:szCs w:val="24"/>
          <w:lang w:val="en-US"/>
        </w:rPr>
        <w:t>.</w:t>
      </w:r>
      <w:r w:rsidRPr="008B0F3D">
        <w:rPr>
          <w:rFonts w:ascii="Times New Roman" w:hAnsi="Times New Roman" w:cs="Times New Roman"/>
          <w:sz w:val="20"/>
          <w:szCs w:val="20"/>
          <w:lang w:val="en-US"/>
        </w:rPr>
        <w:t xml:space="preserve"> </w:t>
      </w:r>
      <w:r w:rsidR="00FF497E" w:rsidRPr="008B0F3D">
        <w:rPr>
          <w:rFonts w:ascii="Times New Roman" w:hAnsi="Times New Roman" w:cs="Times New Roman"/>
          <w:sz w:val="20"/>
          <w:szCs w:val="20"/>
          <w:lang w:val="en-US"/>
        </w:rPr>
        <w:t>L</w:t>
      </w:r>
      <w:r w:rsidRPr="008B0F3D">
        <w:rPr>
          <w:rFonts w:ascii="Times New Roman" w:hAnsi="Times New Roman" w:cs="Times New Roman"/>
          <w:sz w:val="20"/>
          <w:szCs w:val="20"/>
          <w:lang w:val="en-US"/>
        </w:rPr>
        <w:t xml:space="preserve">eaf area of </w:t>
      </w:r>
      <w:r w:rsidRPr="008B0F3D">
        <w:rPr>
          <w:rFonts w:ascii="Times New Roman" w:hAnsi="Times New Roman" w:cs="Times New Roman"/>
          <w:i/>
          <w:iCs/>
          <w:sz w:val="20"/>
          <w:szCs w:val="20"/>
          <w:lang w:val="en-US"/>
        </w:rPr>
        <w:t>Brassica rapa</w:t>
      </w:r>
      <w:r w:rsidRPr="008B0F3D">
        <w:rPr>
          <w:rFonts w:ascii="Times New Roman" w:hAnsi="Times New Roman" w:cs="Times New Roman"/>
          <w:sz w:val="20"/>
          <w:szCs w:val="20"/>
          <w:lang w:val="en-US"/>
        </w:rPr>
        <w:t xml:space="preserve"> plants</w:t>
      </w:r>
      <w:r w:rsidR="000D5370" w:rsidRPr="008B0F3D">
        <w:rPr>
          <w:rFonts w:ascii="Times New Roman" w:hAnsi="Times New Roman" w:cs="Times New Roman"/>
          <w:sz w:val="20"/>
          <w:szCs w:val="20"/>
          <w:lang w:val="en-US"/>
        </w:rPr>
        <w:t xml:space="preserve"> grow</w:t>
      </w:r>
      <w:r w:rsidR="008C0104" w:rsidRPr="008B0F3D">
        <w:rPr>
          <w:rFonts w:ascii="Times New Roman" w:hAnsi="Times New Roman" w:cs="Times New Roman"/>
          <w:sz w:val="20"/>
          <w:szCs w:val="20"/>
          <w:lang w:val="en-US"/>
        </w:rPr>
        <w:t>n</w:t>
      </w:r>
      <w:r w:rsidR="000D5370" w:rsidRPr="008B0F3D">
        <w:rPr>
          <w:rFonts w:ascii="Times New Roman" w:hAnsi="Times New Roman" w:cs="Times New Roman"/>
          <w:sz w:val="20"/>
          <w:szCs w:val="20"/>
          <w:lang w:val="en-US"/>
        </w:rPr>
        <w:t xml:space="preserve"> </w:t>
      </w:r>
      <w:r w:rsidR="00E73E44" w:rsidRPr="008B0F3D">
        <w:rPr>
          <w:rFonts w:ascii="Times New Roman" w:hAnsi="Times New Roman" w:cs="Times New Roman"/>
          <w:sz w:val="20"/>
          <w:szCs w:val="20"/>
          <w:lang w:val="en-US"/>
        </w:rPr>
        <w:t xml:space="preserve">in </w:t>
      </w:r>
      <w:r w:rsidR="00E72636" w:rsidRPr="008B0F3D">
        <w:rPr>
          <w:rFonts w:ascii="Times New Roman" w:hAnsi="Times New Roman" w:cs="Times New Roman"/>
          <w:sz w:val="20"/>
          <w:szCs w:val="20"/>
          <w:lang w:val="en-US"/>
        </w:rPr>
        <w:t xml:space="preserve">unamended </w:t>
      </w:r>
      <w:r w:rsidR="000D5370" w:rsidRPr="008B0F3D">
        <w:rPr>
          <w:rFonts w:ascii="Times New Roman" w:hAnsi="Times New Roman" w:cs="Times New Roman"/>
          <w:sz w:val="20"/>
          <w:szCs w:val="20"/>
          <w:lang w:val="en-US"/>
        </w:rPr>
        <w:t xml:space="preserve">soil </w:t>
      </w:r>
      <w:r w:rsidR="00E72636" w:rsidRPr="008B0F3D">
        <w:rPr>
          <w:rFonts w:ascii="Times New Roman" w:hAnsi="Times New Roman" w:cs="Times New Roman"/>
          <w:sz w:val="20"/>
          <w:szCs w:val="20"/>
          <w:lang w:val="en-US"/>
        </w:rPr>
        <w:t xml:space="preserve">(NoFrass; control) </w:t>
      </w:r>
      <w:r w:rsidR="000D5370" w:rsidRPr="008B0F3D">
        <w:rPr>
          <w:rFonts w:ascii="Times New Roman" w:hAnsi="Times New Roman" w:cs="Times New Roman"/>
          <w:sz w:val="20"/>
          <w:szCs w:val="20"/>
          <w:lang w:val="en-US"/>
        </w:rPr>
        <w:t xml:space="preserve">or </w:t>
      </w:r>
      <w:r w:rsidR="002B5F8B" w:rsidRPr="008B0F3D">
        <w:rPr>
          <w:rFonts w:ascii="Times New Roman" w:hAnsi="Times New Roman" w:cs="Times New Roman"/>
          <w:sz w:val="20"/>
          <w:szCs w:val="20"/>
          <w:lang w:val="en-US"/>
        </w:rPr>
        <w:t xml:space="preserve">soil </w:t>
      </w:r>
      <w:r w:rsidR="000D5370" w:rsidRPr="008B0F3D">
        <w:rPr>
          <w:rFonts w:ascii="Times New Roman" w:hAnsi="Times New Roman" w:cs="Times New Roman"/>
          <w:sz w:val="20"/>
          <w:szCs w:val="20"/>
          <w:lang w:val="en-US"/>
        </w:rPr>
        <w:t xml:space="preserve">amended with </w:t>
      </w:r>
      <w:r w:rsidR="00961B89" w:rsidRPr="008B0F3D">
        <w:rPr>
          <w:rFonts w:ascii="Times New Roman" w:hAnsi="Times New Roman" w:cs="Times New Roman"/>
          <w:sz w:val="20"/>
          <w:szCs w:val="20"/>
          <w:lang w:val="en-US"/>
        </w:rPr>
        <w:t xml:space="preserve">raw </w:t>
      </w:r>
      <w:r w:rsidR="00413259" w:rsidRPr="008B0F3D">
        <w:rPr>
          <w:rFonts w:ascii="Times New Roman" w:hAnsi="Times New Roman" w:cs="Times New Roman"/>
          <w:sz w:val="20"/>
          <w:szCs w:val="20"/>
          <w:lang w:val="en-US"/>
        </w:rPr>
        <w:t xml:space="preserve">BSF </w:t>
      </w:r>
      <w:r w:rsidR="000D5370" w:rsidRPr="008B0F3D">
        <w:rPr>
          <w:rFonts w:ascii="Times New Roman" w:hAnsi="Times New Roman" w:cs="Times New Roman"/>
          <w:sz w:val="20"/>
          <w:szCs w:val="20"/>
          <w:lang w:val="en-US"/>
        </w:rPr>
        <w:t xml:space="preserve">frass </w:t>
      </w:r>
      <w:r w:rsidR="00CE59E2" w:rsidRPr="008B0F3D">
        <w:rPr>
          <w:rFonts w:ascii="Times New Roman" w:hAnsi="Times New Roman" w:cs="Times New Roman"/>
          <w:sz w:val="20"/>
          <w:szCs w:val="20"/>
          <w:lang w:val="en-US"/>
        </w:rPr>
        <w:t>(BSFF</w:t>
      </w:r>
      <w:proofErr w:type="gramStart"/>
      <w:r w:rsidR="00CE59E2" w:rsidRPr="008B0F3D">
        <w:rPr>
          <w:rFonts w:ascii="Times New Roman" w:hAnsi="Times New Roman" w:cs="Times New Roman"/>
          <w:sz w:val="20"/>
          <w:szCs w:val="20"/>
          <w:lang w:val="en-US"/>
        </w:rPr>
        <w:t>)</w:t>
      </w:r>
      <w:proofErr w:type="gramEnd"/>
      <w:r w:rsidR="00CE59E2" w:rsidRPr="008B0F3D">
        <w:rPr>
          <w:rFonts w:ascii="Times New Roman" w:hAnsi="Times New Roman" w:cs="Times New Roman"/>
          <w:sz w:val="20"/>
          <w:szCs w:val="20"/>
          <w:lang w:val="en-US"/>
        </w:rPr>
        <w:t xml:space="preserve"> </w:t>
      </w:r>
      <w:r w:rsidR="001C6646" w:rsidRPr="008B0F3D">
        <w:rPr>
          <w:rFonts w:ascii="Times New Roman" w:hAnsi="Times New Roman" w:cs="Times New Roman"/>
          <w:sz w:val="20"/>
          <w:szCs w:val="20"/>
          <w:lang w:val="en-US"/>
        </w:rPr>
        <w:t>or</w:t>
      </w:r>
      <w:r w:rsidR="00CE59E2" w:rsidRPr="008B0F3D">
        <w:rPr>
          <w:rFonts w:ascii="Times New Roman" w:hAnsi="Times New Roman" w:cs="Times New Roman"/>
          <w:sz w:val="20"/>
          <w:szCs w:val="20"/>
          <w:lang w:val="en-US"/>
        </w:rPr>
        <w:t xml:space="preserve"> </w:t>
      </w:r>
      <w:r w:rsidR="00961B89" w:rsidRPr="008B0F3D">
        <w:rPr>
          <w:rFonts w:ascii="Times New Roman" w:hAnsi="Times New Roman" w:cs="Times New Roman"/>
          <w:sz w:val="20"/>
          <w:szCs w:val="20"/>
          <w:lang w:val="en-US"/>
        </w:rPr>
        <w:t xml:space="preserve">raw </w:t>
      </w:r>
      <w:r w:rsidR="00CE59E2" w:rsidRPr="008B0F3D">
        <w:rPr>
          <w:rFonts w:ascii="Times New Roman" w:hAnsi="Times New Roman" w:cs="Times New Roman"/>
          <w:sz w:val="20"/>
          <w:szCs w:val="20"/>
          <w:lang w:val="en-US"/>
        </w:rPr>
        <w:t>yellow mealworm frass (MWF)</w:t>
      </w:r>
      <w:r w:rsidR="004E0A06">
        <w:rPr>
          <w:rFonts w:ascii="Times New Roman" w:hAnsi="Times New Roman" w:cs="Times New Roman"/>
          <w:sz w:val="20"/>
          <w:szCs w:val="20"/>
          <w:lang w:val="en-US"/>
        </w:rPr>
        <w:t xml:space="preserve"> recorded in Trial 1</w:t>
      </w:r>
      <w:r w:rsidRPr="008B0F3D">
        <w:rPr>
          <w:rFonts w:ascii="Times New Roman" w:hAnsi="Times New Roman" w:cs="Times New Roman"/>
          <w:sz w:val="20"/>
          <w:szCs w:val="20"/>
          <w:lang w:val="en-US"/>
        </w:rPr>
        <w:t xml:space="preserve">. </w:t>
      </w:r>
      <w:r w:rsidR="001428CC" w:rsidRPr="008B0F3D">
        <w:rPr>
          <w:rFonts w:ascii="Times New Roman" w:hAnsi="Times New Roman" w:cs="Times New Roman"/>
          <w:sz w:val="20"/>
          <w:szCs w:val="20"/>
          <w:lang w:val="en-US"/>
        </w:rPr>
        <w:t xml:space="preserve">The box represents the interquartile range, with the horizontal line inside the box indicating the median. The whiskers </w:t>
      </w:r>
      <w:r w:rsidR="000931A6" w:rsidRPr="008B0F3D">
        <w:rPr>
          <w:rFonts w:ascii="Times New Roman" w:hAnsi="Times New Roman" w:cs="Times New Roman"/>
          <w:sz w:val="20"/>
          <w:szCs w:val="20"/>
          <w:lang w:val="en-US"/>
        </w:rPr>
        <w:t>(</w:t>
      </w:r>
      <w:r w:rsidR="000931A6" w:rsidRPr="004E0A06">
        <w:rPr>
          <w:rStyle w:val="cf01"/>
          <w:rFonts w:ascii="Times New Roman" w:hAnsi="Times New Roman" w:cs="Times New Roman"/>
        </w:rPr>
        <w:t>lines extending below and above the</w:t>
      </w:r>
      <w:r w:rsidR="000931A6" w:rsidRPr="006A2E2B">
        <w:rPr>
          <w:rStyle w:val="cf01"/>
          <w:rFonts w:ascii="Times New Roman" w:hAnsi="Times New Roman" w:cs="Times New Roman"/>
        </w:rPr>
        <w:t xml:space="preserve"> box) </w:t>
      </w:r>
      <w:r w:rsidR="001428CC" w:rsidRPr="008B0F3D">
        <w:rPr>
          <w:rFonts w:ascii="Times New Roman" w:hAnsi="Times New Roman" w:cs="Times New Roman"/>
          <w:sz w:val="20"/>
          <w:szCs w:val="20"/>
          <w:lang w:val="en-US"/>
        </w:rPr>
        <w:t>extend to the minimum and maximum values.</w:t>
      </w:r>
      <w:r w:rsidR="008B0F3D" w:rsidRPr="008B0F3D">
        <w:rPr>
          <w:rFonts w:ascii="Times New Roman" w:hAnsi="Times New Roman" w:cs="Times New Roman"/>
          <w:sz w:val="20"/>
          <w:szCs w:val="20"/>
          <w:lang w:val="en-US"/>
        </w:rPr>
        <w:t xml:space="preserve"> </w:t>
      </w:r>
      <w:r w:rsidR="00C65500" w:rsidRPr="008B0F3D">
        <w:rPr>
          <w:rFonts w:ascii="Times New Roman" w:hAnsi="Times New Roman" w:cs="Times New Roman"/>
          <w:sz w:val="20"/>
          <w:szCs w:val="20"/>
          <w:lang w:val="en-US"/>
        </w:rPr>
        <w:t xml:space="preserve">The </w:t>
      </w:r>
      <w:r w:rsidR="000931A6" w:rsidRPr="008B0F3D">
        <w:rPr>
          <w:rFonts w:ascii="Times New Roman" w:hAnsi="Times New Roman" w:cs="Times New Roman"/>
          <w:sz w:val="20"/>
          <w:szCs w:val="20"/>
          <w:lang w:val="en-US"/>
        </w:rPr>
        <w:t xml:space="preserve">hollow </w:t>
      </w:r>
      <w:r w:rsidR="00C65500" w:rsidRPr="008B0F3D">
        <w:rPr>
          <w:rFonts w:ascii="Times New Roman" w:hAnsi="Times New Roman" w:cs="Times New Roman"/>
          <w:sz w:val="20"/>
          <w:szCs w:val="20"/>
          <w:lang w:val="en-US"/>
        </w:rPr>
        <w:t>dot</w:t>
      </w:r>
      <w:r w:rsidR="000931A6" w:rsidRPr="008B0F3D">
        <w:rPr>
          <w:rFonts w:ascii="Times New Roman" w:hAnsi="Times New Roman" w:cs="Times New Roman"/>
          <w:sz w:val="20"/>
          <w:szCs w:val="20"/>
          <w:lang w:val="en-US"/>
        </w:rPr>
        <w:t>s</w:t>
      </w:r>
      <w:r w:rsidR="00C65500" w:rsidRPr="008B0F3D">
        <w:rPr>
          <w:rFonts w:ascii="Times New Roman" w:hAnsi="Times New Roman" w:cs="Times New Roman"/>
          <w:sz w:val="20"/>
          <w:szCs w:val="20"/>
          <w:lang w:val="en-US"/>
        </w:rPr>
        <w:t xml:space="preserve"> </w:t>
      </w:r>
      <w:r w:rsidR="000931A6" w:rsidRPr="008B0F3D">
        <w:rPr>
          <w:rFonts w:ascii="Times New Roman" w:hAnsi="Times New Roman" w:cs="Times New Roman"/>
          <w:sz w:val="20"/>
          <w:szCs w:val="20"/>
          <w:lang w:val="en-US"/>
        </w:rPr>
        <w:t xml:space="preserve">beyond the whiskers </w:t>
      </w:r>
      <w:r w:rsidR="00C65500" w:rsidRPr="008B0F3D">
        <w:rPr>
          <w:rFonts w:ascii="Times New Roman" w:hAnsi="Times New Roman" w:cs="Times New Roman"/>
          <w:sz w:val="20"/>
          <w:szCs w:val="20"/>
          <w:lang w:val="en-US"/>
        </w:rPr>
        <w:t xml:space="preserve">represent </w:t>
      </w:r>
      <w:r w:rsidR="002F3A5D" w:rsidRPr="008B0F3D">
        <w:rPr>
          <w:rFonts w:ascii="Times New Roman" w:hAnsi="Times New Roman" w:cs="Times New Roman"/>
          <w:sz w:val="20"/>
          <w:szCs w:val="20"/>
          <w:lang w:val="en-US"/>
        </w:rPr>
        <w:t>outlier</w:t>
      </w:r>
      <w:r w:rsidR="000931A6" w:rsidRPr="008B0F3D">
        <w:rPr>
          <w:rFonts w:ascii="Times New Roman" w:hAnsi="Times New Roman" w:cs="Times New Roman"/>
          <w:sz w:val="20"/>
          <w:szCs w:val="20"/>
          <w:lang w:val="en-US"/>
        </w:rPr>
        <w:t>s</w:t>
      </w:r>
      <w:r w:rsidR="00C65500" w:rsidRPr="008B0F3D">
        <w:rPr>
          <w:rFonts w:ascii="Times New Roman" w:hAnsi="Times New Roman" w:cs="Times New Roman"/>
          <w:sz w:val="20"/>
          <w:szCs w:val="20"/>
          <w:lang w:val="en-US"/>
        </w:rPr>
        <w:t xml:space="preserve">. </w:t>
      </w:r>
      <w:r w:rsidR="002838A2" w:rsidRPr="008B0F3D">
        <w:rPr>
          <w:rFonts w:ascii="Times New Roman" w:hAnsi="Times New Roman" w:cs="Times New Roman"/>
          <w:sz w:val="20"/>
          <w:szCs w:val="20"/>
          <w:lang w:val="en-US"/>
        </w:rPr>
        <w:t xml:space="preserve">The white square on each box represents the mean leaf area </w:t>
      </w:r>
      <w:r w:rsidR="00F150A4" w:rsidRPr="008B0F3D">
        <w:rPr>
          <w:rFonts w:ascii="Times New Roman" w:hAnsi="Times New Roman" w:cs="Times New Roman"/>
          <w:sz w:val="20"/>
          <w:szCs w:val="20"/>
          <w:lang w:val="en-US"/>
        </w:rPr>
        <w:t xml:space="preserve">per </w:t>
      </w:r>
      <w:r w:rsidR="00FD23F2" w:rsidRPr="008B0F3D">
        <w:rPr>
          <w:rFonts w:ascii="Times New Roman" w:hAnsi="Times New Roman" w:cs="Times New Roman"/>
          <w:sz w:val="20"/>
          <w:szCs w:val="20"/>
          <w:lang w:val="en-US"/>
        </w:rPr>
        <w:t>plant</w:t>
      </w:r>
      <w:r w:rsidR="002838A2" w:rsidRPr="008B0F3D">
        <w:rPr>
          <w:rFonts w:ascii="Times New Roman" w:hAnsi="Times New Roman" w:cs="Times New Roman"/>
          <w:sz w:val="20"/>
          <w:szCs w:val="20"/>
          <w:lang w:val="en-US"/>
        </w:rPr>
        <w:t xml:space="preserve">. </w:t>
      </w:r>
      <w:r w:rsidRPr="008B0F3D">
        <w:rPr>
          <w:rFonts w:ascii="Times New Roman" w:hAnsi="Times New Roman" w:cs="Times New Roman"/>
          <w:sz w:val="20"/>
          <w:szCs w:val="20"/>
          <w:lang w:val="en-US"/>
        </w:rPr>
        <w:t xml:space="preserve">Data </w:t>
      </w:r>
      <w:r w:rsidR="006D6232" w:rsidRPr="008B0F3D">
        <w:rPr>
          <w:rFonts w:ascii="Times New Roman" w:hAnsi="Times New Roman" w:cs="Times New Roman"/>
          <w:sz w:val="20"/>
          <w:szCs w:val="20"/>
          <w:lang w:val="en-US"/>
        </w:rPr>
        <w:t xml:space="preserve">were </w:t>
      </w:r>
      <w:r w:rsidRPr="008B0F3D">
        <w:rPr>
          <w:rFonts w:ascii="Times New Roman" w:hAnsi="Times New Roman" w:cs="Times New Roman"/>
          <w:sz w:val="20"/>
          <w:szCs w:val="20"/>
          <w:lang w:val="en-US"/>
        </w:rPr>
        <w:t xml:space="preserve">analysed </w:t>
      </w:r>
      <w:r w:rsidR="00CB2130" w:rsidRPr="008B0F3D">
        <w:rPr>
          <w:rFonts w:ascii="Times New Roman" w:hAnsi="Times New Roman" w:cs="Times New Roman"/>
          <w:sz w:val="20"/>
          <w:szCs w:val="20"/>
          <w:lang w:val="en-US"/>
        </w:rPr>
        <w:t xml:space="preserve">with a </w:t>
      </w:r>
      <w:r w:rsidRPr="008B0F3D">
        <w:rPr>
          <w:rFonts w:ascii="Times New Roman" w:hAnsi="Times New Roman" w:cs="Times New Roman"/>
          <w:sz w:val="20"/>
          <w:szCs w:val="20"/>
          <w:lang w:val="en-US"/>
        </w:rPr>
        <w:t>generali</w:t>
      </w:r>
      <w:r w:rsidR="00CB2130" w:rsidRPr="008B0F3D">
        <w:rPr>
          <w:rFonts w:ascii="Times New Roman" w:hAnsi="Times New Roman" w:cs="Times New Roman"/>
          <w:sz w:val="20"/>
          <w:szCs w:val="20"/>
          <w:lang w:val="en-US"/>
        </w:rPr>
        <w:t>s</w:t>
      </w:r>
      <w:r w:rsidRPr="008B0F3D">
        <w:rPr>
          <w:rFonts w:ascii="Times New Roman" w:hAnsi="Times New Roman" w:cs="Times New Roman"/>
          <w:sz w:val="20"/>
          <w:szCs w:val="20"/>
          <w:lang w:val="en-US"/>
        </w:rPr>
        <w:t xml:space="preserve">ed </w:t>
      </w:r>
      <w:r w:rsidR="0083456F" w:rsidRPr="008B0F3D">
        <w:rPr>
          <w:rFonts w:ascii="Times New Roman" w:hAnsi="Times New Roman" w:cs="Times New Roman"/>
          <w:sz w:val="20"/>
          <w:szCs w:val="20"/>
          <w:lang w:val="en-US"/>
        </w:rPr>
        <w:t xml:space="preserve">linear </w:t>
      </w:r>
      <w:r w:rsidRPr="008B0F3D">
        <w:rPr>
          <w:rFonts w:ascii="Times New Roman" w:hAnsi="Times New Roman" w:cs="Times New Roman"/>
          <w:sz w:val="20"/>
          <w:szCs w:val="20"/>
          <w:lang w:val="en-US"/>
        </w:rPr>
        <w:t>model (GLM).</w:t>
      </w:r>
      <w:r w:rsidR="00352C4B" w:rsidRPr="008B0F3D">
        <w:rPr>
          <w:rFonts w:ascii="Times New Roman" w:hAnsi="Times New Roman" w:cs="Times New Roman"/>
          <w:sz w:val="20"/>
          <w:szCs w:val="20"/>
          <w:lang w:val="en-US"/>
        </w:rPr>
        <w:t xml:space="preserve"> </w:t>
      </w:r>
      <w:r w:rsidR="00305C7E" w:rsidRPr="008B0F3D">
        <w:rPr>
          <w:rFonts w:ascii="Times New Roman" w:hAnsi="Times New Roman" w:cs="Times New Roman"/>
          <w:sz w:val="20"/>
          <w:szCs w:val="20"/>
          <w:lang w:val="en-US"/>
        </w:rPr>
        <w:t xml:space="preserve">n is the number </w:t>
      </w:r>
      <w:r w:rsidR="00FF497E" w:rsidRPr="008B0F3D">
        <w:rPr>
          <w:rFonts w:ascii="Times New Roman" w:hAnsi="Times New Roman" w:cs="Times New Roman"/>
          <w:sz w:val="20"/>
          <w:szCs w:val="20"/>
          <w:lang w:val="en-US"/>
        </w:rPr>
        <w:t xml:space="preserve">of </w:t>
      </w:r>
      <w:r w:rsidR="00452B11" w:rsidRPr="008B0F3D">
        <w:rPr>
          <w:rFonts w:ascii="Times New Roman" w:hAnsi="Times New Roman" w:cs="Times New Roman"/>
          <w:sz w:val="20"/>
          <w:szCs w:val="20"/>
          <w:lang w:val="en-US"/>
        </w:rPr>
        <w:t>replicate</w:t>
      </w:r>
      <w:r w:rsidR="008B0F3D" w:rsidRPr="008B0F3D">
        <w:rPr>
          <w:rFonts w:ascii="Times New Roman" w:hAnsi="Times New Roman" w:cs="Times New Roman"/>
          <w:sz w:val="20"/>
          <w:szCs w:val="20"/>
          <w:lang w:val="en-US"/>
        </w:rPr>
        <w:t xml:space="preserve"> plant</w:t>
      </w:r>
      <w:r w:rsidR="00452B11" w:rsidRPr="008B0F3D">
        <w:rPr>
          <w:rFonts w:ascii="Times New Roman" w:hAnsi="Times New Roman" w:cs="Times New Roman"/>
          <w:sz w:val="20"/>
          <w:szCs w:val="20"/>
          <w:lang w:val="en-US"/>
        </w:rPr>
        <w:t>s</w:t>
      </w:r>
      <w:r w:rsidR="00305C7E" w:rsidRPr="008B0F3D">
        <w:rPr>
          <w:rFonts w:ascii="Times New Roman" w:hAnsi="Times New Roman" w:cs="Times New Roman"/>
          <w:sz w:val="20"/>
          <w:szCs w:val="20"/>
          <w:lang w:val="en-US"/>
        </w:rPr>
        <w:t xml:space="preserve">. </w:t>
      </w:r>
      <w:r w:rsidR="003C040D" w:rsidRPr="008B0F3D">
        <w:rPr>
          <w:rFonts w:ascii="Times New Roman" w:hAnsi="Times New Roman" w:cs="Times New Roman"/>
          <w:sz w:val="20"/>
          <w:szCs w:val="20"/>
          <w:lang w:val="en-US"/>
        </w:rPr>
        <w:t xml:space="preserve">Boxes with different letters </w:t>
      </w:r>
      <w:r w:rsidR="00352C4B" w:rsidRPr="008B0F3D">
        <w:rPr>
          <w:rFonts w:ascii="Times New Roman" w:hAnsi="Times New Roman" w:cs="Times New Roman"/>
          <w:sz w:val="20"/>
          <w:szCs w:val="20"/>
          <w:lang w:val="en-US"/>
        </w:rPr>
        <w:t>are significantly different</w:t>
      </w:r>
      <w:r w:rsidR="003C040D" w:rsidRPr="008B0F3D">
        <w:rPr>
          <w:rFonts w:ascii="Times New Roman" w:hAnsi="Times New Roman" w:cs="Times New Roman"/>
          <w:sz w:val="20"/>
          <w:szCs w:val="20"/>
          <w:lang w:val="en-US"/>
        </w:rPr>
        <w:t xml:space="preserve"> (</w:t>
      </w:r>
      <w:r w:rsidR="003C040D" w:rsidRPr="008B0F3D">
        <w:rPr>
          <w:rFonts w:ascii="Times New Roman" w:hAnsi="Times New Roman" w:cs="Times New Roman"/>
          <w:color w:val="1C1D1E"/>
          <w:sz w:val="20"/>
          <w:szCs w:val="20"/>
          <w:shd w:val="clear" w:color="auto" w:fill="FFFFFF"/>
        </w:rPr>
        <w:t xml:space="preserve">Tukey's </w:t>
      </w:r>
      <w:r w:rsidR="003C040D" w:rsidRPr="008B0F3D">
        <w:rPr>
          <w:rFonts w:ascii="Times New Roman" w:hAnsi="Times New Roman" w:cs="Times New Roman"/>
          <w:sz w:val="20"/>
          <w:szCs w:val="20"/>
          <w:lang w:val="en-US"/>
        </w:rPr>
        <w:t>post</w:t>
      </w:r>
      <w:r w:rsidR="0034281F" w:rsidRPr="008B0F3D">
        <w:rPr>
          <w:rFonts w:ascii="Times New Roman" w:hAnsi="Times New Roman" w:cs="Times New Roman"/>
          <w:sz w:val="20"/>
          <w:szCs w:val="20"/>
          <w:lang w:val="en-US"/>
        </w:rPr>
        <w:t>-</w:t>
      </w:r>
      <w:r w:rsidR="003C040D" w:rsidRPr="008B0F3D">
        <w:rPr>
          <w:rFonts w:ascii="Times New Roman" w:hAnsi="Times New Roman" w:cs="Times New Roman"/>
          <w:sz w:val="20"/>
          <w:szCs w:val="20"/>
          <w:lang w:val="en-US"/>
        </w:rPr>
        <w:t>hoc test</w:t>
      </w:r>
      <w:r w:rsidR="00352C4B" w:rsidRPr="008B0F3D">
        <w:rPr>
          <w:rFonts w:ascii="Times New Roman" w:hAnsi="Times New Roman" w:cs="Times New Roman"/>
          <w:sz w:val="20"/>
          <w:szCs w:val="20"/>
          <w:lang w:val="en-US"/>
        </w:rPr>
        <w:t xml:space="preserve">, </w:t>
      </w:r>
      <w:r w:rsidR="00352C4B" w:rsidRPr="008B0F3D">
        <w:rPr>
          <w:rFonts w:ascii="Times New Roman" w:hAnsi="Times New Roman" w:cs="Times New Roman"/>
          <w:i/>
          <w:iCs/>
          <w:sz w:val="20"/>
          <w:szCs w:val="20"/>
          <w:lang w:val="en-US"/>
        </w:rPr>
        <w:t>p</w:t>
      </w:r>
      <w:r w:rsidR="00352C4B" w:rsidRPr="008B0F3D">
        <w:rPr>
          <w:rFonts w:ascii="Times New Roman" w:hAnsi="Times New Roman" w:cs="Times New Roman"/>
          <w:sz w:val="20"/>
          <w:szCs w:val="20"/>
          <w:lang w:val="en-US"/>
        </w:rPr>
        <w:t xml:space="preserve"> &lt; </w:t>
      </w:r>
      <w:r w:rsidR="00C20529" w:rsidRPr="008B0F3D">
        <w:rPr>
          <w:rFonts w:ascii="Times New Roman" w:hAnsi="Times New Roman" w:cs="Times New Roman"/>
          <w:sz w:val="20"/>
          <w:szCs w:val="20"/>
          <w:lang w:val="en-US"/>
        </w:rPr>
        <w:t>0</w:t>
      </w:r>
      <w:r w:rsidR="00352C4B" w:rsidRPr="008B0F3D">
        <w:rPr>
          <w:rFonts w:ascii="Times New Roman" w:hAnsi="Times New Roman" w:cs="Times New Roman"/>
          <w:sz w:val="20"/>
          <w:szCs w:val="20"/>
          <w:lang w:val="en-US"/>
        </w:rPr>
        <w:t>.</w:t>
      </w:r>
      <w:commentRangeStart w:id="24"/>
      <w:r w:rsidR="00352C4B" w:rsidRPr="008B0F3D">
        <w:rPr>
          <w:rFonts w:ascii="Times New Roman" w:hAnsi="Times New Roman" w:cs="Times New Roman"/>
          <w:sz w:val="20"/>
          <w:szCs w:val="20"/>
          <w:lang w:val="en-US"/>
        </w:rPr>
        <w:t>05</w:t>
      </w:r>
      <w:commentRangeEnd w:id="24"/>
      <w:r w:rsidR="001E7A47" w:rsidRPr="004E0A06">
        <w:rPr>
          <w:rStyle w:val="CommentReference"/>
          <w:rFonts w:ascii="Times New Roman" w:hAnsi="Times New Roman" w:cs="Times New Roman"/>
        </w:rPr>
        <w:commentReference w:id="24"/>
      </w:r>
      <w:r w:rsidR="002343A0" w:rsidRPr="008B0F3D">
        <w:rPr>
          <w:rFonts w:ascii="Times New Roman" w:hAnsi="Times New Roman" w:cs="Times New Roman"/>
          <w:sz w:val="20"/>
          <w:szCs w:val="20"/>
          <w:lang w:val="en-US"/>
        </w:rPr>
        <w:t>)</w:t>
      </w:r>
      <w:r w:rsidR="00352C4B" w:rsidRPr="008B0F3D">
        <w:rPr>
          <w:rFonts w:ascii="Times New Roman" w:hAnsi="Times New Roman" w:cs="Times New Roman"/>
          <w:sz w:val="20"/>
          <w:szCs w:val="20"/>
          <w:lang w:val="en-US"/>
        </w:rPr>
        <w:t>.</w:t>
      </w:r>
    </w:p>
    <w:p w14:paraId="69A55D7B" w14:textId="77777777" w:rsidR="002B360E" w:rsidRPr="008B0F3D" w:rsidRDefault="002B360E" w:rsidP="002343A0">
      <w:pPr>
        <w:spacing w:before="240" w:after="0"/>
        <w:jc w:val="both"/>
        <w:rPr>
          <w:rFonts w:ascii="Times New Roman" w:hAnsi="Times New Roman" w:cs="Times New Roman"/>
          <w:sz w:val="20"/>
          <w:szCs w:val="20"/>
          <w:lang w:val="en-US"/>
        </w:rPr>
      </w:pPr>
    </w:p>
    <w:p w14:paraId="5FC8870F" w14:textId="4EB693EF"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25" w:name="_Hlk127816553"/>
      <w:r w:rsidRPr="00C6644C">
        <w:rPr>
          <w:rFonts w:ascii="Times New Roman" w:hAnsi="Times New Roman" w:cs="Times New Roman"/>
          <w:sz w:val="24"/>
          <w:szCs w:val="24"/>
        </w:rPr>
        <w:t>raw BSFF or raw MWF</w:t>
      </w:r>
      <w:bookmarkEnd w:id="25"/>
      <w:r w:rsidRPr="00C6644C">
        <w:rPr>
          <w:rFonts w:ascii="Times New Roman" w:hAnsi="Times New Roman" w:cs="Times New Roman"/>
          <w:sz w:val="24"/>
          <w:szCs w:val="24"/>
        </w:rPr>
        <w:t xml:space="preserve"> to the soil </w:t>
      </w:r>
      <w:r w:rsidR="00C10ABB">
        <w:rPr>
          <w:rFonts w:ascii="Times New Roman" w:hAnsi="Times New Roman" w:cs="Times New Roman"/>
          <w:sz w:val="24"/>
          <w:szCs w:val="24"/>
        </w:rPr>
        <w:t xml:space="preserve">initially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sidR="00F95059">
        <w:rPr>
          <w:rFonts w:ascii="Times New Roman" w:hAnsi="Times New Roman" w:cs="Times New Roman"/>
          <w:sz w:val="24"/>
          <w:szCs w:val="24"/>
        </w:rPr>
        <w:t xml:space="preserve"> </w:t>
      </w:r>
      <w:r w:rsidR="00F95059">
        <w:rPr>
          <w:rFonts w:ascii="Times New Roman" w:hAnsi="Times New Roman" w:cs="Times New Roman"/>
          <w:sz w:val="24"/>
          <w:szCs w:val="24"/>
        </w:rPr>
        <w:t xml:space="preserve">(21 days: </w:t>
      </w:r>
      <w:r w:rsidR="00F95059" w:rsidRPr="0003588C">
        <w:rPr>
          <w:rFonts w:ascii="Times New Roman" w:hAnsi="Times New Roman" w:cs="Times New Roman"/>
          <w:i/>
          <w:iCs/>
          <w:sz w:val="24"/>
          <w:szCs w:val="24"/>
          <w:lang w:val="el-GR"/>
        </w:rPr>
        <w:t>χ</w:t>
      </w:r>
      <w:r w:rsidR="00F95059" w:rsidRPr="0003588C">
        <w:rPr>
          <w:rFonts w:ascii="Times New Roman" w:hAnsi="Times New Roman" w:cs="Times New Roman"/>
          <w:i/>
          <w:iCs/>
          <w:sz w:val="24"/>
          <w:szCs w:val="24"/>
          <w:vertAlign w:val="superscript"/>
          <w:lang w:val="el-GR"/>
        </w:rPr>
        <w:t>2</w:t>
      </w:r>
      <w:r w:rsidR="00F95059">
        <w:rPr>
          <w:rFonts w:ascii="Times New Roman" w:hAnsi="Times New Roman" w:cs="Times New Roman"/>
          <w:sz w:val="24"/>
          <w:szCs w:val="24"/>
        </w:rPr>
        <w:t xml:space="preserve"> = 1</w:t>
      </w:r>
      <w:r w:rsidR="00495AA6">
        <w:rPr>
          <w:rFonts w:ascii="Times New Roman" w:hAnsi="Times New Roman" w:cs="Times New Roman"/>
          <w:sz w:val="24"/>
          <w:szCs w:val="24"/>
        </w:rPr>
        <w:t>0</w:t>
      </w:r>
      <w:r w:rsidR="00F95059">
        <w:rPr>
          <w:rFonts w:ascii="Times New Roman" w:hAnsi="Times New Roman" w:cs="Times New Roman"/>
          <w:sz w:val="24"/>
          <w:szCs w:val="24"/>
        </w:rPr>
        <w:t>.</w:t>
      </w:r>
      <w:r w:rsidR="00495AA6">
        <w:rPr>
          <w:rFonts w:ascii="Times New Roman" w:hAnsi="Times New Roman" w:cs="Times New Roman"/>
          <w:sz w:val="24"/>
          <w:szCs w:val="24"/>
        </w:rPr>
        <w:t>40</w:t>
      </w:r>
      <w:r w:rsidR="00F95059">
        <w:rPr>
          <w:rFonts w:ascii="Times New Roman" w:hAnsi="Times New Roman" w:cs="Times New Roman"/>
          <w:sz w:val="24"/>
          <w:szCs w:val="24"/>
        </w:rPr>
        <w:t xml:space="preserve">; df = 2; </w:t>
      </w:r>
      <w:r w:rsidR="00F95059" w:rsidRPr="002E5F6A">
        <w:rPr>
          <w:rFonts w:ascii="Times New Roman" w:hAnsi="Times New Roman" w:cs="Times New Roman"/>
          <w:i/>
          <w:iCs/>
          <w:sz w:val="24"/>
          <w:szCs w:val="24"/>
        </w:rPr>
        <w:t>p</w:t>
      </w:r>
      <w:r w:rsidR="00F95059">
        <w:rPr>
          <w:rFonts w:ascii="Times New Roman" w:hAnsi="Times New Roman" w:cs="Times New Roman"/>
          <w:sz w:val="24"/>
          <w:szCs w:val="24"/>
        </w:rPr>
        <w:t xml:space="preserve"> = 0.00</w:t>
      </w:r>
      <w:r w:rsidR="00495AA6">
        <w:rPr>
          <w:rFonts w:ascii="Times New Roman" w:hAnsi="Times New Roman" w:cs="Times New Roman"/>
          <w:sz w:val="24"/>
          <w:szCs w:val="24"/>
        </w:rPr>
        <w:t>55</w:t>
      </w:r>
      <w:r w:rsidR="00F95059">
        <w:rPr>
          <w:rFonts w:ascii="Times New Roman" w:hAnsi="Times New Roman" w:cs="Times New Roman"/>
          <w:sz w:val="24"/>
          <w:szCs w:val="24"/>
        </w:rPr>
        <w:t xml:space="preserve">; 28 days: </w:t>
      </w:r>
      <w:r w:rsidR="00F95059" w:rsidRPr="0003588C">
        <w:rPr>
          <w:rFonts w:ascii="Times New Roman" w:hAnsi="Times New Roman" w:cs="Times New Roman"/>
          <w:i/>
          <w:iCs/>
          <w:sz w:val="24"/>
          <w:szCs w:val="24"/>
          <w:lang w:val="el-GR"/>
        </w:rPr>
        <w:t>χ</w:t>
      </w:r>
      <w:r w:rsidR="00F95059" w:rsidRPr="0003588C">
        <w:rPr>
          <w:rFonts w:ascii="Times New Roman" w:hAnsi="Times New Roman" w:cs="Times New Roman"/>
          <w:i/>
          <w:iCs/>
          <w:sz w:val="24"/>
          <w:szCs w:val="24"/>
          <w:vertAlign w:val="superscript"/>
          <w:lang w:val="el-GR"/>
        </w:rPr>
        <w:t>2</w:t>
      </w:r>
      <w:r w:rsidR="00F95059">
        <w:rPr>
          <w:rFonts w:ascii="Times New Roman" w:hAnsi="Times New Roman" w:cs="Times New Roman"/>
          <w:sz w:val="24"/>
          <w:szCs w:val="24"/>
        </w:rPr>
        <w:t xml:space="preserve"> = </w:t>
      </w:r>
      <w:r w:rsidR="00495AA6">
        <w:rPr>
          <w:rFonts w:ascii="Times New Roman" w:hAnsi="Times New Roman" w:cs="Times New Roman"/>
          <w:sz w:val="24"/>
          <w:szCs w:val="24"/>
        </w:rPr>
        <w:t>32</w:t>
      </w:r>
      <w:r w:rsidR="00F95059">
        <w:rPr>
          <w:rFonts w:ascii="Times New Roman" w:hAnsi="Times New Roman" w:cs="Times New Roman"/>
          <w:sz w:val="24"/>
          <w:szCs w:val="24"/>
        </w:rPr>
        <w:t>.</w:t>
      </w:r>
      <w:r w:rsidR="00495AA6">
        <w:rPr>
          <w:rFonts w:ascii="Times New Roman" w:hAnsi="Times New Roman" w:cs="Times New Roman"/>
          <w:sz w:val="24"/>
          <w:szCs w:val="24"/>
        </w:rPr>
        <w:t>92</w:t>
      </w:r>
      <w:r w:rsidR="00F95059">
        <w:rPr>
          <w:rFonts w:ascii="Times New Roman" w:hAnsi="Times New Roman" w:cs="Times New Roman"/>
          <w:sz w:val="24"/>
          <w:szCs w:val="24"/>
        </w:rPr>
        <w:t xml:space="preserve">; df = 2; </w:t>
      </w:r>
      <w:r w:rsidR="00F95059" w:rsidRPr="002E5F6A">
        <w:rPr>
          <w:rFonts w:ascii="Times New Roman" w:hAnsi="Times New Roman" w:cs="Times New Roman"/>
          <w:i/>
          <w:iCs/>
          <w:sz w:val="24"/>
          <w:szCs w:val="24"/>
        </w:rPr>
        <w:t>p</w:t>
      </w:r>
      <w:r w:rsidR="00F95059">
        <w:rPr>
          <w:rFonts w:ascii="Times New Roman" w:hAnsi="Times New Roman" w:cs="Times New Roman"/>
          <w:sz w:val="24"/>
          <w:szCs w:val="24"/>
        </w:rPr>
        <w:t xml:space="preserve"> &lt; 0.0001; Figure </w:t>
      </w:r>
      <w:r w:rsidR="00495AA6">
        <w:rPr>
          <w:rFonts w:ascii="Times New Roman" w:hAnsi="Times New Roman" w:cs="Times New Roman"/>
          <w:sz w:val="24"/>
          <w:szCs w:val="24"/>
        </w:rPr>
        <w:t>S</w:t>
      </w:r>
      <w:r w:rsidR="00F95059">
        <w:rPr>
          <w:rFonts w:ascii="Times New Roman" w:hAnsi="Times New Roman" w:cs="Times New Roman"/>
          <w:sz w:val="24"/>
          <w:szCs w:val="24"/>
        </w:rPr>
        <w:t>2)</w:t>
      </w:r>
      <w:r w:rsidR="00C10ABB">
        <w:rPr>
          <w:rFonts w:ascii="Times New Roman" w:hAnsi="Times New Roman" w:cs="Times New Roman"/>
          <w:sz w:val="24"/>
          <w:szCs w:val="24"/>
        </w:rPr>
        <w:t>. However, over time,</w:t>
      </w:r>
      <w:r w:rsidR="00C10ABB" w:rsidRPr="00C10ABB">
        <w:t xml:space="preserve"> </w:t>
      </w:r>
      <w:r w:rsidR="00C10ABB" w:rsidRPr="00C10ABB">
        <w:rPr>
          <w:rFonts w:ascii="Times New Roman" w:hAnsi="Times New Roman" w:cs="Times New Roman"/>
          <w:sz w:val="24"/>
          <w:szCs w:val="24"/>
        </w:rPr>
        <w:t xml:space="preserve">the difference in </w:t>
      </w:r>
      <w:r w:rsidR="00C10ABB">
        <w:rPr>
          <w:rFonts w:ascii="Times New Roman" w:hAnsi="Times New Roman" w:cs="Times New Roman"/>
          <w:sz w:val="24"/>
          <w:szCs w:val="24"/>
        </w:rPr>
        <w:t>number of leaves</w:t>
      </w:r>
      <w:r w:rsidR="00C10ABB" w:rsidRPr="00C10ABB">
        <w:rPr>
          <w:rFonts w:ascii="Times New Roman" w:hAnsi="Times New Roman" w:cs="Times New Roman"/>
          <w:sz w:val="24"/>
          <w:szCs w:val="24"/>
        </w:rPr>
        <w:t xml:space="preserve"> between the MWF and NoFrass disappeared, </w:t>
      </w:r>
      <w:r w:rsidR="00C10ABB">
        <w:rPr>
          <w:rFonts w:ascii="Times New Roman" w:hAnsi="Times New Roman" w:cs="Times New Roman"/>
          <w:sz w:val="24"/>
          <w:szCs w:val="24"/>
        </w:rPr>
        <w:t xml:space="preserve">while </w:t>
      </w:r>
      <w:r w:rsidR="00C10ABB" w:rsidRPr="00C10ABB">
        <w:rPr>
          <w:rFonts w:ascii="Times New Roman" w:hAnsi="Times New Roman" w:cs="Times New Roman"/>
          <w:sz w:val="24"/>
          <w:szCs w:val="24"/>
        </w:rPr>
        <w:t xml:space="preserve">BSFF continued to exhibit a smaller </w:t>
      </w:r>
      <w:r w:rsidR="00C10ABB">
        <w:rPr>
          <w:rFonts w:ascii="Times New Roman" w:hAnsi="Times New Roman" w:cs="Times New Roman"/>
          <w:sz w:val="24"/>
          <w:szCs w:val="24"/>
        </w:rPr>
        <w:t>number of leaves</w:t>
      </w:r>
      <w:r w:rsidR="00C10ABB" w:rsidRPr="00C10ABB">
        <w:rPr>
          <w:rFonts w:ascii="Times New Roman" w:hAnsi="Times New Roman" w:cs="Times New Roman"/>
          <w:sz w:val="24"/>
          <w:szCs w:val="24"/>
        </w:rPr>
        <w:t xml:space="preserve"> compared to both MWF and NoFrass</w:t>
      </w:r>
      <w:r w:rsidR="00495AA6">
        <w:rPr>
          <w:rFonts w:ascii="Times New Roman" w:hAnsi="Times New Roman" w:cs="Times New Roman"/>
          <w:sz w:val="24"/>
          <w:szCs w:val="24"/>
        </w:rPr>
        <w:t xml:space="preserve"> </w:t>
      </w:r>
      <w:r w:rsidR="00495AA6">
        <w:rPr>
          <w:rFonts w:ascii="Times New Roman" w:hAnsi="Times New Roman" w:cs="Times New Roman"/>
          <w:sz w:val="24"/>
          <w:szCs w:val="24"/>
        </w:rPr>
        <w:t>(</w:t>
      </w:r>
      <w:r w:rsidR="00495AA6">
        <w:rPr>
          <w:rFonts w:ascii="Times New Roman" w:hAnsi="Times New Roman" w:cs="Times New Roman"/>
          <w:sz w:val="24"/>
          <w:szCs w:val="24"/>
        </w:rPr>
        <w:t>35</w:t>
      </w:r>
      <w:r w:rsidR="00495AA6">
        <w:rPr>
          <w:rFonts w:ascii="Times New Roman" w:hAnsi="Times New Roman" w:cs="Times New Roman"/>
          <w:sz w:val="24"/>
          <w:szCs w:val="24"/>
        </w:rPr>
        <w:t xml:space="preserve"> days: </w:t>
      </w:r>
      <w:r w:rsidR="00495AA6" w:rsidRPr="0003588C">
        <w:rPr>
          <w:rFonts w:ascii="Times New Roman" w:hAnsi="Times New Roman" w:cs="Times New Roman"/>
          <w:i/>
          <w:iCs/>
          <w:sz w:val="24"/>
          <w:szCs w:val="24"/>
          <w:lang w:val="el-GR"/>
        </w:rPr>
        <w:t>χ</w:t>
      </w:r>
      <w:r w:rsidR="00495AA6" w:rsidRPr="0003588C">
        <w:rPr>
          <w:rFonts w:ascii="Times New Roman" w:hAnsi="Times New Roman" w:cs="Times New Roman"/>
          <w:i/>
          <w:iCs/>
          <w:sz w:val="24"/>
          <w:szCs w:val="24"/>
          <w:vertAlign w:val="superscript"/>
          <w:lang w:val="el-GR"/>
        </w:rPr>
        <w:t>2</w:t>
      </w:r>
      <w:r w:rsidR="00495AA6">
        <w:rPr>
          <w:rFonts w:ascii="Times New Roman" w:hAnsi="Times New Roman" w:cs="Times New Roman"/>
          <w:sz w:val="24"/>
          <w:szCs w:val="24"/>
        </w:rPr>
        <w:t xml:space="preserve"> = </w:t>
      </w:r>
      <w:r w:rsidR="00495AA6">
        <w:rPr>
          <w:rFonts w:ascii="Times New Roman" w:hAnsi="Times New Roman" w:cs="Times New Roman"/>
          <w:sz w:val="24"/>
          <w:szCs w:val="24"/>
        </w:rPr>
        <w:t>44.62</w:t>
      </w:r>
      <w:r w:rsidR="00495AA6">
        <w:rPr>
          <w:rFonts w:ascii="Times New Roman" w:hAnsi="Times New Roman" w:cs="Times New Roman"/>
          <w:sz w:val="24"/>
          <w:szCs w:val="24"/>
        </w:rPr>
        <w:t xml:space="preserve">; df = 2; </w:t>
      </w:r>
      <w:r w:rsidR="00495AA6" w:rsidRPr="002E5F6A">
        <w:rPr>
          <w:rFonts w:ascii="Times New Roman" w:hAnsi="Times New Roman" w:cs="Times New Roman"/>
          <w:i/>
          <w:iCs/>
          <w:sz w:val="24"/>
          <w:szCs w:val="24"/>
        </w:rPr>
        <w:t>p</w:t>
      </w:r>
      <w:r w:rsidR="00495AA6">
        <w:rPr>
          <w:rFonts w:ascii="Times New Roman" w:hAnsi="Times New Roman" w:cs="Times New Roman"/>
          <w:sz w:val="24"/>
          <w:szCs w:val="24"/>
        </w:rPr>
        <w:t xml:space="preserve"> &lt; 0.0001; </w:t>
      </w:r>
      <w:r w:rsidR="00495AA6">
        <w:rPr>
          <w:rFonts w:ascii="Times New Roman" w:hAnsi="Times New Roman" w:cs="Times New Roman"/>
          <w:sz w:val="24"/>
          <w:szCs w:val="24"/>
        </w:rPr>
        <w:t>42</w:t>
      </w:r>
      <w:r w:rsidR="00495AA6">
        <w:rPr>
          <w:rFonts w:ascii="Times New Roman" w:hAnsi="Times New Roman" w:cs="Times New Roman"/>
          <w:sz w:val="24"/>
          <w:szCs w:val="24"/>
        </w:rPr>
        <w:t xml:space="preserve"> days: </w:t>
      </w:r>
      <w:r w:rsidR="00495AA6" w:rsidRPr="0003588C">
        <w:rPr>
          <w:rFonts w:ascii="Times New Roman" w:hAnsi="Times New Roman" w:cs="Times New Roman"/>
          <w:i/>
          <w:iCs/>
          <w:sz w:val="24"/>
          <w:szCs w:val="24"/>
          <w:lang w:val="el-GR"/>
        </w:rPr>
        <w:t>χ</w:t>
      </w:r>
      <w:r w:rsidR="00495AA6" w:rsidRPr="0003588C">
        <w:rPr>
          <w:rFonts w:ascii="Times New Roman" w:hAnsi="Times New Roman" w:cs="Times New Roman"/>
          <w:i/>
          <w:iCs/>
          <w:sz w:val="24"/>
          <w:szCs w:val="24"/>
          <w:vertAlign w:val="superscript"/>
          <w:lang w:val="el-GR"/>
        </w:rPr>
        <w:t>2</w:t>
      </w:r>
      <w:r w:rsidR="00495AA6">
        <w:rPr>
          <w:rFonts w:ascii="Times New Roman" w:hAnsi="Times New Roman" w:cs="Times New Roman"/>
          <w:sz w:val="24"/>
          <w:szCs w:val="24"/>
        </w:rPr>
        <w:t xml:space="preserve"> = 3</w:t>
      </w:r>
      <w:r w:rsidR="00495AA6">
        <w:rPr>
          <w:rFonts w:ascii="Times New Roman" w:hAnsi="Times New Roman" w:cs="Times New Roman"/>
          <w:sz w:val="24"/>
          <w:szCs w:val="24"/>
        </w:rPr>
        <w:t>3</w:t>
      </w:r>
      <w:r w:rsidR="00495AA6">
        <w:rPr>
          <w:rFonts w:ascii="Times New Roman" w:hAnsi="Times New Roman" w:cs="Times New Roman"/>
          <w:sz w:val="24"/>
          <w:szCs w:val="24"/>
        </w:rPr>
        <w:t>.</w:t>
      </w:r>
      <w:r w:rsidR="00495AA6">
        <w:rPr>
          <w:rFonts w:ascii="Times New Roman" w:hAnsi="Times New Roman" w:cs="Times New Roman"/>
          <w:sz w:val="24"/>
          <w:szCs w:val="24"/>
        </w:rPr>
        <w:t>64</w:t>
      </w:r>
      <w:r w:rsidR="00495AA6">
        <w:rPr>
          <w:rFonts w:ascii="Times New Roman" w:hAnsi="Times New Roman" w:cs="Times New Roman"/>
          <w:sz w:val="24"/>
          <w:szCs w:val="24"/>
        </w:rPr>
        <w:t xml:space="preserve">; df = 2; </w:t>
      </w:r>
      <w:r w:rsidR="00495AA6" w:rsidRPr="002E5F6A">
        <w:rPr>
          <w:rFonts w:ascii="Times New Roman" w:hAnsi="Times New Roman" w:cs="Times New Roman"/>
          <w:i/>
          <w:iCs/>
          <w:sz w:val="24"/>
          <w:szCs w:val="24"/>
        </w:rPr>
        <w:t>p</w:t>
      </w:r>
      <w:r w:rsidR="00495AA6">
        <w:rPr>
          <w:rFonts w:ascii="Times New Roman" w:hAnsi="Times New Roman" w:cs="Times New Roman"/>
          <w:sz w:val="24"/>
          <w:szCs w:val="24"/>
        </w:rPr>
        <w:t xml:space="preserve"> &lt; 0.0001; Figure S2)</w:t>
      </w:r>
      <w:r w:rsidR="00A00BCC">
        <w:rPr>
          <w:rFonts w:ascii="Times New Roman" w:hAnsi="Times New Roman" w:cs="Times New Roman"/>
          <w:sz w:val="24"/>
          <w:szCs w:val="24"/>
        </w:rPr>
        <w:t xml:space="preserve">. </w:t>
      </w:r>
      <w:r w:rsidR="009F1C5E">
        <w:rPr>
          <w:rFonts w:ascii="Times New Roman" w:hAnsi="Times New Roman" w:cs="Times New Roman"/>
          <w:sz w:val="24"/>
          <w:szCs w:val="24"/>
        </w:rPr>
        <w:t>When the experiment was r</w:t>
      </w:r>
      <w:r w:rsidR="00780C69" w:rsidRPr="00780C69">
        <w:rPr>
          <w:rFonts w:ascii="Times New Roman" w:hAnsi="Times New Roman" w:cs="Times New Roman"/>
          <w:sz w:val="24"/>
          <w:szCs w:val="24"/>
        </w:rPr>
        <w:t>ep</w:t>
      </w:r>
      <w:r w:rsidR="00780C69">
        <w:rPr>
          <w:rFonts w:ascii="Times New Roman" w:hAnsi="Times New Roman" w:cs="Times New Roman"/>
          <w:sz w:val="24"/>
          <w:szCs w:val="24"/>
        </w:rPr>
        <w:t>eat</w:t>
      </w:r>
      <w:r w:rsidR="009F1C5E">
        <w:rPr>
          <w:rFonts w:ascii="Times New Roman" w:hAnsi="Times New Roman" w:cs="Times New Roman"/>
          <w:sz w:val="24"/>
          <w:szCs w:val="24"/>
        </w:rPr>
        <w:t>ed</w:t>
      </w:r>
      <w:r w:rsidR="00780C69" w:rsidRPr="00780C69">
        <w:rPr>
          <w:rFonts w:ascii="Times New Roman" w:hAnsi="Times New Roman" w:cs="Times New Roman"/>
          <w:sz w:val="24"/>
          <w:szCs w:val="24"/>
        </w:rPr>
        <w:t xml:space="preserve"> under comparable conditions </w:t>
      </w:r>
      <w:r w:rsidR="009F1C5E">
        <w:rPr>
          <w:rFonts w:ascii="Times New Roman" w:hAnsi="Times New Roman" w:cs="Times New Roman"/>
          <w:sz w:val="24"/>
          <w:szCs w:val="24"/>
        </w:rPr>
        <w:t xml:space="preserve">resulted in </w:t>
      </w:r>
      <w:r w:rsidR="00780C69" w:rsidRPr="00780C69">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Pr>
          <w:rFonts w:ascii="Times New Roman" w:hAnsi="Times New Roman" w:cs="Times New Roman"/>
          <w:sz w:val="24"/>
          <w:szCs w:val="24"/>
        </w:rPr>
        <w:t>(</w:t>
      </w:r>
      <w:r w:rsidR="00041FE1">
        <w:rPr>
          <w:rFonts w:ascii="Times New Roman" w:hAnsi="Times New Roman" w:cs="Times New Roman"/>
          <w:sz w:val="24"/>
          <w:szCs w:val="24"/>
        </w:rPr>
        <w:t>21</w:t>
      </w:r>
      <w:r w:rsidR="00041FE1">
        <w:rPr>
          <w:rFonts w:ascii="Times New Roman" w:hAnsi="Times New Roman" w:cs="Times New Roman"/>
          <w:sz w:val="24"/>
          <w:szCs w:val="24"/>
        </w:rPr>
        <w:t xml:space="preserve">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w:t>
      </w:r>
      <w:r w:rsidR="00041FE1">
        <w:rPr>
          <w:rFonts w:ascii="Times New Roman" w:hAnsi="Times New Roman" w:cs="Times New Roman"/>
          <w:sz w:val="24"/>
          <w:szCs w:val="24"/>
        </w:rPr>
        <w:t>17</w:t>
      </w:r>
      <w:r w:rsidR="00041FE1">
        <w:rPr>
          <w:rFonts w:ascii="Times New Roman" w:hAnsi="Times New Roman" w:cs="Times New Roman"/>
          <w:sz w:val="24"/>
          <w:szCs w:val="24"/>
        </w:rPr>
        <w:t xml:space="preserve">.62;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w:t>
      </w:r>
      <w:r w:rsidR="00041FE1">
        <w:rPr>
          <w:rFonts w:ascii="Times New Roman" w:hAnsi="Times New Roman" w:cs="Times New Roman"/>
          <w:sz w:val="24"/>
          <w:szCs w:val="24"/>
        </w:rPr>
        <w:t xml:space="preserve"> 0.000</w:t>
      </w:r>
      <w:r w:rsidR="00041FE1">
        <w:rPr>
          <w:rFonts w:ascii="Times New Roman" w:hAnsi="Times New Roman" w:cs="Times New Roman"/>
          <w:sz w:val="24"/>
          <w:szCs w:val="24"/>
        </w:rPr>
        <w:t>2</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28</w:t>
      </w:r>
      <w:r w:rsidR="00041FE1">
        <w:rPr>
          <w:rFonts w:ascii="Times New Roman" w:hAnsi="Times New Roman" w:cs="Times New Roman"/>
          <w:sz w:val="24"/>
          <w:szCs w:val="24"/>
        </w:rPr>
        <w:t xml:space="preserve">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33.</w:t>
      </w:r>
      <w:r w:rsidR="00041FE1">
        <w:rPr>
          <w:rFonts w:ascii="Times New Roman" w:hAnsi="Times New Roman" w:cs="Times New Roman"/>
          <w:sz w:val="24"/>
          <w:szCs w:val="24"/>
        </w:rPr>
        <w:t>15</w:t>
      </w:r>
      <w:r w:rsidR="00041FE1">
        <w:rPr>
          <w:rFonts w:ascii="Times New Roman" w:hAnsi="Times New Roman" w:cs="Times New Roman"/>
          <w:sz w:val="24"/>
          <w:szCs w:val="24"/>
        </w:rPr>
        <w:t xml:space="preserve">;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 xml:space="preserve">35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4</w:t>
      </w:r>
      <w:r w:rsidR="00041FE1">
        <w:rPr>
          <w:rFonts w:ascii="Times New Roman" w:hAnsi="Times New Roman" w:cs="Times New Roman"/>
          <w:sz w:val="24"/>
          <w:szCs w:val="24"/>
        </w:rPr>
        <w:t>8</w:t>
      </w:r>
      <w:r w:rsidR="00041FE1">
        <w:rPr>
          <w:rFonts w:ascii="Times New Roman" w:hAnsi="Times New Roman" w:cs="Times New Roman"/>
          <w:sz w:val="24"/>
          <w:szCs w:val="24"/>
        </w:rPr>
        <w:t>.</w:t>
      </w:r>
      <w:r w:rsidR="00041FE1">
        <w:rPr>
          <w:rFonts w:ascii="Times New Roman" w:hAnsi="Times New Roman" w:cs="Times New Roman"/>
          <w:sz w:val="24"/>
          <w:szCs w:val="24"/>
        </w:rPr>
        <w:t>37</w:t>
      </w:r>
      <w:r w:rsidR="00041FE1">
        <w:rPr>
          <w:rFonts w:ascii="Times New Roman" w:hAnsi="Times New Roman" w:cs="Times New Roman"/>
          <w:sz w:val="24"/>
          <w:szCs w:val="24"/>
        </w:rPr>
        <w:t xml:space="preserve">;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 42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w:t>
      </w:r>
      <w:r w:rsidR="00041FE1">
        <w:rPr>
          <w:rFonts w:ascii="Times New Roman" w:hAnsi="Times New Roman" w:cs="Times New Roman"/>
          <w:sz w:val="24"/>
          <w:szCs w:val="24"/>
        </w:rPr>
        <w:t>49</w:t>
      </w:r>
      <w:r w:rsidR="00041FE1">
        <w:rPr>
          <w:rFonts w:ascii="Times New Roman" w:hAnsi="Times New Roman" w:cs="Times New Roman"/>
          <w:sz w:val="24"/>
          <w:szCs w:val="24"/>
        </w:rPr>
        <w:t>.</w:t>
      </w:r>
      <w:r w:rsidR="00041FE1">
        <w:rPr>
          <w:rFonts w:ascii="Times New Roman" w:hAnsi="Times New Roman" w:cs="Times New Roman"/>
          <w:sz w:val="24"/>
          <w:szCs w:val="24"/>
        </w:rPr>
        <w:t>80</w:t>
      </w:r>
      <w:r w:rsidR="00041FE1">
        <w:rPr>
          <w:rFonts w:ascii="Times New Roman" w:hAnsi="Times New Roman" w:cs="Times New Roman"/>
          <w:sz w:val="24"/>
          <w:szCs w:val="24"/>
        </w:rPr>
        <w:t xml:space="preserve">;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 Figure S</w:t>
      </w:r>
      <w:r w:rsidR="00041FE1">
        <w:rPr>
          <w:rFonts w:ascii="Times New Roman" w:hAnsi="Times New Roman" w:cs="Times New Roman"/>
          <w:sz w:val="24"/>
          <w:szCs w:val="24"/>
        </w:rPr>
        <w:t>3</w:t>
      </w:r>
      <w:r w:rsidR="00041FE1">
        <w:rPr>
          <w:rFonts w:ascii="Times New Roman" w:hAnsi="Times New Roman" w:cs="Times New Roman"/>
          <w:sz w:val="24"/>
          <w:szCs w:val="24"/>
        </w:rPr>
        <w:t>)</w:t>
      </w:r>
      <w:r w:rsidR="00041FE1">
        <w:rPr>
          <w:rFonts w:ascii="Times New Roman" w:hAnsi="Times New Roman" w:cs="Times New Roman"/>
          <w:sz w:val="24"/>
          <w:szCs w:val="24"/>
        </w:rPr>
        <w:t>.</w:t>
      </w:r>
    </w:p>
    <w:p w14:paraId="757638D1" w14:textId="77777777" w:rsidR="0042755B" w:rsidRPr="00BA368A" w:rsidRDefault="0042755B" w:rsidP="0042755B">
      <w:pPr>
        <w:spacing w:after="0"/>
        <w:jc w:val="both"/>
        <w:rPr>
          <w:rFonts w:ascii="Times New Roman" w:hAnsi="Times New Roman" w:cs="Times New Roman"/>
          <w:sz w:val="18"/>
          <w:szCs w:val="18"/>
        </w:rPr>
      </w:pPr>
    </w:p>
    <w:p w14:paraId="7C2FDA08" w14:textId="32234DB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1B78CC">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1B78CC">
        <w:rPr>
          <w:rFonts w:ascii="Times New Roman" w:hAnsi="Times New Roman" w:cs="Times New Roman"/>
          <w:sz w:val="24"/>
          <w:szCs w:val="24"/>
        </w:rPr>
        <w:t>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w:t>
      </w:r>
      <w:r w:rsidR="001B78CC">
        <w:rPr>
          <w:rFonts w:ascii="Times New Roman" w:hAnsi="Times New Roman" w:cs="Times New Roman"/>
          <w:sz w:val="24"/>
          <w:szCs w:val="24"/>
        </w:rPr>
        <w:t xml:space="preserve">time until </w:t>
      </w:r>
      <w:r w:rsidR="00994E27">
        <w:rPr>
          <w:rFonts w:ascii="Times New Roman" w:hAnsi="Times New Roman" w:cs="Times New Roman"/>
          <w:sz w:val="24"/>
          <w:szCs w:val="24"/>
        </w:rPr>
        <w:t xml:space="preserve">flowering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Figure </w:t>
      </w:r>
      <w:r w:rsidR="001B78CC" w:rsidRPr="00D664A0">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1B78CC">
        <w:rPr>
          <w:rFonts w:ascii="Times New Roman" w:hAnsi="Times New Roman" w:cs="Times New Roman"/>
          <w:sz w:val="24"/>
          <w:szCs w:val="24"/>
        </w:rPr>
        <w:t>B</w:t>
      </w:r>
      <w:r w:rsidR="00DA2850" w:rsidRPr="00D664A0">
        <w:rPr>
          <w:rFonts w:ascii="Times New Roman" w:hAnsi="Times New Roman" w:cs="Times New Roman"/>
          <w:sz w:val="24"/>
          <w:szCs w:val="24"/>
        </w:rPr>
        <w:t>).</w:t>
      </w:r>
    </w:p>
    <w:p w14:paraId="18F853CD" w14:textId="77777777" w:rsidR="00BC4B02" w:rsidRDefault="00BC4B02" w:rsidP="00BA368A">
      <w:pPr>
        <w:spacing w:after="0"/>
        <w:jc w:val="both"/>
      </w:pPr>
    </w:p>
    <w:p w14:paraId="3029DAC2" w14:textId="2D686506" w:rsidR="00813C46" w:rsidRDefault="008F11BA" w:rsidP="00BA368A">
      <w:pPr>
        <w:pStyle w:val="NormalWeb"/>
        <w:spacing w:before="0" w:beforeAutospacing="0" w:after="0" w:afterAutospacing="0" w:line="360" w:lineRule="auto"/>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2913D7D2" w:rsidR="009F3D15" w:rsidRDefault="00242C20" w:rsidP="00920599">
      <w:pPr>
        <w:spacing w:after="0"/>
        <w:jc w:val="both"/>
        <w:rPr>
          <w:rFonts w:ascii="Times New Roman" w:hAnsi="Times New Roman" w:cs="Times New Roman"/>
          <w:sz w:val="24"/>
          <w:szCs w:val="24"/>
        </w:rPr>
      </w:pPr>
      <w:bookmarkStart w:id="26"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26"/>
      <w:r w:rsidR="00DE5D97" w:rsidRPr="00DE5D97">
        <w:rPr>
          <w:rFonts w:ascii="Times New Roman" w:hAnsi="Times New Roman" w:cs="Times New Roman"/>
          <w:sz w:val="24"/>
          <w:szCs w:val="24"/>
        </w:rPr>
        <w:t xml:space="preserve">Soil amendment with BSFF </w:t>
      </w:r>
      <w:r w:rsidR="009F1C5E">
        <w:rPr>
          <w:rFonts w:ascii="Times New Roman" w:hAnsi="Times New Roman" w:cs="Times New Roman"/>
          <w:sz w:val="24"/>
          <w:szCs w:val="24"/>
        </w:rPr>
        <w:t>resulted in</w:t>
      </w:r>
      <w:r w:rsidR="00DE5D97" w:rsidRPr="00DE5D97">
        <w:rPr>
          <w:rFonts w:ascii="Times New Roman" w:hAnsi="Times New Roman" w:cs="Times New Roman"/>
          <w:sz w:val="24"/>
          <w:szCs w:val="24"/>
        </w:rPr>
        <w:t xml:space="preserve"> the lowest median survival rate (</w:t>
      </w:r>
      <w:r w:rsidR="00DE5D97">
        <w:rPr>
          <w:rFonts w:ascii="Times New Roman" w:hAnsi="Times New Roman" w:cs="Times New Roman"/>
          <w:sz w:val="24"/>
          <w:szCs w:val="24"/>
        </w:rPr>
        <w:t>35</w:t>
      </w:r>
      <w:r w:rsidR="00DE5D97" w:rsidRPr="00DE5D97">
        <w:rPr>
          <w:rFonts w:ascii="Times New Roman" w:hAnsi="Times New Roman" w:cs="Times New Roman"/>
          <w:sz w:val="24"/>
          <w:szCs w:val="24"/>
        </w:rPr>
        <w:t xml:space="preserve">%) of </w:t>
      </w:r>
      <w:r w:rsidR="00DE5D97" w:rsidRPr="00C84BB0">
        <w:rPr>
          <w:rFonts w:ascii="Times New Roman" w:hAnsi="Times New Roman" w:cs="Times New Roman"/>
          <w:i/>
          <w:iCs/>
          <w:sz w:val="24"/>
          <w:szCs w:val="24"/>
        </w:rPr>
        <w:t>D. radicum</w:t>
      </w:r>
      <w:r w:rsidR="00DE5D97" w:rsidRPr="00DE5D97">
        <w:rPr>
          <w:rFonts w:ascii="Times New Roman" w:hAnsi="Times New Roman" w:cs="Times New Roman"/>
          <w:sz w:val="24"/>
          <w:szCs w:val="24"/>
        </w:rPr>
        <w:t xml:space="preserve"> larvae, followed by MWF (60%) and NoFrass (70%).</w:t>
      </w:r>
      <w:r w:rsidR="00DE5D97" w:rsidRPr="00DE5D97" w:rsidDel="00DE5D97">
        <w:rPr>
          <w:rFonts w:ascii="Times New Roman" w:hAnsi="Times New Roman" w:cs="Times New Roman"/>
          <w:sz w:val="24"/>
          <w:szCs w:val="24"/>
        </w:rPr>
        <w:t xml:space="preserve">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w:t>
      </w:r>
      <w:r w:rsidR="008E0143" w:rsidRPr="00C84BB0">
        <w:rPr>
          <w:rFonts w:ascii="Times New Roman" w:hAnsi="Times New Roman" w:cs="Times New Roman"/>
          <w:sz w:val="24"/>
          <w:szCs w:val="24"/>
          <w:highlight w:val="yellow"/>
        </w:rPr>
        <w:t>5</w:t>
      </w:r>
      <w:r w:rsidR="007F6EB1" w:rsidRPr="0082274E">
        <w:rPr>
          <w:rFonts w:ascii="Times New Roman" w:hAnsi="Times New Roman" w:cs="Times New Roman"/>
          <w:sz w:val="24"/>
          <w:szCs w:val="24"/>
        </w:rPr>
        <w:t>).</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6FCF4119" w:rsidR="009D0294" w:rsidRDefault="009D0294" w:rsidP="00D664A0">
      <w:pPr>
        <w:spacing w:after="0"/>
        <w:jc w:val="both"/>
        <w:rPr>
          <w:rFonts w:ascii="Times New Roman" w:hAnsi="Times New Roman" w:cs="Times New Roman"/>
          <w:sz w:val="24"/>
          <w:szCs w:val="24"/>
        </w:rPr>
      </w:pPr>
    </w:p>
    <w:p w14:paraId="7A066E50" w14:textId="7200C7FE" w:rsidR="0028425E" w:rsidRPr="007A0AB4" w:rsidRDefault="00807C01" w:rsidP="00D664A0">
      <w:pPr>
        <w:spacing w:after="0"/>
        <w:jc w:val="both"/>
        <w:rPr>
          <w:rFonts w:ascii="Times New Roman" w:hAnsi="Times New Roman" w:cs="Times New Roman"/>
          <w:sz w:val="24"/>
          <w:szCs w:val="24"/>
        </w:rPr>
      </w:pPr>
      <w:r>
        <w:rPr>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5"/>
                    <a:stretch>
                      <a:fillRect/>
                    </a:stretch>
                  </pic:blipFill>
                  <pic:spPr>
                    <a:xfrm>
                      <a:off x="0" y="0"/>
                      <a:ext cx="4619048" cy="3933333"/>
                    </a:xfrm>
                    <a:prstGeom prst="rect">
                      <a:avLst/>
                    </a:prstGeom>
                  </pic:spPr>
                </pic:pic>
              </a:graphicData>
            </a:graphic>
          </wp:inline>
        </w:drawing>
      </w:r>
    </w:p>
    <w:p w14:paraId="21B28B2A" w14:textId="5F46AADE" w:rsidR="00F150A4" w:rsidRPr="00E864BF" w:rsidRDefault="007A0AB4" w:rsidP="00BA368A">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B</w:t>
      </w:r>
      <w:r w:rsidR="002261F4">
        <w:rPr>
          <w:rFonts w:eastAsiaTheme="minorEastAsia"/>
          <w:i/>
          <w:iCs/>
          <w:color w:val="000000" w:themeColor="text1"/>
          <w:kern w:val="24"/>
          <w:sz w:val="20"/>
          <w:szCs w:val="20"/>
          <w:lang w:val="en-US"/>
        </w:rPr>
        <w:t>.</w:t>
      </w:r>
      <w:r w:rsidRPr="00E864BF">
        <w:rPr>
          <w:rFonts w:eastAsiaTheme="minorEastAsia"/>
          <w:i/>
          <w:iCs/>
          <w:color w:val="000000" w:themeColor="text1"/>
          <w:kern w:val="24"/>
          <w:sz w:val="20"/>
          <w:szCs w:val="20"/>
          <w:lang w:val="en-US"/>
        </w:rPr>
        <w:t xml:space="preserve">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27" w:name="_Hlk119317419"/>
      <w:r w:rsidR="00646AB6" w:rsidRPr="00646AB6">
        <w:rPr>
          <w:sz w:val="20"/>
          <w:szCs w:val="20"/>
          <w:lang w:val="en-US"/>
        </w:rPr>
        <w:t>The box represents the interquartile range, with the horizontal line inside the box indicating the median. The whiskers (lines extending below and above the box) extend to the minimum and maximum values. The dots beyond the whiskers represent 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commentRangeStart w:id="28"/>
      <w:r w:rsidR="002B0A4F" w:rsidRPr="00E864BF">
        <w:rPr>
          <w:sz w:val="20"/>
          <w:szCs w:val="20"/>
          <w:lang w:val="en-US"/>
        </w:rPr>
        <w:t>replicate</w:t>
      </w:r>
      <w:r w:rsidR="000D74FE">
        <w:rPr>
          <w:sz w:val="20"/>
          <w:szCs w:val="20"/>
          <w:lang w:val="en-US"/>
        </w:rPr>
        <w:t xml:space="preserve"> plants </w:t>
      </w:r>
      <w:r w:rsidR="00DF406E">
        <w:rPr>
          <w:sz w:val="20"/>
          <w:szCs w:val="20"/>
          <w:lang w:val="en-US"/>
        </w:rPr>
        <w:t>that had each been infested with 10 larvae</w:t>
      </w:r>
      <w:commentRangeEnd w:id="28"/>
      <w:r w:rsidR="00DF406E">
        <w:rPr>
          <w:rStyle w:val="CommentReference"/>
          <w:rFonts w:asciiTheme="minorHAnsi" w:eastAsiaTheme="minorHAnsi" w:hAnsiTheme="minorHAnsi" w:cstheme="minorBidi"/>
          <w:lang w:eastAsia="en-US"/>
        </w:rPr>
        <w:commentReference w:id="28"/>
      </w:r>
      <w:r w:rsidR="00847223" w:rsidRPr="00E864BF">
        <w:rPr>
          <w:sz w:val="20"/>
          <w:szCs w:val="20"/>
          <w:lang w:val="en-US"/>
        </w:rPr>
        <w: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post</w:t>
      </w:r>
      <w:r w:rsidR="0034281F">
        <w:rPr>
          <w:sz w:val="20"/>
          <w:szCs w:val="20"/>
          <w:lang w:val="en-US"/>
        </w:rPr>
        <w:t>-</w:t>
      </w:r>
      <w:r w:rsidR="00847223" w:rsidRPr="00E864BF">
        <w:rPr>
          <w:sz w:val="20"/>
          <w:szCs w:val="20"/>
          <w:lang w:val="en-US"/>
        </w:rPr>
        <w:t xml:space="preserve">hoc test, </w:t>
      </w:r>
      <w:r w:rsidR="00847223" w:rsidRPr="00E864BF">
        <w:rPr>
          <w:i/>
          <w:iCs/>
          <w:sz w:val="20"/>
          <w:szCs w:val="20"/>
          <w:lang w:val="en-US"/>
        </w:rPr>
        <w:t>p</w:t>
      </w:r>
      <w:r w:rsidR="00847223" w:rsidRPr="00E864BF">
        <w:rPr>
          <w:sz w:val="20"/>
          <w:szCs w:val="20"/>
          <w:lang w:val="en-US"/>
        </w:rPr>
        <w:t xml:space="preserve"> &lt; 0.05).</w:t>
      </w:r>
    </w:p>
    <w:bookmarkEnd w:id="27"/>
    <w:p w14:paraId="7D13969E" w14:textId="5254567E" w:rsidR="005E29EC" w:rsidRDefault="005E29EC" w:rsidP="00BA368A">
      <w:pPr>
        <w:pStyle w:val="NormalWeb"/>
        <w:spacing w:before="0" w:beforeAutospacing="0" w:after="0" w:afterAutospacing="0" w:line="360" w:lineRule="auto"/>
        <w:jc w:val="both"/>
      </w:pPr>
    </w:p>
    <w:p w14:paraId="3EA11C82" w14:textId="28AC5BDA" w:rsidR="005E29EC" w:rsidRPr="00342648" w:rsidRDefault="004B57A1" w:rsidP="00BA368A">
      <w:pPr>
        <w:spacing w:after="0"/>
        <w:jc w:val="both"/>
        <w:rPr>
          <w:rFonts w:ascii="Times New Roman" w:hAnsi="Times New Roman" w:cs="Times New Roman"/>
          <w:b/>
          <w:bCs/>
          <w:sz w:val="24"/>
          <w:szCs w:val="24"/>
        </w:rPr>
      </w:pPr>
      <w:bookmarkStart w:id="29"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4B49AD">
        <w:rPr>
          <w:rFonts w:ascii="Times New Roman" w:hAnsi="Times New Roman" w:cs="Times New Roman"/>
          <w:b/>
          <w:bCs/>
          <w:sz w:val="24"/>
          <w:szCs w:val="24"/>
        </w:rPr>
        <w:t xml:space="preserve">biomass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29"/>
    <w:p w14:paraId="08870395" w14:textId="72C44883" w:rsidR="005E29EC" w:rsidRDefault="000A6C1E" w:rsidP="00BA368A">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30" w:name="_Hlk127447483"/>
      <w:r w:rsidR="00501A33">
        <w:t>W</w:t>
      </w:r>
      <w:r w:rsidR="00AF5304">
        <w:t>hen the experiment was repeated under comparable conditions</w:t>
      </w:r>
      <w:r w:rsidR="001C2FEE">
        <w:t>, the</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 xml:space="preserve">Figure </w:t>
      </w:r>
      <w:r w:rsidR="007E5826">
        <w:t>S</w:t>
      </w:r>
      <w:r w:rsidR="007E5826" w:rsidRPr="008062FC">
        <w:rPr>
          <w:highlight w:val="yellow"/>
        </w:rPr>
        <w:t>6</w:t>
      </w:r>
      <w:r w:rsidR="002454B9">
        <w:t>).</w:t>
      </w:r>
      <w:bookmarkEnd w:id="30"/>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2686272D" w:rsidR="007A0AB4" w:rsidRDefault="00727342" w:rsidP="00D664A0">
      <w:pPr>
        <w:pStyle w:val="NormalWeb"/>
        <w:spacing w:before="0" w:beforeAutospacing="0" w:after="0" w:afterAutospacing="0" w:line="360" w:lineRule="auto"/>
        <w:jc w:val="both"/>
      </w:pPr>
      <w:r w:rsidRPr="00727342">
        <w:lastRenderedPageBreak/>
        <w:t xml:space="preserve"> </w:t>
      </w:r>
      <w:r w:rsidR="00362B8E">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6"/>
                    <a:stretch>
                      <a:fillRect/>
                    </a:stretch>
                  </pic:blipFill>
                  <pic:spPr>
                    <a:xfrm>
                      <a:off x="0" y="0"/>
                      <a:ext cx="4619048" cy="3933333"/>
                    </a:xfrm>
                    <a:prstGeom prst="rect">
                      <a:avLst/>
                    </a:prstGeom>
                  </pic:spPr>
                </pic:pic>
              </a:graphicData>
            </a:graphic>
          </wp:inline>
        </w:drawing>
      </w:r>
    </w:p>
    <w:p w14:paraId="7F8D9897" w14:textId="7011CBCB" w:rsidR="00274E26" w:rsidRPr="00FB7605" w:rsidRDefault="007D46CE" w:rsidP="004B49AD">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w:t>
      </w:r>
      <w:r w:rsidR="00762C64" w:rsidRPr="00762C64">
        <w:rPr>
          <w:sz w:val="20"/>
          <w:szCs w:val="20"/>
          <w:lang w:val="en-US"/>
        </w:rPr>
        <w:t xml:space="preserve">The box represents the interquartile range, with the horizontal line inside the box indicating the median. The whiskers (lines extending below and above the box) extend to the minimum and maximum values. </w:t>
      </w:r>
      <w:r w:rsidR="00274E26" w:rsidRPr="00BC4B02">
        <w:rPr>
          <w:sz w:val="20"/>
          <w:szCs w:val="20"/>
          <w:lang w:val="en-US"/>
        </w:rPr>
        <w:t xml:space="preserve">The dots </w:t>
      </w:r>
      <w:r w:rsidR="00762C64">
        <w:rPr>
          <w:sz w:val="20"/>
          <w:szCs w:val="20"/>
          <w:lang w:val="en-US"/>
        </w:rPr>
        <w:t xml:space="preserve">beyond the whiskers </w:t>
      </w:r>
      <w:r w:rsidR="00274E26" w:rsidRPr="00BC4B02">
        <w:rPr>
          <w:sz w:val="20"/>
          <w:szCs w:val="20"/>
          <w:lang w:val="en-US"/>
        </w:rPr>
        <w:t xml:space="preserve">represent </w:t>
      </w:r>
      <w:r w:rsidR="00FA3CB3">
        <w:rPr>
          <w:sz w:val="20"/>
          <w:szCs w:val="20"/>
          <w:lang w:val="en-US"/>
        </w:rPr>
        <w:t>outliers</w:t>
      </w:r>
      <w:r w:rsidR="00274E26" w:rsidRPr="00BC4B02">
        <w:rPr>
          <w:sz w:val="20"/>
          <w:szCs w:val="20"/>
          <w:lang w:val="en-US"/>
        </w:rPr>
        <w:t xml:space="preserve">. The white square on each box represents the mean pupal </w:t>
      </w:r>
      <w:r w:rsidR="00762C64">
        <w:rPr>
          <w:sz w:val="20"/>
          <w:szCs w:val="20"/>
          <w:lang w:val="en-US"/>
        </w:rPr>
        <w:t>biomass</w:t>
      </w:r>
      <w:r w:rsidR="00274E26" w:rsidRPr="00BC4B02">
        <w:rPr>
          <w:sz w:val="20"/>
          <w:szCs w:val="20"/>
          <w:lang w:val="en-US"/>
        </w:rPr>
        <w:t xml:space="preserve">.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pupae weighed per 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post</w:t>
      </w:r>
      <w:r w:rsidR="0034281F">
        <w:rPr>
          <w:sz w:val="20"/>
          <w:szCs w:val="20"/>
          <w:lang w:val="en-US"/>
        </w:rPr>
        <w:t>-</w:t>
      </w:r>
      <w:r w:rsidR="00274E26" w:rsidRPr="00BC4B02">
        <w:rPr>
          <w:sz w:val="20"/>
          <w:szCs w:val="20"/>
          <w:lang w:val="en-US"/>
        </w:rPr>
        <w:t xml:space="preserve">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4B49AD">
      <w:pPr>
        <w:pStyle w:val="NormalWeb"/>
        <w:spacing w:before="0" w:beforeAutospacing="0" w:after="0" w:afterAutospacing="0" w:line="360" w:lineRule="auto"/>
        <w:jc w:val="both"/>
        <w:rPr>
          <w:lang w:val="en-US"/>
        </w:rPr>
      </w:pPr>
    </w:p>
    <w:p w14:paraId="67743898" w14:textId="62F19387" w:rsidR="00BD242A" w:rsidRDefault="00FB7605" w:rsidP="004B49AD">
      <w:pPr>
        <w:spacing w:after="0"/>
        <w:jc w:val="both"/>
        <w:rPr>
          <w:rFonts w:ascii="Times New Roman" w:hAnsi="Times New Roman" w:cs="Times New Roman"/>
          <w:b/>
          <w:bCs/>
          <w:sz w:val="24"/>
          <w:szCs w:val="24"/>
        </w:rPr>
      </w:pPr>
      <w:bookmarkStart w:id="31" w:name="_Hlk119325164"/>
      <w:r>
        <w:rPr>
          <w:rFonts w:ascii="Times New Roman" w:hAnsi="Times New Roman" w:cs="Times New Roman"/>
          <w:b/>
          <w:bCs/>
          <w:sz w:val="24"/>
          <w:szCs w:val="24"/>
        </w:rPr>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31"/>
    <w:p w14:paraId="72E251AD" w14:textId="193886D0" w:rsidR="008B0F3D" w:rsidRDefault="00AF1BEE" w:rsidP="004B49AD">
      <w:pPr>
        <w:spacing w:after="0"/>
        <w:jc w:val="both"/>
        <w:rPr>
          <w:ins w:id="32" w:author="Chia, Shaphan Yong" w:date="2023-06-25T22:55:00Z"/>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w:t>
      </w:r>
      <w:r w:rsidR="000C4FD3" w:rsidRPr="00EA7514">
        <w:rPr>
          <w:rFonts w:ascii="Times New Roman" w:hAnsi="Times New Roman" w:cs="Times New Roman"/>
          <w:sz w:val="24"/>
          <w:szCs w:val="24"/>
          <w:highlight w:val="yellow"/>
          <w:lang w:val="en-US"/>
        </w:rPr>
        <w:t>7</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34281F">
        <w:rPr>
          <w:rFonts w:ascii="Times New Roman" w:hAnsi="Times New Roman" w:cs="Times New Roman"/>
          <w:sz w:val="24"/>
          <w:szCs w:val="24"/>
        </w:rPr>
        <w:t xml:space="preserve">application of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0C4FD3">
        <w:rPr>
          <w:rFonts w:ascii="Times New Roman" w:hAnsi="Times New Roman" w:cs="Times New Roman"/>
          <w:sz w:val="24"/>
          <w:szCs w:val="24"/>
        </w:rPr>
        <w:t>S</w:t>
      </w:r>
      <w:r w:rsidR="000C4FD3" w:rsidRPr="00EA7514">
        <w:rPr>
          <w:rFonts w:ascii="Times New Roman" w:hAnsi="Times New Roman" w:cs="Times New Roman"/>
          <w:sz w:val="24"/>
          <w:szCs w:val="24"/>
          <w:highlight w:val="yellow"/>
        </w:rPr>
        <w:t>7</w:t>
      </w:r>
      <w:r w:rsidR="000C4FD3">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 xml:space="preserve">was </w:t>
      </w:r>
      <w:proofErr w:type="gramStart"/>
      <w:r w:rsidR="005F2FCD">
        <w:rPr>
          <w:rFonts w:ascii="Times New Roman" w:hAnsi="Times New Roman" w:cs="Times New Roman"/>
          <w:sz w:val="24"/>
          <w:szCs w:val="24"/>
        </w:rPr>
        <w:t>similar to</w:t>
      </w:r>
      <w:proofErr w:type="gramEnd"/>
      <w:r w:rsidR="005F2FCD">
        <w:rPr>
          <w:rFonts w:ascii="Times New Roman" w:hAnsi="Times New Roman" w:cs="Times New Roman"/>
          <w:sz w:val="24"/>
          <w:szCs w:val="24"/>
        </w:rPr>
        <w:t xml:space="preserve">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w:t>
      </w:r>
      <w:r w:rsidR="000C4FD3" w:rsidRPr="00EA7514">
        <w:rPr>
          <w:rFonts w:ascii="Times New Roman" w:hAnsi="Times New Roman" w:cs="Times New Roman"/>
          <w:sz w:val="24"/>
          <w:szCs w:val="24"/>
          <w:highlight w:val="yellow"/>
          <w:lang w:val="en-US"/>
        </w:rPr>
        <w:t>7</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 xml:space="preserve">Figure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r w:rsidR="001C5EE6" w:rsidRPr="001C5EE6">
        <w:rPr>
          <w:rFonts w:ascii="Times New Roman" w:hAnsi="Times New Roman" w:cs="Times New Roman"/>
          <w:sz w:val="24"/>
          <w:szCs w:val="24"/>
        </w:rPr>
        <w:t xml:space="preserve">The time it took adult flies </w:t>
      </w:r>
      <w:r w:rsidR="0034281F">
        <w:rPr>
          <w:rFonts w:ascii="Times New Roman" w:hAnsi="Times New Roman" w:cs="Times New Roman"/>
          <w:sz w:val="24"/>
          <w:szCs w:val="24"/>
        </w:rPr>
        <w:t xml:space="preserve">to eclose </w:t>
      </w:r>
      <w:r w:rsidR="001C5EE6" w:rsidRPr="001C5EE6">
        <w:rPr>
          <w:rFonts w:ascii="Times New Roman" w:hAnsi="Times New Roman" w:cs="Times New Roman"/>
          <w:sz w:val="24"/>
          <w:szCs w:val="24"/>
        </w:rPr>
        <w:t xml:space="preserve">did not differ </w:t>
      </w:r>
      <w:r w:rsidR="00C36F30">
        <w:rPr>
          <w:rFonts w:ascii="Times New Roman" w:hAnsi="Times New Roman" w:cs="Times New Roman"/>
          <w:sz w:val="24"/>
          <w:szCs w:val="24"/>
        </w:rPr>
        <w:t xml:space="preserve">significantly </w:t>
      </w:r>
      <w:r w:rsidR="001C5EE6" w:rsidRPr="001C5EE6">
        <w:rPr>
          <w:rFonts w:ascii="Times New Roman" w:hAnsi="Times New Roman" w:cs="Times New Roman"/>
          <w:sz w:val="24"/>
          <w:szCs w:val="24"/>
        </w:rPr>
        <w:t xml:space="preserve">among soil </w:t>
      </w:r>
      <w:r w:rsidR="001C5EE6">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w:t>
      </w:r>
      <w:r w:rsidR="005D79E6" w:rsidRPr="00A72BF2">
        <w:rPr>
          <w:rFonts w:ascii="Times New Roman" w:hAnsi="Times New Roman" w:cs="Times New Roman"/>
          <w:i/>
          <w:iCs/>
          <w:sz w:val="24"/>
          <w:szCs w:val="24"/>
          <w:lang w:val="el-GR"/>
        </w:rPr>
        <w:lastRenderedPageBreak/>
        <w:t xml:space="preserve">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t>when the experiment was repeated under similar conditions</w:t>
      </w:r>
      <w:r w:rsidR="001C5EE6">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 xml:space="preserve">Figure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p>
    <w:p w14:paraId="53470AC0" w14:textId="5E18A798" w:rsidR="00BD242A" w:rsidRDefault="00205CDF" w:rsidP="004B49AD">
      <w:pPr>
        <w:spacing w:after="0"/>
        <w:jc w:val="both"/>
        <w:rPr>
          <w:rFonts w:ascii="Times New Roman" w:hAnsi="Times New Roman" w:cs="Times New Roman"/>
          <w:sz w:val="24"/>
          <w:szCs w:val="24"/>
        </w:rPr>
      </w:pPr>
      <w:r w:rsidRPr="00A841CC">
        <w:rPr>
          <w:rFonts w:ascii="Times New Roman" w:hAnsi="Times New Roman" w:cs="Times New Roman"/>
          <w:sz w:val="24"/>
          <w:szCs w:val="24"/>
        </w:rPr>
        <w:t xml:space="preserve"> </w:t>
      </w:r>
    </w:p>
    <w:p w14:paraId="70280DA1" w14:textId="77777777" w:rsidR="007E5826" w:rsidRDefault="007E5826" w:rsidP="007E5826">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Effect of raw frass on feeding damage by </w:t>
      </w:r>
      <w:r w:rsidRPr="001F5E00">
        <w:rPr>
          <w:rFonts w:ascii="Times New Roman" w:hAnsi="Times New Roman" w:cs="Times New Roman"/>
          <w:b/>
          <w:bCs/>
          <w:i/>
          <w:iCs/>
          <w:sz w:val="24"/>
          <w:szCs w:val="24"/>
        </w:rPr>
        <w:t>P</w:t>
      </w:r>
      <w:r>
        <w:rPr>
          <w:rFonts w:ascii="Times New Roman" w:hAnsi="Times New Roman" w:cs="Times New Roman"/>
          <w:b/>
          <w:bCs/>
          <w:i/>
          <w:iCs/>
          <w:sz w:val="24"/>
          <w:szCs w:val="24"/>
        </w:rPr>
        <w:t>lutella</w:t>
      </w:r>
      <w:r w:rsidRPr="001F5E00">
        <w:rPr>
          <w:rFonts w:ascii="Times New Roman" w:hAnsi="Times New Roman" w:cs="Times New Roman"/>
          <w:b/>
          <w:bCs/>
          <w:i/>
          <w:iCs/>
          <w:sz w:val="24"/>
          <w:szCs w:val="24"/>
        </w:rPr>
        <w:t xml:space="preserve"> xylostella </w:t>
      </w:r>
      <w:r>
        <w:rPr>
          <w:rFonts w:ascii="Times New Roman" w:hAnsi="Times New Roman" w:cs="Times New Roman"/>
          <w:b/>
          <w:bCs/>
          <w:sz w:val="24"/>
          <w:szCs w:val="24"/>
        </w:rPr>
        <w:t>larv</w:t>
      </w:r>
      <w:r w:rsidRPr="00BD242A">
        <w:rPr>
          <w:rFonts w:ascii="Times New Roman" w:hAnsi="Times New Roman" w:cs="Times New Roman"/>
          <w:b/>
          <w:bCs/>
          <w:sz w:val="24"/>
          <w:szCs w:val="24"/>
        </w:rPr>
        <w:t>ae</w:t>
      </w:r>
      <w:r>
        <w:rPr>
          <w:rFonts w:ascii="Times New Roman" w:hAnsi="Times New Roman" w:cs="Times New Roman"/>
          <w:b/>
          <w:bCs/>
          <w:sz w:val="24"/>
          <w:szCs w:val="24"/>
        </w:rPr>
        <w:t xml:space="preserve"> on </w:t>
      </w:r>
      <w:r w:rsidRPr="001F5E00">
        <w:rPr>
          <w:rFonts w:ascii="Times New Roman" w:hAnsi="Times New Roman" w:cs="Times New Roman"/>
          <w:b/>
          <w:bCs/>
          <w:i/>
          <w:iCs/>
          <w:sz w:val="24"/>
          <w:szCs w:val="24"/>
        </w:rPr>
        <w:t>Brassica rapa</w:t>
      </w:r>
      <w:r>
        <w:rPr>
          <w:rFonts w:ascii="Times New Roman" w:hAnsi="Times New Roman" w:cs="Times New Roman"/>
          <w:b/>
          <w:bCs/>
          <w:i/>
          <w:iCs/>
          <w:sz w:val="24"/>
          <w:szCs w:val="24"/>
        </w:rPr>
        <w:t xml:space="preserve"> </w:t>
      </w:r>
      <w:commentRangeStart w:id="33"/>
      <w:r w:rsidRPr="001F5E00">
        <w:rPr>
          <w:rFonts w:ascii="Times New Roman" w:hAnsi="Times New Roman" w:cs="Times New Roman"/>
          <w:b/>
          <w:bCs/>
          <w:sz w:val="24"/>
          <w:szCs w:val="24"/>
        </w:rPr>
        <w:t>plants</w:t>
      </w:r>
      <w:commentRangeEnd w:id="33"/>
      <w:r>
        <w:rPr>
          <w:rStyle w:val="CommentReference"/>
        </w:rPr>
        <w:commentReference w:id="33"/>
      </w:r>
      <w:r>
        <w:rPr>
          <w:rFonts w:ascii="Times New Roman" w:hAnsi="Times New Roman" w:cs="Times New Roman"/>
          <w:b/>
          <w:bCs/>
          <w:sz w:val="24"/>
          <w:szCs w:val="24"/>
        </w:rPr>
        <w:t xml:space="preserve"> </w:t>
      </w:r>
    </w:p>
    <w:p w14:paraId="5B4CD7D7" w14:textId="77777777" w:rsidR="00EA7514" w:rsidRDefault="007E5826" w:rsidP="007E5826">
      <w:pPr>
        <w:spacing w:after="0"/>
        <w:jc w:val="both"/>
        <w:rPr>
          <w:rFonts w:ascii="Times New Roman" w:hAnsi="Times New Roman" w:cs="Times New Roman"/>
          <w:sz w:val="24"/>
          <w:szCs w:val="24"/>
        </w:rPr>
      </w:pPr>
      <w:r>
        <w:rPr>
          <w:rFonts w:ascii="Times New Roman" w:eastAsia="Calibri" w:hAnsi="Times New Roman" w:cs="Times New Roman"/>
          <w:sz w:val="24"/>
          <w:szCs w:val="24"/>
        </w:rPr>
        <w:t>Soil amendment with raw frass did not affect larval feeding d</w:t>
      </w:r>
      <w:r w:rsidRPr="003133BB">
        <w:rPr>
          <w:rFonts w:ascii="Times New Roman" w:eastAsia="Calibri" w:hAnsi="Times New Roman" w:cs="Times New Roman"/>
          <w:sz w:val="24"/>
          <w:szCs w:val="24"/>
        </w:rPr>
        <w:t xml:space="preserve">amage on the leaves of </w:t>
      </w:r>
      <w:r w:rsidRPr="003133BB">
        <w:rPr>
          <w:rFonts w:ascii="Times New Roman" w:eastAsia="Calibri" w:hAnsi="Times New Roman" w:cs="Times New Roman"/>
          <w:i/>
          <w:iCs/>
          <w:sz w:val="24"/>
          <w:szCs w:val="24"/>
        </w:rPr>
        <w:t>B. rapa</w:t>
      </w:r>
      <w:r w:rsidRPr="003133BB">
        <w:rPr>
          <w:rFonts w:ascii="Times New Roman" w:eastAsia="Calibri" w:hAnsi="Times New Roman" w:cs="Times New Roman"/>
          <w:sz w:val="24"/>
          <w:szCs w:val="24"/>
        </w:rPr>
        <w:t xml:space="preserve"> plants </w:t>
      </w:r>
      <w:r>
        <w:rPr>
          <w:rFonts w:ascii="Times New Roman" w:eastAsia="Calibri" w:hAnsi="Times New Roman" w:cs="Times New Roman"/>
          <w:sz w:val="24"/>
          <w:szCs w:val="24"/>
        </w:rPr>
        <w:t xml:space="preserve">in either of the two trials </w:t>
      </w:r>
      <w:r w:rsidRPr="003133BB">
        <w:rPr>
          <w:rFonts w:ascii="Times New Roman" w:hAnsi="Times New Roman" w:cs="Times New Roman"/>
          <w:sz w:val="24"/>
          <w:szCs w:val="24"/>
        </w:rPr>
        <w:t>(</w:t>
      </w:r>
      <w:r>
        <w:rPr>
          <w:rFonts w:ascii="Times New Roman" w:hAnsi="Times New Roman" w:cs="Times New Roman"/>
          <w:sz w:val="24"/>
          <w:szCs w:val="24"/>
        </w:rPr>
        <w:t xml:space="preserve">Trial 1: </w:t>
      </w:r>
      <w:r w:rsidRPr="003133BB">
        <w:rPr>
          <w:rFonts w:ascii="Times New Roman" w:hAnsi="Times New Roman" w:cs="Times New Roman"/>
          <w:i/>
          <w:iCs/>
          <w:sz w:val="24"/>
          <w:szCs w:val="24"/>
          <w:lang w:val="el-GR"/>
        </w:rPr>
        <w:t>χ</w:t>
      </w:r>
      <w:r w:rsidRPr="003133BB">
        <w:rPr>
          <w:rFonts w:ascii="Times New Roman" w:hAnsi="Times New Roman" w:cs="Times New Roman"/>
          <w:i/>
          <w:iCs/>
          <w:sz w:val="24"/>
          <w:szCs w:val="24"/>
          <w:vertAlign w:val="superscript"/>
          <w:lang w:val="el-GR"/>
        </w:rPr>
        <w:t>2</w:t>
      </w:r>
      <w:r w:rsidRPr="003133BB">
        <w:rPr>
          <w:rFonts w:ascii="Times New Roman" w:hAnsi="Times New Roman" w:cs="Times New Roman"/>
          <w:sz w:val="24"/>
          <w:szCs w:val="24"/>
        </w:rPr>
        <w:t xml:space="preserve"> = 2.46; df = 2; </w:t>
      </w:r>
      <w:r w:rsidRPr="00D664A0">
        <w:rPr>
          <w:rFonts w:ascii="Times New Roman" w:hAnsi="Times New Roman" w:cs="Times New Roman"/>
          <w:i/>
          <w:iCs/>
          <w:sz w:val="24"/>
          <w:szCs w:val="24"/>
        </w:rPr>
        <w:t>p</w:t>
      </w:r>
      <w:r w:rsidRPr="003133BB">
        <w:rPr>
          <w:rFonts w:ascii="Times New Roman" w:hAnsi="Times New Roman" w:cs="Times New Roman"/>
          <w:sz w:val="24"/>
          <w:szCs w:val="24"/>
        </w:rPr>
        <w:t xml:space="preserve"> =</w:t>
      </w:r>
      <w:r w:rsidRPr="00D664A0">
        <w:rPr>
          <w:rFonts w:ascii="Times New Roman" w:eastAsia="Times New Roman" w:hAnsi="Times New Roman" w:cs="Times New Roman"/>
          <w:sz w:val="24"/>
          <w:szCs w:val="24"/>
        </w:rPr>
        <w:t xml:space="preserve"> 0.2931; </w:t>
      </w:r>
      <w:r>
        <w:rPr>
          <w:rFonts w:ascii="Times New Roman" w:eastAsia="Times New Roman" w:hAnsi="Times New Roman" w:cs="Times New Roman"/>
          <w:sz w:val="24"/>
          <w:szCs w:val="24"/>
        </w:rPr>
        <w:t xml:space="preserve">Trial 2: </w:t>
      </w:r>
      <w:r w:rsidRPr="003133BB">
        <w:rPr>
          <w:rFonts w:ascii="Times New Roman" w:hAnsi="Times New Roman" w:cs="Times New Roman"/>
          <w:i/>
          <w:iCs/>
          <w:sz w:val="24"/>
          <w:szCs w:val="24"/>
          <w:lang w:val="el-GR"/>
        </w:rPr>
        <w:t>χ</w:t>
      </w:r>
      <w:r w:rsidRPr="003133BB">
        <w:rPr>
          <w:rFonts w:ascii="Times New Roman" w:hAnsi="Times New Roman" w:cs="Times New Roman"/>
          <w:i/>
          <w:iCs/>
          <w:sz w:val="24"/>
          <w:szCs w:val="24"/>
          <w:vertAlign w:val="superscript"/>
          <w:lang w:val="el-GR"/>
        </w:rPr>
        <w:t>2</w:t>
      </w:r>
      <w:r w:rsidRPr="003133BB">
        <w:rPr>
          <w:rFonts w:ascii="Times New Roman" w:hAnsi="Times New Roman" w:cs="Times New Roman"/>
          <w:sz w:val="24"/>
          <w:szCs w:val="24"/>
        </w:rPr>
        <w:t xml:space="preserve"> = </w:t>
      </w:r>
      <w:r>
        <w:rPr>
          <w:rFonts w:ascii="Times New Roman" w:hAnsi="Times New Roman" w:cs="Times New Roman"/>
          <w:sz w:val="24"/>
          <w:szCs w:val="24"/>
        </w:rPr>
        <w:t>5</w:t>
      </w:r>
      <w:r w:rsidRPr="003133BB">
        <w:rPr>
          <w:rFonts w:ascii="Times New Roman" w:hAnsi="Times New Roman" w:cs="Times New Roman"/>
          <w:sz w:val="24"/>
          <w:szCs w:val="24"/>
        </w:rPr>
        <w:t>.4</w:t>
      </w:r>
      <w:r>
        <w:rPr>
          <w:rFonts w:ascii="Times New Roman" w:hAnsi="Times New Roman" w:cs="Times New Roman"/>
          <w:sz w:val="24"/>
          <w:szCs w:val="24"/>
        </w:rPr>
        <w:t>0</w:t>
      </w:r>
      <w:r w:rsidRPr="003133BB">
        <w:rPr>
          <w:rFonts w:ascii="Times New Roman" w:hAnsi="Times New Roman" w:cs="Times New Roman"/>
          <w:sz w:val="24"/>
          <w:szCs w:val="24"/>
        </w:rPr>
        <w:t xml:space="preserve">; df = 2; </w:t>
      </w:r>
      <w:r w:rsidRPr="00A74077">
        <w:rPr>
          <w:rFonts w:ascii="Times New Roman" w:hAnsi="Times New Roman" w:cs="Times New Roman"/>
          <w:i/>
          <w:iCs/>
          <w:sz w:val="24"/>
          <w:szCs w:val="24"/>
        </w:rPr>
        <w:t>p</w:t>
      </w:r>
      <w:r w:rsidRPr="003133BB">
        <w:rPr>
          <w:rFonts w:ascii="Times New Roman" w:hAnsi="Times New Roman" w:cs="Times New Roman"/>
          <w:sz w:val="24"/>
          <w:szCs w:val="24"/>
        </w:rPr>
        <w:t xml:space="preserve"> =</w:t>
      </w:r>
      <w:r w:rsidRPr="00A74077">
        <w:rPr>
          <w:rFonts w:ascii="Times New Roman" w:eastAsia="Times New Roman" w:hAnsi="Times New Roman" w:cs="Times New Roman"/>
          <w:sz w:val="24"/>
          <w:szCs w:val="24"/>
        </w:rPr>
        <w:t xml:space="preserve"> 0.</w:t>
      </w:r>
      <w:r>
        <w:rPr>
          <w:rFonts w:ascii="Times New Roman" w:eastAsia="Times New Roman" w:hAnsi="Times New Roman" w:cs="Times New Roman"/>
          <w:sz w:val="24"/>
          <w:szCs w:val="24"/>
        </w:rPr>
        <w:t xml:space="preserve">0672; </w:t>
      </w:r>
      <w:r w:rsidRPr="00D664A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S</w:t>
      </w:r>
      <w:r w:rsidR="000C4FD3" w:rsidRPr="00EA7514">
        <w:rPr>
          <w:rFonts w:ascii="Times New Roman" w:eastAsia="Times New Roman" w:hAnsi="Times New Roman" w:cs="Times New Roman"/>
          <w:sz w:val="24"/>
          <w:szCs w:val="24"/>
          <w:highlight w:val="yellow"/>
        </w:rPr>
        <w:t>8</w:t>
      </w:r>
      <w:r w:rsidRPr="003133BB">
        <w:rPr>
          <w:rFonts w:ascii="Times New Roman" w:hAnsi="Times New Roman" w:cs="Times New Roman"/>
          <w:sz w:val="24"/>
          <w:szCs w:val="24"/>
        </w:rPr>
        <w:t>).</w:t>
      </w:r>
    </w:p>
    <w:p w14:paraId="4B9FC11D" w14:textId="329258D5" w:rsidR="007E5826" w:rsidRDefault="007E5826" w:rsidP="007E5826">
      <w:pPr>
        <w:spacing w:after="0"/>
        <w:jc w:val="both"/>
        <w:rPr>
          <w:rFonts w:ascii="Times New Roman" w:eastAsia="Calibri" w:hAnsi="Times New Roman" w:cs="Times New Roman"/>
          <w:sz w:val="24"/>
          <w:szCs w:val="24"/>
        </w:rPr>
      </w:pPr>
    </w:p>
    <w:p w14:paraId="4CACCF0E" w14:textId="37D4927C" w:rsidR="001F5E00" w:rsidRDefault="005D5DE0" w:rsidP="004B49AD">
      <w:pPr>
        <w:spacing w:after="0"/>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5C1EF236" w:rsidR="00934CE5" w:rsidRPr="000B452C" w:rsidRDefault="008660AA" w:rsidP="004B49AD">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0C4FD3" w:rsidRPr="00EA7514">
        <w:rPr>
          <w:rFonts w:ascii="Times New Roman" w:hAnsi="Times New Roman" w:cs="Times New Roman"/>
          <w:sz w:val="24"/>
          <w:szCs w:val="24"/>
          <w:highlight w:val="yellow"/>
        </w:rPr>
        <w:t>9</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00B112C4" w14:textId="2825C9AE" w:rsidR="00F17333" w:rsidRDefault="00F17333" w:rsidP="00756437">
      <w:pPr>
        <w:jc w:val="both"/>
        <w:rPr>
          <w:rFonts w:ascii="Times New Roman" w:hAnsi="Times New Roman" w:cs="Times New Roman"/>
          <w:sz w:val="24"/>
          <w:szCs w:val="24"/>
        </w:rPr>
      </w:pPr>
    </w:p>
    <w:p w14:paraId="172F137C" w14:textId="7AD8261A" w:rsidR="00446394" w:rsidRDefault="0019073F" w:rsidP="00756437">
      <w:pPr>
        <w:jc w:val="both"/>
        <w:rPr>
          <w:rFonts w:ascii="Times New Roman" w:hAnsi="Times New Roman" w:cs="Times New Roman"/>
          <w:sz w:val="24"/>
          <w:szCs w:val="24"/>
        </w:rPr>
      </w:pPr>
      <w:r>
        <w:rPr>
          <w:noProof/>
        </w:rPr>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7"/>
                    <a:stretch>
                      <a:fillRect/>
                    </a:stretch>
                  </pic:blipFill>
                  <pic:spPr>
                    <a:xfrm>
                      <a:off x="0" y="0"/>
                      <a:ext cx="4619048" cy="3933333"/>
                    </a:xfrm>
                    <a:prstGeom prst="rect">
                      <a:avLst/>
                    </a:prstGeom>
                  </pic:spPr>
                </pic:pic>
              </a:graphicData>
            </a:graphic>
          </wp:inline>
        </w:drawing>
      </w:r>
    </w:p>
    <w:p w14:paraId="47047197" w14:textId="76106ED8" w:rsidR="00905ED6" w:rsidRPr="004C5F8A" w:rsidRDefault="00905ED6" w:rsidP="004B49AD">
      <w:pPr>
        <w:pStyle w:val="NormalWeb"/>
        <w:spacing w:before="0" w:beforeAutospacing="0" w:after="0" w:afterAutospacing="0" w:line="360" w:lineRule="auto"/>
        <w:jc w:val="both"/>
        <w:rPr>
          <w:sz w:val="20"/>
          <w:szCs w:val="20"/>
          <w:lang w:val="en-US"/>
        </w:rPr>
      </w:pPr>
      <w:bookmarkStart w:id="34"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00CA3B7A" w:rsidRPr="00CA3B7A">
        <w:rPr>
          <w:sz w:val="20"/>
          <w:szCs w:val="20"/>
          <w:lang w:val="en-US"/>
        </w:rPr>
        <w:t xml:space="preserve">The box represents the interquartile </w:t>
      </w:r>
      <w:r w:rsidR="00CA3B7A" w:rsidRPr="00CA3B7A">
        <w:rPr>
          <w:sz w:val="20"/>
          <w:szCs w:val="20"/>
          <w:lang w:val="en-US"/>
        </w:rPr>
        <w:lastRenderedPageBreak/>
        <w:t>range, with the horizontal line inside the box indicating the median. The whiskers (lines extending below and above the box) extend to the minimum and maximum values</w:t>
      </w:r>
      <w:r w:rsidR="00CA3B7A">
        <w:rPr>
          <w:sz w:val="20"/>
          <w:szCs w:val="20"/>
          <w:lang w:val="en-US"/>
        </w:rPr>
        <w:t>.</w:t>
      </w:r>
      <w:r w:rsidRPr="005B6566">
        <w:rPr>
          <w:sz w:val="20"/>
          <w:szCs w:val="20"/>
          <w:lang w:val="en-US"/>
        </w:rPr>
        <w:t xml:space="preserve"> The dots </w:t>
      </w:r>
      <w:r w:rsidR="00CA3B7A">
        <w:rPr>
          <w:sz w:val="20"/>
          <w:szCs w:val="20"/>
          <w:lang w:val="en-US"/>
        </w:rPr>
        <w:t xml:space="preserve">beyond the whiskers </w:t>
      </w:r>
      <w:r w:rsidRPr="005B6566">
        <w:rPr>
          <w:sz w:val="20"/>
          <w:szCs w:val="20"/>
          <w:lang w:val="en-US"/>
        </w:rPr>
        <w:t xml:space="preserve">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w:t>
      </w:r>
      <w:r w:rsidR="00CA3B7A">
        <w:rPr>
          <w:sz w:val="20"/>
          <w:szCs w:val="20"/>
          <w:lang w:val="en-US"/>
        </w:rPr>
        <w:t xml:space="preserve"> plant</w:t>
      </w:r>
      <w:r w:rsidR="00FC0DD4">
        <w:rPr>
          <w:sz w:val="20"/>
          <w:szCs w:val="20"/>
          <w:lang w:val="en-US"/>
        </w:rPr>
        <w:t>s</w:t>
      </w:r>
      <w:r w:rsidR="00CA3B7A">
        <w:rPr>
          <w:sz w:val="20"/>
          <w:szCs w:val="20"/>
          <w:lang w:val="en-US"/>
        </w:rPr>
        <w:t xml:space="preserve"> that had each been infested with 10 larvae</w:t>
      </w:r>
      <w:r w:rsidRPr="005B6566">
        <w:rPr>
          <w:sz w:val="20"/>
          <w:szCs w:val="20"/>
          <w:lang w:val="en-US"/>
        </w:rPr>
        <w:t>. Boxes with different letters are significantly different (</w:t>
      </w:r>
      <w:r w:rsidRPr="005B6566">
        <w:rPr>
          <w:color w:val="1C1D1E"/>
          <w:sz w:val="20"/>
          <w:szCs w:val="20"/>
          <w:shd w:val="clear" w:color="auto" w:fill="FFFFFF"/>
        </w:rPr>
        <w:t xml:space="preserve">Tukey's </w:t>
      </w:r>
      <w:r w:rsidRPr="005B6566">
        <w:rPr>
          <w:sz w:val="20"/>
          <w:szCs w:val="20"/>
          <w:lang w:val="en-US"/>
        </w:rPr>
        <w:t>post</w:t>
      </w:r>
      <w:r w:rsidR="0034281F">
        <w:rPr>
          <w:sz w:val="20"/>
          <w:szCs w:val="20"/>
          <w:lang w:val="en-US"/>
        </w:rPr>
        <w:t>-</w:t>
      </w:r>
      <w:r w:rsidRPr="005B6566">
        <w:rPr>
          <w:sz w:val="20"/>
          <w:szCs w:val="20"/>
          <w:lang w:val="en-US"/>
        </w:rPr>
        <w:t xml:space="preserve">hoc test, </w:t>
      </w:r>
      <w:r w:rsidRPr="005B6566">
        <w:rPr>
          <w:i/>
          <w:iCs/>
          <w:sz w:val="20"/>
          <w:szCs w:val="20"/>
          <w:lang w:val="en-US"/>
        </w:rPr>
        <w:t>p</w:t>
      </w:r>
      <w:r w:rsidRPr="005B6566">
        <w:rPr>
          <w:sz w:val="20"/>
          <w:szCs w:val="20"/>
          <w:lang w:val="en-US"/>
        </w:rPr>
        <w:t xml:space="preserve"> &lt; 0.05</w:t>
      </w:r>
      <w:commentRangeStart w:id="35"/>
      <w:r w:rsidRPr="005B6566">
        <w:rPr>
          <w:sz w:val="20"/>
          <w:szCs w:val="20"/>
          <w:lang w:val="en-US"/>
        </w:rPr>
        <w:t>).</w:t>
      </w:r>
      <w:commentRangeEnd w:id="35"/>
      <w:r w:rsidR="007607D4">
        <w:rPr>
          <w:rStyle w:val="CommentReference"/>
          <w:rFonts w:asciiTheme="minorHAnsi" w:eastAsiaTheme="minorHAnsi" w:hAnsiTheme="minorHAnsi" w:cstheme="minorBidi"/>
          <w:lang w:eastAsia="en-US"/>
        </w:rPr>
        <w:commentReference w:id="35"/>
      </w:r>
    </w:p>
    <w:bookmarkEnd w:id="34"/>
    <w:p w14:paraId="6E633AF8" w14:textId="63CE2199" w:rsidR="005B6566" w:rsidRPr="004C5F8A" w:rsidDel="007E5826" w:rsidRDefault="005B6566" w:rsidP="004B49AD">
      <w:pPr>
        <w:pStyle w:val="NormalWeb"/>
        <w:spacing w:before="0" w:beforeAutospacing="0" w:after="0" w:afterAutospacing="0" w:line="360" w:lineRule="auto"/>
        <w:jc w:val="both"/>
        <w:rPr>
          <w:del w:id="36" w:author="Chia, Shaphan Yong" w:date="2023-06-24T09:15:00Z"/>
          <w:sz w:val="20"/>
          <w:szCs w:val="20"/>
          <w:lang w:val="en-US"/>
        </w:rPr>
      </w:pPr>
    </w:p>
    <w:p w14:paraId="4F3F2B40" w14:textId="7BF830C5" w:rsidR="009F3D15" w:rsidRDefault="009F3D15" w:rsidP="004B49AD">
      <w:pPr>
        <w:spacing w:after="0"/>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7B5EC699" w14:textId="6E9AA4C0" w:rsidR="000C1B6B" w:rsidRDefault="009F3D15" w:rsidP="004B49AD">
      <w:pPr>
        <w:spacing w:after="0"/>
        <w:jc w:val="both"/>
        <w:rPr>
          <w:rFonts w:ascii="Times New Roman" w:hAnsi="Times New Roman" w:cs="Times New Roman"/>
          <w:sz w:val="24"/>
          <w:szCs w:val="24"/>
        </w:rPr>
      </w:pPr>
      <w:r>
        <w:rPr>
          <w:rFonts w:ascii="Times New Roman" w:hAnsi="Times New Roman" w:cs="Times New Roman"/>
          <w:sz w:val="24"/>
          <w:szCs w:val="24"/>
        </w:rPr>
        <w:t>B</w:t>
      </w:r>
      <w:r w:rsidR="00B81D95">
        <w:rPr>
          <w:rFonts w:ascii="Times New Roman" w:hAnsi="Times New Roman" w:cs="Times New Roman"/>
          <w:sz w:val="24"/>
          <w:szCs w:val="24"/>
        </w:rPr>
        <w:t>lack soldier fly frass or</w:t>
      </w:r>
      <w:r>
        <w:rPr>
          <w:rFonts w:ascii="Times New Roman" w:hAnsi="Times New Roman" w:cs="Times New Roman"/>
          <w:sz w:val="24"/>
          <w:szCs w:val="24"/>
        </w:rPr>
        <w:t xml:space="preserve">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w:t>
      </w:r>
      <w:r w:rsidR="0035343A">
        <w:rPr>
          <w:rFonts w:ascii="Times New Roman" w:hAnsi="Times New Roman" w:cs="Times New Roman"/>
          <w:sz w:val="24"/>
          <w:szCs w:val="24"/>
        </w:rPr>
        <w:t>,</w:t>
      </w:r>
      <w:r w:rsidR="009579D9">
        <w:rPr>
          <w:rFonts w:ascii="Times New Roman" w:hAnsi="Times New Roman" w:cs="Times New Roman"/>
          <w:sz w:val="24"/>
          <w:szCs w:val="24"/>
        </w:rPr>
        <w:t xml:space="preserve"> </w:t>
      </w:r>
      <w:r w:rsidR="0035343A" w:rsidRPr="0035343A">
        <w:rPr>
          <w:rFonts w:ascii="Times New Roman" w:hAnsi="Times New Roman" w:cs="Times New Roman"/>
          <w:sz w:val="24"/>
          <w:szCs w:val="24"/>
        </w:rPr>
        <w:t xml:space="preserve">had no significant effect on the growth of </w:t>
      </w:r>
      <w:r w:rsidR="0035343A" w:rsidRPr="00F410EB">
        <w:rPr>
          <w:rFonts w:ascii="Times New Roman" w:hAnsi="Times New Roman" w:cs="Times New Roman"/>
          <w:i/>
          <w:iCs/>
          <w:sz w:val="24"/>
          <w:szCs w:val="24"/>
        </w:rPr>
        <w:t>B. rapa</w:t>
      </w:r>
      <w:r w:rsidR="0035343A" w:rsidRPr="0035343A">
        <w:rPr>
          <w:rFonts w:ascii="Times New Roman" w:hAnsi="Times New Roman" w:cs="Times New Roman"/>
          <w:sz w:val="24"/>
          <w:szCs w:val="24"/>
        </w:rPr>
        <w:t xml:space="preserve"> plants from germination to 28 days, but </w:t>
      </w:r>
      <w:r w:rsidR="0035343A">
        <w:rPr>
          <w:rFonts w:ascii="Times New Roman" w:hAnsi="Times New Roman" w:cs="Times New Roman"/>
          <w:sz w:val="24"/>
          <w:szCs w:val="24"/>
        </w:rPr>
        <w:t>affected</w:t>
      </w:r>
      <w:r w:rsidR="0035343A" w:rsidRPr="0035343A">
        <w:rPr>
          <w:rFonts w:ascii="Times New Roman" w:hAnsi="Times New Roman" w:cs="Times New Roman"/>
          <w:sz w:val="24"/>
          <w:szCs w:val="24"/>
        </w:rPr>
        <w:t xml:space="preserve"> growth by day </w:t>
      </w:r>
      <w:r w:rsidR="00824357">
        <w:rPr>
          <w:rFonts w:ascii="Times New Roman" w:hAnsi="Times New Roman" w:cs="Times New Roman"/>
          <w:sz w:val="24"/>
          <w:szCs w:val="24"/>
        </w:rPr>
        <w:t>35</w:t>
      </w:r>
      <w:bookmarkStart w:id="37" w:name="_Hlk127544593"/>
      <w:r w:rsidR="0035343A">
        <w:rPr>
          <w:rFonts w:ascii="Times New Roman" w:hAnsi="Times New Roman" w:cs="Times New Roman"/>
          <w:sz w:val="24"/>
          <w:szCs w:val="24"/>
        </w:rPr>
        <w:t xml:space="preserve"> </w:t>
      </w:r>
      <w:r>
        <w:rPr>
          <w:rFonts w:ascii="Times New Roman" w:hAnsi="Times New Roman" w:cs="Times New Roman"/>
          <w:sz w:val="24"/>
          <w:szCs w:val="24"/>
        </w:rPr>
        <w:t>(</w:t>
      </w:r>
      <w:r w:rsidR="00784CAA">
        <w:rPr>
          <w:rFonts w:ascii="Times New Roman" w:hAnsi="Times New Roman" w:cs="Times New Roman"/>
          <w:sz w:val="24"/>
          <w:szCs w:val="24"/>
        </w:rPr>
        <w:t xml:space="preserve">14 days: </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w:t>
      </w:r>
      <w:r w:rsidR="0035343A">
        <w:rPr>
          <w:rFonts w:ascii="Times New Roman" w:hAnsi="Times New Roman" w:cs="Times New Roman"/>
          <w:sz w:val="24"/>
          <w:szCs w:val="24"/>
        </w:rPr>
        <w:t>1</w:t>
      </w:r>
      <w:r w:rsidR="00784CAA">
        <w:rPr>
          <w:rFonts w:ascii="Times New Roman" w:hAnsi="Times New Roman" w:cs="Times New Roman"/>
          <w:sz w:val="24"/>
          <w:szCs w:val="24"/>
        </w:rPr>
        <w:t>.22,</w:t>
      </w:r>
      <w:r>
        <w:rPr>
          <w:rFonts w:ascii="Times New Roman" w:hAnsi="Times New Roman" w:cs="Times New Roman"/>
          <w:sz w:val="24"/>
          <w:szCs w:val="24"/>
        </w:rPr>
        <w:t xml:space="preserve"> df = 2</w:t>
      </w:r>
      <w:r w:rsidR="00784CAA">
        <w:rPr>
          <w:rFonts w:ascii="Times New Roman" w:hAnsi="Times New Roman" w:cs="Times New Roman"/>
          <w:sz w:val="24"/>
          <w:szCs w:val="24"/>
        </w:rPr>
        <w:t>,</w:t>
      </w:r>
      <w:r>
        <w:rPr>
          <w:rFonts w:ascii="Times New Roman" w:hAnsi="Times New Roman" w:cs="Times New Roman"/>
          <w:sz w:val="24"/>
          <w:szCs w:val="24"/>
        </w:rPr>
        <w:t xml:space="preserve"> </w:t>
      </w:r>
      <w:r w:rsidRPr="002E5F6A">
        <w:rPr>
          <w:rFonts w:ascii="Times New Roman" w:hAnsi="Times New Roman" w:cs="Times New Roman"/>
          <w:i/>
          <w:iCs/>
          <w:sz w:val="24"/>
          <w:szCs w:val="24"/>
        </w:rPr>
        <w:t>p</w:t>
      </w:r>
      <w:r>
        <w:rPr>
          <w:rFonts w:ascii="Times New Roman" w:hAnsi="Times New Roman" w:cs="Times New Roman"/>
          <w:sz w:val="24"/>
          <w:szCs w:val="24"/>
        </w:rPr>
        <w:t xml:space="preserve"> </w:t>
      </w:r>
      <w:r w:rsidR="0035343A">
        <w:rPr>
          <w:rFonts w:ascii="Times New Roman" w:hAnsi="Times New Roman" w:cs="Times New Roman"/>
          <w:sz w:val="24"/>
          <w:szCs w:val="24"/>
        </w:rPr>
        <w:t>=</w:t>
      </w:r>
      <w:r>
        <w:rPr>
          <w:rFonts w:ascii="Times New Roman" w:hAnsi="Times New Roman" w:cs="Times New Roman"/>
          <w:sz w:val="24"/>
          <w:szCs w:val="24"/>
        </w:rPr>
        <w:t xml:space="preserve"> 0.</w:t>
      </w:r>
      <w:r w:rsidR="00784CAA">
        <w:rPr>
          <w:rFonts w:ascii="Times New Roman" w:hAnsi="Times New Roman" w:cs="Times New Roman"/>
          <w:sz w:val="24"/>
          <w:szCs w:val="24"/>
        </w:rPr>
        <w:t>5438</w:t>
      </w:r>
      <w:r w:rsidR="005B3DC0">
        <w:rPr>
          <w:rFonts w:ascii="Times New Roman" w:hAnsi="Times New Roman" w:cs="Times New Roman"/>
          <w:sz w:val="24"/>
          <w:szCs w:val="24"/>
        </w:rPr>
        <w:t>;</w:t>
      </w:r>
      <w:r>
        <w:rPr>
          <w:rFonts w:ascii="Times New Roman" w:hAnsi="Times New Roman" w:cs="Times New Roman"/>
          <w:sz w:val="24"/>
          <w:szCs w:val="24"/>
        </w:rPr>
        <w:t xml:space="preserve"> </w:t>
      </w:r>
      <w:r w:rsidR="00784CAA">
        <w:rPr>
          <w:rFonts w:ascii="Times New Roman" w:hAnsi="Times New Roman" w:cs="Times New Roman"/>
          <w:sz w:val="24"/>
          <w:szCs w:val="24"/>
        </w:rPr>
        <w:t>21</w:t>
      </w:r>
      <w:r w:rsidR="00784CAA">
        <w:rPr>
          <w:rFonts w:ascii="Times New Roman" w:hAnsi="Times New Roman" w:cs="Times New Roman"/>
          <w:sz w:val="24"/>
          <w:szCs w:val="24"/>
        </w:rPr>
        <w:t xml:space="preserve">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w:t>
      </w:r>
      <w:r w:rsidR="00784CAA">
        <w:rPr>
          <w:rFonts w:ascii="Times New Roman" w:hAnsi="Times New Roman" w:cs="Times New Roman"/>
          <w:sz w:val="24"/>
          <w:szCs w:val="24"/>
        </w:rPr>
        <w:t>4.65,</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0.0</w:t>
      </w:r>
      <w:r w:rsidR="00784CAA">
        <w:rPr>
          <w:rFonts w:ascii="Times New Roman" w:hAnsi="Times New Roman" w:cs="Times New Roman"/>
          <w:sz w:val="24"/>
          <w:szCs w:val="24"/>
        </w:rPr>
        <w:t>977</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28</w:t>
      </w:r>
      <w:r w:rsidR="00784CAA">
        <w:rPr>
          <w:rFonts w:ascii="Times New Roman" w:hAnsi="Times New Roman" w:cs="Times New Roman"/>
          <w:sz w:val="24"/>
          <w:szCs w:val="24"/>
        </w:rPr>
        <w:t xml:space="preserve">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w:t>
      </w:r>
      <w:r w:rsidR="00784CAA">
        <w:rPr>
          <w:rFonts w:ascii="Times New Roman" w:hAnsi="Times New Roman" w:cs="Times New Roman"/>
          <w:sz w:val="24"/>
          <w:szCs w:val="24"/>
        </w:rPr>
        <w:t>3.40,</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w:t>
      </w:r>
      <w:r w:rsidR="00784CAA">
        <w:rPr>
          <w:rFonts w:ascii="Times New Roman" w:hAnsi="Times New Roman" w:cs="Times New Roman"/>
          <w:sz w:val="24"/>
          <w:szCs w:val="24"/>
        </w:rPr>
        <w:t>1656</w:t>
      </w:r>
      <w:r w:rsidR="00784CAA">
        <w:rPr>
          <w:rFonts w:ascii="Times New Roman" w:hAnsi="Times New Roman" w:cs="Times New Roman"/>
          <w:sz w:val="24"/>
          <w:szCs w:val="24"/>
        </w:rPr>
        <w:t>;</w:t>
      </w:r>
      <w:r w:rsidR="00784CAA" w:rsidRPr="00784CAA">
        <w:rPr>
          <w:rFonts w:ascii="Times New Roman" w:hAnsi="Times New Roman" w:cs="Times New Roman"/>
          <w:sz w:val="24"/>
          <w:szCs w:val="24"/>
        </w:rPr>
        <w:t xml:space="preserve"> </w:t>
      </w:r>
      <w:r w:rsidR="00784CAA">
        <w:rPr>
          <w:rFonts w:ascii="Times New Roman" w:hAnsi="Times New Roman" w:cs="Times New Roman"/>
          <w:sz w:val="24"/>
          <w:szCs w:val="24"/>
        </w:rPr>
        <w:t xml:space="preserve">35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13.48</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0.0012;</w:t>
      </w:r>
      <w:r w:rsidR="00784CA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2728C6">
        <w:rPr>
          <w:rFonts w:ascii="Times New Roman" w:hAnsi="Times New Roman" w:cs="Times New Roman"/>
          <w:sz w:val="24"/>
          <w:szCs w:val="24"/>
        </w:rPr>
        <w:t>6</w:t>
      </w:r>
      <w:r>
        <w:rPr>
          <w:rFonts w:ascii="Times New Roman" w:hAnsi="Times New Roman" w:cs="Times New Roman"/>
          <w:sz w:val="24"/>
          <w:szCs w:val="24"/>
        </w:rPr>
        <w:t xml:space="preserve">). </w:t>
      </w:r>
      <w:bookmarkEnd w:id="37"/>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sidR="0035343A">
        <w:rPr>
          <w:rFonts w:ascii="Times New Roman" w:hAnsi="Times New Roman" w:cs="Times New Roman"/>
          <w:sz w:val="24"/>
          <w:szCs w:val="24"/>
        </w:rPr>
        <w:t xml:space="preserve">by day </w:t>
      </w:r>
      <w:r w:rsidR="00824357">
        <w:rPr>
          <w:rFonts w:ascii="Times New Roman" w:hAnsi="Times New Roman" w:cs="Times New Roman"/>
          <w:sz w:val="24"/>
          <w:szCs w:val="24"/>
        </w:rPr>
        <w:t>35</w:t>
      </w:r>
      <w:r w:rsidR="0035343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2728C6">
        <w:rPr>
          <w:rFonts w:ascii="Times New Roman" w:hAnsi="Times New Roman" w:cs="Times New Roman"/>
          <w:sz w:val="24"/>
          <w:szCs w:val="24"/>
        </w:rPr>
        <w:t>6</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38" w:name="_Hlk127784575"/>
    </w:p>
    <w:p w14:paraId="1D00C9C3" w14:textId="352369B5" w:rsidR="00591C05" w:rsidRDefault="009579D9" w:rsidP="004B49AD">
      <w:pPr>
        <w:spacing w:after="0"/>
        <w:jc w:val="both"/>
        <w:rPr>
          <w:rFonts w:ascii="Times New Roman" w:hAnsi="Times New Roman" w:cs="Times New Roman"/>
          <w:sz w:val="24"/>
          <w:szCs w:val="24"/>
        </w:rPr>
      </w:pPr>
      <w:r>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Pr>
          <w:rFonts w:ascii="Times New Roman" w:hAnsi="Times New Roman" w:cs="Times New Roman"/>
          <w:sz w:val="24"/>
          <w:szCs w:val="24"/>
        </w:rPr>
        <w:t xml:space="preserve">this affected leaf area </w:t>
      </w:r>
      <w:r w:rsidR="00824357">
        <w:rPr>
          <w:rFonts w:ascii="Times New Roman" w:hAnsi="Times New Roman" w:cs="Times New Roman"/>
          <w:sz w:val="24"/>
          <w:szCs w:val="24"/>
        </w:rPr>
        <w:t xml:space="preserve">at days 14 and 35 (14 days: </w:t>
      </w:r>
      <w:r w:rsidR="00824357" w:rsidRPr="004C1EFC">
        <w:rPr>
          <w:rFonts w:ascii="Times New Roman" w:hAnsi="Times New Roman" w:cs="Times New Roman"/>
          <w:i/>
          <w:iCs/>
          <w:sz w:val="24"/>
          <w:szCs w:val="24"/>
        </w:rPr>
        <w:t>χ</w:t>
      </w:r>
      <w:r w:rsidR="00824357" w:rsidRPr="004C1EFC">
        <w:rPr>
          <w:rFonts w:ascii="Times New Roman" w:hAnsi="Times New Roman" w:cs="Times New Roman"/>
          <w:i/>
          <w:iCs/>
          <w:sz w:val="24"/>
          <w:szCs w:val="24"/>
          <w:vertAlign w:val="superscript"/>
        </w:rPr>
        <w:t xml:space="preserve">2 </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6.99</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w:t>
      </w:r>
      <w:r w:rsidR="00824357" w:rsidRPr="004C1EFC">
        <w:rPr>
          <w:rFonts w:ascii="Times New Roman" w:hAnsi="Times New Roman" w:cs="Times New Roman"/>
          <w:i/>
          <w:iCs/>
          <w:sz w:val="24"/>
          <w:szCs w:val="24"/>
        </w:rPr>
        <w:t>p</w:t>
      </w:r>
      <w:r w:rsidR="00824357" w:rsidRPr="004C1EFC">
        <w:rPr>
          <w:rFonts w:ascii="Times New Roman" w:hAnsi="Times New Roman" w:cs="Times New Roman"/>
          <w:sz w:val="24"/>
          <w:szCs w:val="24"/>
        </w:rPr>
        <w:t xml:space="preserve"> = 0.0</w:t>
      </w:r>
      <w:r w:rsidR="00824357">
        <w:rPr>
          <w:rFonts w:ascii="Times New Roman" w:hAnsi="Times New Roman" w:cs="Times New Roman"/>
          <w:sz w:val="24"/>
          <w:szCs w:val="24"/>
        </w:rPr>
        <w:t>303</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35</w:t>
      </w:r>
      <w:r w:rsidR="00824357">
        <w:rPr>
          <w:rFonts w:ascii="Times New Roman" w:hAnsi="Times New Roman" w:cs="Times New Roman"/>
          <w:sz w:val="24"/>
          <w:szCs w:val="24"/>
        </w:rPr>
        <w:t xml:space="preserve"> days: </w:t>
      </w:r>
      <w:r w:rsidR="00824357" w:rsidRPr="004C1EFC">
        <w:rPr>
          <w:rFonts w:ascii="Times New Roman" w:hAnsi="Times New Roman" w:cs="Times New Roman"/>
          <w:i/>
          <w:iCs/>
          <w:sz w:val="24"/>
          <w:szCs w:val="24"/>
        </w:rPr>
        <w:t>χ</w:t>
      </w:r>
      <w:r w:rsidR="00824357" w:rsidRPr="004C1EFC">
        <w:rPr>
          <w:rFonts w:ascii="Times New Roman" w:hAnsi="Times New Roman" w:cs="Times New Roman"/>
          <w:i/>
          <w:iCs/>
          <w:sz w:val="24"/>
          <w:szCs w:val="24"/>
          <w:vertAlign w:val="superscript"/>
        </w:rPr>
        <w:t xml:space="preserve">2 </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8.86</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w:t>
      </w:r>
      <w:r w:rsidR="00824357" w:rsidRPr="004C1EFC">
        <w:rPr>
          <w:rFonts w:ascii="Times New Roman" w:hAnsi="Times New Roman" w:cs="Times New Roman"/>
          <w:i/>
          <w:iCs/>
          <w:sz w:val="24"/>
          <w:szCs w:val="24"/>
        </w:rPr>
        <w:t>p</w:t>
      </w:r>
      <w:r w:rsidR="00824357" w:rsidRPr="004C1EFC">
        <w:rPr>
          <w:rFonts w:ascii="Times New Roman" w:hAnsi="Times New Roman" w:cs="Times New Roman"/>
          <w:sz w:val="24"/>
          <w:szCs w:val="24"/>
        </w:rPr>
        <w:t xml:space="preserve"> = 0.0</w:t>
      </w:r>
      <w:r w:rsidR="00824357">
        <w:rPr>
          <w:rFonts w:ascii="Times New Roman" w:hAnsi="Times New Roman" w:cs="Times New Roman"/>
          <w:sz w:val="24"/>
          <w:szCs w:val="24"/>
        </w:rPr>
        <w:t xml:space="preserve">119; </w:t>
      </w:r>
      <w:r w:rsidR="00824357" w:rsidRPr="004C1EFC">
        <w:rPr>
          <w:rFonts w:ascii="Times New Roman" w:hAnsi="Times New Roman" w:cs="Times New Roman"/>
          <w:sz w:val="24"/>
          <w:szCs w:val="24"/>
        </w:rPr>
        <w:t>Figure</w:t>
      </w:r>
      <w:r w:rsidR="00DF3AF8">
        <w:rPr>
          <w:rFonts w:ascii="Times New Roman" w:hAnsi="Times New Roman" w:cs="Times New Roman"/>
          <w:sz w:val="24"/>
          <w:szCs w:val="24"/>
        </w:rPr>
        <w:t xml:space="preserve"> </w:t>
      </w:r>
      <w:r w:rsidR="006B318F">
        <w:rPr>
          <w:rFonts w:ascii="Times New Roman" w:hAnsi="Times New Roman" w:cs="Times New Roman"/>
          <w:sz w:val="24"/>
          <w:szCs w:val="24"/>
        </w:rPr>
        <w:t>7</w:t>
      </w:r>
      <w:r w:rsidR="00DF3AF8">
        <w:rPr>
          <w:rFonts w:ascii="Times New Roman" w:hAnsi="Times New Roman" w:cs="Times New Roman"/>
          <w:sz w:val="24"/>
          <w:szCs w:val="24"/>
        </w:rPr>
        <w:t>)</w:t>
      </w:r>
      <w:r w:rsidR="00824357">
        <w:rPr>
          <w:rFonts w:ascii="Times New Roman" w:hAnsi="Times New Roman" w:cs="Times New Roman"/>
          <w:sz w:val="24"/>
          <w:szCs w:val="24"/>
        </w:rPr>
        <w:t xml:space="preserve">, but not at days 21 and 28 </w:t>
      </w:r>
      <w:r w:rsidR="004C1EFC" w:rsidRPr="004C1EFC">
        <w:rPr>
          <w:rFonts w:ascii="Times New Roman" w:hAnsi="Times New Roman" w:cs="Times New Roman"/>
          <w:sz w:val="24"/>
          <w:szCs w:val="24"/>
        </w:rPr>
        <w:t>(</w:t>
      </w:r>
      <w:r w:rsidR="00DF3AF8">
        <w:rPr>
          <w:rFonts w:ascii="Times New Roman" w:hAnsi="Times New Roman" w:cs="Times New Roman"/>
          <w:sz w:val="24"/>
          <w:szCs w:val="24"/>
        </w:rPr>
        <w:t xml:space="preserve">21 days: </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w:t>
      </w:r>
      <w:r w:rsidR="00DF3AF8">
        <w:rPr>
          <w:rFonts w:ascii="Times New Roman" w:hAnsi="Times New Roman" w:cs="Times New Roman"/>
          <w:sz w:val="24"/>
          <w:szCs w:val="24"/>
        </w:rPr>
        <w:t>2.23</w:t>
      </w:r>
      <w:r w:rsidR="00D371A1">
        <w:rPr>
          <w:rFonts w:ascii="Times New Roman" w:hAnsi="Times New Roman" w:cs="Times New Roman"/>
          <w:sz w:val="24"/>
          <w:szCs w:val="24"/>
        </w:rPr>
        <w:t>,</w:t>
      </w:r>
      <w:r w:rsidR="004C1EFC"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4C1EFC" w:rsidRPr="004C1EFC">
        <w:rPr>
          <w:rFonts w:ascii="Times New Roman" w:hAnsi="Times New Roman" w:cs="Times New Roman"/>
          <w:sz w:val="24"/>
          <w:szCs w:val="24"/>
        </w:rPr>
        <w:t xml:space="preserve">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w:t>
      </w:r>
      <w:r w:rsidR="00DF3AF8">
        <w:rPr>
          <w:rFonts w:ascii="Times New Roman" w:hAnsi="Times New Roman" w:cs="Times New Roman"/>
          <w:sz w:val="24"/>
          <w:szCs w:val="24"/>
        </w:rPr>
        <w:t>3279</w:t>
      </w:r>
      <w:r w:rsidR="004C1EFC" w:rsidRPr="004C1EFC">
        <w:rPr>
          <w:rFonts w:ascii="Times New Roman" w:hAnsi="Times New Roman" w:cs="Times New Roman"/>
          <w:sz w:val="24"/>
          <w:szCs w:val="24"/>
        </w:rPr>
        <w:t xml:space="preserve">; </w:t>
      </w:r>
      <w:r w:rsidR="00DF3AF8">
        <w:rPr>
          <w:rFonts w:ascii="Times New Roman" w:hAnsi="Times New Roman" w:cs="Times New Roman"/>
          <w:sz w:val="24"/>
          <w:szCs w:val="24"/>
        </w:rPr>
        <w:t>28</w:t>
      </w:r>
      <w:r w:rsidR="00DF3AF8">
        <w:rPr>
          <w:rFonts w:ascii="Times New Roman" w:hAnsi="Times New Roman" w:cs="Times New Roman"/>
          <w:sz w:val="24"/>
          <w:szCs w:val="24"/>
        </w:rPr>
        <w:t xml:space="preserve"> days: </w:t>
      </w:r>
      <w:r w:rsidR="00DF3AF8" w:rsidRPr="004C1EFC">
        <w:rPr>
          <w:rFonts w:ascii="Times New Roman" w:hAnsi="Times New Roman" w:cs="Times New Roman"/>
          <w:i/>
          <w:iCs/>
          <w:sz w:val="24"/>
          <w:szCs w:val="24"/>
        </w:rPr>
        <w:t>χ</w:t>
      </w:r>
      <w:r w:rsidR="00DF3AF8" w:rsidRPr="004C1EFC">
        <w:rPr>
          <w:rFonts w:ascii="Times New Roman" w:hAnsi="Times New Roman" w:cs="Times New Roman"/>
          <w:i/>
          <w:iCs/>
          <w:sz w:val="24"/>
          <w:szCs w:val="24"/>
          <w:vertAlign w:val="superscript"/>
        </w:rPr>
        <w:t xml:space="preserve">2 </w:t>
      </w:r>
      <w:r w:rsidR="00DF3AF8" w:rsidRPr="004C1EFC">
        <w:rPr>
          <w:rFonts w:ascii="Times New Roman" w:hAnsi="Times New Roman" w:cs="Times New Roman"/>
          <w:sz w:val="24"/>
          <w:szCs w:val="24"/>
        </w:rPr>
        <w:t xml:space="preserve">= </w:t>
      </w:r>
      <w:r w:rsidR="00DF3AF8">
        <w:rPr>
          <w:rFonts w:ascii="Times New Roman" w:hAnsi="Times New Roman" w:cs="Times New Roman"/>
          <w:sz w:val="24"/>
          <w:szCs w:val="24"/>
        </w:rPr>
        <w:t>3.23</w:t>
      </w:r>
      <w:r w:rsidR="00D371A1">
        <w:rPr>
          <w:rFonts w:ascii="Times New Roman" w:hAnsi="Times New Roman" w:cs="Times New Roman"/>
          <w:sz w:val="24"/>
          <w:szCs w:val="24"/>
        </w:rPr>
        <w:t>,</w:t>
      </w:r>
      <w:r w:rsidR="00DF3AF8"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DF3AF8" w:rsidRPr="004C1EFC">
        <w:rPr>
          <w:rFonts w:ascii="Times New Roman" w:hAnsi="Times New Roman" w:cs="Times New Roman"/>
          <w:sz w:val="24"/>
          <w:szCs w:val="24"/>
        </w:rPr>
        <w:t xml:space="preserve"> </w:t>
      </w:r>
      <w:r w:rsidR="00DF3AF8" w:rsidRPr="004C1EFC">
        <w:rPr>
          <w:rFonts w:ascii="Times New Roman" w:hAnsi="Times New Roman" w:cs="Times New Roman"/>
          <w:i/>
          <w:iCs/>
          <w:sz w:val="24"/>
          <w:szCs w:val="24"/>
        </w:rPr>
        <w:t>p</w:t>
      </w:r>
      <w:r w:rsidR="00DF3AF8" w:rsidRPr="004C1EFC">
        <w:rPr>
          <w:rFonts w:ascii="Times New Roman" w:hAnsi="Times New Roman" w:cs="Times New Roman"/>
          <w:sz w:val="24"/>
          <w:szCs w:val="24"/>
        </w:rPr>
        <w:t xml:space="preserve"> = 0.</w:t>
      </w:r>
      <w:r w:rsidR="00DF3AF8">
        <w:rPr>
          <w:rFonts w:ascii="Times New Roman" w:hAnsi="Times New Roman" w:cs="Times New Roman"/>
          <w:sz w:val="24"/>
          <w:szCs w:val="24"/>
        </w:rPr>
        <w:t>19</w:t>
      </w:r>
      <w:r w:rsidR="00DF3AF8">
        <w:rPr>
          <w:rFonts w:ascii="Times New Roman" w:hAnsi="Times New Roman" w:cs="Times New Roman"/>
          <w:sz w:val="24"/>
          <w:szCs w:val="24"/>
        </w:rPr>
        <w:t>93</w:t>
      </w:r>
      <w:r w:rsidR="00DF3AF8">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Figure </w:t>
      </w:r>
      <w:r w:rsidR="00215728" w:rsidRPr="00F410EB">
        <w:rPr>
          <w:rFonts w:ascii="Times New Roman" w:hAnsi="Times New Roman" w:cs="Times New Roman"/>
          <w:sz w:val="24"/>
          <w:szCs w:val="24"/>
          <w:highlight w:val="yellow"/>
        </w:rPr>
        <w:t>7</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6B318F">
        <w:rPr>
          <w:rFonts w:ascii="Times New Roman" w:hAnsi="Times New Roman" w:cs="Times New Roman"/>
          <w:sz w:val="24"/>
          <w:szCs w:val="24"/>
        </w:rPr>
        <w:t xml:space="preserve"> </w:t>
      </w:r>
      <w:r w:rsidR="00F410EB">
        <w:rPr>
          <w:rFonts w:ascii="Times New Roman" w:hAnsi="Times New Roman" w:cs="Times New Roman"/>
          <w:sz w:val="24"/>
          <w:szCs w:val="24"/>
        </w:rPr>
        <w:t xml:space="preserve">and NoFrass </w:t>
      </w:r>
      <w:r w:rsidR="006B318F">
        <w:rPr>
          <w:rFonts w:ascii="Times New Roman" w:hAnsi="Times New Roman" w:cs="Times New Roman"/>
          <w:sz w:val="24"/>
          <w:szCs w:val="24"/>
        </w:rPr>
        <w:t>at days 35</w:t>
      </w:r>
      <w:r w:rsidR="00F410EB">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(Figure </w:t>
      </w:r>
      <w:r w:rsidR="00215728" w:rsidRPr="00F410EB">
        <w:rPr>
          <w:rFonts w:ascii="Times New Roman" w:hAnsi="Times New Roman" w:cs="Times New Roman"/>
          <w:sz w:val="24"/>
          <w:szCs w:val="24"/>
          <w:highlight w:val="yellow"/>
        </w:rPr>
        <w:t>7</w:t>
      </w:r>
      <w:r w:rsidR="004C1EFC" w:rsidRPr="004C1EFC">
        <w:rPr>
          <w:rFonts w:ascii="Times New Roman" w:hAnsi="Times New Roman" w:cs="Times New Roman"/>
          <w:sz w:val="24"/>
          <w:szCs w:val="24"/>
        </w:rPr>
        <w:t>).</w:t>
      </w:r>
      <w:bookmarkEnd w:id="38"/>
    </w:p>
    <w:p w14:paraId="5D51944F" w14:textId="77777777" w:rsidR="007B6B5E" w:rsidRDefault="007B6B5E" w:rsidP="004B49AD">
      <w:pPr>
        <w:spacing w:after="0"/>
        <w:jc w:val="both"/>
        <w:rPr>
          <w:rFonts w:ascii="Times New Roman" w:hAnsi="Times New Roman" w:cs="Times New Roman"/>
          <w:sz w:val="24"/>
          <w:szCs w:val="24"/>
        </w:rPr>
      </w:pPr>
    </w:p>
    <w:p w14:paraId="1CFBD8DA" w14:textId="2B2950D7" w:rsidR="00591C05" w:rsidRDefault="00991EB5" w:rsidP="004B49AD">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EF2B8C" w:rsidRPr="00EF2B8C">
        <w:rPr>
          <w:rFonts w:ascii="Times New Roman" w:hAnsi="Times New Roman" w:cs="Times New Roman"/>
          <w:sz w:val="24"/>
          <w:szCs w:val="24"/>
        </w:rPr>
        <w:t>at all time points</w:t>
      </w:r>
      <w:r w:rsidR="00EF2B8C" w:rsidRPr="00EF2B8C">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BA7B50">
        <w:rPr>
          <w:rFonts w:ascii="Times New Roman" w:hAnsi="Times New Roman" w:cs="Times New Roman"/>
          <w:sz w:val="24"/>
          <w:szCs w:val="24"/>
        </w:rPr>
        <w:t xml:space="preserve">14 days: </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2.0</w:t>
      </w:r>
      <w:r w:rsidR="00BA7B50">
        <w:rPr>
          <w:rFonts w:ascii="Times New Roman" w:hAnsi="Times New Roman" w:cs="Times New Roman"/>
          <w:sz w:val="24"/>
          <w:szCs w:val="24"/>
        </w:rPr>
        <w:t>,</w:t>
      </w:r>
      <w:r w:rsidR="00591C05"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591C05" w:rsidRPr="00591C05">
        <w:rPr>
          <w:rFonts w:ascii="Times New Roman" w:hAnsi="Times New Roman" w:cs="Times New Roman"/>
          <w:sz w:val="24"/>
          <w:szCs w:val="24"/>
        </w:rPr>
        <w:t xml:space="preserve">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0.36</w:t>
      </w:r>
      <w:r w:rsidR="00BA7B50">
        <w:rPr>
          <w:rFonts w:ascii="Times New Roman" w:hAnsi="Times New Roman" w:cs="Times New Roman"/>
          <w:sz w:val="24"/>
          <w:szCs w:val="24"/>
        </w:rPr>
        <w:t>79</w:t>
      </w:r>
      <w:r w:rsidR="00591C05" w:rsidRPr="00591C05">
        <w:rPr>
          <w:rFonts w:ascii="Times New Roman" w:hAnsi="Times New Roman" w:cs="Times New Roman"/>
          <w:sz w:val="24"/>
          <w:szCs w:val="24"/>
        </w:rPr>
        <w:t xml:space="preserve">; </w:t>
      </w:r>
      <w:r w:rsidR="00BA7B50">
        <w:rPr>
          <w:rFonts w:ascii="Times New Roman" w:hAnsi="Times New Roman" w:cs="Times New Roman"/>
          <w:sz w:val="24"/>
          <w:szCs w:val="24"/>
        </w:rPr>
        <w:t>21</w:t>
      </w:r>
      <w:r w:rsidR="00BA7B50">
        <w:rPr>
          <w:rFonts w:ascii="Times New Roman" w:hAnsi="Times New Roman" w:cs="Times New Roman"/>
          <w:sz w:val="24"/>
          <w:szCs w:val="24"/>
        </w:rPr>
        <w:t xml:space="preserve"> days: </w:t>
      </w:r>
      <w:r w:rsidR="00BA7B50" w:rsidRPr="00591C05">
        <w:rPr>
          <w:rFonts w:ascii="Times New Roman" w:hAnsi="Times New Roman" w:cs="Times New Roman"/>
          <w:i/>
          <w:iCs/>
          <w:sz w:val="24"/>
          <w:szCs w:val="24"/>
        </w:rPr>
        <w:t>χ</w:t>
      </w:r>
      <w:r w:rsidR="00BA7B50" w:rsidRPr="00591C05">
        <w:rPr>
          <w:rFonts w:ascii="Times New Roman" w:hAnsi="Times New Roman" w:cs="Times New Roman"/>
          <w:i/>
          <w:iCs/>
          <w:sz w:val="24"/>
          <w:szCs w:val="24"/>
          <w:vertAlign w:val="superscript"/>
        </w:rPr>
        <w:t xml:space="preserve">2 </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3.42,</w:t>
      </w:r>
      <w:r w:rsidR="00BA7B50"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w:t>
      </w:r>
      <w:r w:rsidR="00BA7B50" w:rsidRPr="00591C05">
        <w:rPr>
          <w:rFonts w:ascii="Times New Roman" w:hAnsi="Times New Roman" w:cs="Times New Roman"/>
          <w:i/>
          <w:iCs/>
          <w:sz w:val="24"/>
          <w:szCs w:val="24"/>
        </w:rPr>
        <w:t>p</w:t>
      </w:r>
      <w:r w:rsidR="00BA7B50" w:rsidRPr="00591C05">
        <w:rPr>
          <w:rFonts w:ascii="Times New Roman" w:hAnsi="Times New Roman" w:cs="Times New Roman"/>
          <w:sz w:val="24"/>
          <w:szCs w:val="24"/>
        </w:rPr>
        <w:t xml:space="preserve"> = 0.</w:t>
      </w:r>
      <w:r w:rsidR="00BA7B50">
        <w:rPr>
          <w:rFonts w:ascii="Times New Roman" w:hAnsi="Times New Roman" w:cs="Times New Roman"/>
          <w:sz w:val="24"/>
          <w:szCs w:val="24"/>
        </w:rPr>
        <w:t>1808</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2</w:t>
      </w:r>
      <w:r w:rsidR="00BA7B50">
        <w:rPr>
          <w:rFonts w:ascii="Times New Roman" w:hAnsi="Times New Roman" w:cs="Times New Roman"/>
          <w:sz w:val="24"/>
          <w:szCs w:val="24"/>
        </w:rPr>
        <w:t>8</w:t>
      </w:r>
      <w:r w:rsidR="00BA7B50">
        <w:rPr>
          <w:rFonts w:ascii="Times New Roman" w:hAnsi="Times New Roman" w:cs="Times New Roman"/>
          <w:sz w:val="24"/>
          <w:szCs w:val="24"/>
        </w:rPr>
        <w:t xml:space="preserve"> days: </w:t>
      </w:r>
      <w:r w:rsidR="00BA7B50" w:rsidRPr="00591C05">
        <w:rPr>
          <w:rFonts w:ascii="Times New Roman" w:hAnsi="Times New Roman" w:cs="Times New Roman"/>
          <w:i/>
          <w:iCs/>
          <w:sz w:val="24"/>
          <w:szCs w:val="24"/>
        </w:rPr>
        <w:t>χ</w:t>
      </w:r>
      <w:r w:rsidR="00BA7B50" w:rsidRPr="00591C05">
        <w:rPr>
          <w:rFonts w:ascii="Times New Roman" w:hAnsi="Times New Roman" w:cs="Times New Roman"/>
          <w:i/>
          <w:iCs/>
          <w:sz w:val="24"/>
          <w:szCs w:val="24"/>
          <w:vertAlign w:val="superscript"/>
        </w:rPr>
        <w:t xml:space="preserve">2 </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0.60</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w:t>
      </w:r>
      <w:r w:rsidR="00BA7B50" w:rsidRPr="00591C05">
        <w:rPr>
          <w:rFonts w:ascii="Times New Roman" w:hAnsi="Times New Roman" w:cs="Times New Roman"/>
          <w:i/>
          <w:iCs/>
          <w:sz w:val="24"/>
          <w:szCs w:val="24"/>
        </w:rPr>
        <w:t>p</w:t>
      </w:r>
      <w:r w:rsidR="00BA7B50" w:rsidRPr="00591C05">
        <w:rPr>
          <w:rFonts w:ascii="Times New Roman" w:hAnsi="Times New Roman" w:cs="Times New Roman"/>
          <w:sz w:val="24"/>
          <w:szCs w:val="24"/>
        </w:rPr>
        <w:t xml:space="preserve"> = 0.</w:t>
      </w:r>
      <w:r w:rsidR="00BA7B50">
        <w:rPr>
          <w:rFonts w:ascii="Times New Roman" w:hAnsi="Times New Roman" w:cs="Times New Roman"/>
          <w:sz w:val="24"/>
          <w:szCs w:val="24"/>
        </w:rPr>
        <w:t>7419</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35</w:t>
      </w:r>
      <w:r w:rsidR="00BA7B50">
        <w:rPr>
          <w:rFonts w:ascii="Times New Roman" w:hAnsi="Times New Roman" w:cs="Times New Roman"/>
          <w:sz w:val="24"/>
          <w:szCs w:val="24"/>
        </w:rPr>
        <w:t xml:space="preserve"> days: </w:t>
      </w:r>
      <w:r w:rsidR="00BA7B50" w:rsidRPr="00591C05">
        <w:rPr>
          <w:rFonts w:ascii="Times New Roman" w:hAnsi="Times New Roman" w:cs="Times New Roman"/>
          <w:i/>
          <w:iCs/>
          <w:sz w:val="24"/>
          <w:szCs w:val="24"/>
        </w:rPr>
        <w:t>χ</w:t>
      </w:r>
      <w:r w:rsidR="00BA7B50" w:rsidRPr="00591C05">
        <w:rPr>
          <w:rFonts w:ascii="Times New Roman" w:hAnsi="Times New Roman" w:cs="Times New Roman"/>
          <w:i/>
          <w:iCs/>
          <w:sz w:val="24"/>
          <w:szCs w:val="24"/>
          <w:vertAlign w:val="superscript"/>
        </w:rPr>
        <w:t xml:space="preserve">2 </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1.77</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w:t>
      </w:r>
      <w:r w:rsidR="00BA7B50" w:rsidRPr="00591C05">
        <w:rPr>
          <w:rFonts w:ascii="Times New Roman" w:hAnsi="Times New Roman" w:cs="Times New Roman"/>
          <w:i/>
          <w:iCs/>
          <w:sz w:val="24"/>
          <w:szCs w:val="24"/>
        </w:rPr>
        <w:t>p</w:t>
      </w:r>
      <w:r w:rsidR="00BA7B50" w:rsidRPr="00591C05">
        <w:rPr>
          <w:rFonts w:ascii="Times New Roman" w:hAnsi="Times New Roman" w:cs="Times New Roman"/>
          <w:sz w:val="24"/>
          <w:szCs w:val="24"/>
        </w:rPr>
        <w:t xml:space="preserve"> = 0.</w:t>
      </w:r>
      <w:r w:rsidR="00BA7B50">
        <w:rPr>
          <w:rFonts w:ascii="Times New Roman" w:hAnsi="Times New Roman" w:cs="Times New Roman"/>
          <w:sz w:val="24"/>
          <w:szCs w:val="24"/>
        </w:rPr>
        <w:t>413</w:t>
      </w:r>
      <w:r w:rsidR="00BA7B50">
        <w:rPr>
          <w:rFonts w:ascii="Times New Roman" w:hAnsi="Times New Roman" w:cs="Times New Roman"/>
          <w:sz w:val="24"/>
          <w:szCs w:val="24"/>
        </w:rPr>
        <w:t>8</w:t>
      </w:r>
      <w:r w:rsidR="00BA7B50" w:rsidRP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 xml:space="preserve">Figure </w:t>
      </w:r>
      <w:r w:rsidR="000C4FD3" w:rsidRPr="00591C05">
        <w:rPr>
          <w:rFonts w:ascii="Times New Roman" w:hAnsi="Times New Roman" w:cs="Times New Roman"/>
          <w:sz w:val="24"/>
          <w:szCs w:val="24"/>
        </w:rPr>
        <w:t>S</w:t>
      </w:r>
      <w:r w:rsidR="000C4FD3" w:rsidRPr="006E17FC">
        <w:rPr>
          <w:rFonts w:ascii="Times New Roman" w:hAnsi="Times New Roman" w:cs="Times New Roman"/>
          <w:sz w:val="24"/>
          <w:szCs w:val="24"/>
          <w:highlight w:val="yellow"/>
        </w:rPr>
        <w:t>10</w:t>
      </w:r>
      <w:r w:rsidR="00591C05" w:rsidRPr="00591C05">
        <w:rPr>
          <w:rFonts w:ascii="Times New Roman" w:hAnsi="Times New Roman" w:cs="Times New Roman"/>
          <w:sz w:val="24"/>
          <w:szCs w:val="24"/>
        </w:rPr>
        <w:t xml:space="preserve">). </w:t>
      </w:r>
      <w:bookmarkStart w:id="39"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C764A3">
        <w:rPr>
          <w:rFonts w:ascii="Times New Roman" w:hAnsi="Times New Roman" w:cs="Times New Roman"/>
          <w:sz w:val="24"/>
          <w:szCs w:val="24"/>
        </w:rPr>
        <w:t xml:space="preserve">at days 14 and 21 </w:t>
      </w:r>
      <w:r w:rsidR="00EF2B8C">
        <w:rPr>
          <w:rFonts w:ascii="Times New Roman" w:hAnsi="Times New Roman" w:cs="Times New Roman"/>
          <w:sz w:val="24"/>
          <w:szCs w:val="24"/>
        </w:rPr>
        <w:t xml:space="preserve">compared to the NoFrass </w:t>
      </w:r>
      <w:r w:rsidR="00591C05" w:rsidRPr="00591C05">
        <w:rPr>
          <w:rFonts w:ascii="Times New Roman" w:hAnsi="Times New Roman" w:cs="Times New Roman"/>
          <w:sz w:val="24"/>
          <w:szCs w:val="24"/>
        </w:rPr>
        <w:t>(</w:t>
      </w:r>
      <w:r w:rsidR="00C764A3">
        <w:rPr>
          <w:rFonts w:ascii="Times New Roman" w:hAnsi="Times New Roman" w:cs="Times New Roman"/>
          <w:sz w:val="24"/>
          <w:szCs w:val="24"/>
        </w:rPr>
        <w:t xml:space="preserve">14 days: </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C764A3">
        <w:rPr>
          <w:rFonts w:ascii="Times New Roman" w:hAnsi="Times New Roman" w:cs="Times New Roman"/>
          <w:sz w:val="24"/>
          <w:szCs w:val="24"/>
        </w:rPr>
        <w:t>1.69,</w:t>
      </w:r>
      <w:r w:rsidR="00591C05" w:rsidRPr="00591C05">
        <w:rPr>
          <w:rFonts w:ascii="Times New Roman" w:hAnsi="Times New Roman" w:cs="Times New Roman"/>
          <w:sz w:val="24"/>
          <w:szCs w:val="24"/>
        </w:rPr>
        <w:t xml:space="preserve"> df = 2</w:t>
      </w:r>
      <w:r w:rsidR="00C764A3">
        <w:rPr>
          <w:rFonts w:ascii="Times New Roman" w:hAnsi="Times New Roman" w:cs="Times New Roman"/>
          <w:sz w:val="24"/>
          <w:szCs w:val="24"/>
        </w:rPr>
        <w:t>,</w:t>
      </w:r>
      <w:r w:rsidR="00591C05" w:rsidRPr="00591C05">
        <w:rPr>
          <w:rFonts w:ascii="Times New Roman" w:hAnsi="Times New Roman" w:cs="Times New Roman"/>
          <w:sz w:val="24"/>
          <w:szCs w:val="24"/>
        </w:rPr>
        <w:t xml:space="preserve">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C764A3">
        <w:rPr>
          <w:rFonts w:ascii="Times New Roman" w:hAnsi="Times New Roman" w:cs="Times New Roman"/>
          <w:sz w:val="24"/>
          <w:szCs w:val="24"/>
        </w:rPr>
        <w:t>29</w:t>
      </w:r>
      <w:r w:rsidR="00591C05" w:rsidRPr="00591C05">
        <w:rPr>
          <w:rFonts w:ascii="Times New Roman" w:hAnsi="Times New Roman" w:cs="Times New Roman"/>
          <w:sz w:val="24"/>
          <w:szCs w:val="24"/>
        </w:rPr>
        <w:t>;</w:t>
      </w:r>
      <w:r w:rsidR="00C764A3">
        <w:rPr>
          <w:rFonts w:ascii="Times New Roman" w:hAnsi="Times New Roman" w:cs="Times New Roman"/>
          <w:sz w:val="24"/>
          <w:szCs w:val="24"/>
        </w:rPr>
        <w:t xml:space="preserve"> 21</w:t>
      </w:r>
      <w:r w:rsidR="00C764A3">
        <w:rPr>
          <w:rFonts w:ascii="Times New Roman" w:hAnsi="Times New Roman" w:cs="Times New Roman"/>
          <w:sz w:val="24"/>
          <w:szCs w:val="24"/>
        </w:rPr>
        <w:t xml:space="preserve"> days: </w:t>
      </w:r>
      <w:r w:rsidR="00C764A3" w:rsidRPr="00591C05">
        <w:rPr>
          <w:rFonts w:ascii="Times New Roman" w:hAnsi="Times New Roman" w:cs="Times New Roman"/>
          <w:i/>
          <w:iCs/>
          <w:sz w:val="24"/>
          <w:szCs w:val="24"/>
        </w:rPr>
        <w:t>χ</w:t>
      </w:r>
      <w:r w:rsidR="00C764A3" w:rsidRPr="00591C05">
        <w:rPr>
          <w:rFonts w:ascii="Times New Roman" w:hAnsi="Times New Roman" w:cs="Times New Roman"/>
          <w:i/>
          <w:iCs/>
          <w:sz w:val="24"/>
          <w:szCs w:val="24"/>
          <w:vertAlign w:val="superscript"/>
        </w:rPr>
        <w:t xml:space="preserve">2 </w:t>
      </w:r>
      <w:r w:rsidR="00C764A3" w:rsidRPr="00591C05">
        <w:rPr>
          <w:rFonts w:ascii="Times New Roman" w:hAnsi="Times New Roman" w:cs="Times New Roman"/>
          <w:sz w:val="24"/>
          <w:szCs w:val="24"/>
        </w:rPr>
        <w:t xml:space="preserve">= </w:t>
      </w:r>
      <w:r w:rsidR="00C764A3">
        <w:rPr>
          <w:rFonts w:ascii="Times New Roman" w:hAnsi="Times New Roman" w:cs="Times New Roman"/>
          <w:sz w:val="24"/>
          <w:szCs w:val="24"/>
        </w:rPr>
        <w:t>7.72</w:t>
      </w:r>
      <w:r w:rsidR="00C764A3">
        <w:rPr>
          <w:rFonts w:ascii="Times New Roman" w:hAnsi="Times New Roman" w:cs="Times New Roman"/>
          <w:sz w:val="24"/>
          <w:szCs w:val="24"/>
        </w:rPr>
        <w:t>,</w:t>
      </w:r>
      <w:r w:rsidR="00C764A3" w:rsidRPr="00591C05">
        <w:rPr>
          <w:rFonts w:ascii="Times New Roman" w:hAnsi="Times New Roman" w:cs="Times New Roman"/>
          <w:sz w:val="24"/>
          <w:szCs w:val="24"/>
        </w:rPr>
        <w:t xml:space="preserve"> df = 2</w:t>
      </w:r>
      <w:r w:rsidR="00C764A3">
        <w:rPr>
          <w:rFonts w:ascii="Times New Roman" w:hAnsi="Times New Roman" w:cs="Times New Roman"/>
          <w:sz w:val="24"/>
          <w:szCs w:val="24"/>
        </w:rPr>
        <w:t>,</w:t>
      </w:r>
      <w:r w:rsidR="00C764A3" w:rsidRPr="00591C05">
        <w:rPr>
          <w:rFonts w:ascii="Times New Roman" w:hAnsi="Times New Roman" w:cs="Times New Roman"/>
          <w:sz w:val="24"/>
          <w:szCs w:val="24"/>
        </w:rPr>
        <w:t xml:space="preserve"> </w:t>
      </w:r>
      <w:r w:rsidR="00C764A3" w:rsidRPr="00591C05">
        <w:rPr>
          <w:rFonts w:ascii="Times New Roman" w:hAnsi="Times New Roman" w:cs="Times New Roman"/>
          <w:i/>
          <w:iCs/>
          <w:sz w:val="24"/>
          <w:szCs w:val="24"/>
        </w:rPr>
        <w:t>p</w:t>
      </w:r>
      <w:r w:rsidR="00C764A3" w:rsidRPr="00591C05">
        <w:rPr>
          <w:rFonts w:ascii="Times New Roman" w:hAnsi="Times New Roman" w:cs="Times New Roman"/>
          <w:sz w:val="24"/>
          <w:szCs w:val="24"/>
        </w:rPr>
        <w:t xml:space="preserve"> = 0.</w:t>
      </w:r>
      <w:r w:rsidR="00C764A3">
        <w:rPr>
          <w:rFonts w:ascii="Times New Roman" w:hAnsi="Times New Roman" w:cs="Times New Roman"/>
          <w:sz w:val="24"/>
          <w:szCs w:val="24"/>
        </w:rPr>
        <w:t>0211;</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w:t>
      </w:r>
      <w:r w:rsidR="00215728" w:rsidRPr="006E17FC">
        <w:rPr>
          <w:rFonts w:ascii="Times New Roman" w:hAnsi="Times New Roman" w:cs="Times New Roman"/>
          <w:sz w:val="24"/>
          <w:szCs w:val="24"/>
          <w:highlight w:val="yellow"/>
        </w:rPr>
        <w:t>11</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xml:space="preserve">, </w:t>
      </w:r>
      <w:r w:rsidR="00C764A3">
        <w:rPr>
          <w:rFonts w:ascii="Times New Roman" w:hAnsi="Times New Roman" w:cs="Times New Roman"/>
          <w:sz w:val="24"/>
          <w:szCs w:val="24"/>
        </w:rPr>
        <w:t xml:space="preserve">but not at days 28 and 35 </w:t>
      </w:r>
      <w:r w:rsidR="00EF2B8C">
        <w:rPr>
          <w:rFonts w:ascii="Times New Roman" w:hAnsi="Times New Roman" w:cs="Times New Roman"/>
          <w:sz w:val="24"/>
          <w:szCs w:val="24"/>
        </w:rPr>
        <w:t>(</w:t>
      </w:r>
      <w:r w:rsidR="00EF2B8C">
        <w:rPr>
          <w:rFonts w:ascii="Times New Roman" w:hAnsi="Times New Roman" w:cs="Times New Roman"/>
          <w:sz w:val="24"/>
          <w:szCs w:val="24"/>
        </w:rPr>
        <w:t xml:space="preserve">28 days: </w:t>
      </w:r>
      <w:r w:rsidR="00EF2B8C" w:rsidRPr="00591C05">
        <w:rPr>
          <w:rFonts w:ascii="Times New Roman" w:hAnsi="Times New Roman" w:cs="Times New Roman"/>
          <w:i/>
          <w:iCs/>
          <w:sz w:val="24"/>
          <w:szCs w:val="24"/>
        </w:rPr>
        <w:t>χ</w:t>
      </w:r>
      <w:r w:rsidR="00EF2B8C" w:rsidRPr="00591C05">
        <w:rPr>
          <w:rFonts w:ascii="Times New Roman" w:hAnsi="Times New Roman" w:cs="Times New Roman"/>
          <w:i/>
          <w:iCs/>
          <w:sz w:val="24"/>
          <w:szCs w:val="24"/>
          <w:vertAlign w:val="superscript"/>
        </w:rPr>
        <w:t xml:space="preserve">2 </w:t>
      </w:r>
      <w:r w:rsidR="00EF2B8C" w:rsidRPr="00591C05">
        <w:rPr>
          <w:rFonts w:ascii="Times New Roman" w:hAnsi="Times New Roman" w:cs="Times New Roman"/>
          <w:sz w:val="24"/>
          <w:szCs w:val="24"/>
        </w:rPr>
        <w:t xml:space="preserve">= </w:t>
      </w:r>
      <w:r w:rsidR="00EF2B8C">
        <w:rPr>
          <w:rFonts w:ascii="Times New Roman" w:hAnsi="Times New Roman" w:cs="Times New Roman"/>
          <w:sz w:val="24"/>
          <w:szCs w:val="24"/>
        </w:rPr>
        <w:t>4.14</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df = 2</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w:t>
      </w:r>
      <w:r w:rsidR="00EF2B8C" w:rsidRPr="00591C05">
        <w:rPr>
          <w:rFonts w:ascii="Times New Roman" w:hAnsi="Times New Roman" w:cs="Times New Roman"/>
          <w:i/>
          <w:iCs/>
          <w:sz w:val="24"/>
          <w:szCs w:val="24"/>
        </w:rPr>
        <w:t>p</w:t>
      </w:r>
      <w:r w:rsidR="00EF2B8C" w:rsidRPr="00591C05">
        <w:rPr>
          <w:rFonts w:ascii="Times New Roman" w:hAnsi="Times New Roman" w:cs="Times New Roman"/>
          <w:sz w:val="24"/>
          <w:szCs w:val="24"/>
        </w:rPr>
        <w:t xml:space="preserve"> = 0.</w:t>
      </w:r>
      <w:r w:rsidR="00EF2B8C">
        <w:rPr>
          <w:rFonts w:ascii="Times New Roman" w:hAnsi="Times New Roman" w:cs="Times New Roman"/>
          <w:sz w:val="24"/>
          <w:szCs w:val="24"/>
        </w:rPr>
        <w:t>1260</w:t>
      </w:r>
      <w:r w:rsidR="00EF2B8C" w:rsidRPr="00591C05">
        <w:rPr>
          <w:rFonts w:ascii="Times New Roman" w:hAnsi="Times New Roman" w:cs="Times New Roman"/>
          <w:sz w:val="24"/>
          <w:szCs w:val="24"/>
        </w:rPr>
        <w:t xml:space="preserve">; </w:t>
      </w:r>
      <w:r w:rsidR="00EF2B8C">
        <w:rPr>
          <w:rFonts w:ascii="Times New Roman" w:hAnsi="Times New Roman" w:cs="Times New Roman"/>
          <w:sz w:val="24"/>
          <w:szCs w:val="24"/>
        </w:rPr>
        <w:t xml:space="preserve">35 days: </w:t>
      </w:r>
      <w:r w:rsidR="00EF2B8C" w:rsidRPr="00591C05">
        <w:rPr>
          <w:rFonts w:ascii="Times New Roman" w:hAnsi="Times New Roman" w:cs="Times New Roman"/>
          <w:i/>
          <w:iCs/>
          <w:sz w:val="24"/>
          <w:szCs w:val="24"/>
        </w:rPr>
        <w:t>χ</w:t>
      </w:r>
      <w:r w:rsidR="00EF2B8C" w:rsidRPr="00591C05">
        <w:rPr>
          <w:rFonts w:ascii="Times New Roman" w:hAnsi="Times New Roman" w:cs="Times New Roman"/>
          <w:i/>
          <w:iCs/>
          <w:sz w:val="24"/>
          <w:szCs w:val="24"/>
          <w:vertAlign w:val="superscript"/>
        </w:rPr>
        <w:t xml:space="preserve">2 </w:t>
      </w:r>
      <w:r w:rsidR="00EF2B8C" w:rsidRPr="00591C05">
        <w:rPr>
          <w:rFonts w:ascii="Times New Roman" w:hAnsi="Times New Roman" w:cs="Times New Roman"/>
          <w:sz w:val="24"/>
          <w:szCs w:val="24"/>
        </w:rPr>
        <w:t xml:space="preserve">= </w:t>
      </w:r>
      <w:r w:rsidR="00EF2B8C">
        <w:rPr>
          <w:rFonts w:ascii="Times New Roman" w:hAnsi="Times New Roman" w:cs="Times New Roman"/>
          <w:sz w:val="24"/>
          <w:szCs w:val="24"/>
        </w:rPr>
        <w:t>3.64</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df = 2</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w:t>
      </w:r>
      <w:r w:rsidR="00EF2B8C" w:rsidRPr="00591C05">
        <w:rPr>
          <w:rFonts w:ascii="Times New Roman" w:hAnsi="Times New Roman" w:cs="Times New Roman"/>
          <w:i/>
          <w:iCs/>
          <w:sz w:val="24"/>
          <w:szCs w:val="24"/>
        </w:rPr>
        <w:t>p</w:t>
      </w:r>
      <w:r w:rsidR="00EF2B8C" w:rsidRPr="00591C05">
        <w:rPr>
          <w:rFonts w:ascii="Times New Roman" w:hAnsi="Times New Roman" w:cs="Times New Roman"/>
          <w:sz w:val="24"/>
          <w:szCs w:val="24"/>
        </w:rPr>
        <w:t xml:space="preserve"> = 0.</w:t>
      </w:r>
      <w:r w:rsidR="00EF2B8C">
        <w:rPr>
          <w:rFonts w:ascii="Times New Roman" w:hAnsi="Times New Roman" w:cs="Times New Roman"/>
          <w:sz w:val="24"/>
          <w:szCs w:val="24"/>
        </w:rPr>
        <w:t>1622</w:t>
      </w:r>
      <w:r w:rsidR="00EF2B8C" w:rsidRPr="00591C05">
        <w:rPr>
          <w:rFonts w:ascii="Times New Roman" w:hAnsi="Times New Roman" w:cs="Times New Roman"/>
          <w:sz w:val="24"/>
          <w:szCs w:val="24"/>
        </w:rPr>
        <w:t>; Figure S</w:t>
      </w:r>
      <w:r w:rsidR="00EF2B8C" w:rsidRPr="006E17FC">
        <w:rPr>
          <w:rFonts w:ascii="Times New Roman" w:hAnsi="Times New Roman" w:cs="Times New Roman"/>
          <w:sz w:val="24"/>
          <w:szCs w:val="24"/>
          <w:highlight w:val="yellow"/>
        </w:rPr>
        <w:t>1</w:t>
      </w:r>
      <w:r w:rsidR="00EF2B8C">
        <w:rPr>
          <w:rFonts w:ascii="Times New Roman" w:hAnsi="Times New Roman" w:cs="Times New Roman"/>
          <w:sz w:val="24"/>
          <w:szCs w:val="24"/>
        </w:rPr>
        <w:t>1</w:t>
      </w:r>
      <w:r w:rsidR="00EF2B8C" w:rsidRPr="00591C05">
        <w:rPr>
          <w:rFonts w:ascii="Times New Roman" w:hAnsi="Times New Roman" w:cs="Times New Roman"/>
          <w:sz w:val="24"/>
          <w:szCs w:val="24"/>
        </w:rPr>
        <w:t>)</w:t>
      </w:r>
      <w:r w:rsidR="00EF2B8C">
        <w:rPr>
          <w:rFonts w:ascii="Times New Roman" w:hAnsi="Times New Roman" w:cs="Times New Roman"/>
          <w:sz w:val="24"/>
          <w:szCs w:val="24"/>
        </w:rPr>
        <w:t xml:space="preserve">. </w:t>
      </w:r>
      <w:bookmarkEnd w:id="39"/>
    </w:p>
    <w:p w14:paraId="2C5E4499" w14:textId="77777777" w:rsidR="00591C05" w:rsidRDefault="00591C05" w:rsidP="00591C05">
      <w:pPr>
        <w:spacing w:after="0"/>
        <w:jc w:val="both"/>
        <w:rPr>
          <w:rFonts w:ascii="Times New Roman" w:hAnsi="Times New Roman" w:cs="Times New Roman"/>
          <w:sz w:val="24"/>
          <w:szCs w:val="24"/>
        </w:rPr>
      </w:pPr>
    </w:p>
    <w:p w14:paraId="49254493" w14:textId="43DD383B"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w:t>
      </w:r>
      <w:r w:rsidR="007607D4">
        <w:rPr>
          <w:rFonts w:ascii="Times New Roman" w:hAnsi="Times New Roman" w:cs="Times New Roman"/>
          <w:sz w:val="24"/>
          <w:szCs w:val="24"/>
        </w:rPr>
        <w:t>F</w:t>
      </w:r>
      <w:r w:rsidR="00F32A44">
        <w:rPr>
          <w:rFonts w:ascii="Times New Roman" w:hAnsi="Times New Roman" w:cs="Times New Roman"/>
          <w:sz w:val="24"/>
          <w:szCs w:val="24"/>
        </w:rPr>
        <w:t>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0.13</w:t>
      </w:r>
      <w:r w:rsidR="00106865">
        <w:rPr>
          <w:rFonts w:ascii="Times New Roman" w:hAnsi="Times New Roman" w:cs="Times New Roman"/>
          <w:sz w:val="24"/>
          <w:szCs w:val="24"/>
        </w:rPr>
        <w:t>,</w:t>
      </w:r>
      <w:r w:rsidR="000010E7" w:rsidRPr="00591C05">
        <w:rPr>
          <w:rFonts w:ascii="Times New Roman" w:hAnsi="Times New Roman" w:cs="Times New Roman"/>
          <w:sz w:val="24"/>
          <w:szCs w:val="24"/>
        </w:rPr>
        <w:t xml:space="preserve"> df = 2</w:t>
      </w:r>
      <w:r w:rsidR="00106865">
        <w:rPr>
          <w:rFonts w:ascii="Times New Roman" w:hAnsi="Times New Roman" w:cs="Times New Roman"/>
          <w:sz w:val="24"/>
          <w:szCs w:val="24"/>
        </w:rPr>
        <w:t>,</w:t>
      </w:r>
      <w:r w:rsidR="000010E7" w:rsidRPr="00591C05">
        <w:rPr>
          <w:rFonts w:ascii="Times New Roman" w:hAnsi="Times New Roman" w:cs="Times New Roman"/>
          <w:sz w:val="24"/>
          <w:szCs w:val="24"/>
        </w:rPr>
        <w:t xml:space="preserve">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w:t>
      </w:r>
      <w:r w:rsidR="000010E7"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2</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607D4">
        <w:rPr>
          <w:rFonts w:ascii="Times New Roman" w:hAnsi="Times New Roman" w:cs="Times New Roman"/>
          <w:sz w:val="24"/>
          <w:szCs w:val="24"/>
        </w:rPr>
        <w:t>was not</w:t>
      </w:r>
      <w:r w:rsidR="007B6B5E">
        <w:rPr>
          <w:rFonts w:ascii="Times New Roman" w:hAnsi="Times New Roman" w:cs="Times New Roman"/>
          <w:sz w:val="24"/>
          <w:szCs w:val="24"/>
        </w:rPr>
        <w:t xml:space="preserve"> significantly </w:t>
      </w:r>
      <w:r w:rsidR="007607D4">
        <w:rPr>
          <w:rFonts w:ascii="Times New Roman" w:hAnsi="Times New Roman" w:cs="Times New Roman"/>
          <w:sz w:val="24"/>
          <w:szCs w:val="24"/>
        </w:rPr>
        <w:t>affected by adding</w:t>
      </w:r>
      <w:r w:rsidR="007B6B5E" w:rsidRPr="007B6B5E">
        <w:rPr>
          <w:rFonts w:ascii="Times New Roman" w:hAnsi="Times New Roman" w:cs="Times New Roman"/>
          <w:sz w:val="24"/>
          <w:szCs w:val="24"/>
        </w:rPr>
        <w:t xml:space="preserve"> </w:t>
      </w:r>
      <w:r w:rsidR="00FF7C1C">
        <w:rPr>
          <w:rFonts w:ascii="Times New Roman" w:hAnsi="Times New Roman" w:cs="Times New Roman"/>
          <w:sz w:val="24"/>
          <w:szCs w:val="24"/>
        </w:rPr>
        <w:t xml:space="preserve">either </w:t>
      </w:r>
      <w:r w:rsidR="007607D4">
        <w:rPr>
          <w:rFonts w:ascii="Times New Roman" w:hAnsi="Times New Roman" w:cs="Times New Roman"/>
          <w:sz w:val="24"/>
          <w:szCs w:val="24"/>
        </w:rPr>
        <w:t xml:space="preserve">composted </w:t>
      </w:r>
      <w:r w:rsidR="007B6B5E" w:rsidRPr="007B6B5E">
        <w:rPr>
          <w:rFonts w:ascii="Times New Roman" w:hAnsi="Times New Roman" w:cs="Times New Roman"/>
          <w:sz w:val="24"/>
          <w:szCs w:val="24"/>
        </w:rPr>
        <w:t>BSFF or MWF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106865">
        <w:rPr>
          <w:rFonts w:ascii="Times New Roman" w:hAnsi="Times New Roman" w:cs="Times New Roman"/>
          <w:sz w:val="24"/>
          <w:szCs w:val="24"/>
        </w:rPr>
        <w:t>,</w:t>
      </w:r>
      <w:r w:rsidR="007B6B5E" w:rsidRPr="00591C05">
        <w:rPr>
          <w:rFonts w:ascii="Times New Roman" w:hAnsi="Times New Roman" w:cs="Times New Roman"/>
          <w:sz w:val="24"/>
          <w:szCs w:val="24"/>
        </w:rPr>
        <w:t xml:space="preserve"> df = 2</w:t>
      </w:r>
      <w:r w:rsidR="00106865">
        <w:rPr>
          <w:rFonts w:ascii="Times New Roman" w:hAnsi="Times New Roman" w:cs="Times New Roman"/>
          <w:sz w:val="24"/>
          <w:szCs w:val="24"/>
        </w:rPr>
        <w:t>,</w:t>
      </w:r>
      <w:r w:rsidR="007B6B5E" w:rsidRPr="00591C05">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w:t>
      </w:r>
      <w:r w:rsidR="007B6B5E"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2</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608CD4F8" w14:textId="62041CAC" w:rsidR="00085E71" w:rsidRDefault="00A21EF4" w:rsidP="00920599">
      <w:pPr>
        <w:spacing w:after="0"/>
        <w:jc w:val="both"/>
        <w:rPr>
          <w:rFonts w:ascii="Times New Roman" w:hAnsi="Times New Roman" w:cs="Times New Roman"/>
          <w:sz w:val="24"/>
          <w:szCs w:val="24"/>
          <w:lang w:val="en-US"/>
        </w:rPr>
      </w:pPr>
      <w:ins w:id="40" w:author="Chia, Shaphan Yong" w:date="2023-06-23T18:50:00Z">
        <w:r>
          <w:rPr>
            <w:noProof/>
          </w:rPr>
          <w:lastRenderedPageBreak/>
          <w:drawing>
            <wp:inline distT="0" distB="0" distL="0" distR="0" wp14:anchorId="52CCD803" wp14:editId="2386278F">
              <wp:extent cx="5731510" cy="5097145"/>
              <wp:effectExtent l="0" t="0" r="2540" b="8255"/>
              <wp:docPr id="195474283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2839" name="Picture 1" descr="A picture containing text, screenshot, diagram, number&#10;&#10;Description automatically generated"/>
                      <pic:cNvPicPr/>
                    </pic:nvPicPr>
                    <pic:blipFill>
                      <a:blip r:embed="rId18"/>
                      <a:stretch>
                        <a:fillRect/>
                      </a:stretch>
                    </pic:blipFill>
                    <pic:spPr>
                      <a:xfrm>
                        <a:off x="0" y="0"/>
                        <a:ext cx="5731510" cy="5097145"/>
                      </a:xfrm>
                      <a:prstGeom prst="rect">
                        <a:avLst/>
                      </a:prstGeom>
                    </pic:spPr>
                  </pic:pic>
                </a:graphicData>
              </a:graphic>
            </wp:inline>
          </w:drawing>
        </w:r>
      </w:ins>
    </w:p>
    <w:p w14:paraId="523562E0" w14:textId="0BDC7BFB" w:rsidR="00085E71" w:rsidRDefault="00085E71" w:rsidP="00920599">
      <w:pPr>
        <w:spacing w:after="0"/>
        <w:jc w:val="both"/>
        <w:rPr>
          <w:rFonts w:ascii="Times New Roman" w:hAnsi="Times New Roman" w:cs="Times New Roman"/>
          <w:sz w:val="24"/>
          <w:szCs w:val="24"/>
          <w:lang w:val="en-US"/>
        </w:rPr>
      </w:pPr>
      <w:del w:id="41" w:author="Chia, Shaphan Yong" w:date="2023-06-23T18:48:00Z">
        <w:r w:rsidDel="00A21EF4">
          <w:rPr>
            <w:noProof/>
          </w:rPr>
          <w:drawing>
            <wp:inline distT="0" distB="0" distL="0" distR="0" wp14:anchorId="51CC76CD" wp14:editId="5E033FD7">
              <wp:extent cx="2819117" cy="2770632"/>
              <wp:effectExtent l="0" t="0" r="0" b="0"/>
              <wp:docPr id="153637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0726" name=""/>
                      <pic:cNvPicPr/>
                    </pic:nvPicPr>
                    <pic:blipFill>
                      <a:blip r:embed="rId19"/>
                      <a:stretch>
                        <a:fillRect/>
                      </a:stretch>
                    </pic:blipFill>
                    <pic:spPr>
                      <a:xfrm>
                        <a:off x="0" y="0"/>
                        <a:ext cx="2819117" cy="2770632"/>
                      </a:xfrm>
                      <a:prstGeom prst="rect">
                        <a:avLst/>
                      </a:prstGeom>
                    </pic:spPr>
                  </pic:pic>
                </a:graphicData>
              </a:graphic>
            </wp:inline>
          </w:drawing>
        </w:r>
      </w:del>
      <w:r w:rsidRPr="00085E71">
        <w:rPr>
          <w:noProof/>
        </w:rPr>
        <w:t xml:space="preserve"> </w:t>
      </w:r>
      <w:del w:id="42" w:author="Chia, Shaphan Yong" w:date="2023-06-23T18:48:00Z">
        <w:r w:rsidDel="00A21EF4">
          <w:rPr>
            <w:noProof/>
          </w:rPr>
          <w:drawing>
            <wp:inline distT="0" distB="0" distL="0" distR="0" wp14:anchorId="00125829" wp14:editId="248D14A4">
              <wp:extent cx="2819120" cy="2770632"/>
              <wp:effectExtent l="0" t="0" r="0" b="0"/>
              <wp:docPr id="169525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6263" name=""/>
                      <pic:cNvPicPr/>
                    </pic:nvPicPr>
                    <pic:blipFill>
                      <a:blip r:embed="rId20"/>
                      <a:stretch>
                        <a:fillRect/>
                      </a:stretch>
                    </pic:blipFill>
                    <pic:spPr>
                      <a:xfrm>
                        <a:off x="0" y="0"/>
                        <a:ext cx="2819120" cy="2770632"/>
                      </a:xfrm>
                      <a:prstGeom prst="rect">
                        <a:avLst/>
                      </a:prstGeom>
                    </pic:spPr>
                  </pic:pic>
                </a:graphicData>
              </a:graphic>
            </wp:inline>
          </w:drawing>
        </w:r>
      </w:del>
    </w:p>
    <w:p w14:paraId="6A18B52E" w14:textId="6A03AAF6" w:rsidR="00FE7109" w:rsidRDefault="00FE7109" w:rsidP="00D664A0">
      <w:pPr>
        <w:spacing w:before="240" w:after="0"/>
        <w:jc w:val="both"/>
        <w:rPr>
          <w:rFonts w:ascii="Times New Roman" w:hAnsi="Times New Roman" w:cs="Times New Roman"/>
          <w:sz w:val="20"/>
          <w:szCs w:val="20"/>
          <w:lang w:val="en-US"/>
        </w:rPr>
      </w:pPr>
      <w:r w:rsidRPr="00D664A0">
        <w:rPr>
          <w:rFonts w:ascii="Times New Roman" w:hAnsi="Times New Roman" w:cs="Times New Roman"/>
          <w:b/>
          <w:bCs/>
          <w:sz w:val="24"/>
          <w:szCs w:val="24"/>
          <w:lang w:val="en-US"/>
        </w:rPr>
        <w:t xml:space="preserve">Figure </w:t>
      </w:r>
      <w:r w:rsidR="002728C6">
        <w:rPr>
          <w:rFonts w:ascii="Times New Roman" w:hAnsi="Times New Roman" w:cs="Times New Roman"/>
          <w:b/>
          <w:bCs/>
          <w:sz w:val="24"/>
          <w:szCs w:val="24"/>
          <w:lang w:val="en-US"/>
        </w:rPr>
        <w:t>6</w:t>
      </w:r>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w:t>
      </w:r>
      <w:r w:rsidR="000C1B6B">
        <w:rPr>
          <w:rFonts w:ascii="Times New Roman" w:hAnsi="Times New Roman" w:cs="Times New Roman"/>
          <w:sz w:val="20"/>
          <w:szCs w:val="20"/>
          <w:lang w:val="en-US"/>
        </w:rPr>
        <w:t xml:space="preserve">plants </w:t>
      </w:r>
      <w:r w:rsidRPr="0087612C">
        <w:rPr>
          <w:rFonts w:ascii="Times New Roman" w:hAnsi="Times New Roman" w:cs="Times New Roman"/>
          <w:sz w:val="20"/>
          <w:szCs w:val="20"/>
          <w:lang w:val="en-US"/>
        </w:rPr>
        <w:t>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w:t>
      </w:r>
      <w:ins w:id="43" w:author="Chia, Shaphan Yong" w:date="2023-06-29T02:29:00Z">
        <w:r w:rsidR="00C00C77" w:rsidRPr="00C00C77">
          <w:rPr>
            <w:rFonts w:ascii="Times New Roman" w:hAnsi="Times New Roman" w:cs="Times New Roman"/>
            <w:sz w:val="20"/>
            <w:szCs w:val="20"/>
            <w:lang w:val="en-US"/>
          </w:rPr>
          <w:t>in unamended soil (NoFrass; control) or soil amended</w:t>
        </w:r>
        <w:r w:rsidR="00C00C77" w:rsidRPr="00C00C77" w:rsidDel="00C00C77">
          <w:rPr>
            <w:rFonts w:ascii="Times New Roman" w:hAnsi="Times New Roman" w:cs="Times New Roman"/>
            <w:sz w:val="20"/>
            <w:szCs w:val="20"/>
            <w:lang w:val="en-US"/>
          </w:rPr>
          <w:t xml:space="preserve"> </w:t>
        </w:r>
      </w:ins>
      <w:del w:id="44" w:author="Chia, Shaphan Yong" w:date="2023-06-29T02:29:00Z">
        <w:r w:rsidRPr="0087612C" w:rsidDel="00C00C77">
          <w:rPr>
            <w:rFonts w:ascii="Times New Roman" w:hAnsi="Times New Roman" w:cs="Times New Roman"/>
            <w:sz w:val="20"/>
            <w:szCs w:val="20"/>
            <w:lang w:val="en-US"/>
          </w:rPr>
          <w:delText xml:space="preserve">on </w:delText>
        </w:r>
        <w:r w:rsidRPr="00A24949" w:rsidDel="00C00C77">
          <w:rPr>
            <w:rFonts w:ascii="Times New Roman" w:hAnsi="Times New Roman" w:cs="Times New Roman"/>
            <w:sz w:val="20"/>
            <w:szCs w:val="20"/>
            <w:lang w:val="en-US"/>
          </w:rPr>
          <w:delText xml:space="preserve">soil </w:delText>
        </w:r>
        <w:r w:rsidR="00BF2CB5" w:rsidRPr="00A24949" w:rsidDel="00C00C77">
          <w:rPr>
            <w:rFonts w:ascii="Times New Roman" w:hAnsi="Times New Roman" w:cs="Times New Roman"/>
            <w:sz w:val="20"/>
            <w:szCs w:val="20"/>
            <w:lang w:val="en-US"/>
          </w:rPr>
          <w:delText xml:space="preserve">either </w:delText>
        </w:r>
        <w:r w:rsidRPr="00A24949" w:rsidDel="00C00C77">
          <w:rPr>
            <w:rFonts w:ascii="Times New Roman" w:hAnsi="Times New Roman" w:cs="Times New Roman"/>
            <w:sz w:val="20"/>
            <w:szCs w:val="20"/>
            <w:lang w:val="en-US"/>
          </w:rPr>
          <w:delText>amended or not amended</w:delText>
        </w:r>
        <w:r w:rsidR="00497CF1" w:rsidRPr="00A24949" w:rsidDel="00C00C77">
          <w:rPr>
            <w:rFonts w:ascii="Times New Roman" w:hAnsi="Times New Roman" w:cs="Times New Roman"/>
            <w:sz w:val="20"/>
            <w:szCs w:val="20"/>
            <w:lang w:val="en-US"/>
          </w:rPr>
          <w:delText xml:space="preserve"> (NoFrass; </w:delText>
        </w:r>
        <w:r w:rsidR="00937424" w:rsidRPr="00A24949" w:rsidDel="00C00C77">
          <w:rPr>
            <w:rFonts w:ascii="Times New Roman" w:hAnsi="Times New Roman" w:cs="Times New Roman"/>
            <w:sz w:val="20"/>
            <w:szCs w:val="20"/>
            <w:lang w:val="en-US"/>
          </w:rPr>
          <w:delText xml:space="preserve">control) </w:delText>
        </w:r>
      </w:del>
      <w:r w:rsidR="00C55986" w:rsidRPr="00C55986">
        <w:rPr>
          <w:rFonts w:ascii="Times New Roman" w:hAnsi="Times New Roman" w:cs="Times New Roman"/>
          <w:sz w:val="20"/>
          <w:szCs w:val="20"/>
          <w:lang w:val="en-US"/>
        </w:rPr>
        <w:t xml:space="preserve">with BSF frass (BSFF) or yellow mealworm frass (MWF) </w:t>
      </w:r>
      <w:r w:rsidR="00C55986" w:rsidRPr="00C55986">
        <w:rPr>
          <w:rFonts w:ascii="Times New Roman" w:hAnsi="Times New Roman" w:cs="Times New Roman"/>
          <w:sz w:val="20"/>
          <w:szCs w:val="20"/>
          <w:lang w:val="en-US"/>
        </w:rPr>
        <w:lastRenderedPageBreak/>
        <w:t>after</w:t>
      </w:r>
      <w:r w:rsidR="00C55986">
        <w:rPr>
          <w:rFonts w:ascii="Times New Roman" w:hAnsi="Times New Roman" w:cs="Times New Roman"/>
          <w:sz w:val="20"/>
          <w:szCs w:val="20"/>
          <w:lang w:val="en-US"/>
        </w:rPr>
        <w:t xml:space="preserve"> incubating</w:t>
      </w:r>
      <w:r w:rsidRPr="00A24949">
        <w:rPr>
          <w:rFonts w:ascii="Times New Roman" w:hAnsi="Times New Roman" w:cs="Times New Roman"/>
          <w:sz w:val="20"/>
          <w:szCs w:val="20"/>
          <w:lang w:val="en-US"/>
        </w:rPr>
        <w:t>.</w:t>
      </w:r>
      <w:r w:rsidRPr="0087612C">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3879D9" w:rsidRPr="0087612C">
        <w:rPr>
          <w:rFonts w:ascii="Times New Roman" w:hAnsi="Times New Roman" w:cs="Times New Roman"/>
          <w:sz w:val="20"/>
          <w:szCs w:val="20"/>
          <w:lang w:val="en-US"/>
        </w:rPr>
        <w:t>.</w:t>
      </w:r>
      <w:r w:rsidR="000C1B6B">
        <w:rPr>
          <w:rFonts w:ascii="Times New Roman" w:hAnsi="Times New Roman" w:cs="Times New Roman"/>
          <w:sz w:val="20"/>
          <w:szCs w:val="20"/>
          <w:lang w:val="en-US"/>
        </w:rPr>
        <w:t xml:space="preserve"> </w:t>
      </w:r>
      <w:r w:rsidR="00937424" w:rsidRPr="00937424">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boxes) extend to the minimum and maximum values</w:t>
      </w:r>
      <w:r w:rsidRPr="00937424">
        <w:rPr>
          <w:rFonts w:ascii="Times New Roman" w:hAnsi="Times New Roman" w:cs="Times New Roman"/>
          <w:sz w:val="20"/>
          <w:szCs w:val="20"/>
          <w:highlight w:val="lightGray"/>
          <w:lang w:val="en-US"/>
        </w:rPr>
        <w:t>.</w:t>
      </w:r>
      <w:r w:rsidRPr="0087612C">
        <w:rPr>
          <w:rFonts w:ascii="Times New Roman" w:hAnsi="Times New Roman" w:cs="Times New Roman"/>
          <w:sz w:val="20"/>
          <w:szCs w:val="20"/>
          <w:lang w:val="en-US"/>
        </w:rPr>
        <w:t xml:space="preserve"> </w:t>
      </w:r>
      <w:r w:rsidR="00937424">
        <w:rPr>
          <w:rFonts w:ascii="Times New Roman" w:hAnsi="Times New Roman" w:cs="Times New Roman"/>
          <w:sz w:val="20"/>
          <w:szCs w:val="20"/>
          <w:lang w:val="en-US"/>
        </w:rPr>
        <w:t xml:space="preserve">The hollow dots beyond the whiskers represent outliers. </w:t>
      </w:r>
      <w:r w:rsidRPr="0087612C">
        <w:rPr>
          <w:rFonts w:ascii="Times New Roman" w:hAnsi="Times New Roman" w:cs="Times New Roman"/>
          <w:sz w:val="20"/>
          <w:szCs w:val="20"/>
          <w:lang w:val="en-US"/>
        </w:rPr>
        <w:t xml:space="preserve">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 xml:space="preserve">d linear model (GLM). n is the number </w:t>
      </w:r>
      <w:commentRangeStart w:id="45"/>
      <w:r w:rsidRPr="0087612C">
        <w:rPr>
          <w:rFonts w:ascii="Times New Roman" w:hAnsi="Times New Roman" w:cs="Times New Roman"/>
          <w:sz w:val="20"/>
          <w:szCs w:val="20"/>
          <w:lang w:val="en-US"/>
        </w:rPr>
        <w:t xml:space="preserve">of </w:t>
      </w:r>
      <w:r w:rsidR="00A24949">
        <w:rPr>
          <w:rFonts w:ascii="Times New Roman" w:hAnsi="Times New Roman" w:cs="Times New Roman"/>
          <w:sz w:val="20"/>
          <w:szCs w:val="20"/>
          <w:lang w:val="en-US"/>
        </w:rPr>
        <w:t>replica</w:t>
      </w:r>
      <w:r w:rsidRPr="0087612C">
        <w:rPr>
          <w:rFonts w:ascii="Times New Roman" w:hAnsi="Times New Roman" w:cs="Times New Roman"/>
          <w:sz w:val="20"/>
          <w:szCs w:val="20"/>
          <w:lang w:val="en-US"/>
        </w:rPr>
        <w:t>t</w:t>
      </w:r>
      <w:r w:rsidR="00A24949">
        <w:rPr>
          <w:rFonts w:ascii="Times New Roman" w:hAnsi="Times New Roman" w:cs="Times New Roman"/>
          <w:sz w:val="20"/>
          <w:szCs w:val="20"/>
          <w:lang w:val="en-US"/>
        </w:rPr>
        <w:t>e</w:t>
      </w:r>
      <w:r w:rsidR="00937424">
        <w:rPr>
          <w:rFonts w:ascii="Times New Roman" w:hAnsi="Times New Roman" w:cs="Times New Roman"/>
          <w:sz w:val="20"/>
          <w:szCs w:val="20"/>
          <w:lang w:val="en-US"/>
        </w:rPr>
        <w:t xml:space="preserve"> plant</w:t>
      </w:r>
      <w:r w:rsidRPr="0087612C">
        <w:rPr>
          <w:rFonts w:ascii="Times New Roman" w:hAnsi="Times New Roman" w:cs="Times New Roman"/>
          <w:sz w:val="20"/>
          <w:szCs w:val="20"/>
          <w:lang w:val="en-US"/>
        </w:rPr>
        <w:t>s</w:t>
      </w:r>
      <w:commentRangeEnd w:id="45"/>
      <w:r w:rsidR="004E0A06">
        <w:rPr>
          <w:rFonts w:ascii="Times New Roman" w:hAnsi="Times New Roman" w:cs="Times New Roman"/>
          <w:sz w:val="20"/>
          <w:szCs w:val="20"/>
          <w:lang w:val="en-US"/>
        </w:rPr>
        <w:t xml:space="preserve"> on which leaf area measurements were recorded</w:t>
      </w:r>
      <w:r w:rsidR="007607D4">
        <w:rPr>
          <w:rStyle w:val="CommentReference"/>
        </w:rPr>
        <w:commentReference w:id="45"/>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7B4F0A9" w14:textId="68C5A294" w:rsidR="00A21EF4" w:rsidRDefault="00F35D14" w:rsidP="00D664A0">
      <w:pPr>
        <w:spacing w:before="240" w:after="0"/>
        <w:jc w:val="both"/>
        <w:rPr>
          <w:ins w:id="46" w:author="Chia, Shaphan Yong" w:date="2023-06-23T18:51:00Z"/>
          <w:rFonts w:ascii="Times New Roman" w:hAnsi="Times New Roman" w:cs="Times New Roman"/>
          <w:sz w:val="20"/>
          <w:szCs w:val="20"/>
          <w:lang w:val="en-US"/>
        </w:rPr>
      </w:pPr>
      <w:ins w:id="47" w:author="Chia, Shaphan Yong" w:date="2023-06-23T18:51:00Z">
        <w:r>
          <w:rPr>
            <w:noProof/>
          </w:rPr>
          <w:drawing>
            <wp:inline distT="0" distB="0" distL="0" distR="0" wp14:anchorId="00FAEDE6" wp14:editId="75AFF8B8">
              <wp:extent cx="5731510" cy="5097145"/>
              <wp:effectExtent l="0" t="0" r="2540" b="8255"/>
              <wp:docPr id="173352510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5104" name="Picture 1" descr="A picture containing text, screenshot, diagram, number&#10;&#10;Description automatically generated"/>
                      <pic:cNvPicPr/>
                    </pic:nvPicPr>
                    <pic:blipFill>
                      <a:blip r:embed="rId21"/>
                      <a:stretch>
                        <a:fillRect/>
                      </a:stretch>
                    </pic:blipFill>
                    <pic:spPr>
                      <a:xfrm>
                        <a:off x="0" y="0"/>
                        <a:ext cx="5731510" cy="5097145"/>
                      </a:xfrm>
                      <a:prstGeom prst="rect">
                        <a:avLst/>
                      </a:prstGeom>
                    </pic:spPr>
                  </pic:pic>
                </a:graphicData>
              </a:graphic>
            </wp:inline>
          </w:drawing>
        </w:r>
      </w:ins>
    </w:p>
    <w:p w14:paraId="3ADE2AFC" w14:textId="090B6907" w:rsidR="00A21EF4" w:rsidRPr="001E6C8F" w:rsidRDefault="00F35D14" w:rsidP="00A21EF4">
      <w:pPr>
        <w:spacing w:before="240" w:after="0"/>
        <w:jc w:val="both"/>
        <w:rPr>
          <w:rFonts w:ascii="Times New Roman" w:hAnsi="Times New Roman" w:cs="Times New Roman"/>
          <w:sz w:val="18"/>
          <w:szCs w:val="18"/>
          <w:lang w:val="en-US"/>
        </w:rPr>
      </w:pPr>
      <w:r w:rsidRPr="00F35D14">
        <w:rPr>
          <w:rFonts w:ascii="Times New Roman" w:hAnsi="Times New Roman" w:cs="Times New Roman"/>
          <w:b/>
          <w:bCs/>
          <w:sz w:val="24"/>
          <w:szCs w:val="24"/>
          <w:highlight w:val="yellow"/>
          <w:lang w:val="en-US"/>
          <w:rPrChange w:id="48" w:author="Chia, Shaphan Yong" w:date="2023-06-23T18:53:00Z">
            <w:rPr>
              <w:rFonts w:ascii="Times New Roman" w:hAnsi="Times New Roman" w:cs="Times New Roman"/>
              <w:b/>
              <w:bCs/>
              <w:sz w:val="24"/>
              <w:szCs w:val="24"/>
              <w:lang w:val="en-US"/>
            </w:rPr>
          </w:rPrChange>
        </w:rPr>
        <w:t>Figure</w:t>
      </w:r>
      <w:r w:rsidR="00215728">
        <w:rPr>
          <w:rFonts w:ascii="Times New Roman" w:hAnsi="Times New Roman" w:cs="Times New Roman"/>
          <w:b/>
          <w:bCs/>
          <w:sz w:val="24"/>
          <w:szCs w:val="24"/>
          <w:highlight w:val="yellow"/>
          <w:lang w:val="en-US"/>
        </w:rPr>
        <w:t xml:space="preserve"> 7</w:t>
      </w:r>
      <w:r w:rsidRPr="00F35D14">
        <w:rPr>
          <w:rFonts w:ascii="Times New Roman" w:hAnsi="Times New Roman" w:cs="Times New Roman"/>
          <w:b/>
          <w:bCs/>
          <w:sz w:val="24"/>
          <w:szCs w:val="24"/>
          <w:highlight w:val="yellow"/>
          <w:lang w:val="en-US"/>
          <w:rPrChange w:id="49" w:author="Chia, Shaphan Yong" w:date="2023-06-23T18:53:00Z">
            <w:rPr>
              <w:rFonts w:ascii="Times New Roman" w:hAnsi="Times New Roman" w:cs="Times New Roman"/>
              <w:b/>
              <w:bCs/>
              <w:sz w:val="24"/>
              <w:szCs w:val="24"/>
              <w:lang w:val="en-US"/>
            </w:rPr>
          </w:rPrChange>
        </w:rPr>
        <w:t>.</w:t>
      </w:r>
      <w:r w:rsidR="00A21EF4" w:rsidRPr="00D664A0">
        <w:rPr>
          <w:rFonts w:ascii="Times New Roman" w:hAnsi="Times New Roman" w:cs="Times New Roman"/>
          <w:lang w:val="en-US"/>
        </w:rPr>
        <w:t xml:space="preserve"> </w:t>
      </w:r>
      <w:r w:rsidR="00A21EF4" w:rsidRPr="0087612C">
        <w:rPr>
          <w:rFonts w:ascii="Times New Roman" w:hAnsi="Times New Roman" w:cs="Times New Roman"/>
          <w:sz w:val="20"/>
          <w:szCs w:val="20"/>
          <w:lang w:val="en-US"/>
        </w:rPr>
        <w:t>Leaf area (</w:t>
      </w:r>
      <w:r>
        <w:rPr>
          <w:rFonts w:ascii="Times New Roman" w:hAnsi="Times New Roman" w:cs="Times New Roman"/>
          <w:sz w:val="20"/>
          <w:szCs w:val="20"/>
          <w:lang w:val="en-US"/>
        </w:rPr>
        <w:t>sq cm</w:t>
      </w:r>
      <w:r w:rsidR="00A21EF4" w:rsidRPr="0087612C">
        <w:rPr>
          <w:rFonts w:ascii="Times New Roman" w:hAnsi="Times New Roman" w:cs="Times New Roman"/>
          <w:sz w:val="20"/>
          <w:szCs w:val="20"/>
          <w:lang w:val="en-US"/>
        </w:rPr>
        <w:t xml:space="preserve">) of </w:t>
      </w:r>
      <w:r w:rsidR="00A21EF4" w:rsidRPr="0087612C">
        <w:rPr>
          <w:rFonts w:ascii="Times New Roman" w:hAnsi="Times New Roman" w:cs="Times New Roman"/>
          <w:i/>
          <w:iCs/>
          <w:sz w:val="20"/>
          <w:szCs w:val="20"/>
          <w:lang w:val="en-US"/>
        </w:rPr>
        <w:t>B</w:t>
      </w:r>
      <w:r w:rsidR="00A21EF4">
        <w:rPr>
          <w:rFonts w:ascii="Times New Roman" w:hAnsi="Times New Roman" w:cs="Times New Roman"/>
          <w:i/>
          <w:iCs/>
          <w:sz w:val="20"/>
          <w:szCs w:val="20"/>
          <w:lang w:val="en-US"/>
        </w:rPr>
        <w:t>.</w:t>
      </w:r>
      <w:r w:rsidR="00A21EF4" w:rsidRPr="0087612C">
        <w:rPr>
          <w:rFonts w:ascii="Times New Roman" w:hAnsi="Times New Roman" w:cs="Times New Roman"/>
          <w:i/>
          <w:iCs/>
          <w:sz w:val="20"/>
          <w:szCs w:val="20"/>
          <w:lang w:val="en-US"/>
        </w:rPr>
        <w:t xml:space="preserve"> rapa</w:t>
      </w:r>
      <w:r w:rsidR="00A21EF4" w:rsidRPr="0087612C">
        <w:rPr>
          <w:rFonts w:ascii="Times New Roman" w:hAnsi="Times New Roman" w:cs="Times New Roman"/>
          <w:sz w:val="20"/>
          <w:szCs w:val="20"/>
          <w:lang w:val="en-US"/>
        </w:rPr>
        <w:t xml:space="preserve"> </w:t>
      </w:r>
      <w:r w:rsidR="00A21EF4">
        <w:rPr>
          <w:rFonts w:ascii="Times New Roman" w:hAnsi="Times New Roman" w:cs="Times New Roman"/>
          <w:sz w:val="20"/>
          <w:szCs w:val="20"/>
          <w:lang w:val="en-US"/>
        </w:rPr>
        <w:t xml:space="preserve">plants </w:t>
      </w:r>
      <w:r w:rsidR="00A21EF4" w:rsidRPr="0087612C">
        <w:rPr>
          <w:rFonts w:ascii="Times New Roman" w:hAnsi="Times New Roman" w:cs="Times New Roman"/>
          <w:sz w:val="20"/>
          <w:szCs w:val="20"/>
          <w:lang w:val="en-US"/>
        </w:rPr>
        <w:t>grow</w:t>
      </w:r>
      <w:r w:rsidR="00A21EF4">
        <w:rPr>
          <w:rFonts w:ascii="Times New Roman" w:hAnsi="Times New Roman" w:cs="Times New Roman"/>
          <w:sz w:val="20"/>
          <w:szCs w:val="20"/>
          <w:lang w:val="en-US"/>
        </w:rPr>
        <w:t>n</w:t>
      </w:r>
      <w:r w:rsidR="00A21EF4" w:rsidRPr="0087612C">
        <w:rPr>
          <w:rFonts w:ascii="Times New Roman" w:hAnsi="Times New Roman" w:cs="Times New Roman"/>
          <w:sz w:val="20"/>
          <w:szCs w:val="20"/>
          <w:lang w:val="en-US"/>
        </w:rPr>
        <w:t xml:space="preserve"> </w:t>
      </w:r>
      <w:ins w:id="50" w:author="Chia, Shaphan Yong" w:date="2023-06-29T02:30:00Z">
        <w:r w:rsidR="00C00C77" w:rsidRPr="00C00C77">
          <w:rPr>
            <w:rFonts w:ascii="Times New Roman" w:hAnsi="Times New Roman" w:cs="Times New Roman"/>
            <w:sz w:val="20"/>
            <w:szCs w:val="20"/>
            <w:lang w:val="en-US"/>
          </w:rPr>
          <w:t>in unamended soil (NoFrass; control) or soil amended</w:t>
        </w:r>
        <w:r w:rsidR="00C00C77" w:rsidRPr="00C00C77" w:rsidDel="00C00C77">
          <w:rPr>
            <w:rFonts w:ascii="Times New Roman" w:hAnsi="Times New Roman" w:cs="Times New Roman"/>
            <w:sz w:val="20"/>
            <w:szCs w:val="20"/>
            <w:lang w:val="en-US"/>
          </w:rPr>
          <w:t xml:space="preserve"> </w:t>
        </w:r>
      </w:ins>
      <w:del w:id="51" w:author="Chia, Shaphan Yong" w:date="2023-06-29T02:30:00Z">
        <w:r w:rsidR="00A21EF4" w:rsidRPr="0087612C" w:rsidDel="00C00C77">
          <w:rPr>
            <w:rFonts w:ascii="Times New Roman" w:hAnsi="Times New Roman" w:cs="Times New Roman"/>
            <w:sz w:val="20"/>
            <w:szCs w:val="20"/>
            <w:lang w:val="en-US"/>
          </w:rPr>
          <w:delText xml:space="preserve">on </w:delText>
        </w:r>
        <w:r w:rsidR="00A21EF4" w:rsidRPr="00A24949" w:rsidDel="00C00C77">
          <w:rPr>
            <w:rFonts w:ascii="Times New Roman" w:hAnsi="Times New Roman" w:cs="Times New Roman"/>
            <w:sz w:val="20"/>
            <w:szCs w:val="20"/>
            <w:lang w:val="en-US"/>
          </w:rPr>
          <w:delText>soil either amended or not amended (NoFrass; control)</w:delText>
        </w:r>
        <w:r w:rsidR="00C55986" w:rsidDel="00C00C77">
          <w:rPr>
            <w:rFonts w:ascii="Times New Roman" w:hAnsi="Times New Roman" w:cs="Times New Roman"/>
            <w:sz w:val="20"/>
            <w:szCs w:val="20"/>
            <w:lang w:val="en-US"/>
          </w:rPr>
          <w:delText xml:space="preserve"> </w:delText>
        </w:r>
      </w:del>
      <w:r w:rsidR="00C55986">
        <w:rPr>
          <w:rFonts w:ascii="Times New Roman" w:hAnsi="Times New Roman" w:cs="Times New Roman"/>
          <w:sz w:val="20"/>
          <w:szCs w:val="20"/>
          <w:lang w:val="en-US"/>
        </w:rPr>
        <w:t>with</w:t>
      </w:r>
      <w:r w:rsidR="00A21EF4" w:rsidRPr="00A24949">
        <w:rPr>
          <w:rFonts w:ascii="Times New Roman" w:hAnsi="Times New Roman" w:cs="Times New Roman"/>
          <w:sz w:val="20"/>
          <w:szCs w:val="20"/>
          <w:lang w:val="en-US"/>
        </w:rPr>
        <w:t xml:space="preserve"> BSF frass (BSFF) or yellow mealworm frass (MWF)</w:t>
      </w:r>
      <w:r w:rsidR="00C55986">
        <w:rPr>
          <w:rFonts w:ascii="Times New Roman" w:hAnsi="Times New Roman" w:cs="Times New Roman"/>
          <w:sz w:val="20"/>
          <w:szCs w:val="20"/>
          <w:lang w:val="en-US"/>
        </w:rPr>
        <w:t xml:space="preserve"> </w:t>
      </w:r>
      <w:r w:rsidR="00C55986">
        <w:rPr>
          <w:rFonts w:ascii="Times New Roman" w:hAnsi="Times New Roman" w:cs="Times New Roman"/>
          <w:sz w:val="20"/>
          <w:szCs w:val="20"/>
          <w:lang w:val="en-US"/>
        </w:rPr>
        <w:t xml:space="preserve">after </w:t>
      </w:r>
      <w:r w:rsidR="00C55986" w:rsidRPr="00A24949">
        <w:rPr>
          <w:rFonts w:ascii="Times New Roman" w:hAnsi="Times New Roman" w:cs="Times New Roman"/>
          <w:sz w:val="20"/>
          <w:szCs w:val="20"/>
          <w:lang w:val="en-US"/>
        </w:rPr>
        <w:t>compost</w:t>
      </w:r>
      <w:r w:rsidR="00C55986">
        <w:rPr>
          <w:rFonts w:ascii="Times New Roman" w:hAnsi="Times New Roman" w:cs="Times New Roman"/>
          <w:sz w:val="20"/>
          <w:szCs w:val="20"/>
          <w:lang w:val="en-US"/>
        </w:rPr>
        <w:t>ing</w:t>
      </w:r>
      <w:r w:rsidR="00A21EF4" w:rsidRPr="00A24949">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2976CB" w:rsidRPr="002976CB">
        <w:rPr>
          <w:rFonts w:ascii="Times New Roman" w:hAnsi="Times New Roman" w:cs="Times New Roman"/>
          <w:sz w:val="20"/>
          <w:szCs w:val="20"/>
          <w:lang w:val="en-US"/>
        </w:rPr>
        <w:t>Frass samples were composted for 38 days in plastic boxes and air-dried for 18 days. The resulting compost was pulverized and added to the soil.</w:t>
      </w:r>
      <w:r>
        <w:rPr>
          <w:rFonts w:ascii="Times New Roman" w:hAnsi="Times New Roman" w:cs="Times New Roman"/>
          <w:sz w:val="20"/>
          <w:szCs w:val="20"/>
          <w:lang w:val="en-US"/>
        </w:rPr>
        <w:t xml:space="preserve"> </w:t>
      </w:r>
      <w:r w:rsidR="005C254C" w:rsidRPr="005C254C">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 The hollow dots beyond the whiskers represent outliers</w:t>
      </w:r>
      <w:r w:rsidR="005C254C">
        <w:rPr>
          <w:rFonts w:ascii="Times New Roman" w:hAnsi="Times New Roman" w:cs="Times New Roman"/>
          <w:sz w:val="20"/>
          <w:szCs w:val="20"/>
          <w:lang w:val="en-US"/>
        </w:rPr>
        <w:t xml:space="preserve">. </w:t>
      </w:r>
      <w:r w:rsidR="00A21EF4" w:rsidRPr="0087612C">
        <w:rPr>
          <w:rFonts w:ascii="Times New Roman" w:hAnsi="Times New Roman" w:cs="Times New Roman"/>
          <w:sz w:val="20"/>
          <w:szCs w:val="20"/>
          <w:lang w:val="en-US"/>
        </w:rPr>
        <w:t xml:space="preserve">The white square on each box represents the mean leaf area per plant. Data were analysed with a generalised linear model </w:t>
      </w:r>
      <w:r w:rsidR="00A21EF4" w:rsidRPr="0087612C">
        <w:rPr>
          <w:rFonts w:ascii="Times New Roman" w:hAnsi="Times New Roman" w:cs="Times New Roman"/>
          <w:sz w:val="20"/>
          <w:szCs w:val="20"/>
          <w:lang w:val="en-US"/>
        </w:rPr>
        <w:lastRenderedPageBreak/>
        <w:t xml:space="preserve">(GLM). n is the number </w:t>
      </w:r>
      <w:commentRangeStart w:id="52"/>
      <w:r w:rsidR="00A21EF4" w:rsidRPr="0087612C">
        <w:rPr>
          <w:rFonts w:ascii="Times New Roman" w:hAnsi="Times New Roman" w:cs="Times New Roman"/>
          <w:sz w:val="20"/>
          <w:szCs w:val="20"/>
          <w:lang w:val="en-US"/>
        </w:rPr>
        <w:t xml:space="preserve">of </w:t>
      </w:r>
      <w:r w:rsidR="00A21EF4">
        <w:rPr>
          <w:rFonts w:ascii="Times New Roman" w:hAnsi="Times New Roman" w:cs="Times New Roman"/>
          <w:sz w:val="20"/>
          <w:szCs w:val="20"/>
          <w:lang w:val="en-US"/>
        </w:rPr>
        <w:t>replica</w:t>
      </w:r>
      <w:r w:rsidR="00A21EF4" w:rsidRPr="0087612C">
        <w:rPr>
          <w:rFonts w:ascii="Times New Roman" w:hAnsi="Times New Roman" w:cs="Times New Roman"/>
          <w:sz w:val="20"/>
          <w:szCs w:val="20"/>
          <w:lang w:val="en-US"/>
        </w:rPr>
        <w:t>t</w:t>
      </w:r>
      <w:r w:rsidR="00A21EF4">
        <w:rPr>
          <w:rFonts w:ascii="Times New Roman" w:hAnsi="Times New Roman" w:cs="Times New Roman"/>
          <w:sz w:val="20"/>
          <w:szCs w:val="20"/>
          <w:lang w:val="en-US"/>
        </w:rPr>
        <w:t>e</w:t>
      </w:r>
      <w:r w:rsidR="005C254C">
        <w:rPr>
          <w:rFonts w:ascii="Times New Roman" w:hAnsi="Times New Roman" w:cs="Times New Roman"/>
          <w:sz w:val="20"/>
          <w:szCs w:val="20"/>
          <w:lang w:val="en-US"/>
        </w:rPr>
        <w:t xml:space="preserve"> plant</w:t>
      </w:r>
      <w:r w:rsidR="00A21EF4" w:rsidRPr="0087612C">
        <w:rPr>
          <w:rFonts w:ascii="Times New Roman" w:hAnsi="Times New Roman" w:cs="Times New Roman"/>
          <w:sz w:val="20"/>
          <w:szCs w:val="20"/>
          <w:lang w:val="en-US"/>
        </w:rPr>
        <w:t>s</w:t>
      </w:r>
      <w:commentRangeEnd w:id="52"/>
      <w:r w:rsidR="00A21EF4">
        <w:rPr>
          <w:rStyle w:val="CommentReference"/>
        </w:rPr>
        <w:commentReference w:id="52"/>
      </w:r>
      <w:r w:rsidR="006A2E2B">
        <w:rPr>
          <w:rFonts w:ascii="Times New Roman" w:hAnsi="Times New Roman" w:cs="Times New Roman"/>
          <w:sz w:val="20"/>
          <w:szCs w:val="20"/>
          <w:lang w:val="en-US"/>
        </w:rPr>
        <w:t xml:space="preserve"> on which leaf area measurements were recorded</w:t>
      </w:r>
      <w:r w:rsidR="00A21EF4" w:rsidRPr="0087612C">
        <w:rPr>
          <w:rFonts w:ascii="Times New Roman" w:hAnsi="Times New Roman" w:cs="Times New Roman"/>
          <w:sz w:val="20"/>
          <w:szCs w:val="20"/>
          <w:lang w:val="en-US"/>
        </w:rPr>
        <w:t>. Boxes with different letters are significantly different (</w:t>
      </w:r>
      <w:r w:rsidR="001C239E" w:rsidRPr="008C020B">
        <w:rPr>
          <w:rFonts w:ascii="Times New Roman" w:hAnsi="Times New Roman" w:cs="Times New Roman"/>
          <w:color w:val="1C1D1E"/>
          <w:sz w:val="20"/>
          <w:szCs w:val="20"/>
          <w:shd w:val="clear" w:color="auto" w:fill="FFFFFF"/>
        </w:rPr>
        <w:t>Fisher's Least Significant Difference</w:t>
      </w:r>
      <w:r w:rsidR="00A21EF4" w:rsidRPr="0087612C">
        <w:rPr>
          <w:rFonts w:ascii="Times New Roman" w:hAnsi="Times New Roman" w:cs="Times New Roman"/>
          <w:color w:val="1C1D1E"/>
          <w:sz w:val="20"/>
          <w:szCs w:val="20"/>
          <w:shd w:val="clear" w:color="auto" w:fill="FFFFFF"/>
        </w:rPr>
        <w:t xml:space="preserve"> </w:t>
      </w:r>
      <w:r w:rsidR="00A21EF4" w:rsidRPr="0087612C">
        <w:rPr>
          <w:rFonts w:ascii="Times New Roman" w:hAnsi="Times New Roman" w:cs="Times New Roman"/>
          <w:sz w:val="20"/>
          <w:szCs w:val="20"/>
          <w:lang w:val="en-US"/>
        </w:rPr>
        <w:t xml:space="preserve">post hoc test, </w:t>
      </w:r>
      <w:r w:rsidR="00A21EF4" w:rsidRPr="0087612C">
        <w:rPr>
          <w:rFonts w:ascii="Times New Roman" w:hAnsi="Times New Roman" w:cs="Times New Roman"/>
          <w:i/>
          <w:iCs/>
          <w:sz w:val="20"/>
          <w:szCs w:val="20"/>
          <w:lang w:val="en-US"/>
        </w:rPr>
        <w:t>p</w:t>
      </w:r>
      <w:r w:rsidR="00A21EF4" w:rsidRPr="0087612C">
        <w:rPr>
          <w:rFonts w:ascii="Times New Roman" w:hAnsi="Times New Roman" w:cs="Times New Roman"/>
          <w:sz w:val="20"/>
          <w:szCs w:val="20"/>
          <w:lang w:val="en-US"/>
        </w:rPr>
        <w:t xml:space="preserve"> &lt; 0.05).</w:t>
      </w:r>
    </w:p>
    <w:p w14:paraId="0D82CED1" w14:textId="77777777" w:rsidR="00A21EF4" w:rsidRPr="001E6C8F" w:rsidRDefault="00A21EF4" w:rsidP="00D664A0">
      <w:pPr>
        <w:spacing w:before="240" w:after="0"/>
        <w:jc w:val="both"/>
        <w:rPr>
          <w:rFonts w:ascii="Times New Roman" w:hAnsi="Times New Roman" w:cs="Times New Roman"/>
          <w:sz w:val="18"/>
          <w:szCs w:val="18"/>
          <w:lang w:val="en-US"/>
        </w:rPr>
      </w:pP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13A8CC4E" w:rsidR="00D266AF" w:rsidRPr="00161C9F" w:rsidRDefault="00D32F8E" w:rsidP="00042AA5">
      <w:pPr>
        <w:spacing w:after="0"/>
        <w:jc w:val="both"/>
        <w:rPr>
          <w:rFonts w:ascii="Times New Roman" w:hAnsi="Times New Roman" w:cs="Times New Roman"/>
          <w:sz w:val="24"/>
          <w:szCs w:val="24"/>
        </w:rPr>
      </w:pPr>
      <w:bookmarkStart w:id="53" w:name="_Hlk133189004"/>
      <w:r>
        <w:rPr>
          <w:rFonts w:ascii="Times New Roman" w:hAnsi="Times New Roman" w:cs="Times New Roman"/>
          <w:sz w:val="24"/>
          <w:szCs w:val="24"/>
        </w:rPr>
        <w:t>This study</w:t>
      </w:r>
      <w:r w:rsidR="00D266AF" w:rsidRPr="00161C9F">
        <w:rPr>
          <w:rFonts w:ascii="Times New Roman" w:hAnsi="Times New Roman" w:cs="Times New Roman"/>
          <w:sz w:val="24"/>
          <w:szCs w:val="24"/>
        </w:rPr>
        <w:t xml:space="preserve"> investigated the effect of soil amendment with raw</w:t>
      </w:r>
      <w:ins w:id="54" w:author="Joop van Loon" w:date="2023-06-20T15:33:00Z">
        <w:r w:rsidR="000C1B6B">
          <w:rPr>
            <w:rFonts w:ascii="Times New Roman" w:hAnsi="Times New Roman" w:cs="Times New Roman"/>
            <w:sz w:val="24"/>
            <w:szCs w:val="24"/>
          </w:rPr>
          <w:t xml:space="preserve">, </w:t>
        </w:r>
        <w:proofErr w:type="gramStart"/>
        <w:r w:rsidR="000C1B6B">
          <w:rPr>
            <w:rFonts w:ascii="Times New Roman" w:hAnsi="Times New Roman" w:cs="Times New Roman"/>
            <w:sz w:val="24"/>
            <w:szCs w:val="24"/>
          </w:rPr>
          <w:t>incubated</w:t>
        </w:r>
        <w:proofErr w:type="gramEnd"/>
        <w:r w:rsidR="000C1B6B">
          <w:rPr>
            <w:rFonts w:ascii="Times New Roman" w:hAnsi="Times New Roman" w:cs="Times New Roman"/>
            <w:sz w:val="24"/>
            <w:szCs w:val="24"/>
          </w:rPr>
          <w:t xml:space="preserve"> and composted frass of </w:t>
        </w:r>
      </w:ins>
      <w:del w:id="55" w:author="Joop van Loon" w:date="2023-06-20T15:33:00Z">
        <w:r w:rsidR="00D266AF" w:rsidRPr="00161C9F" w:rsidDel="000C1B6B">
          <w:rPr>
            <w:rFonts w:ascii="Times New Roman" w:hAnsi="Times New Roman" w:cs="Times New Roman"/>
            <w:sz w:val="24"/>
            <w:szCs w:val="24"/>
          </w:rPr>
          <w:delText xml:space="preserve"> </w:delText>
        </w:r>
      </w:del>
      <w:r w:rsidR="00D266AF" w:rsidRPr="00161C9F">
        <w:rPr>
          <w:rFonts w:ascii="Times New Roman" w:hAnsi="Times New Roman" w:cs="Times New Roman"/>
          <w:sz w:val="24"/>
          <w:szCs w:val="24"/>
        </w:rPr>
        <w:t xml:space="preserve">black soldier fly </w:t>
      </w:r>
      <w:del w:id="56" w:author="Joop van Loon" w:date="2023-06-20T15:33:00Z">
        <w:r w:rsidR="00D266AF" w:rsidRPr="00161C9F" w:rsidDel="000C1B6B">
          <w:rPr>
            <w:rFonts w:ascii="Times New Roman" w:hAnsi="Times New Roman" w:cs="Times New Roman"/>
            <w:sz w:val="24"/>
            <w:szCs w:val="24"/>
          </w:rPr>
          <w:delText xml:space="preserve">frass </w:delText>
        </w:r>
      </w:del>
      <w:r w:rsidR="00D266AF" w:rsidRPr="00161C9F">
        <w:rPr>
          <w:rFonts w:ascii="Times New Roman" w:hAnsi="Times New Roman" w:cs="Times New Roman"/>
          <w:sz w:val="24"/>
          <w:szCs w:val="24"/>
        </w:rPr>
        <w:t xml:space="preserve">(BSFF) and mealworm </w:t>
      </w:r>
      <w:del w:id="57" w:author="Joop van Loon" w:date="2023-06-20T15:33:00Z">
        <w:r w:rsidR="00D266AF" w:rsidRPr="00161C9F" w:rsidDel="000C1B6B">
          <w:rPr>
            <w:rFonts w:ascii="Times New Roman" w:hAnsi="Times New Roman" w:cs="Times New Roman"/>
            <w:sz w:val="24"/>
            <w:szCs w:val="24"/>
          </w:rPr>
          <w:delText xml:space="preserve">frass </w:delText>
        </w:r>
      </w:del>
      <w:r w:rsidR="00D266AF" w:rsidRPr="00161C9F">
        <w:rPr>
          <w:rFonts w:ascii="Times New Roman" w:hAnsi="Times New Roman" w:cs="Times New Roman"/>
          <w:sz w:val="24"/>
          <w:szCs w:val="24"/>
        </w:rPr>
        <w:t xml:space="preserve">(MWF) on the growth of </w:t>
      </w:r>
      <w:r w:rsidR="00D266AF" w:rsidRPr="00161C9F">
        <w:rPr>
          <w:rFonts w:ascii="Times New Roman" w:hAnsi="Times New Roman" w:cs="Times New Roman"/>
          <w:i/>
          <w:iCs/>
          <w:sz w:val="24"/>
          <w:szCs w:val="24"/>
        </w:rPr>
        <w:t>B</w:t>
      </w:r>
      <w:r w:rsidR="00515C2D"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ins w:id="58" w:author="Joop van Loon" w:date="2023-06-20T15:33:00Z">
        <w:r w:rsidR="000C1B6B">
          <w:rPr>
            <w:rFonts w:ascii="Times New Roman" w:hAnsi="Times New Roman" w:cs="Times New Roman"/>
            <w:i/>
            <w:iCs/>
            <w:sz w:val="24"/>
            <w:szCs w:val="24"/>
          </w:rPr>
          <w:t xml:space="preserve"> </w:t>
        </w:r>
        <w:r w:rsidR="000C1B6B" w:rsidRPr="000C1B6B">
          <w:rPr>
            <w:rFonts w:ascii="Times New Roman" w:hAnsi="Times New Roman" w:cs="Times New Roman"/>
            <w:sz w:val="24"/>
            <w:szCs w:val="24"/>
            <w:rPrChange w:id="59" w:author="Joop van Loon" w:date="2023-06-20T15:33:00Z">
              <w:rPr>
                <w:rFonts w:ascii="Times New Roman" w:hAnsi="Times New Roman" w:cs="Times New Roman"/>
                <w:i/>
                <w:iCs/>
                <w:sz w:val="24"/>
                <w:szCs w:val="24"/>
              </w:rPr>
            </w:rPrChange>
          </w:rPr>
          <w:t>plants</w:t>
        </w:r>
      </w:ins>
      <w:ins w:id="60" w:author="Joop van Loon" w:date="2023-06-20T15:38:00Z">
        <w:r w:rsidR="000F1CFC">
          <w:rPr>
            <w:rFonts w:ascii="Times New Roman" w:hAnsi="Times New Roman" w:cs="Times New Roman"/>
            <w:sz w:val="24"/>
            <w:szCs w:val="24"/>
          </w:rPr>
          <w:t xml:space="preserve">. In addition, feeding damage inflicted by </w:t>
        </w:r>
      </w:ins>
      <w:del w:id="61" w:author="Joop van Loon" w:date="2023-06-20T15:33:00Z">
        <w:r w:rsidDel="000F1CFC">
          <w:rPr>
            <w:rFonts w:ascii="Times New Roman" w:hAnsi="Times New Roman" w:cs="Times New Roman"/>
            <w:i/>
            <w:iCs/>
            <w:sz w:val="24"/>
            <w:szCs w:val="24"/>
          </w:rPr>
          <w:delText>,</w:delText>
        </w:r>
      </w:del>
      <w:del w:id="62" w:author="Joop van Loon" w:date="2023-06-20T15:37:00Z">
        <w:r w:rsidR="00D266AF" w:rsidRPr="00161C9F" w:rsidDel="000F1CFC">
          <w:rPr>
            <w:rFonts w:ascii="Times New Roman" w:hAnsi="Times New Roman" w:cs="Times New Roman"/>
            <w:sz w:val="24"/>
            <w:szCs w:val="24"/>
          </w:rPr>
          <w:delText xml:space="preserve"> </w:delText>
        </w:r>
      </w:del>
      <w:ins w:id="63" w:author="Joop van Loon" w:date="2023-06-20T15:35:00Z">
        <w:r w:rsidR="000F1CFC" w:rsidRPr="00161C9F">
          <w:rPr>
            <w:rFonts w:ascii="Times New Roman" w:hAnsi="Times New Roman" w:cs="Times New Roman"/>
            <w:sz w:val="24"/>
            <w:szCs w:val="24"/>
          </w:rPr>
          <w:t>diamondback moth (</w:t>
        </w:r>
        <w:r w:rsidR="000F1CFC" w:rsidRPr="00161C9F">
          <w:rPr>
            <w:rFonts w:ascii="Times New Roman" w:hAnsi="Times New Roman" w:cs="Times New Roman"/>
            <w:i/>
            <w:iCs/>
            <w:sz w:val="24"/>
            <w:szCs w:val="24"/>
          </w:rPr>
          <w:t>P. xylostella</w:t>
        </w:r>
        <w:r w:rsidR="000F1CFC" w:rsidRPr="00161C9F">
          <w:rPr>
            <w:rFonts w:ascii="Times New Roman" w:hAnsi="Times New Roman" w:cs="Times New Roman"/>
            <w:sz w:val="24"/>
            <w:szCs w:val="24"/>
          </w:rPr>
          <w:t>)</w:t>
        </w:r>
        <w:r w:rsidR="000F1CFC">
          <w:rPr>
            <w:rFonts w:ascii="Times New Roman" w:hAnsi="Times New Roman" w:cs="Times New Roman"/>
            <w:sz w:val="24"/>
            <w:szCs w:val="24"/>
          </w:rPr>
          <w:t xml:space="preserve"> larvae</w:t>
        </w:r>
      </w:ins>
      <w:ins w:id="64" w:author="Joop van Loon" w:date="2023-06-20T15:38:00Z">
        <w:r w:rsidR="000F1CFC">
          <w:rPr>
            <w:rFonts w:ascii="Times New Roman" w:hAnsi="Times New Roman" w:cs="Times New Roman"/>
            <w:sz w:val="24"/>
            <w:szCs w:val="24"/>
          </w:rPr>
          <w:t xml:space="preserve">, </w:t>
        </w:r>
      </w:ins>
      <w:ins w:id="65" w:author="Joop van Loon" w:date="2023-06-20T15:35:00Z">
        <w:r w:rsidR="000F1CFC">
          <w:rPr>
            <w:rFonts w:ascii="Times New Roman" w:hAnsi="Times New Roman" w:cs="Times New Roman"/>
            <w:sz w:val="24"/>
            <w:szCs w:val="24"/>
          </w:rPr>
          <w:t xml:space="preserve">their </w:t>
        </w:r>
      </w:ins>
      <w:r w:rsidR="00D266AF" w:rsidRPr="00161C9F">
        <w:rPr>
          <w:rFonts w:ascii="Times New Roman" w:hAnsi="Times New Roman" w:cs="Times New Roman"/>
          <w:sz w:val="24"/>
          <w:szCs w:val="24"/>
        </w:rPr>
        <w:t>survival and development</w:t>
      </w:r>
      <w:ins w:id="66" w:author="Joop van Loon" w:date="2023-06-20T15:39:00Z">
        <w:r w:rsidR="000F1CFC">
          <w:rPr>
            <w:rFonts w:ascii="Times New Roman" w:hAnsi="Times New Roman" w:cs="Times New Roman"/>
            <w:sz w:val="24"/>
            <w:szCs w:val="24"/>
          </w:rPr>
          <w:t xml:space="preserve"> and </w:t>
        </w:r>
      </w:ins>
      <w:ins w:id="67" w:author="Joop van Loon" w:date="2023-06-20T15:36:00Z">
        <w:r w:rsidR="000F1CFC">
          <w:rPr>
            <w:rFonts w:ascii="Times New Roman" w:hAnsi="Times New Roman" w:cs="Times New Roman"/>
            <w:sz w:val="24"/>
            <w:szCs w:val="24"/>
          </w:rPr>
          <w:t xml:space="preserve">survival, growth and </w:t>
        </w:r>
      </w:ins>
      <w:ins w:id="68" w:author="Joop van Loon" w:date="2023-06-20T15:37:00Z">
        <w:r w:rsidR="000F1CFC">
          <w:rPr>
            <w:rFonts w:ascii="Times New Roman" w:hAnsi="Times New Roman" w:cs="Times New Roman"/>
            <w:sz w:val="24"/>
            <w:szCs w:val="24"/>
          </w:rPr>
          <w:t xml:space="preserve">adult eclosion of </w:t>
        </w:r>
      </w:ins>
      <w:ins w:id="69" w:author="Joop van Loon" w:date="2023-06-20T15:39:00Z">
        <w:r w:rsidR="000F1CFC">
          <w:rPr>
            <w:rFonts w:ascii="Times New Roman" w:hAnsi="Times New Roman" w:cs="Times New Roman"/>
            <w:sz w:val="24"/>
            <w:szCs w:val="24"/>
          </w:rPr>
          <w:t xml:space="preserve">the </w:t>
        </w:r>
      </w:ins>
      <w:del w:id="70" w:author="Joop van Loon" w:date="2023-06-20T15:37:00Z">
        <w:r w:rsidR="00D266AF" w:rsidRPr="00161C9F" w:rsidDel="000F1CFC">
          <w:rPr>
            <w:rFonts w:ascii="Times New Roman" w:hAnsi="Times New Roman" w:cs="Times New Roman"/>
            <w:sz w:val="24"/>
            <w:szCs w:val="24"/>
          </w:rPr>
          <w:delText xml:space="preserve"> </w:delText>
        </w:r>
      </w:del>
      <w:del w:id="71" w:author="Joop van Loon" w:date="2023-06-20T15:35:00Z">
        <w:r w:rsidR="00D266AF" w:rsidRPr="00161C9F" w:rsidDel="000F1CFC">
          <w:rPr>
            <w:rFonts w:ascii="Times New Roman" w:hAnsi="Times New Roman" w:cs="Times New Roman"/>
            <w:sz w:val="24"/>
            <w:szCs w:val="24"/>
          </w:rPr>
          <w:delText>of diamondback moth (</w:delText>
        </w:r>
        <w:r w:rsidR="00D266AF" w:rsidRPr="00161C9F" w:rsidDel="000F1CFC">
          <w:rPr>
            <w:rFonts w:ascii="Times New Roman" w:hAnsi="Times New Roman" w:cs="Times New Roman"/>
            <w:i/>
            <w:iCs/>
            <w:sz w:val="24"/>
            <w:szCs w:val="24"/>
          </w:rPr>
          <w:delText>P</w:delText>
        </w:r>
        <w:r w:rsidR="00515C2D" w:rsidRPr="00161C9F" w:rsidDel="000F1CFC">
          <w:rPr>
            <w:rFonts w:ascii="Times New Roman" w:hAnsi="Times New Roman" w:cs="Times New Roman"/>
            <w:i/>
            <w:iCs/>
            <w:sz w:val="24"/>
            <w:szCs w:val="24"/>
          </w:rPr>
          <w:delText>.</w:delText>
        </w:r>
        <w:r w:rsidR="00D266AF" w:rsidRPr="00161C9F" w:rsidDel="000F1CFC">
          <w:rPr>
            <w:rFonts w:ascii="Times New Roman" w:hAnsi="Times New Roman" w:cs="Times New Roman"/>
            <w:i/>
            <w:iCs/>
            <w:sz w:val="24"/>
            <w:szCs w:val="24"/>
          </w:rPr>
          <w:delText xml:space="preserve"> xylostella</w:delText>
        </w:r>
        <w:r w:rsidR="00D266AF" w:rsidRPr="00161C9F" w:rsidDel="000F1CFC">
          <w:rPr>
            <w:rFonts w:ascii="Times New Roman" w:hAnsi="Times New Roman" w:cs="Times New Roman"/>
            <w:sz w:val="24"/>
            <w:szCs w:val="24"/>
          </w:rPr>
          <w:delText xml:space="preserve">) </w:delText>
        </w:r>
      </w:del>
      <w:del w:id="72" w:author="Joop van Loon" w:date="2023-06-20T15:37:00Z">
        <w:r w:rsidR="00D266AF" w:rsidRPr="00161C9F" w:rsidDel="000F1CFC">
          <w:rPr>
            <w:rFonts w:ascii="Times New Roman" w:hAnsi="Times New Roman" w:cs="Times New Roman"/>
            <w:sz w:val="24"/>
            <w:szCs w:val="24"/>
          </w:rPr>
          <w:delText xml:space="preserve">and </w:delText>
        </w:r>
      </w:del>
      <w:r w:rsidR="00515C2D"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00515C2D"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00515C2D"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w:t>
      </w:r>
      <w:ins w:id="73" w:author="Joop van Loon" w:date="2023-06-20T15:37:00Z">
        <w:r w:rsidR="000F1CFC">
          <w:rPr>
            <w:rFonts w:ascii="Times New Roman" w:hAnsi="Times New Roman" w:cs="Times New Roman"/>
            <w:sz w:val="24"/>
            <w:szCs w:val="24"/>
          </w:rPr>
          <w:t xml:space="preserve"> were quantified</w:t>
        </w:r>
      </w:ins>
      <w:r w:rsidR="00D266AF" w:rsidRPr="00161C9F">
        <w:rPr>
          <w:rFonts w:ascii="Times New Roman" w:hAnsi="Times New Roman" w:cs="Times New Roman"/>
          <w:sz w:val="24"/>
          <w:szCs w:val="24"/>
        </w:rPr>
        <w:t xml:space="preserve">. </w:t>
      </w:r>
      <w:r w:rsidR="00515C2D"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 that amending soil with </w:t>
      </w:r>
      <w:ins w:id="74" w:author="Joop van Loon" w:date="2023-06-20T15:40:00Z">
        <w:r w:rsidR="000F1CFC">
          <w:rPr>
            <w:rFonts w:ascii="Times New Roman" w:hAnsi="Times New Roman" w:cs="Times New Roman"/>
            <w:sz w:val="24"/>
            <w:szCs w:val="24"/>
          </w:rPr>
          <w:t xml:space="preserve">raw </w:t>
        </w:r>
      </w:ins>
      <w:r w:rsidR="00D266AF" w:rsidRPr="00161C9F">
        <w:rPr>
          <w:rFonts w:ascii="Times New Roman" w:hAnsi="Times New Roman" w:cs="Times New Roman"/>
          <w:sz w:val="24"/>
          <w:szCs w:val="24"/>
        </w:rPr>
        <w:t xml:space="preserve">BSFF and MWF </w:t>
      </w:r>
      <w:ins w:id="75" w:author="Joop van Loon" w:date="2023-06-20T15:40:00Z">
        <w:r w:rsidR="000F1CFC">
          <w:rPr>
            <w:rFonts w:ascii="Times New Roman" w:hAnsi="Times New Roman" w:cs="Times New Roman"/>
            <w:sz w:val="24"/>
            <w:szCs w:val="24"/>
          </w:rPr>
          <w:t xml:space="preserve">frass </w:t>
        </w:r>
      </w:ins>
      <w:r w:rsidR="00D266AF" w:rsidRPr="00161C9F">
        <w:rPr>
          <w:rFonts w:ascii="Times New Roman" w:hAnsi="Times New Roman" w:cs="Times New Roman"/>
          <w:sz w:val="24"/>
          <w:szCs w:val="24"/>
        </w:rPr>
        <w:t xml:space="preserve">resulted in smaller leaf area, fewer leaves, and </w:t>
      </w:r>
      <w:ins w:id="76" w:author="Joop van Loon" w:date="2023-06-20T15:44:00Z">
        <w:r w:rsidR="00E929B4">
          <w:rPr>
            <w:rFonts w:ascii="Times New Roman" w:hAnsi="Times New Roman" w:cs="Times New Roman"/>
            <w:sz w:val="24"/>
            <w:szCs w:val="24"/>
          </w:rPr>
          <w:t xml:space="preserve">for BSFF </w:t>
        </w:r>
      </w:ins>
      <w:r w:rsidR="00D266AF" w:rsidRPr="00161C9F">
        <w:rPr>
          <w:rFonts w:ascii="Times New Roman" w:hAnsi="Times New Roman" w:cs="Times New Roman"/>
          <w:sz w:val="24"/>
          <w:szCs w:val="24"/>
        </w:rPr>
        <w:t xml:space="preserve">longer time until flowering compared to the </w:t>
      </w:r>
      <w:r w:rsidR="00515C2D"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E929B4">
        <w:rPr>
          <w:rFonts w:ascii="Times New Roman" w:hAnsi="Times New Roman" w:cs="Times New Roman"/>
          <w:sz w:val="24"/>
          <w:szCs w:val="24"/>
          <w:highlight w:val="lightGray"/>
          <w:rPrChange w:id="77" w:author="Joop van Loon" w:date="2023-06-20T15:47:00Z">
            <w:rPr>
              <w:rFonts w:ascii="Times New Roman" w:hAnsi="Times New Roman" w:cs="Times New Roman"/>
              <w:sz w:val="24"/>
              <w:szCs w:val="24"/>
            </w:rPr>
          </w:rPrChange>
        </w:rPr>
        <w:t xml:space="preserve">Soil amendment with </w:t>
      </w:r>
      <w:r w:rsidR="00D266AF" w:rsidRPr="00E929B4">
        <w:rPr>
          <w:rFonts w:ascii="Times New Roman" w:hAnsi="Times New Roman" w:cs="Times New Roman"/>
          <w:sz w:val="24"/>
          <w:szCs w:val="24"/>
          <w:highlight w:val="lightGray"/>
          <w:rPrChange w:id="78" w:author="Joop van Loon" w:date="2023-06-20T15:47:00Z">
            <w:rPr>
              <w:rFonts w:ascii="Times New Roman" w:hAnsi="Times New Roman" w:cs="Times New Roman"/>
              <w:sz w:val="24"/>
              <w:szCs w:val="24"/>
            </w:rPr>
          </w:rPrChange>
        </w:rPr>
        <w:t xml:space="preserve">BSFF resulted in </w:t>
      </w:r>
      <w:ins w:id="79" w:author="Joop van Loon" w:date="2023-06-20T15:45:00Z">
        <w:r w:rsidR="00E929B4" w:rsidRPr="00E929B4">
          <w:rPr>
            <w:rFonts w:ascii="Times New Roman" w:hAnsi="Times New Roman" w:cs="Times New Roman"/>
            <w:sz w:val="24"/>
            <w:szCs w:val="24"/>
            <w:highlight w:val="lightGray"/>
            <w:rPrChange w:id="80" w:author="Joop van Loon" w:date="2023-06-20T15:47:00Z">
              <w:rPr>
                <w:rFonts w:ascii="Times New Roman" w:hAnsi="Times New Roman" w:cs="Times New Roman"/>
                <w:sz w:val="24"/>
                <w:szCs w:val="24"/>
              </w:rPr>
            </w:rPrChange>
          </w:rPr>
          <w:t xml:space="preserve">a significantly lower </w:t>
        </w:r>
      </w:ins>
      <w:del w:id="81" w:author="Joop van Loon" w:date="2023-06-20T15:45:00Z">
        <w:r w:rsidR="00D266AF" w:rsidRPr="00E929B4" w:rsidDel="00E929B4">
          <w:rPr>
            <w:rFonts w:ascii="Times New Roman" w:hAnsi="Times New Roman" w:cs="Times New Roman"/>
            <w:sz w:val="24"/>
            <w:szCs w:val="24"/>
            <w:highlight w:val="lightGray"/>
            <w:rPrChange w:id="82" w:author="Joop van Loon" w:date="2023-06-20T15:47:00Z">
              <w:rPr>
                <w:rFonts w:ascii="Times New Roman" w:hAnsi="Times New Roman" w:cs="Times New Roman"/>
                <w:sz w:val="24"/>
                <w:szCs w:val="24"/>
              </w:rPr>
            </w:rPrChange>
          </w:rPr>
          <w:delText xml:space="preserve">the lowest </w:delText>
        </w:r>
      </w:del>
      <w:r w:rsidR="00D266AF" w:rsidRPr="00E929B4">
        <w:rPr>
          <w:rFonts w:ascii="Times New Roman" w:hAnsi="Times New Roman" w:cs="Times New Roman"/>
          <w:sz w:val="24"/>
          <w:szCs w:val="24"/>
          <w:highlight w:val="lightGray"/>
          <w:rPrChange w:id="83" w:author="Joop van Loon" w:date="2023-06-20T15:47:00Z">
            <w:rPr>
              <w:rFonts w:ascii="Times New Roman" w:hAnsi="Times New Roman" w:cs="Times New Roman"/>
              <w:sz w:val="24"/>
              <w:szCs w:val="24"/>
            </w:rPr>
          </w:rPrChange>
        </w:rPr>
        <w:t xml:space="preserve">survival </w:t>
      </w:r>
      <w:r w:rsidR="00746A95" w:rsidRPr="00E929B4">
        <w:rPr>
          <w:rFonts w:ascii="Times New Roman" w:hAnsi="Times New Roman" w:cs="Times New Roman"/>
          <w:sz w:val="24"/>
          <w:szCs w:val="24"/>
          <w:highlight w:val="lightGray"/>
          <w:rPrChange w:id="84" w:author="Joop van Loon" w:date="2023-06-20T15:47:00Z">
            <w:rPr>
              <w:rFonts w:ascii="Times New Roman" w:hAnsi="Times New Roman" w:cs="Times New Roman"/>
              <w:sz w:val="24"/>
              <w:szCs w:val="24"/>
            </w:rPr>
          </w:rPrChange>
        </w:rPr>
        <w:t xml:space="preserve">and biomass </w:t>
      </w:r>
      <w:r w:rsidR="00D266AF" w:rsidRPr="00E929B4">
        <w:rPr>
          <w:rFonts w:ascii="Times New Roman" w:hAnsi="Times New Roman" w:cs="Times New Roman"/>
          <w:sz w:val="24"/>
          <w:szCs w:val="24"/>
          <w:highlight w:val="lightGray"/>
          <w:rPrChange w:id="85" w:author="Joop van Loon" w:date="2023-06-20T15:47:00Z">
            <w:rPr>
              <w:rFonts w:ascii="Times New Roman" w:hAnsi="Times New Roman" w:cs="Times New Roman"/>
              <w:sz w:val="24"/>
              <w:szCs w:val="24"/>
            </w:rPr>
          </w:rPrChange>
        </w:rPr>
        <w:t xml:space="preserve">of </w:t>
      </w:r>
      <w:r w:rsidR="00D266AF" w:rsidRPr="00E929B4">
        <w:rPr>
          <w:rFonts w:ascii="Times New Roman" w:hAnsi="Times New Roman" w:cs="Times New Roman"/>
          <w:i/>
          <w:iCs/>
          <w:sz w:val="24"/>
          <w:szCs w:val="24"/>
          <w:highlight w:val="lightGray"/>
          <w:rPrChange w:id="86" w:author="Joop van Loon" w:date="2023-06-20T15:47:00Z">
            <w:rPr>
              <w:rFonts w:ascii="Times New Roman" w:hAnsi="Times New Roman" w:cs="Times New Roman"/>
              <w:i/>
              <w:iCs/>
              <w:sz w:val="24"/>
              <w:szCs w:val="24"/>
            </w:rPr>
          </w:rPrChange>
        </w:rPr>
        <w:t>D. radicum</w:t>
      </w:r>
      <w:r w:rsidR="00D266AF" w:rsidRPr="00E929B4">
        <w:rPr>
          <w:rFonts w:ascii="Times New Roman" w:hAnsi="Times New Roman" w:cs="Times New Roman"/>
          <w:sz w:val="24"/>
          <w:szCs w:val="24"/>
          <w:highlight w:val="lightGray"/>
          <w:rPrChange w:id="87" w:author="Joop van Loon" w:date="2023-06-20T15:47:00Z">
            <w:rPr>
              <w:rFonts w:ascii="Times New Roman" w:hAnsi="Times New Roman" w:cs="Times New Roman"/>
              <w:sz w:val="24"/>
              <w:szCs w:val="24"/>
            </w:rPr>
          </w:rPrChange>
        </w:rPr>
        <w:t xml:space="preserve"> larvae</w:t>
      </w:r>
      <w:r w:rsidR="00746A95" w:rsidRPr="00E929B4">
        <w:rPr>
          <w:rFonts w:ascii="Times New Roman" w:hAnsi="Times New Roman" w:cs="Times New Roman"/>
          <w:sz w:val="24"/>
          <w:szCs w:val="24"/>
          <w:highlight w:val="lightGray"/>
          <w:rPrChange w:id="88" w:author="Joop van Loon" w:date="2023-06-20T15:47:00Z">
            <w:rPr>
              <w:rFonts w:ascii="Times New Roman" w:hAnsi="Times New Roman" w:cs="Times New Roman"/>
              <w:sz w:val="24"/>
              <w:szCs w:val="24"/>
            </w:rPr>
          </w:rPrChange>
        </w:rPr>
        <w:t xml:space="preserve"> and pupae respectively</w:t>
      </w:r>
      <w:r w:rsidR="00D266AF" w:rsidRPr="00E929B4">
        <w:rPr>
          <w:rFonts w:ascii="Times New Roman" w:hAnsi="Times New Roman" w:cs="Times New Roman"/>
          <w:sz w:val="24"/>
          <w:szCs w:val="24"/>
          <w:highlight w:val="lightGray"/>
          <w:rPrChange w:id="89" w:author="Joop van Loon" w:date="2023-06-20T15:47:00Z">
            <w:rPr>
              <w:rFonts w:ascii="Times New Roman" w:hAnsi="Times New Roman" w:cs="Times New Roman"/>
              <w:sz w:val="24"/>
              <w:szCs w:val="24"/>
            </w:rPr>
          </w:rPrChange>
        </w:rPr>
        <w:t xml:space="preserve">, while </w:t>
      </w:r>
      <w:ins w:id="90" w:author="Joop van Loon" w:date="2023-06-20T15:40:00Z">
        <w:r w:rsidR="000F1CFC" w:rsidRPr="00E929B4">
          <w:rPr>
            <w:rFonts w:ascii="Times New Roman" w:hAnsi="Times New Roman" w:cs="Times New Roman"/>
            <w:sz w:val="24"/>
            <w:szCs w:val="24"/>
            <w:highlight w:val="lightGray"/>
            <w:rPrChange w:id="91" w:author="Joop van Loon" w:date="2023-06-20T15:47:00Z">
              <w:rPr>
                <w:rFonts w:ascii="Times New Roman" w:hAnsi="Times New Roman" w:cs="Times New Roman"/>
                <w:sz w:val="24"/>
                <w:szCs w:val="24"/>
              </w:rPr>
            </w:rPrChange>
          </w:rPr>
          <w:t xml:space="preserve">amendment with </w:t>
        </w:r>
      </w:ins>
      <w:r w:rsidR="00D266AF" w:rsidRPr="00E929B4">
        <w:rPr>
          <w:rFonts w:ascii="Times New Roman" w:hAnsi="Times New Roman" w:cs="Times New Roman"/>
          <w:sz w:val="24"/>
          <w:szCs w:val="24"/>
          <w:highlight w:val="lightGray"/>
          <w:rPrChange w:id="92" w:author="Joop van Loon" w:date="2023-06-20T15:47:00Z">
            <w:rPr>
              <w:rFonts w:ascii="Times New Roman" w:hAnsi="Times New Roman" w:cs="Times New Roman"/>
              <w:sz w:val="24"/>
              <w:szCs w:val="24"/>
            </w:rPr>
          </w:rPrChange>
        </w:rPr>
        <w:t xml:space="preserve">MWF </w:t>
      </w:r>
      <w:ins w:id="93" w:author="Joop van Loon" w:date="2023-06-20T15:40:00Z">
        <w:r w:rsidR="000F1CFC" w:rsidRPr="00E929B4">
          <w:rPr>
            <w:rFonts w:ascii="Times New Roman" w:hAnsi="Times New Roman" w:cs="Times New Roman"/>
            <w:sz w:val="24"/>
            <w:szCs w:val="24"/>
            <w:highlight w:val="lightGray"/>
            <w:rPrChange w:id="94" w:author="Joop van Loon" w:date="2023-06-20T15:47:00Z">
              <w:rPr>
                <w:rFonts w:ascii="Times New Roman" w:hAnsi="Times New Roman" w:cs="Times New Roman"/>
                <w:sz w:val="24"/>
                <w:szCs w:val="24"/>
              </w:rPr>
            </w:rPrChange>
          </w:rPr>
          <w:t xml:space="preserve">frass </w:t>
        </w:r>
      </w:ins>
      <w:r w:rsidR="00D266AF" w:rsidRPr="00E929B4">
        <w:rPr>
          <w:rFonts w:ascii="Times New Roman" w:hAnsi="Times New Roman" w:cs="Times New Roman"/>
          <w:sz w:val="24"/>
          <w:szCs w:val="24"/>
          <w:highlight w:val="lightGray"/>
          <w:rPrChange w:id="95" w:author="Joop van Loon" w:date="2023-06-20T15:47:00Z">
            <w:rPr>
              <w:rFonts w:ascii="Times New Roman" w:hAnsi="Times New Roman" w:cs="Times New Roman"/>
              <w:sz w:val="24"/>
              <w:szCs w:val="24"/>
            </w:rPr>
          </w:rPrChange>
        </w:rPr>
        <w:t xml:space="preserve">resulted in </w:t>
      </w:r>
      <w:ins w:id="96" w:author="Joop van Loon" w:date="2023-06-20T15:45:00Z">
        <w:r w:rsidR="00E929B4" w:rsidRPr="00E929B4">
          <w:rPr>
            <w:rFonts w:ascii="Times New Roman" w:hAnsi="Times New Roman" w:cs="Times New Roman"/>
            <w:sz w:val="24"/>
            <w:szCs w:val="24"/>
            <w:highlight w:val="lightGray"/>
            <w:rPrChange w:id="97" w:author="Joop van Loon" w:date="2023-06-20T15:47:00Z">
              <w:rPr>
                <w:rFonts w:ascii="Times New Roman" w:hAnsi="Times New Roman" w:cs="Times New Roman"/>
                <w:sz w:val="24"/>
                <w:szCs w:val="24"/>
              </w:rPr>
            </w:rPrChange>
          </w:rPr>
          <w:t>a sign</w:t>
        </w:r>
      </w:ins>
      <w:ins w:id="98" w:author="Joop van Loon" w:date="2023-06-20T15:46:00Z">
        <w:r w:rsidR="00E929B4" w:rsidRPr="00E929B4">
          <w:rPr>
            <w:rFonts w:ascii="Times New Roman" w:hAnsi="Times New Roman" w:cs="Times New Roman"/>
            <w:sz w:val="24"/>
            <w:szCs w:val="24"/>
            <w:highlight w:val="lightGray"/>
            <w:rPrChange w:id="99" w:author="Joop van Loon" w:date="2023-06-20T15:47:00Z">
              <w:rPr>
                <w:rFonts w:ascii="Times New Roman" w:hAnsi="Times New Roman" w:cs="Times New Roman"/>
                <w:sz w:val="24"/>
                <w:szCs w:val="24"/>
              </w:rPr>
            </w:rPrChange>
          </w:rPr>
          <w:t xml:space="preserve">ificantly higher </w:t>
        </w:r>
      </w:ins>
      <w:del w:id="100" w:author="Joop van Loon" w:date="2023-06-20T15:46:00Z">
        <w:r w:rsidR="00D266AF" w:rsidRPr="00E929B4" w:rsidDel="00E929B4">
          <w:rPr>
            <w:rFonts w:ascii="Times New Roman" w:hAnsi="Times New Roman" w:cs="Times New Roman"/>
            <w:sz w:val="24"/>
            <w:szCs w:val="24"/>
            <w:highlight w:val="lightGray"/>
            <w:rPrChange w:id="101" w:author="Joop van Loon" w:date="2023-06-20T15:47:00Z">
              <w:rPr>
                <w:rFonts w:ascii="Times New Roman" w:hAnsi="Times New Roman" w:cs="Times New Roman"/>
                <w:sz w:val="24"/>
                <w:szCs w:val="24"/>
              </w:rPr>
            </w:rPrChange>
          </w:rPr>
          <w:delText xml:space="preserve">the highest </w:delText>
        </w:r>
      </w:del>
      <w:ins w:id="102" w:author="Dicke, Marcel" w:date="2023-06-07T21:13:00Z">
        <w:r w:rsidR="007607D4" w:rsidRPr="00E929B4">
          <w:rPr>
            <w:rFonts w:ascii="Times New Roman" w:hAnsi="Times New Roman" w:cs="Times New Roman"/>
            <w:i/>
            <w:iCs/>
            <w:sz w:val="24"/>
            <w:szCs w:val="24"/>
            <w:highlight w:val="lightGray"/>
            <w:rPrChange w:id="103" w:author="Joop van Loon" w:date="2023-06-20T15:47:00Z">
              <w:rPr>
                <w:rFonts w:ascii="Times New Roman" w:hAnsi="Times New Roman" w:cs="Times New Roman"/>
                <w:i/>
                <w:iCs/>
                <w:sz w:val="24"/>
                <w:szCs w:val="24"/>
              </w:rPr>
            </w:rPrChange>
          </w:rPr>
          <w:t>D. radicum</w:t>
        </w:r>
        <w:r w:rsidR="007607D4" w:rsidRPr="00E929B4">
          <w:rPr>
            <w:rFonts w:ascii="Times New Roman" w:hAnsi="Times New Roman" w:cs="Times New Roman"/>
            <w:sz w:val="24"/>
            <w:szCs w:val="24"/>
            <w:highlight w:val="lightGray"/>
            <w:rPrChange w:id="104" w:author="Joop van Loon" w:date="2023-06-20T15:47:00Z">
              <w:rPr>
                <w:rFonts w:ascii="Times New Roman" w:hAnsi="Times New Roman" w:cs="Times New Roman"/>
                <w:sz w:val="24"/>
                <w:szCs w:val="24"/>
              </w:rPr>
            </w:rPrChange>
          </w:rPr>
          <w:t xml:space="preserve"> </w:t>
        </w:r>
      </w:ins>
      <w:r w:rsidR="00D266AF" w:rsidRPr="00E929B4">
        <w:rPr>
          <w:rFonts w:ascii="Times New Roman" w:hAnsi="Times New Roman" w:cs="Times New Roman"/>
          <w:sz w:val="24"/>
          <w:szCs w:val="24"/>
          <w:highlight w:val="lightGray"/>
          <w:rPrChange w:id="105" w:author="Joop van Loon" w:date="2023-06-20T15:47:00Z">
            <w:rPr>
              <w:rFonts w:ascii="Times New Roman" w:hAnsi="Times New Roman" w:cs="Times New Roman"/>
              <w:sz w:val="24"/>
              <w:szCs w:val="24"/>
            </w:rPr>
          </w:rPrChange>
        </w:rPr>
        <w:t>larval survival</w:t>
      </w:r>
      <w:r w:rsidR="00ED25B8" w:rsidRPr="00E929B4">
        <w:rPr>
          <w:rFonts w:ascii="Times New Roman" w:hAnsi="Times New Roman" w:cs="Times New Roman"/>
          <w:sz w:val="24"/>
          <w:szCs w:val="24"/>
          <w:highlight w:val="lightGray"/>
          <w:rPrChange w:id="106" w:author="Joop van Loon" w:date="2023-06-20T15:47:00Z">
            <w:rPr>
              <w:rFonts w:ascii="Times New Roman" w:hAnsi="Times New Roman" w:cs="Times New Roman"/>
              <w:sz w:val="24"/>
              <w:szCs w:val="24"/>
            </w:rPr>
          </w:rPrChange>
        </w:rPr>
        <w:t xml:space="preserve"> and biomass</w:t>
      </w:r>
      <w:ins w:id="107" w:author="Joop van Loon" w:date="2023-06-20T15:46:00Z">
        <w:r w:rsidR="00E929B4" w:rsidRPr="00E929B4">
          <w:rPr>
            <w:rFonts w:ascii="Times New Roman" w:hAnsi="Times New Roman" w:cs="Times New Roman"/>
            <w:sz w:val="24"/>
            <w:szCs w:val="24"/>
            <w:highlight w:val="lightGray"/>
            <w:rPrChange w:id="108" w:author="Joop van Loon" w:date="2023-06-20T15:47:00Z">
              <w:rPr>
                <w:rFonts w:ascii="Times New Roman" w:hAnsi="Times New Roman" w:cs="Times New Roman"/>
                <w:sz w:val="24"/>
                <w:szCs w:val="24"/>
              </w:rPr>
            </w:rPrChange>
          </w:rPr>
          <w:t xml:space="preserve"> than on NoFrass control </w:t>
        </w:r>
        <w:commentRangeStart w:id="109"/>
        <w:r w:rsidR="00E929B4" w:rsidRPr="00E929B4">
          <w:rPr>
            <w:rFonts w:ascii="Times New Roman" w:hAnsi="Times New Roman" w:cs="Times New Roman"/>
            <w:sz w:val="24"/>
            <w:szCs w:val="24"/>
            <w:highlight w:val="lightGray"/>
            <w:rPrChange w:id="110" w:author="Joop van Loon" w:date="2023-06-20T15:47:00Z">
              <w:rPr>
                <w:rFonts w:ascii="Times New Roman" w:hAnsi="Times New Roman" w:cs="Times New Roman"/>
                <w:sz w:val="24"/>
                <w:szCs w:val="24"/>
              </w:rPr>
            </w:rPrChange>
          </w:rPr>
          <w:t>plants</w:t>
        </w:r>
      </w:ins>
      <w:commentRangeEnd w:id="109"/>
      <w:ins w:id="111" w:author="Joop van Loon" w:date="2023-06-20T15:47:00Z">
        <w:r w:rsidR="00E929B4">
          <w:rPr>
            <w:rStyle w:val="CommentReference"/>
          </w:rPr>
          <w:commentReference w:id="109"/>
        </w:r>
      </w:ins>
      <w:r w:rsidR="00D266AF" w:rsidRPr="00E929B4">
        <w:rPr>
          <w:rFonts w:ascii="Times New Roman" w:hAnsi="Times New Roman" w:cs="Times New Roman"/>
          <w:sz w:val="24"/>
          <w:szCs w:val="24"/>
          <w:highlight w:val="lightGray"/>
          <w:rPrChange w:id="112" w:author="Joop van Loon" w:date="2023-06-20T15:47:00Z">
            <w:rPr>
              <w:rFonts w:ascii="Times New Roman" w:hAnsi="Times New Roman" w:cs="Times New Roman"/>
              <w:sz w:val="24"/>
              <w:szCs w:val="24"/>
            </w:rPr>
          </w:rPrChange>
        </w:rPr>
        <w:t>.</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w:t>
      </w:r>
      <w:del w:id="113" w:author="Joop van Loon" w:date="2023-06-20T15:48:00Z">
        <w:r w:rsidR="00746A95" w:rsidRPr="00161C9F" w:rsidDel="00E929B4">
          <w:rPr>
            <w:rFonts w:ascii="Times New Roman" w:hAnsi="Times New Roman" w:cs="Times New Roman"/>
            <w:sz w:val="24"/>
            <w:szCs w:val="24"/>
          </w:rPr>
          <w:delText xml:space="preserve">rate </w:delText>
        </w:r>
      </w:del>
      <w:r w:rsidR="00746A95" w:rsidRPr="00161C9F">
        <w:rPr>
          <w:rFonts w:ascii="Times New Roman" w:hAnsi="Times New Roman" w:cs="Times New Roman"/>
          <w:sz w:val="24"/>
          <w:szCs w:val="24"/>
        </w:rPr>
        <w:t xml:space="preserve">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w:t>
      </w:r>
      <w:r>
        <w:rPr>
          <w:rFonts w:ascii="Times New Roman" w:hAnsi="Times New Roman" w:cs="Times New Roman"/>
          <w:sz w:val="24"/>
          <w:szCs w:val="24"/>
        </w:rPr>
        <w:t>promoted</w:t>
      </w:r>
      <w:r w:rsidR="00D266AF" w:rsidRPr="00161C9F">
        <w:rPr>
          <w:rFonts w:ascii="Times New Roman" w:hAnsi="Times New Roman" w:cs="Times New Roman"/>
          <w:sz w:val="24"/>
          <w:szCs w:val="24"/>
        </w:rPr>
        <w:t xml:space="preserve"> the growth of </w:t>
      </w:r>
      <w:r w:rsidR="00D266AF" w:rsidRPr="00161C9F">
        <w:rPr>
          <w:rFonts w:ascii="Times New Roman" w:hAnsi="Times New Roman" w:cs="Times New Roman"/>
          <w:i/>
          <w:iCs/>
          <w:sz w:val="24"/>
          <w:szCs w:val="24"/>
        </w:rPr>
        <w:t>B. rapa</w:t>
      </w:r>
      <w:r w:rsidR="005A7959" w:rsidRPr="00161C9F">
        <w:rPr>
          <w:rFonts w:ascii="Times New Roman" w:hAnsi="Times New Roman" w:cs="Times New Roman"/>
          <w:sz w:val="24"/>
          <w:szCs w:val="24"/>
        </w:rPr>
        <w:t xml:space="preserve">. </w:t>
      </w:r>
      <w:r>
        <w:rPr>
          <w:rFonts w:ascii="Times New Roman" w:hAnsi="Times New Roman" w:cs="Times New Roman"/>
          <w:sz w:val="24"/>
          <w:szCs w:val="24"/>
        </w:rPr>
        <w:t>Not</w:t>
      </w:r>
      <w:r w:rsidRPr="00161C9F">
        <w:rPr>
          <w:rFonts w:ascii="Times New Roman" w:hAnsi="Times New Roman" w:cs="Times New Roman"/>
          <w:sz w:val="24"/>
          <w:szCs w:val="24"/>
        </w:rPr>
        <w:t>a</w:t>
      </w:r>
      <w:r>
        <w:rPr>
          <w:rFonts w:ascii="Times New Roman" w:hAnsi="Times New Roman" w:cs="Times New Roman"/>
          <w:sz w:val="24"/>
          <w:szCs w:val="24"/>
        </w:rPr>
        <w:t>b</w:t>
      </w:r>
      <w:r w:rsidRPr="00161C9F">
        <w:rPr>
          <w:rFonts w:ascii="Times New Roman" w:hAnsi="Times New Roman" w:cs="Times New Roman"/>
          <w:sz w:val="24"/>
          <w:szCs w:val="24"/>
        </w:rPr>
        <w:t>ly</w:t>
      </w:r>
      <w:r w:rsidR="005A7959" w:rsidRPr="00161C9F">
        <w:rPr>
          <w:rFonts w:ascii="Times New Roman" w:hAnsi="Times New Roman" w:cs="Times New Roman"/>
          <w:sz w:val="24"/>
          <w:szCs w:val="24"/>
        </w:rPr>
        <w:t>,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53"/>
    <w:p w14:paraId="6F101313" w14:textId="562F611A"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The plant growth inhibition by raw frass</w:t>
      </w:r>
      <w:r w:rsidR="00444291">
        <w:rPr>
          <w:rFonts w:ascii="Times New Roman" w:hAnsi="Times New Roman" w:cs="Times New Roman"/>
          <w:sz w:val="24"/>
          <w:szCs w:val="24"/>
        </w:rPr>
        <w:t xml:space="preserve"> use</w:t>
      </w:r>
      <w:r w:rsidRPr="00161C9F">
        <w:rPr>
          <w:rFonts w:ascii="Times New Roman" w:hAnsi="Times New Roman" w:cs="Times New Roman"/>
          <w:sz w:val="24"/>
          <w:szCs w:val="24"/>
        </w:rPr>
        <w:t xml:space="preserve">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lower </w:t>
      </w:r>
      <w:r w:rsidR="00444291">
        <w:rPr>
          <w:rFonts w:ascii="Times New Roman" w:hAnsi="Times New Roman" w:cs="Times New Roman"/>
          <w:sz w:val="24"/>
          <w:szCs w:val="24"/>
        </w:rPr>
        <w:t>N</w:t>
      </w:r>
      <w:r w:rsidR="00444291"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ins w:id="114" w:author="Dicke, Marcel" w:date="2023-06-07T21:17:00Z">
        <w:r w:rsidR="000C7D9E">
          <w:rPr>
            <w:rFonts w:ascii="Times New Roman" w:hAnsi="Times New Roman" w:cs="Times New Roman"/>
            <w:sz w:val="24"/>
            <w:szCs w:val="24"/>
          </w:rPr>
          <w:t xml:space="preserve">Insect frass effects seem to depend on plant species and the </w:t>
        </w:r>
      </w:ins>
      <w:ins w:id="115" w:author="Joop van Loon" w:date="2023-06-20T16:03:00Z">
        <w:r w:rsidR="00AC53C7">
          <w:rPr>
            <w:rFonts w:ascii="Times New Roman" w:hAnsi="Times New Roman" w:cs="Times New Roman"/>
            <w:sz w:val="24"/>
            <w:szCs w:val="24"/>
          </w:rPr>
          <w:t>insect species from which the frass originates</w:t>
        </w:r>
      </w:ins>
      <w:ins w:id="116" w:author="Dicke, Marcel" w:date="2023-06-07T21:17:00Z">
        <w:del w:id="117" w:author="Joop van Loon" w:date="2023-06-20T16:03:00Z">
          <w:r w:rsidR="000C7D9E" w:rsidDel="00AC53C7">
            <w:rPr>
              <w:rFonts w:ascii="Times New Roman" w:hAnsi="Times New Roman" w:cs="Times New Roman"/>
              <w:sz w:val="24"/>
              <w:szCs w:val="24"/>
            </w:rPr>
            <w:delText>exact treatments</w:delText>
          </w:r>
        </w:del>
        <w:r w:rsidR="000C7D9E">
          <w:rPr>
            <w:rFonts w:ascii="Times New Roman" w:hAnsi="Times New Roman" w:cs="Times New Roman"/>
            <w:sz w:val="24"/>
            <w:szCs w:val="24"/>
          </w:rPr>
          <w:t xml:space="preserve">. </w:t>
        </w:r>
      </w:ins>
      <w:del w:id="118" w:author="Dicke, Marcel" w:date="2023-06-07T21:16:00Z">
        <w:r w:rsidR="00695027" w:rsidRPr="00161C9F" w:rsidDel="000C7D9E">
          <w:rPr>
            <w:rFonts w:ascii="Times New Roman" w:hAnsi="Times New Roman" w:cs="Times New Roman"/>
            <w:sz w:val="24"/>
            <w:szCs w:val="24"/>
          </w:rPr>
          <w:delText>In</w:delText>
        </w:r>
        <w:r w:rsidR="00480275" w:rsidRPr="00161C9F" w:rsidDel="000C7D9E">
          <w:rPr>
            <w:rFonts w:ascii="Times New Roman" w:hAnsi="Times New Roman" w:cs="Times New Roman"/>
            <w:sz w:val="24"/>
            <w:szCs w:val="24"/>
          </w:rPr>
          <w:delText xml:space="preserve"> </w:delText>
        </w:r>
      </w:del>
      <w:del w:id="119" w:author="Dicke, Marcel" w:date="2023-06-07T21:14:00Z">
        <w:r w:rsidR="00444291" w:rsidRPr="00161C9F" w:rsidDel="007607D4">
          <w:rPr>
            <w:rFonts w:ascii="Times New Roman" w:hAnsi="Times New Roman" w:cs="Times New Roman"/>
            <w:sz w:val="24"/>
            <w:szCs w:val="24"/>
          </w:rPr>
          <w:delText>A</w:delText>
        </w:r>
      </w:del>
      <w:del w:id="120" w:author="Dicke, Marcel" w:date="2023-06-07T21:16:00Z">
        <w:r w:rsidR="00444291" w:rsidDel="000C7D9E">
          <w:rPr>
            <w:rFonts w:ascii="Times New Roman" w:hAnsi="Times New Roman" w:cs="Times New Roman"/>
            <w:sz w:val="24"/>
            <w:szCs w:val="24"/>
          </w:rPr>
          <w:delText>nother study</w:delText>
        </w:r>
        <w:r w:rsidR="00480275" w:rsidRPr="00161C9F" w:rsidDel="000C7D9E">
          <w:rPr>
            <w:rFonts w:ascii="Times New Roman" w:hAnsi="Times New Roman" w:cs="Times New Roman"/>
            <w:sz w:val="24"/>
            <w:szCs w:val="24"/>
          </w:rPr>
          <w:delText>, t</w:delText>
        </w:r>
      </w:del>
      <w:ins w:id="121" w:author="Dicke, Marcel" w:date="2023-06-07T21:17:00Z">
        <w:r w:rsidR="000C7D9E">
          <w:rPr>
            <w:rFonts w:ascii="Times New Roman" w:hAnsi="Times New Roman" w:cs="Times New Roman"/>
            <w:sz w:val="24"/>
            <w:szCs w:val="24"/>
          </w:rPr>
          <w:t>T</w:t>
        </w:r>
      </w:ins>
      <w:r w:rsidR="00480275" w:rsidRPr="00161C9F">
        <w:rPr>
          <w:rFonts w:ascii="Times New Roman" w:hAnsi="Times New Roman" w:cs="Times New Roman"/>
          <w:sz w:val="24"/>
          <w:szCs w:val="24"/>
        </w:rPr>
        <w:t xml:space="preserve">he application of </w:t>
      </w:r>
      <w:r w:rsidR="002A3C26" w:rsidRPr="00161C9F">
        <w:rPr>
          <w:rFonts w:ascii="Times New Roman" w:hAnsi="Times New Roman" w:cs="Times New Roman"/>
          <w:sz w:val="24"/>
          <w:szCs w:val="24"/>
        </w:rPr>
        <w:t>MWF</w:t>
      </w:r>
      <w:del w:id="122" w:author="Dicke, Marcel" w:date="2023-06-07T21:14:00Z">
        <w:r w:rsidR="00480275" w:rsidRPr="00161C9F" w:rsidDel="007607D4">
          <w:rPr>
            <w:rFonts w:ascii="Times New Roman" w:hAnsi="Times New Roman" w:cs="Times New Roman"/>
            <w:sz w:val="24"/>
            <w:szCs w:val="24"/>
          </w:rPr>
          <w:delText xml:space="preserve"> alone</w:delText>
        </w:r>
      </w:del>
      <w:r w:rsidR="00480275" w:rsidRPr="00161C9F">
        <w:rPr>
          <w:rFonts w:ascii="Times New Roman" w:hAnsi="Times New Roman" w:cs="Times New Roman"/>
          <w:sz w:val="24"/>
          <w:szCs w:val="24"/>
        </w:rPr>
        <w:t xml:space="preserve"> did not increase biomass and nutrient uptake</w:t>
      </w:r>
      <w:r w:rsidR="00444291">
        <w:rPr>
          <w:rFonts w:ascii="Times New Roman" w:hAnsi="Times New Roman" w:cs="Times New Roman"/>
          <w:sz w:val="24"/>
          <w:szCs w:val="24"/>
        </w:rPr>
        <w:t xml:space="preserve"> in </w:t>
      </w:r>
      <w:r w:rsidR="00444291" w:rsidRPr="00161C9F">
        <w:rPr>
          <w:rFonts w:ascii="Times New Roman" w:hAnsi="Times New Roman" w:cs="Times New Roman"/>
          <w:sz w:val="24"/>
          <w:szCs w:val="24"/>
        </w:rPr>
        <w:t>barley plants</w:t>
      </w:r>
      <w:r w:rsidR="00480275" w:rsidRPr="00161C9F">
        <w:rPr>
          <w:rFonts w:ascii="Times New Roman" w:hAnsi="Times New Roman" w:cs="Times New Roman"/>
          <w:sz w:val="24"/>
          <w:szCs w:val="24"/>
        </w:rPr>
        <w:t>. However, when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w:t>
      </w:r>
      <w:ins w:id="123" w:author="Joop van Loon" w:date="2023-06-20T16:04:00Z">
        <w:r w:rsidR="0042378C">
          <w:rPr>
            <w:rFonts w:ascii="Times New Roman" w:hAnsi="Times New Roman" w:cs="Times New Roman"/>
            <w:sz w:val="24"/>
            <w:szCs w:val="24"/>
          </w:rPr>
          <w:t xml:space="preserve">both biomass and nutrient uptake </w:t>
        </w:r>
      </w:ins>
      <w:del w:id="124" w:author="Joop van Loon" w:date="2023-06-20T16:04:00Z">
        <w:r w:rsidR="00480275" w:rsidRPr="00161C9F" w:rsidDel="0042378C">
          <w:rPr>
            <w:rFonts w:ascii="Times New Roman" w:hAnsi="Times New Roman" w:cs="Times New Roman"/>
            <w:sz w:val="24"/>
            <w:szCs w:val="24"/>
          </w:rPr>
          <w:delText xml:space="preserve">it did lead to an </w:delText>
        </w:r>
      </w:del>
      <w:r w:rsidR="00480275" w:rsidRPr="00161C9F">
        <w:rPr>
          <w:rFonts w:ascii="Times New Roman" w:hAnsi="Times New Roman" w:cs="Times New Roman"/>
          <w:sz w:val="24"/>
          <w:szCs w:val="24"/>
        </w:rPr>
        <w:t>increase</w:t>
      </w:r>
      <w:ins w:id="125" w:author="Joop van Loon" w:date="2023-06-20T16:04:00Z">
        <w:r w:rsidR="0042378C">
          <w:rPr>
            <w:rFonts w:ascii="Times New Roman" w:hAnsi="Times New Roman" w:cs="Times New Roman"/>
            <w:sz w:val="24"/>
            <w:szCs w:val="24"/>
          </w:rPr>
          <w:t>d</w:t>
        </w:r>
      </w:ins>
      <w:r w:rsidR="00480275" w:rsidRPr="00161C9F">
        <w:rPr>
          <w:rFonts w:ascii="Times New Roman" w:hAnsi="Times New Roman" w:cs="Times New Roman"/>
          <w:sz w:val="24"/>
          <w:szCs w:val="24"/>
        </w:rPr>
        <w:t xml:space="preserve"> </w:t>
      </w:r>
      <w:del w:id="126" w:author="Joop van Loon" w:date="2023-06-20T16:04:00Z">
        <w:r w:rsidR="00480275" w:rsidRPr="00161C9F" w:rsidDel="0042378C">
          <w:rPr>
            <w:rFonts w:ascii="Times New Roman" w:hAnsi="Times New Roman" w:cs="Times New Roman"/>
            <w:sz w:val="24"/>
            <w:szCs w:val="24"/>
          </w:rPr>
          <w:delText xml:space="preserve">in both of these factors </w:delText>
        </w:r>
      </w:del>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444291">
        <w:rPr>
          <w:rFonts w:ascii="Times New Roman" w:hAnsi="Times New Roman" w:cs="Times New Roman"/>
          <w:sz w:val="24"/>
          <w:szCs w:val="24"/>
        </w:rPr>
        <w:t xml:space="preserve"> </w:t>
      </w:r>
      <w:del w:id="127" w:author="Dicke, Marcel" w:date="2023-06-07T21:15:00Z">
        <w:r w:rsidR="002A3C26" w:rsidRPr="00161C9F" w:rsidDel="007607D4">
          <w:rPr>
            <w:rFonts w:ascii="Times New Roman" w:hAnsi="Times New Roman" w:cs="Times New Roman"/>
            <w:sz w:val="24"/>
            <w:szCs w:val="24"/>
          </w:rPr>
          <w:delText>Contrary to our results</w:delText>
        </w:r>
        <w:r w:rsidR="00444291" w:rsidDel="007607D4">
          <w:rPr>
            <w:rFonts w:ascii="Times New Roman" w:hAnsi="Times New Roman" w:cs="Times New Roman"/>
            <w:sz w:val="24"/>
            <w:szCs w:val="24"/>
          </w:rPr>
          <w:delText xml:space="preserve"> of raw frass application</w:delText>
        </w:r>
        <w:r w:rsidR="002A3C26" w:rsidRPr="00161C9F" w:rsidDel="007607D4">
          <w:rPr>
            <w:rFonts w:ascii="Times New Roman" w:hAnsi="Times New Roman" w:cs="Times New Roman"/>
            <w:sz w:val="24"/>
            <w:szCs w:val="24"/>
          </w:rPr>
          <w:delText xml:space="preserve">, </w:delText>
        </w:r>
      </w:del>
      <w:proofErr w:type="spellStart"/>
      <w:ins w:id="128" w:author="Dicke, Marcel" w:date="2023-06-07T21:15:00Z">
        <w:r w:rsidR="007607D4">
          <w:rPr>
            <w:rFonts w:ascii="Times New Roman" w:hAnsi="Times New Roman" w:cs="Times New Roman"/>
            <w:sz w:val="24"/>
            <w:szCs w:val="24"/>
          </w:rPr>
          <w:t>Moroeover</w:t>
        </w:r>
        <w:proofErr w:type="spellEnd"/>
        <w:r w:rsidR="007607D4">
          <w:rPr>
            <w:rFonts w:ascii="Times New Roman" w:hAnsi="Times New Roman" w:cs="Times New Roman"/>
            <w:sz w:val="24"/>
            <w:szCs w:val="24"/>
          </w:rPr>
          <w:t xml:space="preserve">, </w:t>
        </w:r>
      </w:ins>
      <w:del w:id="129" w:author="Dicke, Marcel" w:date="2023-06-07T21:15:00Z">
        <w:r w:rsidR="002A3C26" w:rsidRPr="00161C9F" w:rsidDel="007607D4">
          <w:rPr>
            <w:rFonts w:ascii="Times New Roman" w:hAnsi="Times New Roman" w:cs="Times New Roman"/>
            <w:sz w:val="24"/>
            <w:szCs w:val="24"/>
          </w:rPr>
          <w:delText xml:space="preserve">studies have demonstrated that </w:delText>
        </w:r>
      </w:del>
      <w:r w:rsidR="002A3C26" w:rsidRPr="00161C9F">
        <w:rPr>
          <w:rFonts w:ascii="Times New Roman" w:hAnsi="Times New Roman" w:cs="Times New Roman"/>
          <w:sz w:val="24"/>
          <w:szCs w:val="24"/>
        </w:rPr>
        <w:t>combining BSFF with synthetic fertilisers improve</w:t>
      </w:r>
      <w:del w:id="130" w:author="Joop van Loon" w:date="2023-06-20T16:04:00Z">
        <w:r w:rsidR="002A3C26" w:rsidRPr="00161C9F" w:rsidDel="0042378C">
          <w:rPr>
            <w:rFonts w:ascii="Times New Roman" w:hAnsi="Times New Roman" w:cs="Times New Roman"/>
            <w:sz w:val="24"/>
            <w:szCs w:val="24"/>
          </w:rPr>
          <w:delText>s</w:delText>
        </w:r>
      </w:del>
      <w:ins w:id="131" w:author="Joop van Loon" w:date="2023-06-20T16:04:00Z">
        <w:r w:rsidR="0042378C">
          <w:rPr>
            <w:rFonts w:ascii="Times New Roman" w:hAnsi="Times New Roman" w:cs="Times New Roman"/>
            <w:sz w:val="24"/>
            <w:szCs w:val="24"/>
          </w:rPr>
          <w:t>d</w:t>
        </w:r>
      </w:ins>
      <w:r w:rsidR="002A3C26" w:rsidRPr="00161C9F">
        <w:rPr>
          <w:rFonts w:ascii="Times New Roman" w:hAnsi="Times New Roman" w:cs="Times New Roman"/>
          <w:sz w:val="24"/>
          <w:szCs w:val="24"/>
        </w:rPr>
        <w:t xml:space="preserve">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w:t>
      </w:r>
      <w:del w:id="132" w:author="Dicke, Marcel" w:date="2023-06-07T21:16:00Z">
        <w:r w:rsidR="002A3C26" w:rsidRPr="00161C9F" w:rsidDel="007607D4">
          <w:rPr>
            <w:rFonts w:ascii="Times New Roman" w:hAnsi="Times New Roman" w:cs="Times New Roman"/>
            <w:sz w:val="24"/>
            <w:szCs w:val="24"/>
          </w:rPr>
          <w:delText xml:space="preserve">Dzepe et al. </w:delText>
        </w:r>
        <w:r w:rsidR="002A3C26" w:rsidRPr="00161C9F" w:rsidDel="007607D4">
          <w:rPr>
            <w:rFonts w:ascii="Times New Roman" w:hAnsi="Times New Roman" w:cs="Times New Roman"/>
            <w:sz w:val="24"/>
            <w:szCs w:val="24"/>
          </w:rPr>
          <w:lastRenderedPageBreak/>
          <w:delText xml:space="preserve">found that </w:delText>
        </w:r>
      </w:del>
      <w:ins w:id="133" w:author="Dicke, Marcel" w:date="2023-06-07T21:16:00Z">
        <w:r w:rsidR="007607D4">
          <w:rPr>
            <w:rFonts w:ascii="Times New Roman" w:hAnsi="Times New Roman" w:cs="Times New Roman"/>
            <w:sz w:val="24"/>
            <w:szCs w:val="24"/>
          </w:rPr>
          <w:t>L</w:t>
        </w:r>
      </w:ins>
      <w:del w:id="134" w:author="Dicke, Marcel" w:date="2023-06-07T21:16:00Z">
        <w:r w:rsidR="002A3C26" w:rsidRPr="00161C9F" w:rsidDel="007607D4">
          <w:rPr>
            <w:rFonts w:ascii="Times New Roman" w:hAnsi="Times New Roman" w:cs="Times New Roman"/>
            <w:sz w:val="24"/>
            <w:szCs w:val="24"/>
          </w:rPr>
          <w:delText>l</w:delText>
        </w:r>
      </w:del>
      <w:r w:rsidR="002A3C26" w:rsidRPr="00161C9F">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w:t>
      </w:r>
      <w:del w:id="135" w:author="Dicke, Marcel" w:date="2023-06-07T21:16:00Z">
        <w:r w:rsidR="002A3C26" w:rsidRPr="00161C9F" w:rsidDel="000C7D9E">
          <w:rPr>
            <w:rFonts w:ascii="Times New Roman" w:hAnsi="Times New Roman" w:cs="Times New Roman"/>
            <w:sz w:val="24"/>
            <w:szCs w:val="24"/>
          </w:rPr>
          <w:delText>Another study found that c</w:delText>
        </w:r>
      </w:del>
      <w:ins w:id="136" w:author="Dicke, Marcel" w:date="2023-06-07T21:16:00Z">
        <w:r w:rsidR="000C7D9E">
          <w:rPr>
            <w:rFonts w:ascii="Times New Roman" w:hAnsi="Times New Roman" w:cs="Times New Roman"/>
            <w:sz w:val="24"/>
            <w:szCs w:val="24"/>
          </w:rPr>
          <w:t>C</w:t>
        </w:r>
      </w:ins>
      <w:r w:rsidR="002A3C26" w:rsidRPr="00161C9F">
        <w:rPr>
          <w:rFonts w:ascii="Times New Roman" w:hAnsi="Times New Roman" w:cs="Times New Roman"/>
          <w:sz w:val="24"/>
          <w:szCs w:val="24"/>
        </w:rPr>
        <w:t xml:space="preserve">ompared to unamended sandy soil, zucchini plants grown in BSFF- and MWF-treated soil </w:t>
      </w:r>
      <w:r w:rsidR="00444291">
        <w:rPr>
          <w:rFonts w:ascii="Times New Roman" w:hAnsi="Times New Roman" w:cs="Times New Roman"/>
          <w:sz w:val="24"/>
          <w:szCs w:val="24"/>
        </w:rPr>
        <w:t>were</w:t>
      </w:r>
      <w:r w:rsidR="00444291" w:rsidRPr="00161C9F">
        <w:rPr>
          <w:rFonts w:ascii="Times New Roman" w:hAnsi="Times New Roman" w:cs="Times New Roman"/>
          <w:sz w:val="24"/>
          <w:szCs w:val="24"/>
        </w:rPr>
        <w:t xml:space="preserve"> </w:t>
      </w:r>
      <w:r w:rsidR="002A3C26" w:rsidRPr="00161C9F">
        <w:rPr>
          <w:rFonts w:ascii="Times New Roman" w:hAnsi="Times New Roman" w:cs="Times New Roman"/>
          <w:sz w:val="24"/>
          <w:szCs w:val="24"/>
        </w:rPr>
        <w:t xml:space="preserve">considerably taller, </w:t>
      </w:r>
      <w:r w:rsidR="00444291">
        <w:rPr>
          <w:rFonts w:ascii="Times New Roman" w:hAnsi="Times New Roman" w:cs="Times New Roman"/>
          <w:sz w:val="24"/>
          <w:szCs w:val="24"/>
        </w:rPr>
        <w:t xml:space="preserve">had </w:t>
      </w:r>
      <w:r w:rsidR="002A3C26" w:rsidRPr="00161C9F">
        <w:rPr>
          <w:rFonts w:ascii="Times New Roman" w:hAnsi="Times New Roman" w:cs="Times New Roman"/>
          <w:sz w:val="24"/>
          <w:szCs w:val="24"/>
        </w:rPr>
        <w:t xml:space="preserve">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1CE6DC85" w:rsidR="00226B77" w:rsidRPr="00161C9F" w:rsidRDefault="00CB3D18" w:rsidP="0004051B">
      <w:pPr>
        <w:spacing w:after="0"/>
        <w:jc w:val="both"/>
        <w:rPr>
          <w:rFonts w:ascii="Times New Roman" w:hAnsi="Times New Roman" w:cs="Times New Roman"/>
          <w:sz w:val="24"/>
          <w:szCs w:val="24"/>
        </w:rPr>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ins w:id="137" w:author="Dicke, Marcel" w:date="2023-06-07T21:18:00Z">
        <w:r w:rsidR="000C7D9E">
          <w:rPr>
            <w:rFonts w:ascii="Times New Roman" w:hAnsi="Times New Roman" w:cs="Times New Roman"/>
            <w:sz w:val="24"/>
            <w:szCs w:val="24"/>
          </w:rPr>
          <w:t>F</w:t>
        </w:r>
      </w:ins>
      <w:del w:id="138" w:author="Dicke, Marcel" w:date="2023-06-07T21:18:00Z">
        <w:r w:rsidR="00CA280C" w:rsidRPr="00161C9F" w:rsidDel="000C7D9E">
          <w:rPr>
            <w:rFonts w:ascii="Times New Roman" w:hAnsi="Times New Roman" w:cs="Times New Roman"/>
            <w:sz w:val="24"/>
            <w:szCs w:val="24"/>
          </w:rPr>
          <w:delText>Moreover, f</w:delText>
        </w:r>
      </w:del>
      <w:r w:rsidR="00CA280C" w:rsidRPr="00161C9F">
        <w:rPr>
          <w:rFonts w:ascii="Times New Roman" w:hAnsi="Times New Roman" w:cs="Times New Roman"/>
          <w:sz w:val="24"/>
          <w:szCs w:val="24"/>
        </w:rPr>
        <w:t xml:space="preserve">rass quality depends heavily on the larval substrate as well as </w:t>
      </w:r>
      <w:del w:id="139" w:author="Dicke, Marcel" w:date="2023-06-07T21:18:00Z">
        <w:r w:rsidR="00CA280C" w:rsidRPr="00161C9F" w:rsidDel="000C7D9E">
          <w:rPr>
            <w:rFonts w:ascii="Times New Roman" w:hAnsi="Times New Roman" w:cs="Times New Roman"/>
            <w:sz w:val="24"/>
            <w:szCs w:val="24"/>
          </w:rPr>
          <w:delText xml:space="preserve">the </w:delText>
        </w:r>
      </w:del>
      <w:r w:rsidR="00CA280C" w:rsidRPr="00161C9F">
        <w:rPr>
          <w:rFonts w:ascii="Times New Roman" w:hAnsi="Times New Roman" w:cs="Times New Roman"/>
          <w:sz w:val="24"/>
          <w:szCs w:val="24"/>
        </w:rPr>
        <w:t xml:space="preserve">postharvest processing. </w:t>
      </w:r>
      <w:commentRangeStart w:id="140"/>
      <w:r w:rsidR="00677A69" w:rsidRPr="000C7D9E">
        <w:rPr>
          <w:rFonts w:ascii="Times New Roman" w:hAnsi="Times New Roman" w:cs="Times New Roman"/>
          <w:strike/>
          <w:sz w:val="24"/>
          <w:szCs w:val="24"/>
          <w:rPrChange w:id="141" w:author="Dicke, Marcel" w:date="2023-06-07T21:18:00Z">
            <w:rPr>
              <w:rFonts w:ascii="Times New Roman" w:hAnsi="Times New Roman" w:cs="Times New Roman"/>
              <w:sz w:val="24"/>
              <w:szCs w:val="24"/>
            </w:rPr>
          </w:rPrChange>
        </w:rPr>
        <w:t>G</w:t>
      </w:r>
      <w:r w:rsidR="00C47CC8" w:rsidRPr="000C7D9E">
        <w:rPr>
          <w:rFonts w:ascii="Times New Roman" w:hAnsi="Times New Roman" w:cs="Times New Roman"/>
          <w:strike/>
          <w:sz w:val="24"/>
          <w:szCs w:val="24"/>
          <w:rPrChange w:id="142" w:author="Dicke, Marcel" w:date="2023-06-07T21:18:00Z">
            <w:rPr>
              <w:rFonts w:ascii="Times New Roman" w:hAnsi="Times New Roman" w:cs="Times New Roman"/>
              <w:sz w:val="24"/>
              <w:szCs w:val="24"/>
            </w:rPr>
          </w:rPrChange>
        </w:rPr>
        <w:t>rowth</w:t>
      </w:r>
      <w:ins w:id="143" w:author="Dicke, Marcel" w:date="2023-06-07T21:18:00Z">
        <w:r w:rsidR="000C7D9E" w:rsidRPr="000C7D9E">
          <w:rPr>
            <w:rFonts w:ascii="Times New Roman" w:hAnsi="Times New Roman" w:cs="Times New Roman"/>
            <w:strike/>
            <w:sz w:val="24"/>
            <w:szCs w:val="24"/>
            <w:rPrChange w:id="144" w:author="Dicke, Marcel" w:date="2023-06-07T21:18:00Z">
              <w:rPr>
                <w:rFonts w:ascii="Times New Roman" w:hAnsi="Times New Roman" w:cs="Times New Roman"/>
                <w:sz w:val="24"/>
                <w:szCs w:val="24"/>
              </w:rPr>
            </w:rPrChange>
          </w:rPr>
          <w:t xml:space="preserve"> </w:t>
        </w:r>
      </w:ins>
      <w:del w:id="145" w:author="Dicke, Marcel" w:date="2023-06-07T21:18:00Z">
        <w:r w:rsidR="00C47CC8" w:rsidRPr="000C7D9E" w:rsidDel="000C7D9E">
          <w:rPr>
            <w:rFonts w:ascii="Times New Roman" w:hAnsi="Times New Roman" w:cs="Times New Roman"/>
            <w:strike/>
            <w:sz w:val="24"/>
            <w:szCs w:val="24"/>
            <w:rPrChange w:id="146" w:author="Dicke, Marcel" w:date="2023-06-07T21:18:00Z">
              <w:rPr>
                <w:rFonts w:ascii="Times New Roman" w:hAnsi="Times New Roman" w:cs="Times New Roman"/>
                <w:sz w:val="24"/>
                <w:szCs w:val="24"/>
              </w:rPr>
            </w:rPrChange>
          </w:rPr>
          <w:delText>-</w:delText>
        </w:r>
      </w:del>
      <w:r w:rsidR="00C47CC8" w:rsidRPr="000C7D9E">
        <w:rPr>
          <w:rFonts w:ascii="Times New Roman" w:hAnsi="Times New Roman" w:cs="Times New Roman"/>
          <w:strike/>
          <w:sz w:val="24"/>
          <w:szCs w:val="24"/>
          <w:rPrChange w:id="147" w:author="Dicke, Marcel" w:date="2023-06-07T21:18:00Z">
            <w:rPr>
              <w:rFonts w:ascii="Times New Roman" w:hAnsi="Times New Roman" w:cs="Times New Roman"/>
              <w:sz w:val="24"/>
              <w:szCs w:val="24"/>
            </w:rPr>
          </w:rPrChange>
        </w:rPr>
        <w:t>inhibit</w:t>
      </w:r>
      <w:r w:rsidR="00677A69" w:rsidRPr="000C7D9E">
        <w:rPr>
          <w:rFonts w:ascii="Times New Roman" w:hAnsi="Times New Roman" w:cs="Times New Roman"/>
          <w:strike/>
          <w:sz w:val="24"/>
          <w:szCs w:val="24"/>
          <w:rPrChange w:id="148" w:author="Dicke, Marcel" w:date="2023-06-07T21:18:00Z">
            <w:rPr>
              <w:rFonts w:ascii="Times New Roman" w:hAnsi="Times New Roman" w:cs="Times New Roman"/>
              <w:sz w:val="24"/>
              <w:szCs w:val="24"/>
            </w:rPr>
          </w:rPrChange>
        </w:rPr>
        <w:t xml:space="preserve">ion by heavy metal </w:t>
      </w:r>
      <w:r w:rsidR="003F3858" w:rsidRPr="000C7D9E">
        <w:rPr>
          <w:rFonts w:ascii="Times New Roman" w:hAnsi="Times New Roman" w:cs="Times New Roman"/>
          <w:strike/>
          <w:sz w:val="24"/>
          <w:szCs w:val="24"/>
          <w:rPrChange w:id="149" w:author="Dicke, Marcel" w:date="2023-06-07T21:18:00Z">
            <w:rPr>
              <w:rFonts w:ascii="Times New Roman" w:hAnsi="Times New Roman" w:cs="Times New Roman"/>
              <w:sz w:val="24"/>
              <w:szCs w:val="24"/>
            </w:rPr>
          </w:rPrChange>
        </w:rPr>
        <w:t>accumulation</w:t>
      </w:r>
      <w:r w:rsidR="00BC12F5" w:rsidRPr="000C7D9E">
        <w:rPr>
          <w:rFonts w:ascii="Times New Roman" w:hAnsi="Times New Roman" w:cs="Times New Roman"/>
          <w:strike/>
          <w:sz w:val="24"/>
          <w:szCs w:val="24"/>
          <w:rPrChange w:id="150" w:author="Dicke, Marcel" w:date="2023-06-07T21:18:00Z">
            <w:rPr>
              <w:rFonts w:ascii="Times New Roman" w:hAnsi="Times New Roman" w:cs="Times New Roman"/>
              <w:sz w:val="24"/>
              <w:szCs w:val="24"/>
            </w:rPr>
          </w:rPrChange>
        </w:rPr>
        <w:t xml:space="preserve"> particularly cadmium</w:t>
      </w:r>
      <w:r w:rsidR="003F3858" w:rsidRPr="000C7D9E">
        <w:rPr>
          <w:rFonts w:ascii="Times New Roman" w:hAnsi="Times New Roman" w:cs="Times New Roman"/>
          <w:strike/>
          <w:sz w:val="24"/>
          <w:szCs w:val="24"/>
          <w:rPrChange w:id="151" w:author="Dicke, Marcel" w:date="2023-06-07T21:18:00Z">
            <w:rPr>
              <w:rFonts w:ascii="Times New Roman" w:hAnsi="Times New Roman" w:cs="Times New Roman"/>
              <w:sz w:val="24"/>
              <w:szCs w:val="24"/>
            </w:rPr>
          </w:rPrChange>
        </w:rPr>
        <w:t xml:space="preserve"> in plant tissues</w:t>
      </w:r>
      <w:r w:rsidR="00677A69" w:rsidRPr="000C7D9E">
        <w:rPr>
          <w:rFonts w:ascii="Times New Roman" w:hAnsi="Times New Roman" w:cs="Times New Roman"/>
          <w:strike/>
          <w:sz w:val="24"/>
          <w:szCs w:val="24"/>
          <w:rPrChange w:id="152" w:author="Dicke, Marcel" w:date="2023-06-07T21:18:00Z">
            <w:rPr>
              <w:rFonts w:ascii="Times New Roman" w:hAnsi="Times New Roman" w:cs="Times New Roman"/>
              <w:sz w:val="24"/>
              <w:szCs w:val="24"/>
            </w:rPr>
          </w:rPrChange>
        </w:rPr>
        <w:t xml:space="preserve"> ha</w:t>
      </w:r>
      <w:r w:rsidR="00BC12F5" w:rsidRPr="000C7D9E">
        <w:rPr>
          <w:rFonts w:ascii="Times New Roman" w:hAnsi="Times New Roman" w:cs="Times New Roman"/>
          <w:strike/>
          <w:sz w:val="24"/>
          <w:szCs w:val="24"/>
          <w:rPrChange w:id="153" w:author="Dicke, Marcel" w:date="2023-06-07T21:18:00Z">
            <w:rPr>
              <w:rFonts w:ascii="Times New Roman" w:hAnsi="Times New Roman" w:cs="Times New Roman"/>
              <w:sz w:val="24"/>
              <w:szCs w:val="24"/>
            </w:rPr>
          </w:rPrChange>
        </w:rPr>
        <w:t>s</w:t>
      </w:r>
      <w:r w:rsidR="00677A69" w:rsidRPr="000C7D9E">
        <w:rPr>
          <w:rFonts w:ascii="Times New Roman" w:hAnsi="Times New Roman" w:cs="Times New Roman"/>
          <w:strike/>
          <w:sz w:val="24"/>
          <w:szCs w:val="24"/>
          <w:rPrChange w:id="154" w:author="Dicke, Marcel" w:date="2023-06-07T21:18:00Z">
            <w:rPr>
              <w:rFonts w:ascii="Times New Roman" w:hAnsi="Times New Roman" w:cs="Times New Roman"/>
              <w:sz w:val="24"/>
              <w:szCs w:val="24"/>
            </w:rPr>
          </w:rPrChange>
        </w:rPr>
        <w:t xml:space="preserve"> been found </w:t>
      </w:r>
      <w:r w:rsidR="00F26057" w:rsidRPr="000C7D9E">
        <w:rPr>
          <w:rFonts w:ascii="Times New Roman" w:hAnsi="Times New Roman" w:cs="Times New Roman"/>
          <w:strike/>
          <w:sz w:val="24"/>
          <w:szCs w:val="24"/>
          <w:rPrChange w:id="155" w:author="Dicke, Marcel" w:date="2023-06-07T21:18:00Z">
            <w:rPr>
              <w:rFonts w:ascii="Times New Roman" w:hAnsi="Times New Roman" w:cs="Times New Roman"/>
              <w:sz w:val="24"/>
              <w:szCs w:val="24"/>
            </w:rPr>
          </w:rPrChange>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0C7D9E">
        <w:rPr>
          <w:rFonts w:ascii="Times New Roman" w:hAnsi="Times New Roman" w:cs="Times New Roman"/>
          <w:strike/>
          <w:sz w:val="24"/>
          <w:szCs w:val="24"/>
          <w:rPrChange w:id="156" w:author="Dicke, Marcel" w:date="2023-06-07T21:18:00Z">
            <w:rPr>
              <w:rFonts w:ascii="Times New Roman" w:hAnsi="Times New Roman" w:cs="Times New Roman"/>
              <w:sz w:val="24"/>
              <w:szCs w:val="24"/>
            </w:rPr>
          </w:rPrChange>
        </w:rPr>
        <w:instrText xml:space="preserve"> ADDIN EN.CITE </w:instrText>
      </w:r>
      <w:r w:rsidR="00671730" w:rsidRPr="000C7D9E">
        <w:rPr>
          <w:rFonts w:ascii="Times New Roman" w:hAnsi="Times New Roman" w:cs="Times New Roman"/>
          <w:strike/>
          <w:sz w:val="24"/>
          <w:szCs w:val="24"/>
          <w:rPrChange w:id="157" w:author="Dicke, Marcel" w:date="2023-06-07T21:18:00Z">
            <w:rPr>
              <w:rFonts w:ascii="Times New Roman" w:hAnsi="Times New Roman" w:cs="Times New Roman"/>
              <w:sz w:val="24"/>
              <w:szCs w:val="24"/>
            </w:rPr>
          </w:rPrChange>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0C7D9E">
        <w:rPr>
          <w:rFonts w:ascii="Times New Roman" w:hAnsi="Times New Roman" w:cs="Times New Roman"/>
          <w:strike/>
          <w:sz w:val="24"/>
          <w:szCs w:val="24"/>
          <w:rPrChange w:id="158" w:author="Dicke, Marcel" w:date="2023-06-07T21:18:00Z">
            <w:rPr>
              <w:rFonts w:ascii="Times New Roman" w:hAnsi="Times New Roman" w:cs="Times New Roman"/>
              <w:sz w:val="24"/>
              <w:szCs w:val="24"/>
            </w:rPr>
          </w:rPrChange>
        </w:rPr>
        <w:instrText xml:space="preserve"> ADDIN EN.CITE.DATA </w:instrText>
      </w:r>
      <w:r w:rsidR="00671730" w:rsidRPr="00DE5D97">
        <w:rPr>
          <w:rFonts w:ascii="Times New Roman" w:hAnsi="Times New Roman" w:cs="Times New Roman"/>
          <w:strike/>
          <w:sz w:val="24"/>
          <w:szCs w:val="24"/>
        </w:rPr>
      </w:r>
      <w:r w:rsidR="00671730" w:rsidRPr="000C7D9E">
        <w:rPr>
          <w:rFonts w:ascii="Times New Roman" w:hAnsi="Times New Roman" w:cs="Times New Roman"/>
          <w:strike/>
          <w:sz w:val="24"/>
          <w:szCs w:val="24"/>
          <w:rPrChange w:id="159" w:author="Dicke, Marcel" w:date="2023-06-07T21:18:00Z">
            <w:rPr>
              <w:rFonts w:ascii="Times New Roman" w:hAnsi="Times New Roman" w:cs="Times New Roman"/>
              <w:sz w:val="24"/>
              <w:szCs w:val="24"/>
            </w:rPr>
          </w:rPrChange>
        </w:rPr>
        <w:fldChar w:fldCharType="end"/>
      </w:r>
      <w:r w:rsidR="00F26057" w:rsidRPr="00DE5D97">
        <w:rPr>
          <w:rFonts w:ascii="Times New Roman" w:hAnsi="Times New Roman" w:cs="Times New Roman"/>
          <w:strike/>
          <w:sz w:val="24"/>
          <w:szCs w:val="24"/>
        </w:rPr>
      </w:r>
      <w:r w:rsidR="00F26057" w:rsidRPr="000C7D9E">
        <w:rPr>
          <w:rFonts w:ascii="Times New Roman" w:hAnsi="Times New Roman" w:cs="Times New Roman"/>
          <w:strike/>
          <w:sz w:val="24"/>
          <w:szCs w:val="24"/>
          <w:rPrChange w:id="160" w:author="Dicke, Marcel" w:date="2023-06-07T21:18:00Z">
            <w:rPr>
              <w:rFonts w:ascii="Times New Roman" w:hAnsi="Times New Roman" w:cs="Times New Roman"/>
              <w:sz w:val="24"/>
              <w:szCs w:val="24"/>
            </w:rPr>
          </w:rPrChange>
        </w:rPr>
        <w:fldChar w:fldCharType="separate"/>
      </w:r>
      <w:r w:rsidR="00671730" w:rsidRPr="000C7D9E">
        <w:rPr>
          <w:rFonts w:ascii="Times New Roman" w:hAnsi="Times New Roman" w:cs="Times New Roman"/>
          <w:strike/>
          <w:noProof/>
          <w:sz w:val="24"/>
          <w:szCs w:val="24"/>
          <w:rPrChange w:id="161" w:author="Dicke, Marcel" w:date="2023-06-07T21:18:00Z">
            <w:rPr>
              <w:rFonts w:ascii="Times New Roman" w:hAnsi="Times New Roman" w:cs="Times New Roman"/>
              <w:noProof/>
              <w:sz w:val="24"/>
              <w:szCs w:val="24"/>
            </w:rPr>
          </w:rPrChange>
        </w:rPr>
        <w:t>(John et al., 2009; Kycko et al., 2019; Saadaoui et al., 2022)</w:t>
      </w:r>
      <w:r w:rsidR="00F26057" w:rsidRPr="000C7D9E">
        <w:rPr>
          <w:rFonts w:ascii="Times New Roman" w:hAnsi="Times New Roman" w:cs="Times New Roman"/>
          <w:strike/>
          <w:sz w:val="24"/>
          <w:szCs w:val="24"/>
          <w:rPrChange w:id="162" w:author="Dicke, Marcel" w:date="2023-06-07T21:18:00Z">
            <w:rPr>
              <w:rFonts w:ascii="Times New Roman" w:hAnsi="Times New Roman" w:cs="Times New Roman"/>
              <w:sz w:val="24"/>
              <w:szCs w:val="24"/>
            </w:rPr>
          </w:rPrChange>
        </w:rPr>
        <w:fldChar w:fldCharType="end"/>
      </w:r>
      <w:r w:rsidR="00C47CC8" w:rsidRPr="000C7D9E">
        <w:rPr>
          <w:rFonts w:ascii="Times New Roman" w:hAnsi="Times New Roman" w:cs="Times New Roman"/>
          <w:strike/>
          <w:sz w:val="24"/>
          <w:szCs w:val="24"/>
          <w:rPrChange w:id="163" w:author="Dicke, Marcel" w:date="2023-06-07T21:18:00Z">
            <w:rPr>
              <w:rFonts w:ascii="Times New Roman" w:hAnsi="Times New Roman" w:cs="Times New Roman"/>
              <w:sz w:val="24"/>
              <w:szCs w:val="24"/>
            </w:rPr>
          </w:rPrChange>
        </w:rPr>
        <w:t>.</w:t>
      </w:r>
      <w:r w:rsidR="005C63BD" w:rsidRPr="000C7D9E">
        <w:rPr>
          <w:rFonts w:ascii="Times New Roman" w:hAnsi="Times New Roman" w:cs="Times New Roman"/>
          <w:strike/>
          <w:sz w:val="24"/>
          <w:szCs w:val="24"/>
          <w:rPrChange w:id="164" w:author="Dicke, Marcel" w:date="2023-06-07T21:18:00Z">
            <w:rPr>
              <w:rFonts w:ascii="Times New Roman" w:hAnsi="Times New Roman" w:cs="Times New Roman"/>
              <w:sz w:val="24"/>
              <w:szCs w:val="24"/>
            </w:rPr>
          </w:rPrChange>
        </w:rPr>
        <w:t xml:space="preserve"> </w:t>
      </w:r>
      <w:r w:rsidR="00F43EBB" w:rsidRPr="000C7D9E">
        <w:rPr>
          <w:rFonts w:ascii="Times New Roman" w:hAnsi="Times New Roman" w:cs="Times New Roman"/>
          <w:strike/>
          <w:sz w:val="24"/>
          <w:szCs w:val="24"/>
          <w:rPrChange w:id="165" w:author="Dicke, Marcel" w:date="2023-06-07T21:18:00Z">
            <w:rPr>
              <w:rFonts w:ascii="Times New Roman" w:hAnsi="Times New Roman" w:cs="Times New Roman"/>
              <w:sz w:val="24"/>
              <w:szCs w:val="24"/>
            </w:rPr>
          </w:rPrChange>
        </w:rPr>
        <w:t xml:space="preserve">The negative growth effects </w:t>
      </w:r>
      <w:r w:rsidR="0004051B" w:rsidRPr="000C7D9E">
        <w:rPr>
          <w:rFonts w:ascii="Times New Roman" w:hAnsi="Times New Roman" w:cs="Times New Roman"/>
          <w:strike/>
          <w:sz w:val="24"/>
          <w:szCs w:val="24"/>
          <w:rPrChange w:id="166" w:author="Dicke, Marcel" w:date="2023-06-07T21:18:00Z">
            <w:rPr>
              <w:rFonts w:ascii="Times New Roman" w:hAnsi="Times New Roman" w:cs="Times New Roman"/>
              <w:sz w:val="24"/>
              <w:szCs w:val="24"/>
            </w:rPr>
          </w:rPrChange>
        </w:rPr>
        <w:t xml:space="preserve">in our study </w:t>
      </w:r>
      <w:r w:rsidR="00F43EBB" w:rsidRPr="000C7D9E">
        <w:rPr>
          <w:rFonts w:ascii="Times New Roman" w:hAnsi="Times New Roman" w:cs="Times New Roman"/>
          <w:strike/>
          <w:sz w:val="24"/>
          <w:szCs w:val="24"/>
          <w:rPrChange w:id="167" w:author="Dicke, Marcel" w:date="2023-06-07T21:18:00Z">
            <w:rPr>
              <w:rFonts w:ascii="Times New Roman" w:hAnsi="Times New Roman" w:cs="Times New Roman"/>
              <w:sz w:val="24"/>
              <w:szCs w:val="24"/>
            </w:rPr>
          </w:rPrChange>
        </w:rPr>
        <w:t xml:space="preserve">may </w:t>
      </w:r>
      <w:r w:rsidR="00695027" w:rsidRPr="000C7D9E">
        <w:rPr>
          <w:rFonts w:ascii="Times New Roman" w:hAnsi="Times New Roman" w:cs="Times New Roman"/>
          <w:strike/>
          <w:sz w:val="24"/>
          <w:szCs w:val="24"/>
          <w:rPrChange w:id="168" w:author="Dicke, Marcel" w:date="2023-06-07T21:18:00Z">
            <w:rPr>
              <w:rFonts w:ascii="Times New Roman" w:hAnsi="Times New Roman" w:cs="Times New Roman"/>
              <w:sz w:val="24"/>
              <w:szCs w:val="24"/>
            </w:rPr>
          </w:rPrChange>
        </w:rPr>
        <w:t xml:space="preserve">have </w:t>
      </w:r>
      <w:r w:rsidR="00F43EBB" w:rsidRPr="000C7D9E">
        <w:rPr>
          <w:rFonts w:ascii="Times New Roman" w:hAnsi="Times New Roman" w:cs="Times New Roman"/>
          <w:strike/>
          <w:sz w:val="24"/>
          <w:szCs w:val="24"/>
          <w:rPrChange w:id="169" w:author="Dicke, Marcel" w:date="2023-06-07T21:18:00Z">
            <w:rPr>
              <w:rFonts w:ascii="Times New Roman" w:hAnsi="Times New Roman" w:cs="Times New Roman"/>
              <w:sz w:val="24"/>
              <w:szCs w:val="24"/>
            </w:rPr>
          </w:rPrChange>
        </w:rPr>
        <w:t>be</w:t>
      </w:r>
      <w:r w:rsidR="00695027" w:rsidRPr="000C7D9E">
        <w:rPr>
          <w:rFonts w:ascii="Times New Roman" w:hAnsi="Times New Roman" w:cs="Times New Roman"/>
          <w:strike/>
          <w:sz w:val="24"/>
          <w:szCs w:val="24"/>
          <w:rPrChange w:id="170" w:author="Dicke, Marcel" w:date="2023-06-07T21:18:00Z">
            <w:rPr>
              <w:rFonts w:ascii="Times New Roman" w:hAnsi="Times New Roman" w:cs="Times New Roman"/>
              <w:sz w:val="24"/>
              <w:szCs w:val="24"/>
            </w:rPr>
          </w:rPrChange>
        </w:rPr>
        <w:t>en</w:t>
      </w:r>
      <w:r w:rsidR="00F43EBB" w:rsidRPr="000C7D9E">
        <w:rPr>
          <w:rFonts w:ascii="Times New Roman" w:hAnsi="Times New Roman" w:cs="Times New Roman"/>
          <w:strike/>
          <w:sz w:val="24"/>
          <w:szCs w:val="24"/>
          <w:rPrChange w:id="171" w:author="Dicke, Marcel" w:date="2023-06-07T21:18:00Z">
            <w:rPr>
              <w:rFonts w:ascii="Times New Roman" w:hAnsi="Times New Roman" w:cs="Times New Roman"/>
              <w:sz w:val="24"/>
              <w:szCs w:val="24"/>
            </w:rPr>
          </w:rPrChange>
        </w:rPr>
        <w:t xml:space="preserve"> due to cadmium's inhibition of the proton pump implicated in cellular </w:t>
      </w:r>
      <w:r w:rsidR="00420479" w:rsidRPr="000C7D9E">
        <w:rPr>
          <w:rFonts w:ascii="Times New Roman" w:hAnsi="Times New Roman" w:cs="Times New Roman"/>
          <w:strike/>
          <w:sz w:val="24"/>
          <w:szCs w:val="24"/>
          <w:rPrChange w:id="172" w:author="Dicke, Marcel" w:date="2023-06-07T21:18:00Z">
            <w:rPr>
              <w:rFonts w:ascii="Times New Roman" w:hAnsi="Times New Roman" w:cs="Times New Roman"/>
              <w:sz w:val="24"/>
              <w:szCs w:val="24"/>
            </w:rPr>
          </w:rPrChange>
        </w:rPr>
        <w:t xml:space="preserve">plant </w:t>
      </w:r>
      <w:r w:rsidR="00F43EBB" w:rsidRPr="000C7D9E">
        <w:rPr>
          <w:rFonts w:ascii="Times New Roman" w:hAnsi="Times New Roman" w:cs="Times New Roman"/>
          <w:strike/>
          <w:sz w:val="24"/>
          <w:szCs w:val="24"/>
          <w:rPrChange w:id="173" w:author="Dicke, Marcel" w:date="2023-06-07T21:18:00Z">
            <w:rPr>
              <w:rFonts w:ascii="Times New Roman" w:hAnsi="Times New Roman" w:cs="Times New Roman"/>
              <w:sz w:val="24"/>
              <w:szCs w:val="24"/>
            </w:rPr>
          </w:rPrChange>
        </w:rPr>
        <w:t xml:space="preserve">growth  </w:t>
      </w:r>
      <w:r w:rsidR="00F43EBB" w:rsidRPr="000C7D9E">
        <w:rPr>
          <w:rFonts w:ascii="Times New Roman" w:hAnsi="Times New Roman" w:cs="Times New Roman"/>
          <w:strike/>
          <w:color w:val="222222"/>
          <w:sz w:val="24"/>
          <w:szCs w:val="24"/>
          <w:shd w:val="clear" w:color="auto" w:fill="FFFFFF"/>
          <w:rPrChange w:id="174" w:author="Dicke, Marcel" w:date="2023-06-07T21:18:00Z">
            <w:rPr>
              <w:rFonts w:ascii="Times New Roman" w:hAnsi="Times New Roman" w:cs="Times New Roman"/>
              <w:color w:val="222222"/>
              <w:sz w:val="24"/>
              <w:szCs w:val="24"/>
              <w:shd w:val="clear" w:color="auto" w:fill="FFFFFF"/>
            </w:rPr>
          </w:rPrChange>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0C7D9E">
        <w:rPr>
          <w:rFonts w:ascii="Times New Roman" w:hAnsi="Times New Roman" w:cs="Times New Roman"/>
          <w:strike/>
          <w:color w:val="222222"/>
          <w:sz w:val="24"/>
          <w:szCs w:val="24"/>
          <w:shd w:val="clear" w:color="auto" w:fill="FFFFFF"/>
          <w:rPrChange w:id="175" w:author="Dicke, Marcel" w:date="2023-06-07T21:18:00Z">
            <w:rPr>
              <w:rFonts w:ascii="Times New Roman" w:hAnsi="Times New Roman" w:cs="Times New Roman"/>
              <w:color w:val="222222"/>
              <w:sz w:val="24"/>
              <w:szCs w:val="24"/>
              <w:shd w:val="clear" w:color="auto" w:fill="FFFFFF"/>
            </w:rPr>
          </w:rPrChange>
        </w:rPr>
        <w:instrText xml:space="preserve"> ADDIN EN.CITE </w:instrText>
      </w:r>
      <w:r w:rsidR="005D1884" w:rsidRPr="000C7D9E">
        <w:rPr>
          <w:rFonts w:ascii="Times New Roman" w:hAnsi="Times New Roman" w:cs="Times New Roman"/>
          <w:strike/>
          <w:color w:val="222222"/>
          <w:sz w:val="24"/>
          <w:szCs w:val="24"/>
          <w:shd w:val="clear" w:color="auto" w:fill="FFFFFF"/>
          <w:rPrChange w:id="176" w:author="Dicke, Marcel" w:date="2023-06-07T21:18:00Z">
            <w:rPr>
              <w:rFonts w:ascii="Times New Roman" w:hAnsi="Times New Roman" w:cs="Times New Roman"/>
              <w:color w:val="222222"/>
              <w:sz w:val="24"/>
              <w:szCs w:val="24"/>
              <w:shd w:val="clear" w:color="auto" w:fill="FFFFFF"/>
            </w:rPr>
          </w:rPrChange>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0C7D9E">
        <w:rPr>
          <w:rFonts w:ascii="Times New Roman" w:hAnsi="Times New Roman" w:cs="Times New Roman"/>
          <w:strike/>
          <w:color w:val="222222"/>
          <w:sz w:val="24"/>
          <w:szCs w:val="24"/>
          <w:shd w:val="clear" w:color="auto" w:fill="FFFFFF"/>
          <w:rPrChange w:id="177" w:author="Dicke, Marcel" w:date="2023-06-07T21:18:00Z">
            <w:rPr>
              <w:rFonts w:ascii="Times New Roman" w:hAnsi="Times New Roman" w:cs="Times New Roman"/>
              <w:color w:val="222222"/>
              <w:sz w:val="24"/>
              <w:szCs w:val="24"/>
              <w:shd w:val="clear" w:color="auto" w:fill="FFFFFF"/>
            </w:rPr>
          </w:rPrChange>
        </w:rPr>
        <w:instrText xml:space="preserve"> ADDIN EN.CITE.DATA </w:instrText>
      </w:r>
      <w:r w:rsidR="005D1884" w:rsidRPr="00DE5D97">
        <w:rPr>
          <w:rFonts w:ascii="Times New Roman" w:hAnsi="Times New Roman" w:cs="Times New Roman"/>
          <w:strike/>
          <w:color w:val="222222"/>
          <w:sz w:val="24"/>
          <w:szCs w:val="24"/>
          <w:shd w:val="clear" w:color="auto" w:fill="FFFFFF"/>
        </w:rPr>
      </w:r>
      <w:r w:rsidR="005D1884" w:rsidRPr="000C7D9E">
        <w:rPr>
          <w:rFonts w:ascii="Times New Roman" w:hAnsi="Times New Roman" w:cs="Times New Roman"/>
          <w:strike/>
          <w:color w:val="222222"/>
          <w:sz w:val="24"/>
          <w:szCs w:val="24"/>
          <w:shd w:val="clear" w:color="auto" w:fill="FFFFFF"/>
          <w:rPrChange w:id="178" w:author="Dicke, Marcel" w:date="2023-06-07T21:18:00Z">
            <w:rPr>
              <w:rFonts w:ascii="Times New Roman" w:hAnsi="Times New Roman" w:cs="Times New Roman"/>
              <w:color w:val="222222"/>
              <w:sz w:val="24"/>
              <w:szCs w:val="24"/>
              <w:shd w:val="clear" w:color="auto" w:fill="FFFFFF"/>
            </w:rPr>
          </w:rPrChange>
        </w:rPr>
        <w:fldChar w:fldCharType="end"/>
      </w:r>
      <w:r w:rsidR="00F43EBB" w:rsidRPr="00DE5D97">
        <w:rPr>
          <w:rFonts w:ascii="Times New Roman" w:hAnsi="Times New Roman" w:cs="Times New Roman"/>
          <w:strike/>
          <w:color w:val="222222"/>
          <w:sz w:val="24"/>
          <w:szCs w:val="24"/>
          <w:shd w:val="clear" w:color="auto" w:fill="FFFFFF"/>
        </w:rPr>
      </w:r>
      <w:r w:rsidR="00F43EBB" w:rsidRPr="000C7D9E">
        <w:rPr>
          <w:rFonts w:ascii="Times New Roman" w:hAnsi="Times New Roman" w:cs="Times New Roman"/>
          <w:strike/>
          <w:color w:val="222222"/>
          <w:sz w:val="24"/>
          <w:szCs w:val="24"/>
          <w:shd w:val="clear" w:color="auto" w:fill="FFFFFF"/>
          <w:rPrChange w:id="179" w:author="Dicke, Marcel" w:date="2023-06-07T21:18:00Z">
            <w:rPr>
              <w:rFonts w:ascii="Times New Roman" w:hAnsi="Times New Roman" w:cs="Times New Roman"/>
              <w:color w:val="222222"/>
              <w:sz w:val="24"/>
              <w:szCs w:val="24"/>
              <w:shd w:val="clear" w:color="auto" w:fill="FFFFFF"/>
            </w:rPr>
          </w:rPrChange>
        </w:rPr>
        <w:fldChar w:fldCharType="separate"/>
      </w:r>
      <w:r w:rsidR="005D1884" w:rsidRPr="000C7D9E">
        <w:rPr>
          <w:rFonts w:ascii="Times New Roman" w:hAnsi="Times New Roman" w:cs="Times New Roman"/>
          <w:strike/>
          <w:noProof/>
          <w:color w:val="222222"/>
          <w:sz w:val="24"/>
          <w:szCs w:val="24"/>
          <w:shd w:val="clear" w:color="auto" w:fill="FFFFFF"/>
          <w:rPrChange w:id="180" w:author="Dicke, Marcel" w:date="2023-06-07T21:18:00Z">
            <w:rPr>
              <w:rFonts w:ascii="Times New Roman" w:hAnsi="Times New Roman" w:cs="Times New Roman"/>
              <w:noProof/>
              <w:color w:val="222222"/>
              <w:sz w:val="24"/>
              <w:szCs w:val="24"/>
              <w:shd w:val="clear" w:color="auto" w:fill="FFFFFF"/>
            </w:rPr>
          </w:rPrChange>
        </w:rPr>
        <w:t>(Kycko et al., 2019; Reswita et al., 2022; Zim et al., 2022)</w:t>
      </w:r>
      <w:r w:rsidR="00F43EBB" w:rsidRPr="000C7D9E">
        <w:rPr>
          <w:rFonts w:ascii="Times New Roman" w:hAnsi="Times New Roman" w:cs="Times New Roman"/>
          <w:strike/>
          <w:color w:val="222222"/>
          <w:sz w:val="24"/>
          <w:szCs w:val="24"/>
          <w:shd w:val="clear" w:color="auto" w:fill="FFFFFF"/>
          <w:rPrChange w:id="181" w:author="Dicke, Marcel" w:date="2023-06-07T21:18:00Z">
            <w:rPr>
              <w:rFonts w:ascii="Times New Roman" w:hAnsi="Times New Roman" w:cs="Times New Roman"/>
              <w:color w:val="222222"/>
              <w:sz w:val="24"/>
              <w:szCs w:val="24"/>
              <w:shd w:val="clear" w:color="auto" w:fill="FFFFFF"/>
            </w:rPr>
          </w:rPrChange>
        </w:rPr>
        <w:fldChar w:fldCharType="end"/>
      </w:r>
      <w:r w:rsidR="001062FB" w:rsidRPr="000C7D9E">
        <w:rPr>
          <w:rFonts w:ascii="Times New Roman" w:hAnsi="Times New Roman" w:cs="Times New Roman"/>
          <w:strike/>
          <w:sz w:val="24"/>
          <w:szCs w:val="24"/>
          <w:rPrChange w:id="182" w:author="Dicke, Marcel" w:date="2023-06-07T21:18:00Z">
            <w:rPr>
              <w:rFonts w:ascii="Times New Roman" w:hAnsi="Times New Roman" w:cs="Times New Roman"/>
              <w:sz w:val="24"/>
              <w:szCs w:val="24"/>
            </w:rPr>
          </w:rPrChange>
        </w:rPr>
        <w:t>.</w:t>
      </w:r>
      <w:r w:rsidR="00420479" w:rsidRPr="000C7D9E">
        <w:rPr>
          <w:rFonts w:ascii="Times New Roman" w:hAnsi="Times New Roman" w:cs="Times New Roman"/>
          <w:strike/>
          <w:sz w:val="24"/>
          <w:szCs w:val="24"/>
          <w:rPrChange w:id="183" w:author="Dicke, Marcel" w:date="2023-06-07T21:18:00Z">
            <w:rPr>
              <w:rFonts w:ascii="Times New Roman" w:hAnsi="Times New Roman" w:cs="Times New Roman"/>
              <w:sz w:val="24"/>
              <w:szCs w:val="24"/>
            </w:rPr>
          </w:rPrChange>
        </w:rPr>
        <w:t xml:space="preserve"> However, this study cannot confirm the effect of heavy metals because it was not tested. </w:t>
      </w:r>
      <w:commentRangeEnd w:id="140"/>
      <w:r w:rsidR="000C7D9E">
        <w:rPr>
          <w:rStyle w:val="CommentReference"/>
        </w:rPr>
        <w:commentReference w:id="140"/>
      </w:r>
      <w:ins w:id="184" w:author="Dicke, Marcel" w:date="2023-06-07T21:19:00Z">
        <w:r w:rsidR="000C7D9E">
          <w:rPr>
            <w:rFonts w:ascii="Times New Roman" w:hAnsi="Times New Roman" w:cs="Times New Roman"/>
            <w:sz w:val="24"/>
            <w:szCs w:val="24"/>
          </w:rPr>
          <w:t xml:space="preserve"> S</w:t>
        </w:r>
      </w:ins>
      <w:del w:id="185" w:author="Dicke, Marcel" w:date="2023-06-07T21:19:00Z">
        <w:r w:rsidR="00226B77" w:rsidRPr="00161C9F" w:rsidDel="000C7D9E">
          <w:rPr>
            <w:rFonts w:ascii="Times New Roman" w:hAnsi="Times New Roman" w:cs="Times New Roman"/>
            <w:sz w:val="24"/>
            <w:szCs w:val="24"/>
          </w:rPr>
          <w:delText>Furthermore, s</w:delText>
        </w:r>
      </w:del>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 xml:space="preserve">can lead to soil compaction or waterlogging, </w:t>
      </w:r>
      <w:del w:id="186" w:author="Joop van Loon" w:date="2023-06-20T16:05:00Z">
        <w:r w:rsidR="000A7F9A" w:rsidRPr="00161C9F" w:rsidDel="0042378C">
          <w:rPr>
            <w:rFonts w:ascii="Times New Roman" w:hAnsi="Times New Roman" w:cs="Times New Roman"/>
            <w:sz w:val="24"/>
            <w:szCs w:val="24"/>
          </w:rPr>
          <w:delText>which</w:delText>
        </w:r>
      </w:del>
      <w:del w:id="187" w:author="Joop van Loon" w:date="2023-06-20T16:06:00Z">
        <w:r w:rsidR="000A7F9A" w:rsidRPr="00161C9F" w:rsidDel="0042378C">
          <w:rPr>
            <w:rFonts w:ascii="Times New Roman" w:hAnsi="Times New Roman" w:cs="Times New Roman"/>
            <w:sz w:val="24"/>
            <w:szCs w:val="24"/>
          </w:rPr>
          <w:delText xml:space="preserve"> can </w:delText>
        </w:r>
      </w:del>
      <w:r w:rsidR="000A7F9A" w:rsidRPr="00161C9F">
        <w:rPr>
          <w:rFonts w:ascii="Times New Roman" w:hAnsi="Times New Roman" w:cs="Times New Roman"/>
          <w:sz w:val="24"/>
          <w:szCs w:val="24"/>
        </w:rPr>
        <w:t>limit</w:t>
      </w:r>
      <w:ins w:id="188" w:author="Joop van Loon" w:date="2023-06-20T16:06:00Z">
        <w:r w:rsidR="0042378C">
          <w:rPr>
            <w:rFonts w:ascii="Times New Roman" w:hAnsi="Times New Roman" w:cs="Times New Roman"/>
            <w:sz w:val="24"/>
            <w:szCs w:val="24"/>
          </w:rPr>
          <w:t>ing</w:t>
        </w:r>
      </w:ins>
      <w:r w:rsidR="000A7F9A" w:rsidRPr="00161C9F">
        <w:rPr>
          <w:rFonts w:ascii="Times New Roman" w:hAnsi="Times New Roman" w:cs="Times New Roman"/>
          <w:sz w:val="24"/>
          <w:szCs w:val="24"/>
        </w:rPr>
        <w:t xml:space="preserve"> the availability of oxygen and </w:t>
      </w:r>
      <w:del w:id="189" w:author="Joop van Loon" w:date="2023-06-20T16:06:00Z">
        <w:r w:rsidR="000A7F9A" w:rsidRPr="00161C9F" w:rsidDel="0042378C">
          <w:rPr>
            <w:rFonts w:ascii="Times New Roman" w:hAnsi="Times New Roman" w:cs="Times New Roman"/>
            <w:sz w:val="24"/>
            <w:szCs w:val="24"/>
          </w:rPr>
          <w:delText xml:space="preserve">other </w:delText>
        </w:r>
      </w:del>
      <w:r w:rsidR="000A7F9A" w:rsidRPr="00161C9F">
        <w:rPr>
          <w:rFonts w:ascii="Times New Roman" w:hAnsi="Times New Roman" w:cs="Times New Roman"/>
          <w:sz w:val="24"/>
          <w:szCs w:val="24"/>
        </w:rPr>
        <w:t>essential nutrients to plant roots (Liu et al., 2019).</w:t>
      </w:r>
      <w:r w:rsidR="00420479" w:rsidRPr="00161C9F">
        <w:rPr>
          <w:rFonts w:ascii="Times New Roman" w:hAnsi="Times New Roman" w:cs="Times New Roman"/>
          <w:sz w:val="24"/>
          <w:szCs w:val="24"/>
        </w:rPr>
        <w:t xml:space="preserve"> </w:t>
      </w:r>
      <w:commentRangeStart w:id="190"/>
      <w:r w:rsidR="00420479" w:rsidRPr="00161C9F">
        <w:rPr>
          <w:rFonts w:ascii="Times New Roman" w:hAnsi="Times New Roman" w:cs="Times New Roman"/>
          <w:sz w:val="24"/>
          <w:szCs w:val="24"/>
        </w:rPr>
        <w:t xml:space="preserve">This would require further studies to confirm since only a single frass dose </w:t>
      </w:r>
      <w:r w:rsidR="00DF3BE6">
        <w:rPr>
          <w:rFonts w:ascii="Times New Roman" w:hAnsi="Times New Roman" w:cs="Times New Roman"/>
          <w:sz w:val="24"/>
          <w:szCs w:val="24"/>
        </w:rPr>
        <w:t xml:space="preserve">(2 g/kg) </w:t>
      </w:r>
      <w:r w:rsidR="00420479" w:rsidRPr="00161C9F">
        <w:rPr>
          <w:rFonts w:ascii="Times New Roman" w:hAnsi="Times New Roman" w:cs="Times New Roman"/>
          <w:sz w:val="24"/>
          <w:szCs w:val="24"/>
        </w:rPr>
        <w:t>was used in the current study.</w:t>
      </w:r>
      <w:r w:rsidR="000A7F9A" w:rsidRPr="00161C9F">
        <w:rPr>
          <w:rFonts w:ascii="Times New Roman" w:hAnsi="Times New Roman" w:cs="Times New Roman"/>
          <w:sz w:val="24"/>
          <w:szCs w:val="24"/>
        </w:rPr>
        <w:t xml:space="preserve"> </w:t>
      </w:r>
      <w:commentRangeEnd w:id="190"/>
      <w:r w:rsidR="000C7D9E">
        <w:rPr>
          <w:rStyle w:val="CommentReference"/>
        </w:rPr>
        <w:commentReference w:id="190"/>
      </w:r>
      <w:r w:rsidR="000A7F9A" w:rsidRPr="00161C9F">
        <w:rPr>
          <w:rFonts w:ascii="Times New Roman" w:hAnsi="Times New Roman" w:cs="Times New Roman"/>
          <w:sz w:val="24"/>
          <w:szCs w:val="24"/>
        </w:rPr>
        <w:t xml:space="preserve">Alternatively, </w:t>
      </w:r>
      <w:r w:rsidRPr="00161C9F">
        <w:rPr>
          <w:rFonts w:ascii="Times New Roman" w:hAnsi="Times New Roman" w:cs="Times New Roman"/>
          <w:sz w:val="24"/>
          <w:szCs w:val="24"/>
        </w:rPr>
        <w:t xml:space="preserve">frass salinity may </w:t>
      </w:r>
      <w:ins w:id="191" w:author="Joop van Loon" w:date="2023-06-20T16:06:00Z">
        <w:r w:rsidR="0042378C">
          <w:rPr>
            <w:rFonts w:ascii="Times New Roman" w:hAnsi="Times New Roman" w:cs="Times New Roman"/>
            <w:sz w:val="24"/>
            <w:szCs w:val="24"/>
          </w:rPr>
          <w:t>have caused inhibitory effects</w:t>
        </w:r>
      </w:ins>
      <w:del w:id="192" w:author="Joop van Loon" w:date="2023-06-20T16:06:00Z">
        <w:r w:rsidRPr="00161C9F" w:rsidDel="0042378C">
          <w:rPr>
            <w:rFonts w:ascii="Times New Roman" w:hAnsi="Times New Roman" w:cs="Times New Roman"/>
            <w:sz w:val="24"/>
            <w:szCs w:val="24"/>
          </w:rPr>
          <w:delText>a</w:delText>
        </w:r>
      </w:del>
      <w:del w:id="193" w:author="Joop van Loon" w:date="2023-06-20T16:07:00Z">
        <w:r w:rsidRPr="00161C9F" w:rsidDel="0042378C">
          <w:rPr>
            <w:rFonts w:ascii="Times New Roman" w:hAnsi="Times New Roman" w:cs="Times New Roman"/>
            <w:sz w:val="24"/>
            <w:szCs w:val="24"/>
          </w:rPr>
          <w:delText xml:space="preserve">ffect </w:delText>
        </w:r>
        <w:r w:rsidR="009F3D4C" w:rsidRPr="00161C9F" w:rsidDel="0042378C">
          <w:rPr>
            <w:rFonts w:ascii="Times New Roman" w:hAnsi="Times New Roman" w:cs="Times New Roman"/>
            <w:sz w:val="24"/>
            <w:szCs w:val="24"/>
          </w:rPr>
          <w:delText>its performance</w:delText>
        </w:r>
      </w:del>
      <w:ins w:id="194" w:author="Joop van Loon" w:date="2023-06-20T16:07:00Z">
        <w:r w:rsidR="0042378C">
          <w:rPr>
            <w:rFonts w:ascii="Times New Roman" w:hAnsi="Times New Roman" w:cs="Times New Roman"/>
            <w:sz w:val="24"/>
            <w:szCs w:val="24"/>
          </w:rPr>
          <w:t xml:space="preserve"> on plant growth</w:t>
        </w:r>
      </w:ins>
      <w:r w:rsidR="009F3D4C" w:rsidRPr="00161C9F">
        <w:rPr>
          <w:rFonts w:ascii="Times New Roman" w:hAnsi="Times New Roman" w:cs="Times New Roman"/>
          <w:sz w:val="24"/>
          <w:szCs w:val="24"/>
        </w:rPr>
        <w:t xml:space="preserv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can disrupt the</w:t>
      </w:r>
      <w:del w:id="195" w:author="Dicke, Marcel" w:date="2023-06-07T21:25:00Z">
        <w:r w:rsidR="000A7F9A" w:rsidRPr="00161C9F" w:rsidDel="000C7D9E">
          <w:rPr>
            <w:rFonts w:ascii="Times New Roman" w:hAnsi="Times New Roman" w:cs="Times New Roman"/>
            <w:sz w:val="24"/>
            <w:szCs w:val="24"/>
          </w:rPr>
          <w:delText xml:space="preserve"> delicate</w:delText>
        </w:r>
      </w:del>
      <w:r w:rsidR="000A7F9A" w:rsidRPr="00161C9F">
        <w:rPr>
          <w:rFonts w:ascii="Times New Roman" w:hAnsi="Times New Roman" w:cs="Times New Roman"/>
          <w:sz w:val="24"/>
          <w:szCs w:val="24"/>
        </w:rPr>
        <w:t xml:space="preserve"> balance of ions and nutrients in the soil, </w:t>
      </w:r>
      <w:ins w:id="196" w:author="Dicke, Marcel" w:date="2023-06-07T21:25:00Z">
        <w:r w:rsidR="000C7D9E">
          <w:rPr>
            <w:rFonts w:ascii="Times New Roman" w:hAnsi="Times New Roman" w:cs="Times New Roman"/>
            <w:sz w:val="24"/>
            <w:szCs w:val="24"/>
          </w:rPr>
          <w:t xml:space="preserve">impairing </w:t>
        </w:r>
      </w:ins>
      <w:del w:id="197" w:author="Dicke, Marcel" w:date="2023-06-07T21:25:00Z">
        <w:r w:rsidR="000A7F9A" w:rsidRPr="00161C9F" w:rsidDel="000C7D9E">
          <w:rPr>
            <w:rFonts w:ascii="Times New Roman" w:hAnsi="Times New Roman" w:cs="Times New Roman"/>
            <w:sz w:val="24"/>
            <w:szCs w:val="24"/>
          </w:rPr>
          <w:delText xml:space="preserve">leading to imbalances that are harmful to </w:delText>
        </w:r>
      </w:del>
      <w:r w:rsidR="000A7F9A" w:rsidRPr="00161C9F">
        <w:rPr>
          <w:rFonts w:ascii="Times New Roman" w:hAnsi="Times New Roman" w:cs="Times New Roman"/>
          <w:sz w:val="24"/>
          <w:szCs w:val="24"/>
        </w:rPr>
        <w:t xml:space="preserve">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w:t>
      </w:r>
      <w:r w:rsidR="00DF3BE6">
        <w:rPr>
          <w:rFonts w:ascii="Times New Roman" w:hAnsi="Times New Roman" w:cs="Times New Roman"/>
          <w:sz w:val="24"/>
          <w:szCs w:val="24"/>
        </w:rPr>
        <w:t xml:space="preserve"> </w:t>
      </w:r>
      <w:r w:rsidR="00A22473" w:rsidRPr="00161C9F">
        <w:rPr>
          <w:rFonts w:ascii="Times New Roman" w:hAnsi="Times New Roman" w:cs="Times New Roman"/>
          <w:sz w:val="24"/>
          <w:szCs w:val="24"/>
        </w:rPr>
        <w:t>°C) compared to the shorter duration of 1 hr at 70</w:t>
      </w:r>
      <w:r w:rsidR="00DF3BE6">
        <w:rPr>
          <w:rFonts w:ascii="Times New Roman" w:hAnsi="Times New Roman" w:cs="Times New Roman"/>
          <w:sz w:val="24"/>
          <w:szCs w:val="24"/>
        </w:rPr>
        <w:t xml:space="preserve"> </w:t>
      </w:r>
      <w:r w:rsidR="00A22473" w:rsidRPr="00161C9F">
        <w:rPr>
          <w:rFonts w:ascii="Times New Roman" w:hAnsi="Times New Roman" w:cs="Times New Roman"/>
          <w:sz w:val="24"/>
          <w:szCs w:val="24"/>
        </w:rPr>
        <w:t>°C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t>
      </w:r>
      <w:commentRangeStart w:id="198"/>
      <w:r w:rsidR="00EF12BD" w:rsidRPr="00161C9F">
        <w:rPr>
          <w:rFonts w:ascii="Times New Roman" w:hAnsi="Times New Roman" w:cs="Times New Roman"/>
          <w:sz w:val="24"/>
          <w:szCs w:val="24"/>
        </w:rPr>
        <w:t>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commentRangeEnd w:id="198"/>
      <w:r w:rsidR="000C7D9E">
        <w:rPr>
          <w:rStyle w:val="CommentReference"/>
        </w:rPr>
        <w:commentReference w:id="198"/>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w:t>
      </w:r>
      <w:del w:id="199" w:author="Dicke, Marcel" w:date="2023-06-07T21:27:00Z">
        <w:r w:rsidR="0063469F" w:rsidRPr="00161C9F" w:rsidDel="00C65A29">
          <w:rPr>
            <w:rFonts w:ascii="Times New Roman" w:hAnsi="Times New Roman" w:cs="Times New Roman"/>
            <w:sz w:val="24"/>
            <w:szCs w:val="24"/>
          </w:rPr>
          <w:delText xml:space="preserve">may </w:delText>
        </w:r>
      </w:del>
      <w:ins w:id="200" w:author="Dicke, Marcel" w:date="2023-06-07T21:27:00Z">
        <w:r w:rsidR="00C65A29">
          <w:rPr>
            <w:rFonts w:ascii="Times New Roman" w:hAnsi="Times New Roman" w:cs="Times New Roman"/>
            <w:sz w:val="24"/>
            <w:szCs w:val="24"/>
          </w:rPr>
          <w:t>seems to</w:t>
        </w:r>
        <w:r w:rsidR="00C65A29" w:rsidRPr="00161C9F">
          <w:rPr>
            <w:rFonts w:ascii="Times New Roman" w:hAnsi="Times New Roman" w:cs="Times New Roman"/>
            <w:sz w:val="24"/>
            <w:szCs w:val="24"/>
          </w:rPr>
          <w:t xml:space="preserve"> </w:t>
        </w:r>
      </w:ins>
      <w:r w:rsidR="0063469F" w:rsidRPr="00161C9F">
        <w:rPr>
          <w:rFonts w:ascii="Times New Roman" w:hAnsi="Times New Roman" w:cs="Times New Roman"/>
          <w:sz w:val="24"/>
          <w:szCs w:val="24"/>
        </w:rPr>
        <w:t>be more variable</w:t>
      </w:r>
      <w:del w:id="201" w:author="Dicke, Marcel" w:date="2023-06-07T21:27:00Z">
        <w:r w:rsidR="0063469F" w:rsidRPr="00161C9F" w:rsidDel="00C65A29">
          <w:rPr>
            <w:rFonts w:ascii="Times New Roman" w:hAnsi="Times New Roman" w:cs="Times New Roman"/>
            <w:sz w:val="24"/>
            <w:szCs w:val="24"/>
          </w:rPr>
          <w:delText xml:space="preserve"> and depend</w:delText>
        </w:r>
        <w:r w:rsidR="00DF3BE6" w:rsidDel="00C65A29">
          <w:rPr>
            <w:rFonts w:ascii="Times New Roman" w:hAnsi="Times New Roman" w:cs="Times New Roman"/>
            <w:sz w:val="24"/>
            <w:szCs w:val="24"/>
          </w:rPr>
          <w:delText>s</w:delText>
        </w:r>
        <w:r w:rsidR="0063469F" w:rsidRPr="00161C9F" w:rsidDel="00C65A29">
          <w:rPr>
            <w:rFonts w:ascii="Times New Roman" w:hAnsi="Times New Roman" w:cs="Times New Roman"/>
            <w:sz w:val="24"/>
            <w:szCs w:val="24"/>
          </w:rPr>
          <w:delText xml:space="preserve"> on specific experimental conditions</w:delText>
        </w:r>
      </w:del>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 xml:space="preserve">The disparities between the effects of raw frass in the current study and the positive </w:t>
      </w:r>
      <w:r w:rsidR="00226B77" w:rsidRPr="00161C9F">
        <w:rPr>
          <w:rFonts w:ascii="Times New Roman" w:hAnsi="Times New Roman" w:cs="Times New Roman"/>
          <w:sz w:val="24"/>
          <w:szCs w:val="24"/>
        </w:rPr>
        <w:lastRenderedPageBreak/>
        <w:t xml:space="preserve">results reported in other previous studies illustrate the difficulty in generalising the effect of frass as an organic fertiliser on </w:t>
      </w:r>
      <w:r w:rsidR="00DF3BE6">
        <w:rPr>
          <w:rFonts w:ascii="Times New Roman" w:hAnsi="Times New Roman" w:cs="Times New Roman"/>
          <w:sz w:val="24"/>
          <w:szCs w:val="24"/>
        </w:rPr>
        <w:t>plant</w:t>
      </w:r>
      <w:r w:rsidR="00DF3BE6"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458D9B00"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w:t>
      </w:r>
      <w:del w:id="202" w:author="Joop van Loon" w:date="2023-06-20T16:08:00Z">
        <w:r w:rsidRPr="00161C9F" w:rsidDel="0042378C">
          <w:rPr>
            <w:rFonts w:ascii="Times New Roman" w:hAnsi="Times New Roman" w:cs="Times New Roman"/>
            <w:sz w:val="24"/>
            <w:szCs w:val="24"/>
          </w:rPr>
          <w:delText>B</w:delText>
        </w:r>
      </w:del>
      <w:ins w:id="203" w:author="Joop van Loon" w:date="2023-06-20T16:08:00Z">
        <w:r w:rsidR="0042378C">
          <w:rPr>
            <w:rFonts w:ascii="Times New Roman" w:hAnsi="Times New Roman" w:cs="Times New Roman"/>
            <w:sz w:val="24"/>
            <w:szCs w:val="24"/>
          </w:rPr>
          <w:t>b</w:t>
        </w:r>
      </w:ins>
      <w:r w:rsidRPr="00161C9F">
        <w:rPr>
          <w:rFonts w:ascii="Times New Roman" w:hAnsi="Times New Roman" w:cs="Times New Roman"/>
          <w:sz w:val="24"/>
          <w:szCs w:val="24"/>
        </w:rPr>
        <w:t xml:space="preserve">rassicas, include </w:t>
      </w:r>
      <w:r w:rsidR="00DF3BE6" w:rsidRPr="00161C9F">
        <w:rPr>
          <w:rFonts w:ascii="Times New Roman" w:hAnsi="Times New Roman" w:cs="Times New Roman"/>
          <w:i/>
          <w:iCs/>
          <w:sz w:val="24"/>
          <w:szCs w:val="24"/>
        </w:rPr>
        <w:t>D</w:t>
      </w:r>
      <w:r w:rsidR="00DF3BE6">
        <w:rPr>
          <w:rFonts w:ascii="Times New Roman" w:hAnsi="Times New Roman" w:cs="Times New Roman"/>
          <w:i/>
          <w:iCs/>
          <w:sz w:val="24"/>
          <w:szCs w:val="24"/>
        </w:rPr>
        <w:t>.</w:t>
      </w:r>
      <w:r w:rsidR="00DF3BE6" w:rsidRPr="00161C9F">
        <w:rPr>
          <w:rFonts w:ascii="Times New Roman" w:hAnsi="Times New Roman" w:cs="Times New Roman"/>
          <w:i/>
          <w:iCs/>
          <w:sz w:val="24"/>
          <w:szCs w:val="24"/>
        </w:rPr>
        <w:t xml:space="preserve"> </w:t>
      </w:r>
      <w:r w:rsidRPr="00161C9F">
        <w:rPr>
          <w:rFonts w:ascii="Times New Roman" w:hAnsi="Times New Roman" w:cs="Times New Roman"/>
          <w:i/>
          <w:iCs/>
          <w:sz w:val="24"/>
          <w:szCs w:val="24"/>
        </w:rPr>
        <w:t>radicum</w:t>
      </w:r>
      <w:r w:rsidRPr="00161C9F">
        <w:rPr>
          <w:rFonts w:ascii="Times New Roman" w:hAnsi="Times New Roman" w:cs="Times New Roman"/>
          <w:sz w:val="24"/>
          <w:szCs w:val="24"/>
        </w:rPr>
        <w:t xml:space="preserve"> and </w:t>
      </w:r>
      <w:r w:rsidR="00DF3BE6" w:rsidRPr="00161C9F">
        <w:rPr>
          <w:rFonts w:ascii="Times New Roman" w:hAnsi="Times New Roman" w:cs="Times New Roman"/>
          <w:i/>
          <w:iCs/>
          <w:sz w:val="24"/>
          <w:szCs w:val="24"/>
        </w:rPr>
        <w:t>P</w:t>
      </w:r>
      <w:r w:rsidR="00DF3BE6">
        <w:rPr>
          <w:rFonts w:ascii="Times New Roman" w:hAnsi="Times New Roman" w:cs="Times New Roman"/>
          <w:i/>
          <w:iCs/>
          <w:sz w:val="24"/>
          <w:szCs w:val="24"/>
        </w:rPr>
        <w:t>.</w:t>
      </w:r>
      <w:r w:rsidR="00DF3BE6" w:rsidRPr="00161C9F">
        <w:rPr>
          <w:rFonts w:ascii="Times New Roman" w:hAnsi="Times New Roman" w:cs="Times New Roman"/>
          <w:i/>
          <w:iCs/>
          <w:sz w:val="24"/>
          <w:szCs w:val="24"/>
        </w:rPr>
        <w:t xml:space="preserve"> </w:t>
      </w:r>
      <w:r w:rsidRPr="00161C9F">
        <w:rPr>
          <w:rFonts w:ascii="Times New Roman" w:hAnsi="Times New Roman" w:cs="Times New Roman"/>
          <w:i/>
          <w:iCs/>
          <w:sz w:val="24"/>
          <w:szCs w:val="24"/>
        </w:rPr>
        <w:t>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w:t>
      </w:r>
      <w:r w:rsidR="000F3C0B">
        <w:rPr>
          <w:rFonts w:ascii="Times New Roman" w:hAnsi="Times New Roman" w:cs="Times New Roman"/>
          <w:sz w:val="24"/>
          <w:szCs w:val="24"/>
        </w:rPr>
        <w:t xml:space="preserve">the </w:t>
      </w:r>
      <w:r w:rsidRPr="00161C9F">
        <w:rPr>
          <w:rFonts w:ascii="Times New Roman" w:hAnsi="Times New Roman" w:cs="Times New Roman"/>
          <w:sz w:val="24"/>
          <w:szCs w:val="24"/>
        </w:rPr>
        <w:t>leaves, resulting in severe reductions in plant growth and yield</w:t>
      </w:r>
      <w:r w:rsidR="000F3C0B">
        <w:rPr>
          <w:rFonts w:ascii="Times New Roman" w:hAnsi="Times New Roman" w:cs="Times New Roman"/>
          <w:sz w:val="24"/>
          <w:szCs w:val="24"/>
        </w:rPr>
        <w:t xml:space="preserve"> </w:t>
      </w:r>
      <w:r w:rsidR="004D6852">
        <w:rPr>
          <w:rFonts w:ascii="Times New Roman" w:hAnsi="Times New Roman" w:cs="Times New Roman"/>
          <w:sz w:val="24"/>
          <w:szCs w:val="24"/>
        </w:rPr>
        <w:fldChar w:fldCharType="begin"/>
      </w:r>
      <w:r w:rsidR="004D6852">
        <w:rPr>
          <w:rFonts w:ascii="Times New Roman" w:hAnsi="Times New Roman" w:cs="Times New Roman"/>
          <w:sz w:val="24"/>
          <w:szCs w:val="24"/>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4D6852">
        <w:rPr>
          <w:rFonts w:ascii="Times New Roman" w:hAnsi="Times New Roman" w:cs="Times New Roman"/>
          <w:sz w:val="24"/>
          <w:szCs w:val="24"/>
        </w:rPr>
        <w:fldChar w:fldCharType="separate"/>
      </w:r>
      <w:r w:rsidR="004D6852">
        <w:rPr>
          <w:rFonts w:ascii="Times New Roman" w:hAnsi="Times New Roman" w:cs="Times New Roman"/>
          <w:noProof/>
          <w:sz w:val="24"/>
          <w:szCs w:val="24"/>
        </w:rPr>
        <w:t>(Ahuja et al., 2010)</w:t>
      </w:r>
      <w:r w:rsidR="004D6852">
        <w:rPr>
          <w:rFonts w:ascii="Times New Roman" w:hAnsi="Times New Roman" w:cs="Times New Roman"/>
          <w:sz w:val="24"/>
          <w:szCs w:val="24"/>
        </w:rPr>
        <w:fldChar w:fldCharType="end"/>
      </w:r>
      <w:r w:rsidRPr="00161C9F">
        <w:rPr>
          <w:rFonts w:ascii="Times New Roman" w:hAnsi="Times New Roman" w:cs="Times New Roman"/>
          <w:sz w:val="24"/>
          <w:szCs w:val="24"/>
        </w:rPr>
        <w:t>.</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w:t>
      </w:r>
      <w:del w:id="204" w:author="Joop van Loon" w:date="2023-06-20T16:08:00Z">
        <w:r w:rsidR="00381D08" w:rsidRPr="00161C9F" w:rsidDel="0042378C">
          <w:rPr>
            <w:rFonts w:ascii="Times New Roman" w:hAnsi="Times New Roman" w:cs="Times New Roman"/>
            <w:sz w:val="24"/>
            <w:szCs w:val="24"/>
          </w:rPr>
          <w:delText xml:space="preserve">rate </w:delText>
        </w:r>
      </w:del>
      <w:r w:rsidR="00381D08" w:rsidRPr="00161C9F">
        <w:rPr>
          <w:rFonts w:ascii="Times New Roman" w:hAnsi="Times New Roman" w:cs="Times New Roman"/>
          <w:sz w:val="24"/>
          <w:szCs w:val="24"/>
        </w:rPr>
        <w:t xml:space="preserve">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the frass </w:t>
      </w:r>
      <w:r w:rsidR="000F3C0B">
        <w:rPr>
          <w:rFonts w:ascii="Times New Roman" w:hAnsi="Times New Roman" w:cs="Times New Roman"/>
          <w:sz w:val="24"/>
          <w:szCs w:val="24"/>
        </w:rPr>
        <w:t>application</w:t>
      </w:r>
      <w:r w:rsidR="00381D08" w:rsidRPr="00161C9F">
        <w:rPr>
          <w:rFonts w:ascii="Times New Roman" w:hAnsi="Times New Roman" w:cs="Times New Roman"/>
          <w:sz w:val="24"/>
          <w:szCs w:val="24"/>
        </w:rPr>
        <w:t xml:space="preserve"> </w:t>
      </w:r>
      <w:ins w:id="205" w:author="Joop van Loon" w:date="2023-06-20T16:09:00Z">
        <w:r w:rsidR="0042378C">
          <w:rPr>
            <w:rFonts w:ascii="Times New Roman" w:hAnsi="Times New Roman" w:cs="Times New Roman"/>
            <w:sz w:val="24"/>
            <w:szCs w:val="24"/>
          </w:rPr>
          <w:t xml:space="preserve">negatively </w:t>
        </w:r>
      </w:ins>
      <w:del w:id="206" w:author="Joop van Loon" w:date="2023-06-20T16:09:00Z">
        <w:r w:rsidR="00381D08" w:rsidRPr="00161C9F" w:rsidDel="0042378C">
          <w:rPr>
            <w:rFonts w:ascii="Times New Roman" w:hAnsi="Times New Roman" w:cs="Times New Roman"/>
            <w:sz w:val="24"/>
            <w:szCs w:val="24"/>
          </w:rPr>
          <w:delText>ef</w:delText>
        </w:r>
      </w:del>
      <w:ins w:id="207" w:author="Joop van Loon" w:date="2023-06-20T16:09:00Z">
        <w:r w:rsidR="0042378C">
          <w:rPr>
            <w:rFonts w:ascii="Times New Roman" w:hAnsi="Times New Roman" w:cs="Times New Roman"/>
            <w:sz w:val="24"/>
            <w:szCs w:val="24"/>
          </w:rPr>
          <w:t xml:space="preserve">affected </w:t>
        </w:r>
      </w:ins>
      <w:del w:id="208" w:author="Joop van Loon" w:date="2023-06-20T16:09:00Z">
        <w:r w:rsidR="00381D08" w:rsidRPr="00161C9F" w:rsidDel="0042378C">
          <w:rPr>
            <w:rFonts w:ascii="Times New Roman" w:hAnsi="Times New Roman" w:cs="Times New Roman"/>
            <w:sz w:val="24"/>
            <w:szCs w:val="24"/>
          </w:rPr>
          <w:delText>fectively control</w:delText>
        </w:r>
        <w:r w:rsidR="000F3C0B" w:rsidDel="0042378C">
          <w:rPr>
            <w:rFonts w:ascii="Times New Roman" w:hAnsi="Times New Roman" w:cs="Times New Roman"/>
            <w:sz w:val="24"/>
            <w:szCs w:val="24"/>
          </w:rPr>
          <w:delText>led</w:delText>
        </w:r>
        <w:r w:rsidR="00381D08" w:rsidRPr="00161C9F" w:rsidDel="0042378C">
          <w:rPr>
            <w:rFonts w:ascii="Times New Roman" w:hAnsi="Times New Roman" w:cs="Times New Roman"/>
            <w:sz w:val="24"/>
            <w:szCs w:val="24"/>
          </w:rPr>
          <w:delText xml:space="preserve"> the populations of </w:delText>
        </w:r>
      </w:del>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w:t>
      </w:r>
      <w:ins w:id="209" w:author="Joop van Loon" w:date="2023-06-20T16:10:00Z">
        <w:r w:rsidR="0042378C">
          <w:rPr>
            <w:rFonts w:ascii="Times New Roman" w:hAnsi="Times New Roman" w:cs="Times New Roman"/>
            <w:sz w:val="24"/>
            <w:szCs w:val="24"/>
          </w:rPr>
          <w:t xml:space="preserve">both </w:t>
        </w:r>
      </w:ins>
      <w:r w:rsidR="00381D08" w:rsidRPr="00161C9F">
        <w:rPr>
          <w:rFonts w:ascii="Times New Roman" w:hAnsi="Times New Roman" w:cs="Times New Roman"/>
          <w:sz w:val="24"/>
          <w:szCs w:val="24"/>
        </w:rPr>
        <w:t xml:space="preserve">the frass </w:t>
      </w:r>
      <w:r w:rsidR="00346F83" w:rsidRPr="00161C9F">
        <w:rPr>
          <w:rFonts w:ascii="Times New Roman" w:hAnsi="Times New Roman" w:cs="Times New Roman"/>
          <w:sz w:val="24"/>
          <w:szCs w:val="24"/>
        </w:rPr>
        <w:t xml:space="preserve">and </w:t>
      </w:r>
      <w:ins w:id="210" w:author="Joop van Loon" w:date="2023-06-20T16:10:00Z">
        <w:r w:rsidR="0042378C">
          <w:rPr>
            <w:rFonts w:ascii="Times New Roman" w:hAnsi="Times New Roman" w:cs="Times New Roman"/>
            <w:sz w:val="24"/>
            <w:szCs w:val="24"/>
          </w:rPr>
          <w:t xml:space="preserve">the </w:t>
        </w:r>
      </w:ins>
      <w:r w:rsidR="00346F83" w:rsidRPr="00161C9F">
        <w:rPr>
          <w:rFonts w:ascii="Times New Roman" w:hAnsi="Times New Roman" w:cs="Times New Roman"/>
          <w:sz w:val="24"/>
          <w:szCs w:val="24"/>
        </w:rPr>
        <w:t xml:space="preserve">soil </w:t>
      </w:r>
      <w:ins w:id="211" w:author="Joop van Loon" w:date="2023-06-20T16:10:00Z">
        <w:r w:rsidR="0042378C">
          <w:rPr>
            <w:rFonts w:ascii="Times New Roman" w:hAnsi="Times New Roman" w:cs="Times New Roman"/>
            <w:sz w:val="24"/>
            <w:szCs w:val="24"/>
          </w:rPr>
          <w:t xml:space="preserve">type </w:t>
        </w:r>
      </w:ins>
      <w:r w:rsidR="00381D08" w:rsidRPr="00161C9F">
        <w:rPr>
          <w:rFonts w:ascii="Times New Roman" w:hAnsi="Times New Roman" w:cs="Times New Roman"/>
          <w:sz w:val="24"/>
          <w:szCs w:val="24"/>
        </w:rPr>
        <w:t>used</w:t>
      </w:r>
      <w:ins w:id="212" w:author="Dicke, Marcel" w:date="2023-06-07T21:28:00Z">
        <w:r w:rsidR="00C65A29">
          <w:rPr>
            <w:rFonts w:ascii="Times New Roman" w:hAnsi="Times New Roman" w:cs="Times New Roman"/>
            <w:sz w:val="24"/>
            <w:szCs w:val="24"/>
          </w:rPr>
          <w:t xml:space="preserve"> (</w:t>
        </w:r>
        <w:commentRangeStart w:id="213"/>
        <w:proofErr w:type="spellStart"/>
        <w:r w:rsidR="00C65A29">
          <w:rPr>
            <w:rFonts w:ascii="Times New Roman" w:hAnsi="Times New Roman" w:cs="Times New Roman"/>
            <w:sz w:val="24"/>
            <w:szCs w:val="24"/>
          </w:rPr>
          <w:t>Wantulla</w:t>
        </w:r>
        <w:proofErr w:type="spellEnd"/>
        <w:r w:rsidR="00C65A29">
          <w:rPr>
            <w:rFonts w:ascii="Times New Roman" w:hAnsi="Times New Roman" w:cs="Times New Roman"/>
            <w:sz w:val="24"/>
            <w:szCs w:val="24"/>
          </w:rPr>
          <w:t xml:space="preserve"> et al. 2023</w:t>
        </w:r>
      </w:ins>
      <w:commentRangeEnd w:id="213"/>
      <w:ins w:id="214" w:author="Dicke, Marcel" w:date="2023-06-07T21:31:00Z">
        <w:r w:rsidR="00C65A29">
          <w:rPr>
            <w:rStyle w:val="CommentReference"/>
          </w:rPr>
          <w:commentReference w:id="213"/>
        </w:r>
      </w:ins>
      <w:ins w:id="215" w:author="Dicke, Marcel" w:date="2023-06-07T21:28:00Z">
        <w:r w:rsidR="00C65A29">
          <w:rPr>
            <w:rFonts w:ascii="Times New Roman" w:hAnsi="Times New Roman" w:cs="Times New Roman"/>
            <w:sz w:val="24"/>
            <w:szCs w:val="24"/>
          </w:rPr>
          <w:t>)</w:t>
        </w:r>
      </w:ins>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w:t>
      </w:r>
      <w:r w:rsidR="000F3C0B">
        <w:rPr>
          <w:rFonts w:ascii="Times New Roman" w:hAnsi="Times New Roman" w:cs="Times New Roman"/>
          <w:sz w:val="24"/>
          <w:szCs w:val="24"/>
        </w:rPr>
        <w:t>treat</w:t>
      </w:r>
      <w:r w:rsidR="000F3C0B" w:rsidRPr="00161C9F">
        <w:rPr>
          <w:rFonts w:ascii="Times New Roman" w:hAnsi="Times New Roman" w:cs="Times New Roman"/>
          <w:sz w:val="24"/>
          <w:szCs w:val="24"/>
        </w:rPr>
        <w:t xml:space="preserve">ments </w:t>
      </w:r>
      <w:r w:rsidR="00D75680" w:rsidRPr="00161C9F">
        <w:rPr>
          <w:rFonts w:ascii="Times New Roman" w:hAnsi="Times New Roman" w:cs="Times New Roman"/>
          <w:sz w:val="24"/>
          <w:szCs w:val="24"/>
        </w:rPr>
        <w:t>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del w:id="216" w:author="Dicke, Marcel" w:date="2023-06-07T21:32:00Z">
        <w:r w:rsidR="00DE0381" w:rsidRPr="00161C9F" w:rsidDel="00C65A29">
          <w:rPr>
            <w:rFonts w:ascii="Times New Roman" w:hAnsi="Times New Roman" w:cs="Times New Roman"/>
            <w:sz w:val="24"/>
            <w:szCs w:val="24"/>
          </w:rPr>
          <w:delText xml:space="preserve">are </w:delText>
        </w:r>
        <w:r w:rsidR="0067210A" w:rsidRPr="00161C9F" w:rsidDel="00C65A29">
          <w:rPr>
            <w:rFonts w:ascii="Times New Roman" w:hAnsi="Times New Roman" w:cs="Times New Roman"/>
            <w:sz w:val="24"/>
            <w:szCs w:val="24"/>
          </w:rPr>
          <w:delText>unknown</w:delText>
        </w:r>
      </w:del>
      <w:ins w:id="217" w:author="Dicke, Marcel" w:date="2023-06-07T21:32:00Z">
        <w:del w:id="218" w:author="Joop van Loon" w:date="2023-06-20T16:10:00Z">
          <w:r w:rsidR="00C65A29" w:rsidDel="0042378C">
            <w:rPr>
              <w:rFonts w:ascii="Times New Roman" w:hAnsi="Times New Roman" w:cs="Times New Roman"/>
              <w:sz w:val="24"/>
              <w:szCs w:val="24"/>
            </w:rPr>
            <w:delText>f</w:delText>
          </w:r>
        </w:del>
        <w:r w:rsidR="00C65A29">
          <w:rPr>
            <w:rFonts w:ascii="Times New Roman" w:hAnsi="Times New Roman" w:cs="Times New Roman"/>
            <w:sz w:val="24"/>
            <w:szCs w:val="24"/>
          </w:rPr>
          <w:t xml:space="preserve">remain to be elucidated to assess their </w:t>
        </w:r>
      </w:ins>
      <w:del w:id="219" w:author="Dicke, Marcel" w:date="2023-06-07T21:32:00Z">
        <w:r w:rsidR="00811922" w:rsidRPr="00161C9F" w:rsidDel="00C65A29">
          <w:rPr>
            <w:rFonts w:ascii="Times New Roman" w:hAnsi="Times New Roman" w:cs="Times New Roman"/>
            <w:sz w:val="24"/>
            <w:szCs w:val="24"/>
          </w:rPr>
          <w:delText xml:space="preserve">. Further research is needed to </w:delText>
        </w:r>
        <w:r w:rsidR="000F3C0B" w:rsidDel="00C65A29">
          <w:rPr>
            <w:rFonts w:ascii="Times New Roman" w:hAnsi="Times New Roman" w:cs="Times New Roman"/>
            <w:sz w:val="24"/>
            <w:szCs w:val="24"/>
          </w:rPr>
          <w:delText>elucidate</w:delText>
        </w:r>
        <w:r w:rsidR="000F3C0B" w:rsidRPr="00161C9F" w:rsidDel="00C65A29">
          <w:rPr>
            <w:rFonts w:ascii="Times New Roman" w:hAnsi="Times New Roman" w:cs="Times New Roman"/>
            <w:sz w:val="24"/>
            <w:szCs w:val="24"/>
          </w:rPr>
          <w:delText xml:space="preserve"> </w:delText>
        </w:r>
        <w:r w:rsidR="00811922" w:rsidRPr="00161C9F" w:rsidDel="00C65A29">
          <w:rPr>
            <w:rFonts w:ascii="Times New Roman" w:hAnsi="Times New Roman" w:cs="Times New Roman"/>
            <w:sz w:val="24"/>
            <w:szCs w:val="24"/>
          </w:rPr>
          <w:delText xml:space="preserve">the mechanisms behind the insecticidal effects of these soil amendments and their </w:delText>
        </w:r>
      </w:del>
      <w:r w:rsidR="00811922" w:rsidRPr="00161C9F">
        <w:rPr>
          <w:rFonts w:ascii="Times New Roman" w:hAnsi="Times New Roman" w:cs="Times New Roman"/>
          <w:sz w:val="24"/>
          <w:szCs w:val="24"/>
        </w:rPr>
        <w:t xml:space="preserve">potential </w:t>
      </w:r>
      <w:ins w:id="220" w:author="Joop van Loon" w:date="2023-06-20T16:10:00Z">
        <w:r w:rsidR="0042378C">
          <w:rPr>
            <w:rFonts w:ascii="Times New Roman" w:hAnsi="Times New Roman" w:cs="Times New Roman"/>
            <w:sz w:val="24"/>
            <w:szCs w:val="24"/>
          </w:rPr>
          <w:t xml:space="preserve">to contribute to </w:t>
        </w:r>
      </w:ins>
      <w:del w:id="221" w:author="Joop van Loon" w:date="2023-06-20T16:10:00Z">
        <w:r w:rsidR="00811922" w:rsidRPr="00161C9F" w:rsidDel="0042378C">
          <w:rPr>
            <w:rFonts w:ascii="Times New Roman" w:hAnsi="Times New Roman" w:cs="Times New Roman"/>
            <w:sz w:val="24"/>
            <w:szCs w:val="24"/>
          </w:rPr>
          <w:delText xml:space="preserve">as </w:delText>
        </w:r>
      </w:del>
      <w:r w:rsidR="00811922" w:rsidRPr="00161C9F">
        <w:rPr>
          <w:rFonts w:ascii="Times New Roman" w:hAnsi="Times New Roman" w:cs="Times New Roman"/>
          <w:sz w:val="24"/>
          <w:szCs w:val="24"/>
        </w:rPr>
        <w:t xml:space="preserve">pest management </w:t>
      </w:r>
      <w:del w:id="222" w:author="Joop van Loon" w:date="2023-06-20T16:10:00Z">
        <w:r w:rsidR="00811922" w:rsidRPr="00161C9F" w:rsidDel="0042378C">
          <w:rPr>
            <w:rFonts w:ascii="Times New Roman" w:hAnsi="Times New Roman" w:cs="Times New Roman"/>
            <w:sz w:val="24"/>
            <w:szCs w:val="24"/>
          </w:rPr>
          <w:delText>tools</w:delText>
        </w:r>
        <w:r w:rsidR="0067210A" w:rsidRPr="00161C9F" w:rsidDel="0042378C">
          <w:rPr>
            <w:rFonts w:ascii="Times New Roman" w:hAnsi="Times New Roman" w:cs="Times New Roman"/>
            <w:sz w:val="24"/>
            <w:szCs w:val="24"/>
          </w:rPr>
          <w:delText xml:space="preserve"> </w:delText>
        </w:r>
      </w:del>
      <w:r w:rsidR="0067210A" w:rsidRPr="00161C9F">
        <w:rPr>
          <w:rFonts w:ascii="Times New Roman" w:hAnsi="Times New Roman" w:cs="Times New Roman"/>
          <w:sz w:val="24"/>
          <w:szCs w:val="24"/>
        </w:rPr>
        <w:t>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2A98D558"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w:t>
      </w:r>
      <w:commentRangeStart w:id="223"/>
      <w:r w:rsidRPr="00161C9F">
        <w:rPr>
          <w:rFonts w:ascii="Times New Roman" w:hAnsi="Times New Roman" w:cs="Times New Roman"/>
          <w:sz w:val="24"/>
          <w:szCs w:val="24"/>
        </w:rPr>
        <w:t>Nonetheless, it is worth mentioning that when the experiment was repeated under similar conditions, a marginally different result was recorded, which suggests a trend towards a significant difference between the treatments. Therefore</w:t>
      </w:r>
      <w:commentRangeEnd w:id="223"/>
      <w:r w:rsidR="00C65A29">
        <w:rPr>
          <w:rStyle w:val="CommentReference"/>
        </w:rPr>
        <w:commentReference w:id="223"/>
      </w:r>
      <w:r w:rsidRPr="00161C9F">
        <w:rPr>
          <w:rFonts w:ascii="Times New Roman" w:hAnsi="Times New Roman" w:cs="Times New Roman"/>
          <w:sz w:val="24"/>
          <w:szCs w:val="24"/>
        </w:rPr>
        <w:t xml:space="preserve">, additional research is required to verify whether there is a true effect of soil amendment with raw frass on larval feeding damage to the leaves of </w:t>
      </w:r>
      <w:r w:rsidRPr="00161C9F">
        <w:rPr>
          <w:rFonts w:ascii="Times New Roman" w:hAnsi="Times New Roman" w:cs="Times New Roman"/>
          <w:i/>
          <w:iCs/>
          <w:sz w:val="24"/>
          <w:szCs w:val="24"/>
        </w:rPr>
        <w:t xml:space="preserve">B. </w:t>
      </w:r>
      <w:commentRangeStart w:id="224"/>
      <w:r w:rsidRPr="00161C9F">
        <w:rPr>
          <w:rFonts w:ascii="Times New Roman" w:hAnsi="Times New Roman" w:cs="Times New Roman"/>
          <w:i/>
          <w:iCs/>
          <w:sz w:val="24"/>
          <w:szCs w:val="24"/>
        </w:rPr>
        <w:t>rapa</w:t>
      </w:r>
      <w:commentRangeEnd w:id="224"/>
      <w:r w:rsidR="0042378C">
        <w:rPr>
          <w:rStyle w:val="CommentReference"/>
        </w:rPr>
        <w:commentReference w:id="224"/>
      </w:r>
      <w:r w:rsidRPr="00161C9F">
        <w:rPr>
          <w:rFonts w:ascii="Times New Roman" w:hAnsi="Times New Roman" w:cs="Times New Roman"/>
          <w:sz w:val="24"/>
          <w:szCs w:val="24"/>
        </w:rPr>
        <w:t>.</w:t>
      </w:r>
    </w:p>
    <w:p w14:paraId="05D252AF" w14:textId="77777777" w:rsidR="003878CC" w:rsidRPr="00161C9F" w:rsidRDefault="003878CC" w:rsidP="003878CC">
      <w:pPr>
        <w:spacing w:after="0"/>
        <w:jc w:val="both"/>
        <w:rPr>
          <w:rFonts w:ascii="Times New Roman" w:hAnsi="Times New Roman" w:cs="Times New Roman"/>
          <w:sz w:val="24"/>
          <w:szCs w:val="24"/>
        </w:rPr>
      </w:pPr>
    </w:p>
    <w:p w14:paraId="1D57651C" w14:textId="501A4883" w:rsidR="00F8784C" w:rsidRDefault="0067210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225" w:name="_Hlk132539848"/>
      <w:del w:id="226" w:author="Dicke, Marcel" w:date="2023-06-07T21:35:00Z">
        <w:r w:rsidR="001B5C08" w:rsidRPr="00161C9F" w:rsidDel="00C65A29">
          <w:rPr>
            <w:rFonts w:ascii="Times New Roman" w:hAnsi="Times New Roman" w:cs="Times New Roman"/>
            <w:sz w:val="24"/>
            <w:szCs w:val="24"/>
          </w:rPr>
          <w:delText xml:space="preserve">When the experiments were repeated under similar conditions, comparable results were obtained, reinforcing the reliability of the findings and suggests that the effect of raw BSFF or raw MWF treatments on the survival of </w:delText>
        </w:r>
        <w:r w:rsidR="001B5C08" w:rsidRPr="00161C9F" w:rsidDel="00C65A29">
          <w:rPr>
            <w:rFonts w:ascii="Times New Roman" w:hAnsi="Times New Roman" w:cs="Times New Roman"/>
            <w:i/>
            <w:iCs/>
            <w:sz w:val="24"/>
            <w:szCs w:val="24"/>
          </w:rPr>
          <w:delText>D. radicum</w:delText>
        </w:r>
        <w:r w:rsidR="001B5C08" w:rsidRPr="00161C9F" w:rsidDel="00C65A29">
          <w:rPr>
            <w:rFonts w:ascii="Times New Roman" w:hAnsi="Times New Roman" w:cs="Times New Roman"/>
            <w:sz w:val="24"/>
            <w:szCs w:val="24"/>
          </w:rPr>
          <w:delText xml:space="preserve"> </w:delText>
        </w:r>
        <w:r w:rsidR="00DB768F" w:rsidDel="00C65A29">
          <w:rPr>
            <w:rFonts w:ascii="Times New Roman" w:hAnsi="Times New Roman" w:cs="Times New Roman"/>
            <w:sz w:val="24"/>
            <w:szCs w:val="24"/>
          </w:rPr>
          <w:delText xml:space="preserve">and </w:delText>
        </w:r>
        <w:r w:rsidR="00DB768F" w:rsidRPr="00DB768F" w:rsidDel="00C65A29">
          <w:rPr>
            <w:rFonts w:ascii="Times New Roman" w:hAnsi="Times New Roman" w:cs="Times New Roman"/>
            <w:i/>
            <w:iCs/>
            <w:sz w:val="24"/>
            <w:szCs w:val="24"/>
          </w:rPr>
          <w:delText>P. xylostella</w:delText>
        </w:r>
        <w:r w:rsidR="00DB768F" w:rsidDel="00C65A29">
          <w:rPr>
            <w:rFonts w:ascii="Times New Roman" w:hAnsi="Times New Roman" w:cs="Times New Roman"/>
            <w:sz w:val="24"/>
            <w:szCs w:val="24"/>
          </w:rPr>
          <w:delText xml:space="preserve"> </w:delText>
        </w:r>
        <w:r w:rsidR="001B5C08" w:rsidRPr="00161C9F" w:rsidDel="00C65A29">
          <w:rPr>
            <w:rFonts w:ascii="Times New Roman" w:hAnsi="Times New Roman" w:cs="Times New Roman"/>
            <w:sz w:val="24"/>
            <w:szCs w:val="24"/>
          </w:rPr>
          <w:delText xml:space="preserve">larvae is consistent </w:delText>
        </w:r>
        <w:r w:rsidR="00DB768F" w:rsidDel="00C65A29">
          <w:rPr>
            <w:rFonts w:ascii="Times New Roman" w:hAnsi="Times New Roman" w:cs="Times New Roman"/>
            <w:sz w:val="24"/>
            <w:szCs w:val="24"/>
          </w:rPr>
          <w:delText>under the</w:delText>
        </w:r>
        <w:r w:rsidR="001B5C08" w:rsidRPr="00161C9F" w:rsidDel="00C65A29">
          <w:rPr>
            <w:rFonts w:ascii="Times New Roman" w:hAnsi="Times New Roman" w:cs="Times New Roman"/>
            <w:sz w:val="24"/>
            <w:szCs w:val="24"/>
          </w:rPr>
          <w:delText xml:space="preserve"> experimental conditions</w:delText>
        </w:r>
        <w:r w:rsidR="00DB768F" w:rsidDel="00C65A29">
          <w:rPr>
            <w:rFonts w:ascii="Times New Roman" w:hAnsi="Times New Roman" w:cs="Times New Roman"/>
            <w:sz w:val="24"/>
            <w:szCs w:val="24"/>
          </w:rPr>
          <w:delText xml:space="preserve"> of this study</w:delText>
        </w:r>
        <w:r w:rsidR="001B5C08" w:rsidRPr="00161C9F" w:rsidDel="00C65A29">
          <w:rPr>
            <w:rFonts w:ascii="Times New Roman" w:hAnsi="Times New Roman" w:cs="Times New Roman"/>
            <w:sz w:val="24"/>
            <w:szCs w:val="24"/>
          </w:rPr>
          <w:delText xml:space="preserve">. </w:delText>
        </w:r>
      </w:del>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w:t>
      </w:r>
      <w:del w:id="227" w:author="Dicke, Marcel" w:date="2023-06-07T21:36:00Z">
        <w:r w:rsidR="008560BF" w:rsidRPr="00161C9F" w:rsidDel="00C65A29">
          <w:rPr>
            <w:rFonts w:ascii="Times New Roman" w:hAnsi="Times New Roman" w:cs="Times New Roman"/>
            <w:sz w:val="24"/>
            <w:szCs w:val="24"/>
          </w:rPr>
          <w:delText xml:space="preserve">releasing biomolecules and </w:delText>
        </w:r>
        <w:r w:rsidR="000433B7" w:rsidRPr="00161C9F" w:rsidDel="00C65A29">
          <w:rPr>
            <w:rFonts w:ascii="Times New Roman" w:hAnsi="Times New Roman" w:cs="Times New Roman"/>
            <w:sz w:val="24"/>
            <w:szCs w:val="24"/>
          </w:rPr>
          <w:delText xml:space="preserve">cues </w:delText>
        </w:r>
        <w:r w:rsidR="000433B7" w:rsidRPr="00161C9F" w:rsidDel="00C65A29">
          <w:rPr>
            <w:rFonts w:ascii="Times New Roman" w:hAnsi="Times New Roman" w:cs="Times New Roman"/>
            <w:sz w:val="24"/>
            <w:szCs w:val="24"/>
          </w:rPr>
          <w:lastRenderedPageBreak/>
          <w:delText>that alter</w:delText>
        </w:r>
      </w:del>
      <w:ins w:id="228" w:author="Dicke, Marcel" w:date="2023-06-07T21:36:00Z">
        <w:r w:rsidR="00C65A29">
          <w:rPr>
            <w:rFonts w:ascii="Times New Roman" w:hAnsi="Times New Roman" w:cs="Times New Roman"/>
            <w:sz w:val="24"/>
            <w:szCs w:val="24"/>
          </w:rPr>
          <w:t>inducing</w:t>
        </w:r>
      </w:ins>
      <w:r w:rsidR="000433B7" w:rsidRPr="00161C9F">
        <w:rPr>
          <w:rFonts w:ascii="Times New Roman" w:hAnsi="Times New Roman" w:cs="Times New Roman"/>
          <w:sz w:val="24"/>
          <w:szCs w:val="24"/>
        </w:rPr>
        <w:t xml:space="preserve"> plant </w:t>
      </w:r>
      <w:r w:rsidR="008560BF" w:rsidRPr="00161C9F">
        <w:rPr>
          <w:rFonts w:ascii="Times New Roman" w:hAnsi="Times New Roman" w:cs="Times New Roman"/>
          <w:sz w:val="24"/>
          <w:szCs w:val="24"/>
        </w:rPr>
        <w:t>defen</w:t>
      </w:r>
      <w:ins w:id="229" w:author="Dicke, Marcel" w:date="2023-06-07T21:36:00Z">
        <w:r w:rsidR="00C65A29">
          <w:rPr>
            <w:rFonts w:ascii="Times New Roman" w:hAnsi="Times New Roman" w:cs="Times New Roman"/>
            <w:sz w:val="24"/>
            <w:szCs w:val="24"/>
          </w:rPr>
          <w:t>c</w:t>
        </w:r>
      </w:ins>
      <w:del w:id="230" w:author="Dicke, Marcel" w:date="2023-06-07T21:36:00Z">
        <w:r w:rsidR="008560BF" w:rsidRPr="00161C9F" w:rsidDel="00C65A29">
          <w:rPr>
            <w:rFonts w:ascii="Times New Roman" w:hAnsi="Times New Roman" w:cs="Times New Roman"/>
            <w:sz w:val="24"/>
            <w:szCs w:val="24"/>
          </w:rPr>
          <w:delText>s</w:delText>
        </w:r>
      </w:del>
      <w:r w:rsidR="008560BF" w:rsidRPr="00161C9F">
        <w:rPr>
          <w:rFonts w:ascii="Times New Roman" w:hAnsi="Times New Roman" w:cs="Times New Roman"/>
          <w:sz w:val="24"/>
          <w:szCs w:val="24"/>
        </w:rPr>
        <w:t xml:space="preserve">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225"/>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w:t>
      </w:r>
      <w:del w:id="231" w:author="Dicke, Marcel" w:date="2023-06-07T21:36:00Z">
        <w:r w:rsidR="000330BE" w:rsidRPr="00161C9F" w:rsidDel="00C65A29">
          <w:rPr>
            <w:rFonts w:ascii="Times New Roman" w:hAnsi="Times New Roman" w:cs="Times New Roman"/>
            <w:sz w:val="24"/>
            <w:szCs w:val="24"/>
          </w:rPr>
          <w:delText xml:space="preserve">may have altered the chemical composition of the frass or the soil </w:delText>
        </w:r>
        <w:r w:rsidR="002C266B" w:rsidRPr="00161C9F" w:rsidDel="00C65A29">
          <w:rPr>
            <w:rFonts w:ascii="Times New Roman" w:hAnsi="Times New Roman" w:cs="Times New Roman"/>
            <w:sz w:val="24"/>
            <w:szCs w:val="24"/>
          </w:rPr>
          <w:delText xml:space="preserve">to extents </w:delText>
        </w:r>
        <w:r w:rsidR="000330BE" w:rsidRPr="00161C9F" w:rsidDel="00C65A29">
          <w:rPr>
            <w:rFonts w:ascii="Times New Roman" w:hAnsi="Times New Roman" w:cs="Times New Roman"/>
            <w:sz w:val="24"/>
            <w:szCs w:val="24"/>
          </w:rPr>
          <w:delText xml:space="preserve">that </w:delText>
        </w:r>
      </w:del>
      <w:r w:rsidR="000330BE" w:rsidRPr="00161C9F">
        <w:rPr>
          <w:rFonts w:ascii="Times New Roman" w:hAnsi="Times New Roman" w:cs="Times New Roman"/>
          <w:sz w:val="24"/>
          <w:szCs w:val="24"/>
        </w:rPr>
        <w:t>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pot experiment </w:t>
      </w:r>
      <w:ins w:id="232" w:author="Joop van Loon" w:date="2023-06-20T16:13:00Z">
        <w:r w:rsidR="0042378C">
          <w:rPr>
            <w:rFonts w:ascii="Times New Roman" w:hAnsi="Times New Roman" w:cs="Times New Roman"/>
            <w:sz w:val="24"/>
            <w:szCs w:val="24"/>
          </w:rPr>
          <w:t xml:space="preserve">indicated </w:t>
        </w:r>
      </w:ins>
      <w:del w:id="233" w:author="Joop van Loon" w:date="2023-06-20T16:13:00Z">
        <w:r w:rsidR="00470FDD" w:rsidRPr="00161C9F" w:rsidDel="0042378C">
          <w:rPr>
            <w:rFonts w:ascii="Times New Roman" w:hAnsi="Times New Roman" w:cs="Times New Roman"/>
            <w:sz w:val="24"/>
            <w:szCs w:val="24"/>
          </w:rPr>
          <w:delText xml:space="preserve">alluded </w:delText>
        </w:r>
      </w:del>
      <w:r w:rsidR="00470FDD" w:rsidRPr="00161C9F">
        <w:rPr>
          <w:rFonts w:ascii="Times New Roman" w:hAnsi="Times New Roman" w:cs="Times New Roman"/>
          <w:sz w:val="24"/>
          <w:szCs w:val="24"/>
        </w:rPr>
        <w:t xml:space="preserve">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DB768F">
        <w:rPr>
          <w:rFonts w:ascii="Times New Roman" w:hAnsi="Times New Roman" w:cs="Times New Roman"/>
          <w:sz w:val="24"/>
          <w:szCs w:val="24"/>
        </w:rPr>
        <w:t>Furthermore, a</w:t>
      </w:r>
      <w:r w:rsidR="003B68B0" w:rsidRPr="00161C9F">
        <w:rPr>
          <w:rFonts w:ascii="Times New Roman" w:hAnsi="Times New Roman" w:cs="Times New Roman"/>
          <w:sz w:val="24"/>
          <w:szCs w:val="24"/>
        </w:rPr>
        <w:t xml:space="preserve">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commentRangeStart w:id="234"/>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commentRangeEnd w:id="234"/>
      <w:r w:rsidR="0042378C">
        <w:rPr>
          <w:rStyle w:val="CommentReference"/>
        </w:rPr>
        <w:commentReference w:id="234"/>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DB768F">
        <w:rPr>
          <w:rFonts w:ascii="Times New Roman" w:hAnsi="Times New Roman" w:cs="Times New Roman"/>
          <w:sz w:val="24"/>
          <w:szCs w:val="24"/>
        </w:rPr>
        <w:t xml:space="preserve">addition of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beneficial to </w:t>
      </w:r>
      <w:r w:rsidR="003A1ED7" w:rsidRPr="00161C9F">
        <w:rPr>
          <w:rFonts w:ascii="Times New Roman" w:hAnsi="Times New Roman" w:cs="Times New Roman"/>
          <w:sz w:val="24"/>
          <w:szCs w:val="24"/>
        </w:rPr>
        <w:t xml:space="preserve">the </w:t>
      </w:r>
      <w:ins w:id="235" w:author="Joop van Loon" w:date="2023-06-20T16:14:00Z">
        <w:r w:rsidR="00AD1676">
          <w:rPr>
            <w:rFonts w:ascii="Times New Roman" w:hAnsi="Times New Roman" w:cs="Times New Roman"/>
            <w:sz w:val="24"/>
            <w:szCs w:val="24"/>
          </w:rPr>
          <w:t xml:space="preserve">cabbage </w:t>
        </w:r>
      </w:ins>
      <w:proofErr w:type="spellStart"/>
      <w:r w:rsidR="004B2BCB" w:rsidRPr="00161C9F">
        <w:rPr>
          <w:rFonts w:ascii="Times New Roman" w:hAnsi="Times New Roman" w:cs="Times New Roman"/>
          <w:sz w:val="24"/>
          <w:szCs w:val="24"/>
        </w:rPr>
        <w:t>root</w:t>
      </w:r>
      <w:ins w:id="236" w:author="Joop van Loon" w:date="2023-06-20T16:14:00Z">
        <w:r w:rsidR="00AD1676">
          <w:rPr>
            <w:rFonts w:ascii="Times New Roman" w:hAnsi="Times New Roman" w:cs="Times New Roman"/>
            <w:sz w:val="24"/>
            <w:szCs w:val="24"/>
          </w:rPr>
          <w:t>fly</w:t>
        </w:r>
        <w:proofErr w:type="spellEnd"/>
        <w:r w:rsidR="00AD1676">
          <w:rPr>
            <w:rFonts w:ascii="Times New Roman" w:hAnsi="Times New Roman" w:cs="Times New Roman"/>
            <w:sz w:val="24"/>
            <w:szCs w:val="24"/>
          </w:rPr>
          <w:t xml:space="preserve"> larvae</w:t>
        </w:r>
      </w:ins>
      <w:del w:id="237" w:author="Joop van Loon" w:date="2023-06-20T16:14:00Z">
        <w:r w:rsidR="004B2BCB" w:rsidRPr="00161C9F" w:rsidDel="00AD1676">
          <w:rPr>
            <w:rFonts w:ascii="Times New Roman" w:hAnsi="Times New Roman" w:cs="Times New Roman"/>
            <w:sz w:val="24"/>
            <w:szCs w:val="24"/>
          </w:rPr>
          <w:delText xml:space="preserve">-feeding </w:delText>
        </w:r>
        <w:r w:rsidR="003A1ED7" w:rsidRPr="00161C9F" w:rsidDel="00AD1676">
          <w:rPr>
            <w:rFonts w:ascii="Times New Roman" w:hAnsi="Times New Roman" w:cs="Times New Roman"/>
            <w:sz w:val="24"/>
            <w:szCs w:val="24"/>
          </w:rPr>
          <w:delText>insect herbivore larvae</w:delText>
        </w:r>
      </w:del>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It</w:t>
      </w:r>
      <w:ins w:id="238" w:author="Joop van Loon" w:date="2023-06-20T16:14:00Z">
        <w:r w:rsidR="00AD1676">
          <w:rPr>
            <w:rFonts w:ascii="Times New Roman" w:hAnsi="Times New Roman" w:cs="Times New Roman"/>
            <w:sz w:val="24"/>
            <w:szCs w:val="24"/>
          </w:rPr>
          <w:t xml:space="preserve"> </w:t>
        </w:r>
      </w:ins>
      <w:del w:id="239" w:author="Joop van Loon" w:date="2023-06-20T16:14:00Z">
        <w:r w:rsidR="000330BE" w:rsidRPr="00161C9F" w:rsidDel="00AD1676">
          <w:rPr>
            <w:rFonts w:ascii="Times New Roman" w:hAnsi="Times New Roman" w:cs="Times New Roman"/>
            <w:sz w:val="24"/>
            <w:szCs w:val="24"/>
          </w:rPr>
          <w:delText>'</w:delText>
        </w:r>
      </w:del>
      <w:ins w:id="240" w:author="Joop van Loon" w:date="2023-06-20T16:14:00Z">
        <w:r w:rsidR="00AD1676">
          <w:rPr>
            <w:rFonts w:ascii="Times New Roman" w:hAnsi="Times New Roman" w:cs="Times New Roman"/>
            <w:sz w:val="24"/>
            <w:szCs w:val="24"/>
          </w:rPr>
          <w:t>i</w:t>
        </w:r>
      </w:ins>
      <w:r w:rsidR="000330BE" w:rsidRPr="00161C9F">
        <w:rPr>
          <w:rFonts w:ascii="Times New Roman" w:hAnsi="Times New Roman" w:cs="Times New Roman"/>
          <w:sz w:val="24"/>
          <w:szCs w:val="24"/>
        </w:rPr>
        <w:t xml:space="preserve">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w:t>
      </w:r>
      <w:del w:id="241" w:author="Joop van Loon" w:date="2023-06-20T16:15:00Z">
        <w:r w:rsidR="000330BE" w:rsidRPr="00161C9F" w:rsidDel="00AD1676">
          <w:rPr>
            <w:rFonts w:ascii="Times New Roman" w:hAnsi="Times New Roman" w:cs="Times New Roman"/>
            <w:sz w:val="24"/>
            <w:szCs w:val="24"/>
          </w:rPr>
          <w:delText xml:space="preserve">may not have </w:delText>
        </w:r>
      </w:del>
      <w:r w:rsidR="000330BE" w:rsidRPr="00161C9F">
        <w:rPr>
          <w:rFonts w:ascii="Times New Roman" w:hAnsi="Times New Roman" w:cs="Times New Roman"/>
          <w:sz w:val="24"/>
          <w:szCs w:val="24"/>
        </w:rPr>
        <w:t xml:space="preserve">had </w:t>
      </w:r>
      <w:ins w:id="242" w:author="Joop van Loon" w:date="2023-06-20T16:15:00Z">
        <w:r w:rsidR="00AD1676">
          <w:rPr>
            <w:rFonts w:ascii="Times New Roman" w:hAnsi="Times New Roman" w:cs="Times New Roman"/>
            <w:sz w:val="24"/>
            <w:szCs w:val="24"/>
          </w:rPr>
          <w:t xml:space="preserve">a different </w:t>
        </w:r>
      </w:ins>
      <w:del w:id="243" w:author="Joop van Loon" w:date="2023-06-20T16:15:00Z">
        <w:r w:rsidR="000330BE" w:rsidRPr="00161C9F" w:rsidDel="00AD1676">
          <w:rPr>
            <w:rFonts w:ascii="Times New Roman" w:hAnsi="Times New Roman" w:cs="Times New Roman"/>
            <w:sz w:val="24"/>
            <w:szCs w:val="24"/>
          </w:rPr>
          <w:delText xml:space="preserve">the same </w:delText>
        </w:r>
      </w:del>
      <w:r w:rsidR="000330BE" w:rsidRPr="00161C9F">
        <w:rPr>
          <w:rFonts w:ascii="Times New Roman" w:hAnsi="Times New Roman" w:cs="Times New Roman"/>
          <w:sz w:val="24"/>
          <w:szCs w:val="24"/>
        </w:rPr>
        <w:t xml:space="preserve">chemical </w:t>
      </w:r>
      <w:ins w:id="244" w:author="Joop van Loon" w:date="2023-06-20T16:15:00Z">
        <w:r w:rsidR="00AD1676">
          <w:rPr>
            <w:rFonts w:ascii="Times New Roman" w:hAnsi="Times New Roman" w:cs="Times New Roman"/>
            <w:sz w:val="24"/>
            <w:szCs w:val="24"/>
          </w:rPr>
          <w:t xml:space="preserve">and/or microbial </w:t>
        </w:r>
      </w:ins>
      <w:r w:rsidR="000330BE" w:rsidRPr="00161C9F">
        <w:rPr>
          <w:rFonts w:ascii="Times New Roman" w:hAnsi="Times New Roman" w:cs="Times New Roman"/>
          <w:sz w:val="24"/>
          <w:szCs w:val="24"/>
        </w:rPr>
        <w:t>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w:t>
      </w:r>
    </w:p>
    <w:p w14:paraId="2D6D3800" w14:textId="77777777" w:rsidR="00F8784C" w:rsidRDefault="00F8784C" w:rsidP="00042AA5">
      <w:pPr>
        <w:spacing w:after="0"/>
        <w:jc w:val="both"/>
        <w:rPr>
          <w:rFonts w:ascii="Times New Roman" w:hAnsi="Times New Roman" w:cs="Times New Roman"/>
          <w:sz w:val="24"/>
          <w:szCs w:val="24"/>
        </w:rPr>
      </w:pPr>
    </w:p>
    <w:p w14:paraId="69D07863" w14:textId="77777777" w:rsidR="00AD1676" w:rsidRDefault="000330BE" w:rsidP="00042AA5">
      <w:pPr>
        <w:spacing w:after="0"/>
        <w:jc w:val="both"/>
        <w:rPr>
          <w:ins w:id="245" w:author="Joop van Loon" w:date="2023-06-20T16:17:00Z"/>
          <w:rFonts w:ascii="Times New Roman" w:hAnsi="Times New Roman" w:cs="Times New Roman"/>
          <w:sz w:val="24"/>
          <w:szCs w:val="24"/>
        </w:rPr>
      </w:pPr>
      <w:r w:rsidRPr="00161C9F">
        <w:rPr>
          <w:rFonts w:ascii="Times New Roman" w:hAnsi="Times New Roman" w:cs="Times New Roman"/>
          <w:sz w:val="24"/>
          <w:szCs w:val="24"/>
        </w:rPr>
        <w:t xml:space="preserve">Different insect species produce different types and amounts of defensive compounds, so the composition of </w:t>
      </w:r>
      <w:del w:id="246" w:author="Joop van Loon" w:date="2023-06-20T16:16:00Z">
        <w:r w:rsidRPr="00161C9F" w:rsidDel="00AD1676">
          <w:rPr>
            <w:rFonts w:ascii="Times New Roman" w:hAnsi="Times New Roman" w:cs="Times New Roman"/>
            <w:sz w:val="24"/>
            <w:szCs w:val="24"/>
          </w:rPr>
          <w:delText xml:space="preserve">the </w:delText>
        </w:r>
      </w:del>
      <w:r w:rsidRPr="00161C9F">
        <w:rPr>
          <w:rFonts w:ascii="Times New Roman" w:hAnsi="Times New Roman" w:cs="Times New Roman"/>
          <w:sz w:val="24"/>
          <w:szCs w:val="24"/>
        </w:rPr>
        <w:t>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to measure frass-induced plant defen</w:t>
      </w:r>
      <w:ins w:id="247" w:author="Dicke, Marcel" w:date="2023-06-07T21:37:00Z">
        <w:r w:rsidR="0008661F">
          <w:rPr>
            <w:rFonts w:ascii="Times New Roman" w:hAnsi="Times New Roman" w:cs="Times New Roman"/>
            <w:sz w:val="24"/>
            <w:szCs w:val="24"/>
          </w:rPr>
          <w:t>c</w:t>
        </w:r>
      </w:ins>
      <w:del w:id="248" w:author="Dicke, Marcel" w:date="2023-06-07T21:37:00Z">
        <w:r w:rsidR="00787907" w:rsidDel="0008661F">
          <w:rPr>
            <w:rFonts w:ascii="Times New Roman" w:hAnsi="Times New Roman" w:cs="Times New Roman"/>
            <w:sz w:val="24"/>
            <w:szCs w:val="24"/>
          </w:rPr>
          <w:delText>s</w:delText>
        </w:r>
      </w:del>
      <w:r w:rsidR="002C4A66" w:rsidRPr="00161C9F">
        <w:rPr>
          <w:rFonts w:ascii="Times New Roman" w:hAnsi="Times New Roman" w:cs="Times New Roman"/>
          <w:sz w:val="24"/>
          <w:szCs w:val="24"/>
        </w:rPr>
        <w:t xml:space="preserve">es of maize, rice, cabbage and tomato plants </w:t>
      </w:r>
      <w:r w:rsidR="003A1ED7" w:rsidRPr="00161C9F">
        <w:rPr>
          <w:rFonts w:ascii="Times New Roman" w:hAnsi="Times New Roman" w:cs="Times New Roman"/>
          <w:sz w:val="24"/>
          <w:szCs w:val="24"/>
        </w:rPr>
        <w:t>showed that caterpillar frass-induced plant defen</w:t>
      </w:r>
      <w:ins w:id="249" w:author="Dicke, Marcel" w:date="2023-06-07T21:37:00Z">
        <w:r w:rsidR="0008661F">
          <w:rPr>
            <w:rFonts w:ascii="Times New Roman" w:hAnsi="Times New Roman" w:cs="Times New Roman"/>
            <w:sz w:val="24"/>
            <w:szCs w:val="24"/>
          </w:rPr>
          <w:t>c</w:t>
        </w:r>
      </w:ins>
      <w:del w:id="250" w:author="Dicke, Marcel" w:date="2023-06-07T21:37:00Z">
        <w:r w:rsidR="00991C7C" w:rsidRPr="00161C9F" w:rsidDel="0008661F">
          <w:rPr>
            <w:rFonts w:ascii="Times New Roman" w:hAnsi="Times New Roman" w:cs="Times New Roman"/>
            <w:sz w:val="24"/>
            <w:szCs w:val="24"/>
          </w:rPr>
          <w:delText>s</w:delText>
        </w:r>
      </w:del>
      <w:r w:rsidR="003A1ED7" w:rsidRPr="00161C9F">
        <w:rPr>
          <w:rFonts w:ascii="Times New Roman" w:hAnsi="Times New Roman" w:cs="Times New Roman"/>
          <w:sz w:val="24"/>
          <w:szCs w:val="24"/>
        </w:rPr>
        <w:t>es are specific to each host-herbivore system and can induce herbivore or pathogen defen</w:t>
      </w:r>
      <w:ins w:id="251" w:author="Dicke, Marcel" w:date="2023-06-07T21:37:00Z">
        <w:r w:rsidR="0008661F">
          <w:rPr>
            <w:rFonts w:ascii="Times New Roman" w:hAnsi="Times New Roman" w:cs="Times New Roman"/>
            <w:sz w:val="24"/>
            <w:szCs w:val="24"/>
          </w:rPr>
          <w:t>c</w:t>
        </w:r>
      </w:ins>
      <w:del w:id="252" w:author="Dicke, Marcel" w:date="2023-06-07T21:37:00Z">
        <w:r w:rsidR="00787907" w:rsidDel="0008661F">
          <w:rPr>
            <w:rFonts w:ascii="Times New Roman" w:hAnsi="Times New Roman" w:cs="Times New Roman"/>
            <w:sz w:val="24"/>
            <w:szCs w:val="24"/>
          </w:rPr>
          <w:delText>s</w:delText>
        </w:r>
      </w:del>
      <w:r w:rsidR="003A1ED7" w:rsidRPr="00161C9F">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 xml:space="preserve">However, </w:t>
      </w:r>
      <w:del w:id="253" w:author="Dicke, Marcel" w:date="2023-06-07T21:37:00Z">
        <w:r w:rsidR="003D63F4" w:rsidRPr="00161C9F" w:rsidDel="0008661F">
          <w:rPr>
            <w:rFonts w:ascii="Times New Roman" w:hAnsi="Times New Roman" w:cs="Times New Roman"/>
            <w:sz w:val="24"/>
            <w:szCs w:val="24"/>
          </w:rPr>
          <w:delText xml:space="preserve">another study found that </w:delText>
        </w:r>
      </w:del>
      <w:r w:rsidR="003D63F4" w:rsidRPr="00161C9F">
        <w:rPr>
          <w:rFonts w:ascii="Times New Roman" w:hAnsi="Times New Roman" w:cs="Times New Roman"/>
          <w:sz w:val="24"/>
          <w:szCs w:val="24"/>
        </w:rPr>
        <w:t xml:space="preserve">herbivore performance on maize plants was enhanced due to </w:t>
      </w:r>
      <w:commentRangeStart w:id="254"/>
      <w:r w:rsidR="003D63F4" w:rsidRPr="00161C9F">
        <w:rPr>
          <w:rFonts w:ascii="Times New Roman" w:hAnsi="Times New Roman" w:cs="Times New Roman"/>
          <w:sz w:val="24"/>
          <w:szCs w:val="24"/>
        </w:rPr>
        <w:t xml:space="preserve">biochemical cues </w:t>
      </w:r>
      <w:commentRangeEnd w:id="254"/>
      <w:r w:rsidR="0008661F">
        <w:rPr>
          <w:rStyle w:val="CommentReference"/>
        </w:rPr>
        <w:commentReference w:id="254"/>
      </w:r>
      <w:r w:rsidR="003D63F4" w:rsidRPr="00161C9F">
        <w:rPr>
          <w:rFonts w:ascii="Times New Roman" w:hAnsi="Times New Roman" w:cs="Times New Roman"/>
          <w:sz w:val="24"/>
          <w:szCs w:val="24"/>
        </w:rPr>
        <w:t>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w:t>
      </w:r>
      <w:ins w:id="255" w:author="Dicke, Marcel" w:date="2023-06-07T21:37:00Z">
        <w:r w:rsidR="0008661F">
          <w:rPr>
            <w:rFonts w:ascii="Times New Roman" w:hAnsi="Times New Roman" w:cs="Times New Roman"/>
            <w:sz w:val="24"/>
            <w:szCs w:val="24"/>
          </w:rPr>
          <w:t>c</w:t>
        </w:r>
      </w:ins>
      <w:del w:id="256" w:author="Dicke, Marcel" w:date="2023-06-07T21:37:00Z">
        <w:r w:rsidR="00787907" w:rsidDel="0008661F">
          <w:rPr>
            <w:rFonts w:ascii="Times New Roman" w:hAnsi="Times New Roman" w:cs="Times New Roman"/>
            <w:sz w:val="24"/>
            <w:szCs w:val="24"/>
          </w:rPr>
          <w:delText>s</w:delText>
        </w:r>
      </w:del>
      <w:r w:rsidR="003D63F4" w:rsidRPr="00161C9F">
        <w:rPr>
          <w:rFonts w:ascii="Times New Roman" w:hAnsi="Times New Roman" w:cs="Times New Roman"/>
          <w:sz w:val="24"/>
          <w:szCs w:val="24"/>
        </w:rPr>
        <w:t xml:space="preserve">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bookmarkStart w:id="257" w:name="_Hlk134522313"/>
    </w:p>
    <w:p w14:paraId="03D40759" w14:textId="45F1F2B3" w:rsidR="00E40C0D" w:rsidRDefault="001B5C0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Overall, </w:t>
      </w:r>
      <w:ins w:id="258" w:author="Joop van Loon" w:date="2023-06-20T16:17:00Z">
        <w:r w:rsidR="00AD1676">
          <w:rPr>
            <w:rFonts w:ascii="Times New Roman" w:hAnsi="Times New Roman" w:cs="Times New Roman"/>
            <w:sz w:val="24"/>
            <w:szCs w:val="24"/>
          </w:rPr>
          <w:t>our</w:t>
        </w:r>
      </w:ins>
      <w:del w:id="259" w:author="Joop van Loon" w:date="2023-06-20T16:17:00Z">
        <w:r w:rsidRPr="00161C9F" w:rsidDel="00AD1676">
          <w:rPr>
            <w:rFonts w:ascii="Times New Roman" w:hAnsi="Times New Roman" w:cs="Times New Roman"/>
            <w:sz w:val="24"/>
            <w:szCs w:val="24"/>
          </w:rPr>
          <w:delText>these</w:delText>
        </w:r>
      </w:del>
      <w:r w:rsidRPr="00161C9F">
        <w:rPr>
          <w:rFonts w:ascii="Times New Roman" w:hAnsi="Times New Roman" w:cs="Times New Roman"/>
          <w:sz w:val="24"/>
          <w:szCs w:val="24"/>
        </w:rPr>
        <w:t xml:space="preserve"> findings </w:t>
      </w:r>
      <w:del w:id="260" w:author="Dicke, Marcel" w:date="2023-06-07T21:38:00Z">
        <w:r w:rsidRPr="00161C9F" w:rsidDel="0008661F">
          <w:rPr>
            <w:rFonts w:ascii="Times New Roman" w:hAnsi="Times New Roman" w:cs="Times New Roman"/>
            <w:sz w:val="24"/>
            <w:szCs w:val="24"/>
          </w:rPr>
          <w:delText xml:space="preserve">suggest </w:delText>
        </w:r>
      </w:del>
      <w:ins w:id="261" w:author="Dicke, Marcel" w:date="2023-06-07T21:38:00Z">
        <w:r w:rsidR="0008661F">
          <w:rPr>
            <w:rFonts w:ascii="Times New Roman" w:hAnsi="Times New Roman" w:cs="Times New Roman"/>
            <w:sz w:val="24"/>
            <w:szCs w:val="24"/>
          </w:rPr>
          <w:t>indicate</w:t>
        </w:r>
        <w:r w:rsidR="0008661F" w:rsidRPr="00161C9F">
          <w:rPr>
            <w:rFonts w:ascii="Times New Roman" w:hAnsi="Times New Roman" w:cs="Times New Roman"/>
            <w:sz w:val="24"/>
            <w:szCs w:val="24"/>
          </w:rPr>
          <w:t xml:space="preserve"> </w:t>
        </w:r>
      </w:ins>
      <w:r w:rsidRPr="00161C9F">
        <w:rPr>
          <w:rFonts w:ascii="Times New Roman" w:hAnsi="Times New Roman" w:cs="Times New Roman"/>
          <w:sz w:val="24"/>
          <w:szCs w:val="24"/>
        </w:rPr>
        <w:t>that soil amendment with raw BSFF</w:t>
      </w:r>
      <w:del w:id="262" w:author="Dicke, Marcel" w:date="2023-06-07T21:38:00Z">
        <w:r w:rsidR="00B219FF" w:rsidRPr="00161C9F" w:rsidDel="0008661F">
          <w:rPr>
            <w:rFonts w:ascii="Times New Roman" w:hAnsi="Times New Roman" w:cs="Times New Roman"/>
            <w:sz w:val="24"/>
            <w:szCs w:val="24"/>
          </w:rPr>
          <w:delText>, at least under the conditions tested in this study, may</w:delText>
        </w:r>
      </w:del>
      <w:r w:rsidR="00B219FF" w:rsidRPr="00161C9F">
        <w:rPr>
          <w:rFonts w:ascii="Times New Roman" w:hAnsi="Times New Roman" w:cs="Times New Roman"/>
          <w:sz w:val="24"/>
          <w:szCs w:val="24"/>
        </w:rPr>
        <w:t xml:space="preserve"> ha</w:t>
      </w:r>
      <w:ins w:id="263" w:author="Dicke, Marcel" w:date="2023-06-07T21:38:00Z">
        <w:r w:rsidR="0008661F">
          <w:rPr>
            <w:rFonts w:ascii="Times New Roman" w:hAnsi="Times New Roman" w:cs="Times New Roman"/>
            <w:sz w:val="24"/>
            <w:szCs w:val="24"/>
          </w:rPr>
          <w:t>s</w:t>
        </w:r>
      </w:ins>
      <w:del w:id="264" w:author="Dicke, Marcel" w:date="2023-06-07T21:38:00Z">
        <w:r w:rsidR="00B219FF" w:rsidRPr="00161C9F" w:rsidDel="0008661F">
          <w:rPr>
            <w:rFonts w:ascii="Times New Roman" w:hAnsi="Times New Roman" w:cs="Times New Roman"/>
            <w:sz w:val="24"/>
            <w:szCs w:val="24"/>
          </w:rPr>
          <w:delText>ve</w:delText>
        </w:r>
      </w:del>
      <w:r w:rsidR="00B219FF" w:rsidRPr="00161C9F">
        <w:rPr>
          <w:rFonts w:ascii="Times New Roman" w:hAnsi="Times New Roman" w:cs="Times New Roman"/>
          <w:sz w:val="24"/>
          <w:szCs w:val="24"/>
        </w:rPr>
        <w:t xml:space="preserve"> a detrimental effect on </w:t>
      </w:r>
      <w:del w:id="265" w:author="Dicke, Marcel" w:date="2023-06-07T21:38:00Z">
        <w:r w:rsidR="00B219FF" w:rsidRPr="00161C9F" w:rsidDel="0008661F">
          <w:rPr>
            <w:rFonts w:ascii="Times New Roman" w:hAnsi="Times New Roman" w:cs="Times New Roman"/>
            <w:sz w:val="24"/>
            <w:szCs w:val="24"/>
          </w:rPr>
          <w:delText xml:space="preserve">the </w:delText>
        </w:r>
      </w:del>
      <w:r w:rsidR="001D3988">
        <w:rPr>
          <w:rFonts w:ascii="Times New Roman" w:hAnsi="Times New Roman" w:cs="Times New Roman"/>
          <w:sz w:val="24"/>
          <w:szCs w:val="24"/>
        </w:rPr>
        <w:t>herbivore performance</w:t>
      </w:r>
      <w:r w:rsidR="00B219FF" w:rsidRPr="00161C9F">
        <w:rPr>
          <w:rFonts w:ascii="Times New Roman" w:hAnsi="Times New Roman" w:cs="Times New Roman"/>
          <w:sz w:val="24"/>
          <w:szCs w:val="24"/>
        </w:rPr>
        <w:t xml:space="preserve">, while the use of </w:t>
      </w:r>
      <w:r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7A45C3">
        <w:rPr>
          <w:rFonts w:ascii="Times New Roman" w:hAnsi="Times New Roman" w:cs="Times New Roman"/>
          <w:sz w:val="24"/>
          <w:szCs w:val="24"/>
        </w:rPr>
        <w:t xml:space="preserve">a </w:t>
      </w:r>
      <w:r w:rsidRPr="00161C9F">
        <w:rPr>
          <w:rFonts w:ascii="Times New Roman" w:hAnsi="Times New Roman" w:cs="Times New Roman"/>
          <w:sz w:val="24"/>
          <w:szCs w:val="24"/>
        </w:rPr>
        <w:t>protective effect.</w:t>
      </w:r>
      <w:bookmarkEnd w:id="257"/>
      <w:r w:rsidRPr="00161C9F">
        <w:rPr>
          <w:rFonts w:ascii="Times New Roman" w:hAnsi="Times New Roman" w:cs="Times New Roman"/>
          <w:sz w:val="24"/>
          <w:szCs w:val="24"/>
        </w:rPr>
        <w:t xml:space="preserve"> </w:t>
      </w:r>
      <w:del w:id="266" w:author="Joop van Loon" w:date="2023-06-20T16:17:00Z">
        <w:r w:rsidRPr="00161C9F" w:rsidDel="00AD1676">
          <w:rPr>
            <w:rFonts w:ascii="Times New Roman" w:hAnsi="Times New Roman" w:cs="Times New Roman"/>
            <w:sz w:val="24"/>
            <w:szCs w:val="24"/>
          </w:rPr>
          <w:delText>However, t</w:delText>
        </w:r>
      </w:del>
      <w:ins w:id="267" w:author="Joop van Loon" w:date="2023-06-20T16:17:00Z">
        <w:r w:rsidR="00AD1676">
          <w:rPr>
            <w:rFonts w:ascii="Times New Roman" w:hAnsi="Times New Roman" w:cs="Times New Roman"/>
            <w:sz w:val="24"/>
            <w:szCs w:val="24"/>
          </w:rPr>
          <w:t>T</w:t>
        </w:r>
      </w:ins>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w:t>
      </w:r>
      <w:ins w:id="268" w:author="Joop van Loon" w:date="2023-06-20T16:18:00Z">
        <w:r w:rsidR="00AD1676">
          <w:rPr>
            <w:rFonts w:ascii="Times New Roman" w:hAnsi="Times New Roman" w:cs="Times New Roman"/>
            <w:sz w:val="24"/>
            <w:szCs w:val="24"/>
          </w:rPr>
          <w:t xml:space="preserve">soil amended with </w:t>
        </w:r>
      </w:ins>
      <w:del w:id="269" w:author="Joop van Loon" w:date="2023-06-20T16:18:00Z">
        <w:r w:rsidR="007261F1" w:rsidRPr="00161C9F" w:rsidDel="00AD1676">
          <w:rPr>
            <w:rFonts w:ascii="Times New Roman" w:hAnsi="Times New Roman" w:cs="Times New Roman"/>
            <w:sz w:val="24"/>
            <w:szCs w:val="24"/>
          </w:rPr>
          <w:delText xml:space="preserve">in </w:delText>
        </w:r>
      </w:del>
      <w:r w:rsidR="00C03D85" w:rsidRPr="00161C9F">
        <w:rPr>
          <w:rFonts w:ascii="Times New Roman" w:hAnsi="Times New Roman" w:cs="Times New Roman"/>
          <w:sz w:val="24"/>
          <w:szCs w:val="24"/>
        </w:rPr>
        <w:t xml:space="preserve">raw </w:t>
      </w:r>
      <w:r w:rsidR="008B4D57">
        <w:rPr>
          <w:rFonts w:ascii="Times New Roman" w:hAnsi="Times New Roman" w:cs="Times New Roman"/>
          <w:sz w:val="24"/>
          <w:szCs w:val="24"/>
        </w:rPr>
        <w:t>MWF</w:t>
      </w:r>
      <w:r w:rsidR="007261F1" w:rsidRPr="00161C9F">
        <w:rPr>
          <w:rFonts w:ascii="Times New Roman" w:hAnsi="Times New Roman" w:cs="Times New Roman"/>
          <w:sz w:val="24"/>
          <w:szCs w:val="24"/>
        </w:rPr>
        <w:t xml:space="preserve"> </w:t>
      </w:r>
      <w:del w:id="270" w:author="Joop van Loon" w:date="2023-06-20T16:18:00Z">
        <w:r w:rsidR="007261F1" w:rsidRPr="00161C9F" w:rsidDel="00AD1676">
          <w:rPr>
            <w:rFonts w:ascii="Times New Roman" w:hAnsi="Times New Roman" w:cs="Times New Roman"/>
            <w:sz w:val="24"/>
            <w:szCs w:val="24"/>
          </w:rPr>
          <w:delText xml:space="preserve">amendment </w:delText>
        </w:r>
      </w:del>
      <w:r w:rsidR="00C03D85" w:rsidRPr="00161C9F">
        <w:rPr>
          <w:rFonts w:ascii="Times New Roman" w:hAnsi="Times New Roman" w:cs="Times New Roman"/>
          <w:sz w:val="24"/>
          <w:szCs w:val="24"/>
        </w:rPr>
        <w:t xml:space="preserve">need </w:t>
      </w:r>
      <w:ins w:id="271" w:author="Joop van Loon" w:date="2023-06-20T16:18:00Z">
        <w:r w:rsidR="00AD1676">
          <w:rPr>
            <w:rFonts w:ascii="Times New Roman" w:hAnsi="Times New Roman" w:cs="Times New Roman"/>
            <w:sz w:val="24"/>
            <w:szCs w:val="24"/>
          </w:rPr>
          <w:t xml:space="preserve">further </w:t>
        </w:r>
      </w:ins>
      <w:del w:id="272" w:author="Joop van Loon" w:date="2023-06-20T16:18:00Z">
        <w:r w:rsidR="007261F1" w:rsidRPr="00161C9F" w:rsidDel="00AD1676">
          <w:rPr>
            <w:rFonts w:ascii="Times New Roman" w:hAnsi="Times New Roman" w:cs="Times New Roman"/>
            <w:sz w:val="24"/>
            <w:szCs w:val="24"/>
          </w:rPr>
          <w:delText xml:space="preserve">more </w:delText>
        </w:r>
      </w:del>
      <w:r w:rsidR="007261F1" w:rsidRPr="00161C9F">
        <w:rPr>
          <w:rFonts w:ascii="Times New Roman" w:hAnsi="Times New Roman" w:cs="Times New Roman"/>
          <w:sz w:val="24"/>
          <w:szCs w:val="24"/>
        </w:rPr>
        <w:t>stud</w:t>
      </w:r>
      <w:ins w:id="273" w:author="Joop van Loon" w:date="2023-06-20T16:18:00Z">
        <w:r w:rsidR="00AD1676">
          <w:rPr>
            <w:rFonts w:ascii="Times New Roman" w:hAnsi="Times New Roman" w:cs="Times New Roman"/>
            <w:sz w:val="24"/>
            <w:szCs w:val="24"/>
          </w:rPr>
          <w:t>y</w:t>
        </w:r>
      </w:ins>
      <w:del w:id="274" w:author="Joop van Loon" w:date="2023-06-20T16:18:00Z">
        <w:r w:rsidRPr="00161C9F" w:rsidDel="00AD1676">
          <w:rPr>
            <w:rFonts w:ascii="Times New Roman" w:hAnsi="Times New Roman" w:cs="Times New Roman"/>
            <w:sz w:val="24"/>
            <w:szCs w:val="24"/>
          </w:rPr>
          <w:delText>ies</w:delText>
        </w:r>
      </w:del>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 xml:space="preserve">The results of our study align with certain prior </w:t>
      </w:r>
      <w:ins w:id="275" w:author="Joop van Loon" w:date="2023-06-20T16:19:00Z">
        <w:r w:rsidR="00AD1676">
          <w:rPr>
            <w:rFonts w:ascii="Times New Roman" w:hAnsi="Times New Roman" w:cs="Times New Roman"/>
            <w:sz w:val="24"/>
            <w:szCs w:val="24"/>
          </w:rPr>
          <w:t>reports</w:t>
        </w:r>
      </w:ins>
      <w:del w:id="276" w:author="Joop van Loon" w:date="2023-06-20T16:19:00Z">
        <w:r w:rsidR="008745EB" w:rsidRPr="00161C9F" w:rsidDel="00AD1676">
          <w:rPr>
            <w:rFonts w:ascii="Times New Roman" w:hAnsi="Times New Roman" w:cs="Times New Roman"/>
            <w:sz w:val="24"/>
            <w:szCs w:val="24"/>
          </w:rPr>
          <w:delText>research</w:delText>
        </w:r>
      </w:del>
      <w:r w:rsidR="008745EB" w:rsidRPr="00161C9F">
        <w:rPr>
          <w:rFonts w:ascii="Times New Roman" w:hAnsi="Times New Roman" w:cs="Times New Roman"/>
          <w:sz w:val="24"/>
          <w:szCs w:val="24"/>
        </w:rPr>
        <w:t xml:space="preserve">, while contradicting others, as anticipated because of the differences in the frass origins and quality employed in </w:t>
      </w:r>
      <w:r w:rsidR="00787907">
        <w:rPr>
          <w:rFonts w:ascii="Times New Roman" w:hAnsi="Times New Roman" w:cs="Times New Roman"/>
          <w:sz w:val="24"/>
          <w:szCs w:val="24"/>
        </w:rPr>
        <w:t>this</w:t>
      </w:r>
      <w:r w:rsidR="00787907"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 xml:space="preserve">study and those </w:t>
      </w:r>
      <w:ins w:id="277" w:author="Joop van Loon" w:date="2023-06-20T16:19:00Z">
        <w:r w:rsidR="00AD1676">
          <w:rPr>
            <w:rFonts w:ascii="Times New Roman" w:hAnsi="Times New Roman" w:cs="Times New Roman"/>
            <w:sz w:val="24"/>
            <w:szCs w:val="24"/>
          </w:rPr>
          <w:t>reported previously</w:t>
        </w:r>
      </w:ins>
      <w:del w:id="278" w:author="Joop van Loon" w:date="2023-06-20T16:20:00Z">
        <w:r w:rsidR="008745EB" w:rsidRPr="00161C9F" w:rsidDel="00AD1676">
          <w:rPr>
            <w:rFonts w:ascii="Times New Roman" w:hAnsi="Times New Roman" w:cs="Times New Roman"/>
            <w:sz w:val="24"/>
            <w:szCs w:val="24"/>
          </w:rPr>
          <w:delText>conducted earlier</w:delText>
        </w:r>
      </w:del>
      <w:r w:rsidR="004F16AB" w:rsidRPr="00161C9F">
        <w:rPr>
          <w:rFonts w:ascii="Times New Roman" w:hAnsi="Times New Roman" w:cs="Times New Roman"/>
          <w:sz w:val="24"/>
          <w:szCs w:val="24"/>
        </w:rPr>
        <w:t xml:space="preserve">. This discrepancy highlights the need for </w:t>
      </w:r>
      <w:r w:rsidR="004F16AB" w:rsidRPr="00161C9F">
        <w:rPr>
          <w:rFonts w:ascii="Times New Roman" w:hAnsi="Times New Roman" w:cs="Times New Roman"/>
          <w:sz w:val="24"/>
          <w:szCs w:val="24"/>
        </w:rPr>
        <w:lastRenderedPageBreak/>
        <w:t>additional research to explain the findings and broaden our understanding of the potential of frass application for soil enhancement and plant growth promotion.</w:t>
      </w:r>
      <w:r w:rsidR="00E40C0D">
        <w:rPr>
          <w:rFonts w:ascii="Times New Roman" w:hAnsi="Times New Roman" w:cs="Times New Roman"/>
          <w:sz w:val="24"/>
          <w:szCs w:val="24"/>
        </w:rPr>
        <w:t xml:space="preserve"> </w:t>
      </w:r>
    </w:p>
    <w:p w14:paraId="2426B72F" w14:textId="77777777" w:rsidR="00E40C0D" w:rsidRDefault="00E40C0D" w:rsidP="00042AA5">
      <w:pPr>
        <w:spacing w:after="0"/>
        <w:jc w:val="both"/>
        <w:rPr>
          <w:rFonts w:ascii="Times New Roman" w:hAnsi="Times New Roman" w:cs="Times New Roman"/>
          <w:sz w:val="24"/>
          <w:szCs w:val="24"/>
        </w:rPr>
      </w:pPr>
    </w:p>
    <w:p w14:paraId="77797B2B" w14:textId="4E2F4C48"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fascinating </w:t>
      </w:r>
      <w:del w:id="279" w:author="Dicke, Marcel" w:date="2023-06-07T21:40:00Z">
        <w:r w:rsidRPr="00161C9F" w:rsidDel="0008661F">
          <w:rPr>
            <w:rFonts w:ascii="Times New Roman" w:hAnsi="Times New Roman" w:cs="Times New Roman"/>
            <w:sz w:val="24"/>
            <w:szCs w:val="24"/>
          </w:rPr>
          <w:delText>and po</w:delText>
        </w:r>
        <w:r w:rsidR="001B5679" w:rsidRPr="00161C9F" w:rsidDel="0008661F">
          <w:rPr>
            <w:rFonts w:ascii="Times New Roman" w:hAnsi="Times New Roman" w:cs="Times New Roman"/>
            <w:sz w:val="24"/>
            <w:szCs w:val="24"/>
          </w:rPr>
          <w:delText>tentiall</w:delText>
        </w:r>
        <w:r w:rsidRPr="00161C9F" w:rsidDel="0008661F">
          <w:rPr>
            <w:rFonts w:ascii="Times New Roman" w:hAnsi="Times New Roman" w:cs="Times New Roman"/>
            <w:sz w:val="24"/>
            <w:szCs w:val="24"/>
          </w:rPr>
          <w:delText xml:space="preserve">y beneficial </w:delText>
        </w:r>
      </w:del>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w:t>
      </w:r>
      <w:r w:rsidR="00787907">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present study is that the process of incubating and composting raw frass </w:t>
      </w:r>
      <w:ins w:id="280" w:author="Joop van Loon" w:date="2023-06-20T16:20:00Z">
        <w:r w:rsidR="00AD1676">
          <w:rPr>
            <w:rFonts w:ascii="Times New Roman" w:hAnsi="Times New Roman" w:cs="Times New Roman"/>
            <w:sz w:val="24"/>
            <w:szCs w:val="24"/>
          </w:rPr>
          <w:t>alleviated</w:t>
        </w:r>
      </w:ins>
      <w:del w:id="281" w:author="Joop van Loon" w:date="2023-06-20T16:20:00Z">
        <w:r w:rsidRPr="00161C9F" w:rsidDel="00AD1676">
          <w:rPr>
            <w:rFonts w:ascii="Times New Roman" w:hAnsi="Times New Roman" w:cs="Times New Roman"/>
            <w:sz w:val="24"/>
            <w:szCs w:val="24"/>
          </w:rPr>
          <w:delText>prevented</w:delText>
        </w:r>
      </w:del>
      <w:r w:rsidRPr="00161C9F">
        <w:rPr>
          <w:rFonts w:ascii="Times New Roman" w:hAnsi="Times New Roman" w:cs="Times New Roman"/>
          <w:sz w:val="24"/>
          <w:szCs w:val="24"/>
        </w:rPr>
        <w:t xml:space="preserve">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w:t>
      </w:r>
      <w:r w:rsidR="00787907">
        <w:rPr>
          <w:rFonts w:ascii="Times New Roman" w:hAnsi="Times New Roman" w:cs="Times New Roman"/>
          <w:sz w:val="24"/>
          <w:szCs w:val="24"/>
        </w:rPr>
        <w:t xml:space="preserve">plant </w:t>
      </w:r>
      <w:r w:rsidRPr="00161C9F">
        <w:rPr>
          <w:rFonts w:ascii="Times New Roman" w:hAnsi="Times New Roman" w:cs="Times New Roman"/>
          <w:sz w:val="24"/>
          <w:szCs w:val="24"/>
        </w:rPr>
        <w:t>leaf area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Furthermore, composted BSFF and MWF significantly increased the number of leaves per plant</w:t>
      </w:r>
      <w:del w:id="282" w:author="Joop van Loon" w:date="2023-06-20T16:21:00Z">
        <w:r w:rsidR="0059514A" w:rsidRPr="00161C9F" w:rsidDel="00AD1676">
          <w:rPr>
            <w:rFonts w:ascii="Times New Roman" w:hAnsi="Times New Roman" w:cs="Times New Roman"/>
            <w:sz w:val="24"/>
            <w:szCs w:val="24"/>
          </w:rPr>
          <w:delText>, with the highest value for MWF</w:delText>
        </w:r>
      </w:del>
      <w:r w:rsidR="0059514A" w:rsidRPr="00161C9F">
        <w:rPr>
          <w:rFonts w:ascii="Times New Roman" w:hAnsi="Times New Roman" w:cs="Times New Roman"/>
          <w:sz w:val="24"/>
          <w:szCs w:val="24"/>
        </w:rPr>
        <w:t xml:space="preserve">. </w:t>
      </w:r>
      <w:r w:rsidR="004B612C" w:rsidRPr="00161C9F">
        <w:rPr>
          <w:rFonts w:ascii="Times New Roman" w:hAnsi="Times New Roman" w:cs="Times New Roman"/>
          <w:sz w:val="24"/>
          <w:szCs w:val="24"/>
        </w:rPr>
        <w:t xml:space="preserve">Frass contains macronutrients like </w:t>
      </w:r>
      <w:r w:rsidR="00E40C0D">
        <w:rPr>
          <w:rFonts w:ascii="Times New Roman" w:hAnsi="Times New Roman" w:cs="Times New Roman"/>
          <w:sz w:val="24"/>
          <w:szCs w:val="24"/>
        </w:rPr>
        <w:t>N</w:t>
      </w:r>
      <w:r w:rsidR="004B612C" w:rsidRPr="00161C9F">
        <w:rPr>
          <w:rFonts w:ascii="Times New Roman" w:hAnsi="Times New Roman" w:cs="Times New Roman"/>
          <w:sz w:val="24"/>
          <w:szCs w:val="24"/>
        </w:rPr>
        <w:t xml:space="preserve">, </w:t>
      </w:r>
      <w:r w:rsidR="00E40C0D">
        <w:rPr>
          <w:rFonts w:ascii="Times New Roman" w:hAnsi="Times New Roman" w:cs="Times New Roman"/>
          <w:sz w:val="24"/>
          <w:szCs w:val="24"/>
        </w:rPr>
        <w:t>P</w:t>
      </w:r>
      <w:r w:rsidR="004B612C" w:rsidRPr="00161C9F">
        <w:rPr>
          <w:rFonts w:ascii="Times New Roman" w:hAnsi="Times New Roman" w:cs="Times New Roman"/>
          <w:sz w:val="24"/>
          <w:szCs w:val="24"/>
        </w:rPr>
        <w:t xml:space="preserve">, </w:t>
      </w:r>
      <w:del w:id="283" w:author="Joop van Loon" w:date="2023-06-20T16:21:00Z">
        <w:r w:rsidR="004B612C" w:rsidRPr="00161C9F" w:rsidDel="00AD1676">
          <w:rPr>
            <w:rFonts w:ascii="Times New Roman" w:hAnsi="Times New Roman" w:cs="Times New Roman"/>
            <w:sz w:val="24"/>
            <w:szCs w:val="24"/>
          </w:rPr>
          <w:delText xml:space="preserve">and </w:delText>
        </w:r>
      </w:del>
      <w:r w:rsidR="00E40C0D">
        <w:rPr>
          <w:rFonts w:ascii="Times New Roman" w:hAnsi="Times New Roman" w:cs="Times New Roman"/>
          <w:sz w:val="24"/>
          <w:szCs w:val="24"/>
        </w:rPr>
        <w:t>K</w:t>
      </w:r>
      <w:r w:rsidR="004B612C" w:rsidRPr="00161C9F">
        <w:rPr>
          <w:rFonts w:ascii="Times New Roman" w:hAnsi="Times New Roman" w:cs="Times New Roman"/>
          <w:sz w:val="24"/>
          <w:szCs w:val="24"/>
        </w:rPr>
        <w:t>,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del w:id="284" w:author="Joop van Loon" w:date="2023-06-20T16:22:00Z">
        <w:r w:rsidR="002D59FB" w:rsidRPr="00161C9F" w:rsidDel="00AD1676">
          <w:rPr>
            <w:rFonts w:ascii="Times New Roman" w:hAnsi="Times New Roman" w:cs="Times New Roman"/>
            <w:sz w:val="24"/>
            <w:szCs w:val="24"/>
          </w:rPr>
          <w:delText xml:space="preserve">In all, </w:delText>
        </w:r>
      </w:del>
      <w:del w:id="285" w:author="Dicke, Marcel" w:date="2023-06-07T21:40:00Z">
        <w:r w:rsidR="002D59FB" w:rsidRPr="00161C9F" w:rsidDel="0008661F">
          <w:rPr>
            <w:rFonts w:ascii="Times New Roman" w:hAnsi="Times New Roman" w:cs="Times New Roman"/>
            <w:sz w:val="24"/>
            <w:szCs w:val="24"/>
          </w:rPr>
          <w:delText xml:space="preserve">it seems probable that the </w:delText>
        </w:r>
      </w:del>
      <w:del w:id="286" w:author="Joop van Loon" w:date="2023-06-20T16:22:00Z">
        <w:r w:rsidR="002D59FB" w:rsidRPr="00161C9F" w:rsidDel="00AD1676">
          <w:rPr>
            <w:rFonts w:ascii="Times New Roman" w:hAnsi="Times New Roman" w:cs="Times New Roman"/>
            <w:sz w:val="24"/>
            <w:szCs w:val="24"/>
          </w:rPr>
          <w:delText>i</w:delText>
        </w:r>
      </w:del>
      <w:ins w:id="287" w:author="Joop van Loon" w:date="2023-06-20T16:22:00Z">
        <w:r w:rsidR="00AD1676">
          <w:rPr>
            <w:rFonts w:ascii="Times New Roman" w:hAnsi="Times New Roman" w:cs="Times New Roman"/>
            <w:sz w:val="24"/>
            <w:szCs w:val="24"/>
          </w:rPr>
          <w:t>I</w:t>
        </w:r>
      </w:ins>
      <w:r w:rsidR="002D59FB" w:rsidRPr="00161C9F">
        <w:rPr>
          <w:rFonts w:ascii="Times New Roman" w:hAnsi="Times New Roman" w:cs="Times New Roman"/>
          <w:sz w:val="24"/>
          <w:szCs w:val="24"/>
        </w:rPr>
        <w:t xml:space="preserve">ncubation of frass, particularly MWF, in the soil before </w:t>
      </w:r>
      <w:r w:rsidR="00E40C0D">
        <w:rPr>
          <w:rFonts w:ascii="Times New Roman" w:hAnsi="Times New Roman" w:cs="Times New Roman"/>
          <w:sz w:val="24"/>
          <w:szCs w:val="24"/>
        </w:rPr>
        <w:t xml:space="preserve">sowing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w:t>
      </w:r>
      <w:commentRangeStart w:id="288"/>
      <w:r w:rsidR="002D59FB" w:rsidRPr="00161C9F">
        <w:rPr>
          <w:rFonts w:ascii="Times New Roman" w:hAnsi="Times New Roman" w:cs="Times New Roman"/>
          <w:sz w:val="24"/>
          <w:szCs w:val="24"/>
        </w:rPr>
        <w:t>study</w:t>
      </w:r>
      <w:commentRangeEnd w:id="288"/>
      <w:r w:rsidR="00AD1676">
        <w:rPr>
          <w:rStyle w:val="CommentReference"/>
        </w:rPr>
        <w:commentReference w:id="288"/>
      </w:r>
      <w:r w:rsidR="002D59FB" w:rsidRPr="00161C9F">
        <w:rPr>
          <w:rFonts w:ascii="Times New Roman" w:hAnsi="Times New Roman" w:cs="Times New Roman"/>
          <w:sz w:val="24"/>
          <w:szCs w:val="24"/>
        </w:rPr>
        <w:t xml:space="preserve">. This could be attributed to </w:t>
      </w:r>
      <w:del w:id="289" w:author="Dicke, Marcel" w:date="2023-06-07T21:41:00Z">
        <w:r w:rsidR="002D59FB" w:rsidRPr="00161C9F" w:rsidDel="0008661F">
          <w:rPr>
            <w:rFonts w:ascii="Times New Roman" w:hAnsi="Times New Roman" w:cs="Times New Roman"/>
            <w:sz w:val="24"/>
            <w:szCs w:val="24"/>
          </w:rPr>
          <w:delText>various potential benefits of frass incubation such as</w:delText>
        </w:r>
      </w:del>
      <w:ins w:id="290" w:author="Dicke, Marcel" w:date="2023-06-07T21:41:00Z">
        <w:r w:rsidR="0008661F">
          <w:rPr>
            <w:rFonts w:ascii="Times New Roman" w:hAnsi="Times New Roman" w:cs="Times New Roman"/>
            <w:sz w:val="24"/>
            <w:szCs w:val="24"/>
          </w:rPr>
          <w:t>e.g.</w:t>
        </w:r>
      </w:ins>
      <w:r w:rsidR="002D59FB" w:rsidRPr="00161C9F">
        <w:rPr>
          <w:rFonts w:ascii="Times New Roman" w:hAnsi="Times New Roman" w:cs="Times New Roman"/>
          <w:sz w:val="24"/>
          <w:szCs w:val="24"/>
        </w:rPr>
        <w:t xml:space="preserve"> increased nutrient availability, better soil structure, and the </w:t>
      </w:r>
      <w:r w:rsidR="00E40C0D">
        <w:rPr>
          <w:rFonts w:ascii="Times New Roman" w:hAnsi="Times New Roman" w:cs="Times New Roman"/>
          <w:sz w:val="24"/>
          <w:szCs w:val="24"/>
        </w:rPr>
        <w:t>promotion</w:t>
      </w:r>
      <w:r w:rsidR="00E40C0D"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of microorganisms beneficial to </w:t>
      </w:r>
      <w:r w:rsidR="00E40C0D">
        <w:rPr>
          <w:rFonts w:ascii="Times New Roman" w:hAnsi="Times New Roman" w:cs="Times New Roman"/>
          <w:sz w:val="24"/>
          <w:szCs w:val="24"/>
        </w:rPr>
        <w:t xml:space="preserve">soil health and </w:t>
      </w:r>
      <w:r w:rsidR="002D59FB" w:rsidRPr="00161C9F">
        <w:rPr>
          <w:rFonts w:ascii="Times New Roman" w:hAnsi="Times New Roman" w:cs="Times New Roman"/>
          <w:sz w:val="24"/>
          <w:szCs w:val="24"/>
        </w:rPr>
        <w:t xml:space="preserve">plant growth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343022">
        <w:rPr>
          <w:rFonts w:ascii="Times New Roman" w:hAnsi="Times New Roman" w:cs="Times New Roman"/>
          <w:sz w:val="24"/>
          <w:szCs w:val="24"/>
          <w:highlight w:val="lightGray"/>
          <w:rPrChange w:id="291" w:author="Joop van Loon" w:date="2023-06-20T16:26:00Z">
            <w:rPr>
              <w:rFonts w:ascii="Times New Roman" w:hAnsi="Times New Roman" w:cs="Times New Roman"/>
              <w:sz w:val="24"/>
              <w:szCs w:val="24"/>
            </w:rPr>
          </w:rPrChange>
        </w:rPr>
        <w:t xml:space="preserve">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w:t>
      </w:r>
      <w:commentRangeStart w:id="292"/>
      <w:r w:rsidR="0059514A" w:rsidRPr="00343022">
        <w:rPr>
          <w:rFonts w:ascii="Times New Roman" w:hAnsi="Times New Roman" w:cs="Times New Roman"/>
          <w:sz w:val="24"/>
          <w:szCs w:val="24"/>
          <w:highlight w:val="lightGray"/>
          <w:rPrChange w:id="293" w:author="Joop van Loon" w:date="2023-06-20T16:26:00Z">
            <w:rPr>
              <w:rFonts w:ascii="Times New Roman" w:hAnsi="Times New Roman" w:cs="Times New Roman"/>
              <w:sz w:val="24"/>
              <w:szCs w:val="24"/>
            </w:rPr>
          </w:rPrChange>
        </w:rPr>
        <w:t>contexts</w:t>
      </w:r>
      <w:commentRangeEnd w:id="292"/>
      <w:r w:rsidR="00343022">
        <w:rPr>
          <w:rStyle w:val="CommentReference"/>
        </w:rPr>
        <w:commentReference w:id="292"/>
      </w:r>
      <w:r w:rsidR="0059514A" w:rsidRPr="00343022">
        <w:rPr>
          <w:rFonts w:ascii="Times New Roman" w:hAnsi="Times New Roman" w:cs="Times New Roman"/>
          <w:sz w:val="24"/>
          <w:szCs w:val="24"/>
          <w:highlight w:val="lightGray"/>
          <w:rPrChange w:id="294" w:author="Joop van Loon" w:date="2023-06-20T16:26:00Z">
            <w:rPr>
              <w:rFonts w:ascii="Times New Roman" w:hAnsi="Times New Roman" w:cs="Times New Roman"/>
              <w:sz w:val="24"/>
              <w:szCs w:val="24"/>
            </w:rPr>
          </w:rPrChange>
        </w:rPr>
        <w:t>.</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2250FD8E"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herbivore performance. In future studies, it </w:t>
      </w:r>
      <w:del w:id="295" w:author="Dicke, Marcel" w:date="2023-06-07T21:42:00Z">
        <w:r w:rsidRPr="00161C9F" w:rsidDel="0008661F">
          <w:rPr>
            <w:rFonts w:ascii="Times New Roman" w:hAnsi="Times New Roman" w:cs="Times New Roman"/>
            <w:sz w:val="24"/>
            <w:szCs w:val="24"/>
          </w:rPr>
          <w:delText xml:space="preserve">would </w:delText>
        </w:r>
      </w:del>
      <w:ins w:id="296" w:author="Dicke, Marcel" w:date="2023-06-07T21:42:00Z">
        <w:r w:rsidR="0008661F">
          <w:rPr>
            <w:rFonts w:ascii="Times New Roman" w:hAnsi="Times New Roman" w:cs="Times New Roman"/>
            <w:sz w:val="24"/>
            <w:szCs w:val="24"/>
          </w:rPr>
          <w:t>will</w:t>
        </w:r>
        <w:r w:rsidR="0008661F" w:rsidRPr="00161C9F">
          <w:rPr>
            <w:rFonts w:ascii="Times New Roman" w:hAnsi="Times New Roman" w:cs="Times New Roman"/>
            <w:sz w:val="24"/>
            <w:szCs w:val="24"/>
          </w:rPr>
          <w:t xml:space="preserve"> </w:t>
        </w:r>
      </w:ins>
      <w:r w:rsidRPr="00161C9F">
        <w:rPr>
          <w:rFonts w:ascii="Times New Roman" w:hAnsi="Times New Roman" w:cs="Times New Roman"/>
          <w:sz w:val="24"/>
          <w:szCs w:val="24"/>
        </w:rPr>
        <w:t xml:space="preserve">be important to include measurements of herbivore performance when testing the effects of different types of frass on plant growth. </w:t>
      </w:r>
      <w:del w:id="297" w:author="Dicke, Marcel" w:date="2023-06-07T21:42:00Z">
        <w:r w:rsidRPr="00161C9F" w:rsidDel="0008661F">
          <w:rPr>
            <w:rFonts w:ascii="Times New Roman" w:hAnsi="Times New Roman" w:cs="Times New Roman"/>
            <w:sz w:val="24"/>
            <w:szCs w:val="24"/>
          </w:rPr>
          <w:delText xml:space="preserve">Additionally, it would be interesting to explore the potential mechanisms behind the observed effects, such as changes in soil nutrient availability </w:delText>
        </w:r>
        <w:r w:rsidRPr="00161C9F" w:rsidDel="0008661F">
          <w:rPr>
            <w:rFonts w:ascii="Times New Roman" w:hAnsi="Times New Roman" w:cs="Times New Roman"/>
            <w:sz w:val="24"/>
            <w:szCs w:val="24"/>
          </w:rPr>
          <w:lastRenderedPageBreak/>
          <w:delText xml:space="preserve">or the presence of beneficial microorganisms in the frass. Moreover, assessing feeding damage by larvae of </w:delText>
        </w:r>
        <w:r w:rsidRPr="00161C9F" w:rsidDel="0008661F">
          <w:rPr>
            <w:rFonts w:ascii="Times New Roman" w:hAnsi="Times New Roman" w:cs="Times New Roman"/>
            <w:i/>
            <w:iCs/>
            <w:sz w:val="24"/>
            <w:szCs w:val="24"/>
          </w:rPr>
          <w:delText>D. radicum</w:delText>
        </w:r>
        <w:r w:rsidRPr="00161C9F" w:rsidDel="0008661F">
          <w:rPr>
            <w:rFonts w:ascii="Times New Roman" w:hAnsi="Times New Roman" w:cs="Times New Roman"/>
            <w:sz w:val="24"/>
            <w:szCs w:val="24"/>
          </w:rPr>
          <w:delText xml:space="preserve"> on plants grown in soil amended with frass </w:delText>
        </w:r>
        <w:r w:rsidR="008953AF" w:rsidRPr="00161C9F" w:rsidDel="0008661F">
          <w:rPr>
            <w:rFonts w:ascii="Times New Roman" w:hAnsi="Times New Roman" w:cs="Times New Roman"/>
            <w:sz w:val="24"/>
            <w:szCs w:val="24"/>
          </w:rPr>
          <w:delText xml:space="preserve">in future studies </w:delText>
        </w:r>
        <w:r w:rsidRPr="00161C9F" w:rsidDel="0008661F">
          <w:rPr>
            <w:rFonts w:ascii="Times New Roman" w:hAnsi="Times New Roman" w:cs="Times New Roman"/>
            <w:sz w:val="24"/>
            <w:szCs w:val="24"/>
          </w:rPr>
          <w:delText xml:space="preserve">would provide another dimension of the potential role of insect residual streams on herbivore control. </w:delText>
        </w:r>
      </w:del>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47652853"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del w:id="298" w:author="Joop van Loon" w:date="2023-06-20T16:28:00Z">
        <w:r w:rsidR="006E665C" w:rsidRPr="00161C9F" w:rsidDel="00343022">
          <w:rPr>
            <w:rFonts w:ascii="Times New Roman" w:hAnsi="Times New Roman" w:cs="Times New Roman"/>
            <w:sz w:val="24"/>
            <w:szCs w:val="24"/>
          </w:rPr>
          <w:delText xml:space="preserve">the </w:delText>
        </w:r>
      </w:del>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299" w:name="_Hlk132417782"/>
      <w:r w:rsidRPr="00161C9F">
        <w:rPr>
          <w:rFonts w:ascii="Times New Roman" w:hAnsi="Times New Roman" w:cs="Times New Roman"/>
          <w:i/>
          <w:iCs/>
          <w:sz w:val="24"/>
          <w:szCs w:val="24"/>
        </w:rPr>
        <w:t>P. xylostella</w:t>
      </w:r>
      <w:bookmarkEnd w:id="299"/>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w:t>
      </w:r>
      <w:commentRangeStart w:id="300"/>
      <w:commentRangeStart w:id="301"/>
      <w:r w:rsidRPr="00161C9F">
        <w:rPr>
          <w:rFonts w:ascii="Times New Roman" w:hAnsi="Times New Roman" w:cs="Times New Roman"/>
          <w:sz w:val="24"/>
          <w:szCs w:val="24"/>
        </w:rPr>
        <w:t xml:space="preserve">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w:t>
      </w:r>
      <w:commentRangeEnd w:id="300"/>
      <w:r w:rsidR="0008661F">
        <w:rPr>
          <w:rStyle w:val="CommentReference"/>
        </w:rPr>
        <w:commentReference w:id="300"/>
      </w:r>
      <w:commentRangeEnd w:id="301"/>
      <w:r w:rsidR="00343022">
        <w:rPr>
          <w:rStyle w:val="CommentReference"/>
        </w:rPr>
        <w:commentReference w:id="301"/>
      </w:r>
      <w:r w:rsidRPr="00161C9F">
        <w:rPr>
          <w:rFonts w:ascii="Times New Roman" w:hAnsi="Times New Roman" w:cs="Times New Roman"/>
          <w:sz w:val="24"/>
          <w:szCs w:val="24"/>
        </w:rPr>
        <w:t xml:space="preserve">Additionally, the effect of incubating and composting frass on plant growth performance highlights the importance of proper handling and treatment of frass to maximize its potential benefits. </w:t>
      </w:r>
      <w:del w:id="302" w:author="Dicke, Marcel" w:date="2023-06-07T21:45:00Z">
        <w:r w:rsidR="00A17219" w:rsidRPr="00161C9F" w:rsidDel="0008661F">
          <w:rPr>
            <w:rFonts w:ascii="Times New Roman" w:hAnsi="Times New Roman" w:cs="Times New Roman"/>
            <w:sz w:val="24"/>
            <w:szCs w:val="24"/>
          </w:rPr>
          <w:delText>The current</w:delText>
        </w:r>
      </w:del>
      <w:ins w:id="303" w:author="Dicke, Marcel" w:date="2023-06-07T21:45:00Z">
        <w:r w:rsidR="0008661F">
          <w:rPr>
            <w:rFonts w:ascii="Times New Roman" w:hAnsi="Times New Roman" w:cs="Times New Roman"/>
            <w:sz w:val="24"/>
            <w:szCs w:val="24"/>
          </w:rPr>
          <w:t>This</w:t>
        </w:r>
      </w:ins>
      <w:r w:rsidR="00A17219" w:rsidRPr="00161C9F">
        <w:rPr>
          <w:rFonts w:ascii="Times New Roman" w:hAnsi="Times New Roman" w:cs="Times New Roman"/>
          <w:sz w:val="24"/>
          <w:szCs w:val="24"/>
        </w:rPr>
        <w:t xml:space="preserve">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frass in the soil before sowing seeds</w:t>
      </w:r>
      <w:del w:id="304" w:author="Dicke, Marcel" w:date="2023-06-07T21:45:00Z">
        <w:r w:rsidR="00A17219" w:rsidRPr="00161C9F" w:rsidDel="0008661F">
          <w:rPr>
            <w:rFonts w:ascii="Times New Roman" w:hAnsi="Times New Roman" w:cs="Times New Roman"/>
            <w:sz w:val="24"/>
            <w:szCs w:val="24"/>
          </w:rPr>
          <w:delText xml:space="preserve">, allowing frass nutrients to become more readily available to the </w:delText>
        </w:r>
        <w:r w:rsidR="00712571" w:rsidDel="0008661F">
          <w:rPr>
            <w:rFonts w:ascii="Times New Roman" w:hAnsi="Times New Roman" w:cs="Times New Roman"/>
            <w:sz w:val="24"/>
            <w:szCs w:val="24"/>
          </w:rPr>
          <w:delText xml:space="preserve">young </w:delText>
        </w:r>
        <w:r w:rsidR="00A17219" w:rsidRPr="00161C9F" w:rsidDel="0008661F">
          <w:rPr>
            <w:rFonts w:ascii="Times New Roman" w:hAnsi="Times New Roman" w:cs="Times New Roman"/>
            <w:sz w:val="24"/>
            <w:szCs w:val="24"/>
          </w:rPr>
          <w:delText>plants and potentially leading to better growth</w:delText>
        </w:r>
      </w:del>
      <w:r w:rsidR="00A17219" w:rsidRPr="00161C9F">
        <w:rPr>
          <w:rFonts w:ascii="Times New Roman" w:hAnsi="Times New Roman" w:cs="Times New Roman"/>
          <w:sz w:val="24"/>
          <w:szCs w:val="24"/>
        </w:rPr>
        <w:t xml:space="preserve">. </w:t>
      </w:r>
      <w:r w:rsidRPr="00161C9F">
        <w:rPr>
          <w:rFonts w:ascii="Times New Roman" w:hAnsi="Times New Roman" w:cs="Times New Roman"/>
          <w:sz w:val="24"/>
          <w:szCs w:val="24"/>
        </w:rPr>
        <w:t>These findings suggest that a</w:t>
      </w:r>
      <w:ins w:id="305" w:author="Dicke, Marcel" w:date="2023-06-07T21:45:00Z">
        <w:r w:rsidR="0008661F">
          <w:rPr>
            <w:rFonts w:ascii="Times New Roman" w:hAnsi="Times New Roman" w:cs="Times New Roman"/>
            <w:sz w:val="24"/>
            <w:szCs w:val="24"/>
          </w:rPr>
          <w:t>n integrated</w:t>
        </w:r>
      </w:ins>
      <w:del w:id="306" w:author="Dicke, Marcel" w:date="2023-06-07T21:45:00Z">
        <w:r w:rsidRPr="00161C9F" w:rsidDel="0008661F">
          <w:rPr>
            <w:rFonts w:ascii="Times New Roman" w:hAnsi="Times New Roman" w:cs="Times New Roman"/>
            <w:sz w:val="24"/>
            <w:szCs w:val="24"/>
          </w:rPr>
          <w:delText xml:space="preserve"> holistic</w:delText>
        </w:r>
      </w:del>
      <w:r w:rsidRPr="00161C9F">
        <w:rPr>
          <w:rFonts w:ascii="Times New Roman" w:hAnsi="Times New Roman" w:cs="Times New Roman"/>
          <w:sz w:val="24"/>
          <w:szCs w:val="24"/>
        </w:rPr>
        <w:t xml:space="preserve">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 xml:space="preserve">er with </w:t>
      </w:r>
      <w:del w:id="307" w:author="Dicke, Marcel" w:date="2023-06-07T21:45:00Z">
        <w:r w:rsidRPr="00161C9F" w:rsidDel="0008661F">
          <w:rPr>
            <w:rFonts w:ascii="Times New Roman" w:hAnsi="Times New Roman" w:cs="Times New Roman"/>
            <w:sz w:val="24"/>
            <w:szCs w:val="24"/>
          </w:rPr>
          <w:delText xml:space="preserve">other </w:delText>
        </w:r>
      </w:del>
      <w:r w:rsidRPr="00161C9F">
        <w:rPr>
          <w:rFonts w:ascii="Times New Roman" w:hAnsi="Times New Roman" w:cs="Times New Roman"/>
          <w:sz w:val="24"/>
          <w:szCs w:val="24"/>
        </w:rPr>
        <w:t xml:space="preserve">pest management strategies, may </w:t>
      </w:r>
      <w:ins w:id="308" w:author="Dicke, Marcel" w:date="2023-06-07T21:45:00Z">
        <w:r w:rsidR="0008661F">
          <w:rPr>
            <w:rFonts w:ascii="Times New Roman" w:hAnsi="Times New Roman" w:cs="Times New Roman"/>
            <w:sz w:val="24"/>
            <w:szCs w:val="24"/>
          </w:rPr>
          <w:t xml:space="preserve">lead to </w:t>
        </w:r>
      </w:ins>
      <w:del w:id="309" w:author="Dicke, Marcel" w:date="2023-06-07T21:45:00Z">
        <w:r w:rsidRPr="00161C9F" w:rsidDel="0008661F">
          <w:rPr>
            <w:rFonts w:ascii="Times New Roman" w:hAnsi="Times New Roman" w:cs="Times New Roman"/>
            <w:sz w:val="24"/>
            <w:szCs w:val="24"/>
          </w:rPr>
          <w:delText xml:space="preserve">be necessary to achieve </w:delText>
        </w:r>
      </w:del>
      <w:r w:rsidRPr="00161C9F">
        <w:rPr>
          <w:rFonts w:ascii="Times New Roman" w:hAnsi="Times New Roman" w:cs="Times New Roman"/>
          <w:sz w:val="24"/>
          <w:szCs w:val="24"/>
        </w:rPr>
        <w:t>sustainable agricultur</w:t>
      </w:r>
      <w:ins w:id="310" w:author="Joop van Loon" w:date="2023-06-20T16:29:00Z">
        <w:r w:rsidR="00343022">
          <w:rPr>
            <w:rFonts w:ascii="Times New Roman" w:hAnsi="Times New Roman" w:cs="Times New Roman"/>
            <w:sz w:val="24"/>
            <w:szCs w:val="24"/>
          </w:rPr>
          <w:t>al</w:t>
        </w:r>
      </w:ins>
      <w:del w:id="311" w:author="Joop van Loon" w:date="2023-06-20T16:29:00Z">
        <w:r w:rsidRPr="00161C9F" w:rsidDel="00343022">
          <w:rPr>
            <w:rFonts w:ascii="Times New Roman" w:hAnsi="Times New Roman" w:cs="Times New Roman"/>
            <w:sz w:val="24"/>
            <w:szCs w:val="24"/>
          </w:rPr>
          <w:delText>e</w:delText>
        </w:r>
      </w:del>
      <w:r w:rsidRPr="00161C9F">
        <w:rPr>
          <w:rFonts w:ascii="Times New Roman" w:hAnsi="Times New Roman" w:cs="Times New Roman"/>
          <w:sz w:val="24"/>
          <w:szCs w:val="24"/>
        </w:rPr>
        <w:t xml:space="preserv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w:t>
      </w:r>
      <w:del w:id="312" w:author="Joop van Loon" w:date="2023-06-20T16:29:00Z">
        <w:r w:rsidR="00231204" w:rsidDel="00343022">
          <w:rPr>
            <w:rFonts w:ascii="Times New Roman" w:hAnsi="Times New Roman" w:cs="Times New Roman"/>
            <w:sz w:val="24"/>
            <w:szCs w:val="24"/>
          </w:rPr>
          <w:delText>,</w:delText>
        </w:r>
      </w:del>
      <w:r w:rsidR="00231204">
        <w:rPr>
          <w:rFonts w:ascii="Times New Roman" w:hAnsi="Times New Roman" w:cs="Times New Roman"/>
          <w:sz w:val="24"/>
          <w:szCs w:val="24"/>
        </w:rPr>
        <w:t xml:space="preserve"> </w:t>
      </w:r>
      <w:del w:id="313" w:author="Joop van Loon" w:date="2023-06-20T16:29:00Z">
        <w:r w:rsidR="00231204" w:rsidDel="00343022">
          <w:rPr>
            <w:rFonts w:ascii="Times New Roman" w:hAnsi="Times New Roman" w:cs="Times New Roman"/>
            <w:sz w:val="24"/>
            <w:szCs w:val="24"/>
          </w:rPr>
          <w:delText>particularly BSFF</w:delText>
        </w:r>
        <w:r w:rsidR="00F275C0" w:rsidDel="00343022">
          <w:rPr>
            <w:rFonts w:ascii="Times New Roman" w:hAnsi="Times New Roman" w:cs="Times New Roman"/>
            <w:sz w:val="24"/>
            <w:szCs w:val="24"/>
          </w:rPr>
          <w:delText xml:space="preserve"> </w:delText>
        </w:r>
      </w:del>
      <w:r w:rsidR="00F275C0">
        <w:rPr>
          <w:rFonts w:ascii="Times New Roman" w:hAnsi="Times New Roman" w:cs="Times New Roman"/>
          <w:sz w:val="24"/>
          <w:szCs w:val="24"/>
        </w:rPr>
        <w:t>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Default="00F05426" w:rsidP="00161C9F">
      <w:pPr>
        <w:spacing w:after="0" w:line="276" w:lineRule="auto"/>
        <w:jc w:val="both"/>
        <w:rPr>
          <w:rFonts w:ascii="Times New Roman" w:hAnsi="Times New Roman" w:cs="Times New Roman"/>
          <w:sz w:val="24"/>
          <w:szCs w:val="24"/>
        </w:rPr>
      </w:pPr>
    </w:p>
    <w:p w14:paraId="646E444F" w14:textId="09B3AA18" w:rsidR="00E508BD" w:rsidRPr="00EC4840" w:rsidRDefault="00712571" w:rsidP="005D188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Acknowledgements</w:t>
      </w:r>
    </w:p>
    <w:p w14:paraId="5D138F5B" w14:textId="3D74EE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r w:rsidR="00712571">
        <w:rPr>
          <w:rFonts w:ascii="Times New Roman" w:hAnsi="Times New Roman" w:cs="Times New Roman"/>
          <w:sz w:val="24"/>
          <w:szCs w:val="24"/>
        </w:rPr>
        <w:t xml:space="preserve"> </w:t>
      </w:r>
      <w:r w:rsidR="00712571" w:rsidRPr="00712571">
        <w:rPr>
          <w:rFonts w:ascii="Times New Roman" w:hAnsi="Times New Roman" w:cs="Times New Roman"/>
          <w:sz w:val="24"/>
          <w:szCs w:val="24"/>
        </w:rPr>
        <w:t xml:space="preserve">We would like to thank </w:t>
      </w:r>
      <w:r w:rsidR="00712571">
        <w:rPr>
          <w:rFonts w:ascii="Times New Roman" w:hAnsi="Times New Roman" w:cs="Times New Roman"/>
          <w:sz w:val="24"/>
          <w:szCs w:val="24"/>
        </w:rPr>
        <w:t xml:space="preserve">Daan Mertens and </w:t>
      </w:r>
      <w:r w:rsidR="00A02BD5">
        <w:rPr>
          <w:rFonts w:ascii="Times New Roman" w:hAnsi="Times New Roman" w:cs="Times New Roman"/>
          <w:sz w:val="24"/>
          <w:szCs w:val="24"/>
        </w:rPr>
        <w:t>Thibault Costaz</w:t>
      </w:r>
      <w:r w:rsidR="00712571" w:rsidRPr="00712571">
        <w:rPr>
          <w:rFonts w:ascii="Times New Roman" w:hAnsi="Times New Roman" w:cs="Times New Roman"/>
          <w:sz w:val="24"/>
          <w:szCs w:val="24"/>
        </w:rPr>
        <w:t xml:space="preserve"> for their </w:t>
      </w:r>
      <w:r w:rsidR="00A02BD5">
        <w:rPr>
          <w:rFonts w:ascii="Times New Roman" w:hAnsi="Times New Roman" w:cs="Times New Roman"/>
          <w:sz w:val="24"/>
          <w:szCs w:val="24"/>
        </w:rPr>
        <w:t xml:space="preserve">helpful advice on </w:t>
      </w:r>
      <w:r w:rsidR="00A9780F">
        <w:rPr>
          <w:rFonts w:ascii="Times New Roman" w:hAnsi="Times New Roman" w:cs="Times New Roman"/>
          <w:sz w:val="24"/>
          <w:szCs w:val="24"/>
        </w:rPr>
        <w:t xml:space="preserve">the statistical </w:t>
      </w:r>
      <w:r w:rsidR="00712571" w:rsidRPr="00712571">
        <w:rPr>
          <w:rFonts w:ascii="Times New Roman" w:hAnsi="Times New Roman" w:cs="Times New Roman"/>
          <w:sz w:val="24"/>
          <w:szCs w:val="24"/>
        </w:rPr>
        <w:t xml:space="preserve">analysis </w:t>
      </w:r>
      <w:r w:rsidR="00A9780F">
        <w:rPr>
          <w:rFonts w:ascii="Times New Roman" w:hAnsi="Times New Roman" w:cs="Times New Roman"/>
          <w:sz w:val="24"/>
          <w:szCs w:val="24"/>
        </w:rPr>
        <w:t xml:space="preserve">of data </w:t>
      </w:r>
      <w:r w:rsidR="00712571" w:rsidRPr="00712571">
        <w:rPr>
          <w:rFonts w:ascii="Times New Roman" w:hAnsi="Times New Roman" w:cs="Times New Roman"/>
          <w:sz w:val="24"/>
          <w:szCs w:val="24"/>
        </w:rPr>
        <w:t>in this study.</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47465AD0" w:rsidR="00161C9F" w:rsidRDefault="00560FA5" w:rsidP="00920599">
      <w:pPr>
        <w:jc w:val="both"/>
        <w:rPr>
          <w:rFonts w:ascii="Times New Roman" w:hAnsi="Times New Roman" w:cs="Times New Roman"/>
          <w:sz w:val="24"/>
          <w:szCs w:val="24"/>
        </w:rPr>
      </w:pPr>
      <w:del w:id="314" w:author="Dicke, Marcel" w:date="2023-06-07T21:43:00Z">
        <w:r w:rsidRPr="00EC4840" w:rsidDel="0008661F">
          <w:rPr>
            <w:rFonts w:ascii="Times New Roman" w:hAnsi="Times New Roman" w:cs="Times New Roman"/>
            <w:sz w:val="24"/>
            <w:szCs w:val="24"/>
          </w:rPr>
          <w:delText xml:space="preserve">The authors report financial support </w:delText>
        </w:r>
        <w:r w:rsidR="00976CD1" w:rsidRPr="00EC4840" w:rsidDel="0008661F">
          <w:rPr>
            <w:rFonts w:ascii="Times New Roman" w:hAnsi="Times New Roman" w:cs="Times New Roman"/>
            <w:sz w:val="24"/>
            <w:szCs w:val="24"/>
          </w:rPr>
          <w:delText>from</w:delText>
        </w:r>
        <w:r w:rsidRPr="00EC4840" w:rsidDel="0008661F">
          <w:rPr>
            <w:rFonts w:ascii="Times New Roman" w:hAnsi="Times New Roman" w:cs="Times New Roman"/>
            <w:sz w:val="24"/>
            <w:szCs w:val="24"/>
          </w:rPr>
          <w:delText xml:space="preserve"> and affiliation </w:delText>
        </w:r>
        <w:r w:rsidR="00976CD1" w:rsidRPr="00EC4840" w:rsidDel="0008661F">
          <w:rPr>
            <w:rFonts w:ascii="Times New Roman" w:hAnsi="Times New Roman" w:cs="Times New Roman"/>
            <w:sz w:val="24"/>
            <w:szCs w:val="24"/>
          </w:rPr>
          <w:delText>with</w:delText>
        </w:r>
        <w:r w:rsidRPr="00EC4840" w:rsidDel="0008661F">
          <w:rPr>
            <w:rFonts w:ascii="Times New Roman" w:hAnsi="Times New Roman" w:cs="Times New Roman"/>
            <w:sz w:val="24"/>
            <w:szCs w:val="24"/>
          </w:rPr>
          <w:delText xml:space="preserve"> Wageningen University </w:delText>
        </w:r>
        <w:r w:rsidR="006801D2" w:rsidDel="0008661F">
          <w:rPr>
            <w:rFonts w:ascii="Times New Roman" w:hAnsi="Times New Roman" w:cs="Times New Roman"/>
            <w:sz w:val="24"/>
            <w:szCs w:val="24"/>
          </w:rPr>
          <w:delText>&amp;</w:delText>
        </w:r>
        <w:r w:rsidRPr="00EC4840" w:rsidDel="0008661F">
          <w:rPr>
            <w:rFonts w:ascii="Times New Roman" w:hAnsi="Times New Roman" w:cs="Times New Roman"/>
            <w:sz w:val="24"/>
            <w:szCs w:val="24"/>
          </w:rPr>
          <w:delText xml:space="preserve"> Research.</w:delText>
        </w:r>
      </w:del>
      <w:ins w:id="315" w:author="Dicke, Marcel" w:date="2023-06-07T21:43:00Z">
        <w:r w:rsidR="0008661F">
          <w:rPr>
            <w:rFonts w:ascii="Times New Roman" w:hAnsi="Times New Roman" w:cs="Times New Roman"/>
            <w:sz w:val="24"/>
            <w:szCs w:val="24"/>
          </w:rPr>
          <w:t>The authors declare that they do not have a conflict of interest.</w:t>
        </w:r>
      </w:ins>
    </w:p>
    <w:p w14:paraId="791AF5F9" w14:textId="515DD191" w:rsidR="00343022" w:rsidRDefault="00343022">
      <w:pPr>
        <w:rPr>
          <w:ins w:id="316" w:author="Joop van Loon" w:date="2023-06-20T16:31:00Z"/>
          <w:rFonts w:ascii="Times New Roman" w:hAnsi="Times New Roman" w:cs="Times New Roman"/>
          <w:sz w:val="24"/>
          <w:szCs w:val="24"/>
        </w:rPr>
      </w:pPr>
      <w:ins w:id="317" w:author="Joop van Loon" w:date="2023-06-20T16:31:00Z">
        <w:r>
          <w:rPr>
            <w:rFonts w:ascii="Times New Roman" w:hAnsi="Times New Roman" w:cs="Times New Roman"/>
            <w:sz w:val="24"/>
            <w:szCs w:val="24"/>
          </w:rPr>
          <w:br w:type="page"/>
        </w:r>
      </w:ins>
    </w:p>
    <w:p w14:paraId="173D8617" w14:textId="05C55B50" w:rsidR="00161C9F" w:rsidDel="00343022" w:rsidRDefault="00161C9F" w:rsidP="00920599">
      <w:pPr>
        <w:jc w:val="both"/>
        <w:rPr>
          <w:del w:id="318" w:author="Joop van Loon" w:date="2023-06-20T16:31:00Z"/>
          <w:rFonts w:ascii="Times New Roman" w:hAnsi="Times New Roman" w:cs="Times New Roman"/>
          <w:sz w:val="24"/>
          <w:szCs w:val="24"/>
        </w:rPr>
      </w:pPr>
    </w:p>
    <w:p w14:paraId="01881624" w14:textId="31431091"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A9780F"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8D6173" w:rsidRDefault="00D55348" w:rsidP="00F74CD6">
            <w:pPr>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8D6173" w:rsidRDefault="00AE7330"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 xml:space="preserve">* </w:t>
            </w:r>
            <w:r w:rsidR="00804AFC" w:rsidRPr="008D6173">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8D6173" w:rsidRDefault="003A46FE"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 xml:space="preserve">Germination method </w:t>
            </w:r>
          </w:p>
        </w:tc>
      </w:tr>
      <w:tr w:rsidR="00A9780F" w:rsidRPr="00A9780F"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120</w:t>
            </w:r>
          </w:p>
        </w:tc>
        <w:tc>
          <w:tcPr>
            <w:tcW w:w="1167" w:type="dxa"/>
            <w:shd w:val="clear" w:color="auto" w:fill="auto"/>
          </w:tcPr>
          <w:p w14:paraId="302D0D06"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114</w:t>
            </w:r>
          </w:p>
        </w:tc>
        <w:tc>
          <w:tcPr>
            <w:tcW w:w="1292" w:type="dxa"/>
            <w:shd w:val="clear" w:color="auto" w:fill="auto"/>
          </w:tcPr>
          <w:p w14:paraId="4B5964A3"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95.0</w:t>
            </w:r>
          </w:p>
        </w:tc>
        <w:tc>
          <w:tcPr>
            <w:tcW w:w="809" w:type="dxa"/>
            <w:shd w:val="clear" w:color="auto" w:fill="auto"/>
          </w:tcPr>
          <w:p w14:paraId="3F76A9A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4657C08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2F82498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germinated in unamended soil</w:t>
            </w:r>
          </w:p>
        </w:tc>
      </w:tr>
      <w:tr w:rsidR="00A9780F" w:rsidRPr="00A9780F"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160</w:t>
            </w:r>
          </w:p>
        </w:tc>
        <w:tc>
          <w:tcPr>
            <w:tcW w:w="1167" w:type="dxa"/>
            <w:shd w:val="clear" w:color="auto" w:fill="auto"/>
          </w:tcPr>
          <w:p w14:paraId="3377EAC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146</w:t>
            </w:r>
          </w:p>
        </w:tc>
        <w:tc>
          <w:tcPr>
            <w:tcW w:w="1292" w:type="dxa"/>
            <w:shd w:val="clear" w:color="auto" w:fill="auto"/>
          </w:tcPr>
          <w:p w14:paraId="1A77CF6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91.3</w:t>
            </w:r>
          </w:p>
        </w:tc>
        <w:tc>
          <w:tcPr>
            <w:tcW w:w="809" w:type="dxa"/>
            <w:shd w:val="clear" w:color="auto" w:fill="auto"/>
          </w:tcPr>
          <w:p w14:paraId="015D8CB3"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7CEB6B6B"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6E84D125"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 xml:space="preserve">germinated in unamended soil </w:t>
            </w:r>
          </w:p>
        </w:tc>
      </w:tr>
      <w:tr w:rsidR="00A9780F" w:rsidRPr="00A9780F"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36</w:t>
            </w:r>
          </w:p>
        </w:tc>
        <w:tc>
          <w:tcPr>
            <w:tcW w:w="1167" w:type="dxa"/>
            <w:shd w:val="clear" w:color="auto" w:fill="auto"/>
          </w:tcPr>
          <w:p w14:paraId="2951D590"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32</w:t>
            </w:r>
          </w:p>
        </w:tc>
        <w:tc>
          <w:tcPr>
            <w:tcW w:w="1292" w:type="dxa"/>
            <w:shd w:val="clear" w:color="auto" w:fill="auto"/>
          </w:tcPr>
          <w:p w14:paraId="437AC962"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88.9</w:t>
            </w:r>
          </w:p>
        </w:tc>
        <w:tc>
          <w:tcPr>
            <w:tcW w:w="809" w:type="dxa"/>
            <w:shd w:val="clear" w:color="auto" w:fill="auto"/>
          </w:tcPr>
          <w:p w14:paraId="588C86C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221C23E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2C9A9FC0"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Sown directly into amended soil</w:t>
            </w:r>
          </w:p>
        </w:tc>
      </w:tr>
      <w:tr w:rsidR="00A9780F" w:rsidRPr="00A9780F"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w:t>
            </w:r>
            <w:r w:rsidR="00D15F2B">
              <w:rPr>
                <w:rFonts w:ascii="Times New Roman" w:hAnsi="Times New Roman" w:cs="Times New Roman"/>
                <w:lang w:val="en-US"/>
              </w:rPr>
              <w:t>-</w:t>
            </w:r>
            <w:r w:rsidRPr="009F5678">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Sown directly into amended soil</w:t>
            </w:r>
          </w:p>
        </w:tc>
      </w:tr>
    </w:tbl>
    <w:p w14:paraId="309B8DDC" w14:textId="1BADAF7C" w:rsidR="00343022" w:rsidRDefault="00804AFC" w:rsidP="00D71CB4">
      <w:pPr>
        <w:spacing w:before="120"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Pr>
          <w:rFonts w:ascii="Times New Roman" w:eastAsia="Calibri" w:hAnsi="Times New Roman" w:cs="Times New Roman"/>
          <w:sz w:val="20"/>
          <w:szCs w:val="20"/>
          <w:lang w:val="en-US"/>
        </w:rPr>
        <w:t xml:space="preserve">In </w:t>
      </w:r>
      <w:r w:rsidR="0039703E">
        <w:rPr>
          <w:rFonts w:ascii="Times New Roman" w:hAnsi="Times New Roman" w:cs="Times New Roman"/>
          <w:sz w:val="20"/>
          <w:szCs w:val="20"/>
        </w:rPr>
        <w:t>t</w:t>
      </w:r>
      <w:r w:rsidRPr="003A46FE">
        <w:rPr>
          <w:rFonts w:ascii="Times New Roman" w:hAnsi="Times New Roman" w:cs="Times New Roman"/>
          <w:sz w:val="20"/>
          <w:szCs w:val="20"/>
        </w:rPr>
        <w:t>rials 1 and 2</w:t>
      </w:r>
      <w:r w:rsidR="00D71CB4">
        <w:rPr>
          <w:rFonts w:ascii="Times New Roman" w:hAnsi="Times New Roman" w:cs="Times New Roman"/>
          <w:sz w:val="20"/>
          <w:szCs w:val="20"/>
        </w:rPr>
        <w:t>,</w:t>
      </w:r>
      <w:r w:rsidRPr="003A46FE">
        <w:rPr>
          <w:rFonts w:ascii="Times New Roman" w:hAnsi="Times New Roman" w:cs="Times New Roman"/>
          <w:sz w:val="20"/>
          <w:szCs w:val="20"/>
        </w:rPr>
        <w:t xml:space="preserve"> </w:t>
      </w:r>
      <w:r w:rsidR="0039703E">
        <w:rPr>
          <w:rFonts w:ascii="Times New Roman" w:hAnsi="Times New Roman" w:cs="Times New Roman"/>
          <w:sz w:val="20"/>
          <w:szCs w:val="20"/>
        </w:rPr>
        <w:t xml:space="preserve">seedlings were transplanted into </w:t>
      </w:r>
      <w:r w:rsidRPr="003A46FE">
        <w:rPr>
          <w:rFonts w:ascii="Times New Roman" w:hAnsi="Times New Roman" w:cs="Times New Roman"/>
          <w:sz w:val="20"/>
          <w:szCs w:val="20"/>
        </w:rPr>
        <w:t>raw frass</w:t>
      </w:r>
      <w:r w:rsidR="0039703E">
        <w:t xml:space="preserve"> </w:t>
      </w:r>
      <w:r w:rsidRPr="003A46FE">
        <w:rPr>
          <w:rFonts w:ascii="Times New Roman" w:hAnsi="Times New Roman" w:cs="Times New Roman"/>
          <w:sz w:val="20"/>
          <w:szCs w:val="20"/>
        </w:rPr>
        <w:t>(no incubation or composting)</w:t>
      </w:r>
      <w:r w:rsidR="0039703E">
        <w:rPr>
          <w:rFonts w:ascii="Times New Roman" w:hAnsi="Times New Roman" w:cs="Times New Roman"/>
          <w:sz w:val="20"/>
          <w:szCs w:val="20"/>
        </w:rPr>
        <w:t xml:space="preserve"> soil</w:t>
      </w:r>
      <w:r w:rsidR="009F5678">
        <w:rPr>
          <w:rFonts w:ascii="Times New Roman" w:hAnsi="Times New Roman" w:cs="Times New Roman"/>
          <w:sz w:val="20"/>
          <w:szCs w:val="20"/>
        </w:rPr>
        <w:t xml:space="preserve"> after germination</w:t>
      </w:r>
      <w:r w:rsidRPr="003A46FE">
        <w:rPr>
          <w:rFonts w:ascii="Times New Roman" w:hAnsi="Times New Roman" w:cs="Times New Roman"/>
          <w:sz w:val="20"/>
          <w:szCs w:val="20"/>
        </w:rPr>
        <w:t>;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xml:space="preserve">; Trial 4: frass samples were composted, </w:t>
      </w:r>
      <w:proofErr w:type="gramStart"/>
      <w:r w:rsidRPr="003A46FE">
        <w:rPr>
          <w:rFonts w:ascii="Times New Roman" w:hAnsi="Times New Roman" w:cs="Times New Roman"/>
          <w:sz w:val="20"/>
          <w:szCs w:val="20"/>
        </w:rPr>
        <w:t>air-dried</w:t>
      </w:r>
      <w:proofErr w:type="gramEnd"/>
      <w:r w:rsidRPr="003A46FE">
        <w:rPr>
          <w:rFonts w:ascii="Times New Roman" w:hAnsi="Times New Roman" w:cs="Times New Roman"/>
          <w:sz w:val="20"/>
          <w:szCs w:val="20"/>
        </w:rPr>
        <w:t xml:space="preserve">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r w:rsidR="00AE7330">
        <w:rPr>
          <w:rFonts w:ascii="Times New Roman" w:hAnsi="Times New Roman" w:cs="Times New Roman"/>
          <w:sz w:val="20"/>
          <w:szCs w:val="20"/>
        </w:rPr>
        <w:t>.</w:t>
      </w:r>
      <w:r w:rsidR="00AE7330" w:rsidRPr="00AE7330">
        <w:t xml:space="preserve"> </w:t>
      </w:r>
      <w:r w:rsidR="00AE7330">
        <w:t xml:space="preserve">(*) </w:t>
      </w:r>
      <w:r w:rsidR="00AE7330" w:rsidRPr="00AE7330">
        <w:rPr>
          <w:rFonts w:ascii="Times New Roman" w:hAnsi="Times New Roman" w:cs="Times New Roman"/>
          <w:sz w:val="20"/>
          <w:szCs w:val="20"/>
        </w:rPr>
        <w:t>There was no significant difference in the proportion of germinated seeds</w:t>
      </w:r>
      <w:r w:rsidR="00AE7330">
        <w:rPr>
          <w:rFonts w:ascii="Times New Roman" w:hAnsi="Times New Roman" w:cs="Times New Roman"/>
          <w:sz w:val="20"/>
          <w:szCs w:val="20"/>
        </w:rPr>
        <w:t xml:space="preserve"> (p &lt; 0.05)</w:t>
      </w:r>
      <w:r w:rsidR="00670EC7" w:rsidRPr="00670EC7">
        <w:rPr>
          <w:rFonts w:ascii="Times New Roman" w:hAnsi="Times New Roman" w:cs="Times New Roman"/>
          <w:sz w:val="20"/>
          <w:szCs w:val="20"/>
        </w:rPr>
        <w:t>.</w:t>
      </w:r>
      <w:r w:rsidR="00AE7330">
        <w:rPr>
          <w:rFonts w:ascii="Times New Roman" w:hAnsi="Times New Roman" w:cs="Times New Roman"/>
          <w:sz w:val="20"/>
          <w:szCs w:val="20"/>
        </w:rPr>
        <w:t xml:space="preserve"> </w:t>
      </w:r>
    </w:p>
    <w:p w14:paraId="7131F033" w14:textId="77777777" w:rsidR="00343022" w:rsidDel="004E0A06" w:rsidRDefault="00343022">
      <w:pPr>
        <w:rPr>
          <w:del w:id="319" w:author="Chia, Shaphan Yong" w:date="2023-06-26T00:25:00Z"/>
          <w:rFonts w:ascii="Times New Roman" w:hAnsi="Times New Roman" w:cs="Times New Roman"/>
          <w:sz w:val="20"/>
          <w:szCs w:val="20"/>
        </w:rPr>
      </w:pPr>
      <w:del w:id="320" w:author="Chia, Shaphan Yong" w:date="2023-06-26T00:25:00Z">
        <w:r w:rsidDel="004E0A06">
          <w:rPr>
            <w:rFonts w:ascii="Times New Roman" w:hAnsi="Times New Roman" w:cs="Times New Roman"/>
            <w:sz w:val="20"/>
            <w:szCs w:val="20"/>
          </w:rPr>
          <w:br w:type="page"/>
        </w:r>
      </w:del>
    </w:p>
    <w:p w14:paraId="4592615B" w14:textId="3FAFCA68" w:rsidR="009F21C2" w:rsidRPr="009A3826" w:rsidDel="004E0A06" w:rsidRDefault="009F21C2">
      <w:pPr>
        <w:rPr>
          <w:del w:id="321" w:author="Chia, Shaphan Yong" w:date="2023-06-26T00:25:00Z"/>
          <w:rFonts w:ascii="Times New Roman" w:hAnsi="Times New Roman" w:cs="Times New Roman"/>
          <w:sz w:val="24"/>
          <w:szCs w:val="24"/>
        </w:rPr>
        <w:pPrChange w:id="322" w:author="Chia, Shaphan Yong" w:date="2023-06-26T00:25:00Z">
          <w:pPr>
            <w:spacing w:before="120" w:after="0"/>
            <w:jc w:val="both"/>
          </w:pPr>
        </w:pPrChange>
      </w:pPr>
    </w:p>
    <w:p w14:paraId="10D9CEF4" w14:textId="55F4D092" w:rsidR="00224B78" w:rsidDel="004E0A06" w:rsidRDefault="0019073F" w:rsidP="00241C69">
      <w:pPr>
        <w:spacing w:line="240" w:lineRule="auto"/>
        <w:jc w:val="both"/>
        <w:rPr>
          <w:del w:id="323" w:author="Chia, Shaphan Yong" w:date="2023-06-26T00:25:00Z"/>
          <w:noProof/>
        </w:rPr>
      </w:pPr>
      <w:del w:id="324" w:author="Chia, Shaphan Yong" w:date="2023-06-26T00:25:00Z">
        <w:r w:rsidRPr="0019073F" w:rsidDel="004E0A06">
          <w:rPr>
            <w:noProof/>
          </w:rPr>
          <w:delText xml:space="preserve"> </w:delText>
        </w:r>
      </w:del>
    </w:p>
    <w:p w14:paraId="701FCE90" w14:textId="12AA3515" w:rsidR="009D6E6D" w:rsidRDefault="00FE21DB" w:rsidP="00241C69">
      <w:pPr>
        <w:spacing w:line="240" w:lineRule="auto"/>
        <w:jc w:val="both"/>
        <w:rPr>
          <w:rFonts w:ascii="Times New Roman" w:hAnsi="Times New Roman" w:cs="Times New Roman"/>
          <w:sz w:val="24"/>
          <w:szCs w:val="24"/>
        </w:rPr>
      </w:pPr>
      <w:ins w:id="325" w:author="Chia, Shaphan Yong" w:date="2023-06-23T19:05:00Z">
        <w:r>
          <w:rPr>
            <w:noProof/>
          </w:rPr>
          <w:lastRenderedPageBreak/>
          <w:drawing>
            <wp:inline distT="0" distB="0" distL="0" distR="0" wp14:anchorId="39FEDB60" wp14:editId="0132BDDB">
              <wp:extent cx="5731510" cy="4613275"/>
              <wp:effectExtent l="0" t="0" r="2540" b="0"/>
              <wp:docPr id="1648099676"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9676" name="Picture 1" descr="A picture containing text, screenshot, diagram, display&#10;&#10;Description automatically generated"/>
                      <pic:cNvPicPr/>
                    </pic:nvPicPr>
                    <pic:blipFill>
                      <a:blip r:embed="rId22"/>
                      <a:stretch>
                        <a:fillRect/>
                      </a:stretch>
                    </pic:blipFill>
                    <pic:spPr>
                      <a:xfrm>
                        <a:off x="0" y="0"/>
                        <a:ext cx="5731510" cy="4613275"/>
                      </a:xfrm>
                      <a:prstGeom prst="rect">
                        <a:avLst/>
                      </a:prstGeom>
                    </pic:spPr>
                  </pic:pic>
                </a:graphicData>
              </a:graphic>
            </wp:inline>
          </w:drawing>
        </w:r>
        <w:r w:rsidDel="00FE21DB">
          <w:rPr>
            <w:noProof/>
          </w:rPr>
          <w:t xml:space="preserve"> </w:t>
        </w:r>
      </w:ins>
      <w:del w:id="326" w:author="Chia, Shaphan Yong" w:date="2023-06-23T19:04:00Z">
        <w:r w:rsidR="009D6E6D" w:rsidDel="00FE21DB">
          <w:rPr>
            <w:noProof/>
          </w:rPr>
          <w:drawing>
            <wp:inline distT="0" distB="0" distL="0" distR="0" wp14:anchorId="0183090A" wp14:editId="7F8FE2F9">
              <wp:extent cx="4619048" cy="3933333"/>
              <wp:effectExtent l="0" t="0" r="0" b="0"/>
              <wp:docPr id="49602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876" name=""/>
                      <pic:cNvPicPr/>
                    </pic:nvPicPr>
                    <pic:blipFill>
                      <a:blip r:embed="rId23"/>
                      <a:stretch>
                        <a:fillRect/>
                      </a:stretch>
                    </pic:blipFill>
                    <pic:spPr>
                      <a:xfrm>
                        <a:off x="0" y="0"/>
                        <a:ext cx="4619048" cy="3933333"/>
                      </a:xfrm>
                      <a:prstGeom prst="rect">
                        <a:avLst/>
                      </a:prstGeom>
                    </pic:spPr>
                  </pic:pic>
                </a:graphicData>
              </a:graphic>
            </wp:inline>
          </w:drawing>
        </w:r>
      </w:del>
    </w:p>
    <w:p w14:paraId="4F89E111" w14:textId="134E1B88" w:rsidR="000F1CFC" w:rsidRDefault="00224B78" w:rsidP="00241C69">
      <w:pPr>
        <w:jc w:val="both"/>
        <w:rPr>
          <w:rFonts w:ascii="Times New Roman" w:hAnsi="Times New Roman" w:cs="Times New Roman"/>
          <w:sz w:val="20"/>
          <w:szCs w:val="20"/>
          <w:lang w:val="en-US"/>
        </w:rPr>
      </w:pPr>
      <w:r w:rsidRPr="00241C69">
        <w:rPr>
          <w:rFonts w:ascii="Times New Roman" w:hAnsi="Times New Roman" w:cs="Times New Roman"/>
          <w:b/>
          <w:bCs/>
          <w:sz w:val="24"/>
          <w:szCs w:val="24"/>
          <w:lang w:val="en-US"/>
        </w:rPr>
        <w:lastRenderedPageBreak/>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w:t>
      </w:r>
      <w:proofErr w:type="gramStart"/>
      <w:r w:rsidR="001E3F77" w:rsidRPr="001E3F77">
        <w:rPr>
          <w:rFonts w:ascii="Times New Roman" w:hAnsi="Times New Roman" w:cs="Times New Roman"/>
          <w:sz w:val="20"/>
          <w:szCs w:val="20"/>
          <w:lang w:val="en-US"/>
        </w:rPr>
        <w:t>)</w:t>
      </w:r>
      <w:proofErr w:type="gramEnd"/>
      <w:r w:rsidR="001E3F77" w:rsidRPr="001E3F77">
        <w:rPr>
          <w:rFonts w:ascii="Times New Roman" w:hAnsi="Times New Roman" w:cs="Times New Roman"/>
          <w:sz w:val="20"/>
          <w:szCs w:val="20"/>
          <w:lang w:val="en-US"/>
        </w:rPr>
        <w:t xml:space="preserve"> or raw yellow mealworm frass (MWF)</w:t>
      </w:r>
      <w:r w:rsidR="000F1CFC">
        <w:rPr>
          <w:rFonts w:ascii="Times New Roman" w:hAnsi="Times New Roman" w:cs="Times New Roman"/>
          <w:sz w:val="20"/>
          <w:szCs w:val="20"/>
          <w:lang w:val="en-US"/>
        </w:rPr>
        <w:t xml:space="preserve"> recorded in Trial 2</w:t>
      </w:r>
      <w:r w:rsidR="001E3F77">
        <w:rPr>
          <w:rFonts w:ascii="Times New Roman" w:hAnsi="Times New Roman" w:cs="Times New Roman"/>
          <w:sz w:val="20"/>
          <w:szCs w:val="20"/>
          <w:lang w:val="en-US"/>
        </w:rPr>
        <w:t xml:space="preserve">. </w:t>
      </w:r>
      <w:r w:rsidR="004E0A06" w:rsidRPr="004E0A06">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hollow dots beyond the whiskers represent outliers. </w:t>
      </w:r>
      <w:r w:rsidR="008C0104" w:rsidRPr="003A46FE">
        <w:rPr>
          <w:rFonts w:ascii="Times New Roman" w:hAnsi="Times New Roman" w:cs="Times New Roman"/>
          <w:sz w:val="20"/>
          <w:szCs w:val="20"/>
          <w:lang w:val="en-US"/>
        </w:rPr>
        <w:t xml:space="preserve">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model (GLM). </w:t>
      </w:r>
      <w:commentRangeStart w:id="327"/>
      <w:r w:rsidR="008C0104" w:rsidRPr="003A46FE">
        <w:rPr>
          <w:rFonts w:ascii="Times New Roman" w:hAnsi="Times New Roman" w:cs="Times New Roman"/>
          <w:sz w:val="20"/>
          <w:szCs w:val="20"/>
          <w:lang w:val="en-US"/>
        </w:rPr>
        <w:t>n is the number of</w:t>
      </w:r>
      <w:r w:rsidR="002B73A3" w:rsidRPr="003A46FE">
        <w:rPr>
          <w:rFonts w:ascii="Times New Roman" w:hAnsi="Times New Roman" w:cs="Times New Roman"/>
          <w:sz w:val="20"/>
          <w:szCs w:val="20"/>
          <w:lang w:val="en-US"/>
        </w:rPr>
        <w:t xml:space="preserve"> </w:t>
      </w:r>
      <w:r w:rsidR="00A10E17">
        <w:rPr>
          <w:rFonts w:ascii="Times New Roman" w:hAnsi="Times New Roman" w:cs="Times New Roman"/>
          <w:sz w:val="20"/>
          <w:szCs w:val="20"/>
          <w:lang w:val="en-US"/>
        </w:rPr>
        <w:t>replicate</w:t>
      </w:r>
      <w:r w:rsidR="004E0A06">
        <w:rPr>
          <w:rFonts w:ascii="Times New Roman" w:hAnsi="Times New Roman" w:cs="Times New Roman"/>
          <w:sz w:val="20"/>
          <w:szCs w:val="20"/>
          <w:lang w:val="en-US"/>
        </w:rPr>
        <w:t xml:space="preserve"> plant</w:t>
      </w:r>
      <w:r w:rsidR="00A10E17">
        <w:rPr>
          <w:rFonts w:ascii="Times New Roman" w:hAnsi="Times New Roman" w:cs="Times New Roman"/>
          <w:sz w:val="20"/>
          <w:szCs w:val="20"/>
          <w:lang w:val="en-US"/>
        </w:rPr>
        <w:t>s</w:t>
      </w:r>
      <w:r w:rsidR="004E0A06">
        <w:rPr>
          <w:rFonts w:ascii="Times New Roman" w:hAnsi="Times New Roman" w:cs="Times New Roman"/>
          <w:sz w:val="20"/>
          <w:szCs w:val="20"/>
          <w:lang w:val="en-US"/>
        </w:rPr>
        <w:t xml:space="preserve"> on which leaf area measurements were recorded</w:t>
      </w:r>
      <w:r w:rsidR="008C0104" w:rsidRPr="003A46FE">
        <w:rPr>
          <w:rFonts w:ascii="Times New Roman" w:hAnsi="Times New Roman" w:cs="Times New Roman"/>
          <w:sz w:val="20"/>
          <w:szCs w:val="20"/>
          <w:lang w:val="en-US"/>
        </w:rPr>
        <w:t xml:space="preserve">. </w:t>
      </w:r>
      <w:commentRangeEnd w:id="327"/>
      <w:r w:rsidR="0008661F">
        <w:rPr>
          <w:rStyle w:val="CommentReference"/>
        </w:rPr>
        <w:commentReference w:id="327"/>
      </w:r>
      <w:r w:rsidR="008C0104" w:rsidRPr="003A46FE">
        <w:rPr>
          <w:rFonts w:ascii="Times New Roman" w:hAnsi="Times New Roman" w:cs="Times New Roman"/>
          <w:sz w:val="20"/>
          <w:szCs w:val="20"/>
          <w:lang w:val="en-US"/>
        </w:rPr>
        <w:t>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r w:rsidR="00D71CB4">
        <w:rPr>
          <w:rFonts w:ascii="Times New Roman" w:hAnsi="Times New Roman" w:cs="Times New Roman"/>
          <w:sz w:val="20"/>
          <w:szCs w:val="20"/>
          <w:lang w:val="en-US"/>
        </w:rPr>
        <w:t xml:space="preserve"> </w:t>
      </w:r>
    </w:p>
    <w:p w14:paraId="7789ACFD" w14:textId="77777777" w:rsidR="000F1CFC" w:rsidRDefault="000F1CFC">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2DB5BBB5" w14:textId="514162D5" w:rsidR="00241C69" w:rsidDel="000F1CFC" w:rsidRDefault="00A35F57" w:rsidP="00241C69">
      <w:pPr>
        <w:jc w:val="both"/>
        <w:rPr>
          <w:del w:id="328" w:author="Joop van Loon" w:date="2023-06-20T15:42:00Z"/>
          <w:rFonts w:ascii="Times New Roman" w:hAnsi="Times New Roman" w:cs="Times New Roman"/>
          <w:sz w:val="24"/>
          <w:szCs w:val="24"/>
        </w:rPr>
      </w:pPr>
      <w:ins w:id="329" w:author="Chia, Shaphan Yong" w:date="2023-06-23T19:23:00Z">
        <w:r>
          <w:rPr>
            <w:noProof/>
          </w:rPr>
          <w:lastRenderedPageBreak/>
          <w:drawing>
            <wp:inline distT="0" distB="0" distL="0" distR="0" wp14:anchorId="547962F7" wp14:editId="2D410F32">
              <wp:extent cx="5731510" cy="4615180"/>
              <wp:effectExtent l="0" t="0" r="2540" b="0"/>
              <wp:docPr id="39925014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0149" name="Picture 1" descr="A picture containing text, screenshot, diagram, number&#10;&#10;Description automatically generated"/>
                      <pic:cNvPicPr/>
                    </pic:nvPicPr>
                    <pic:blipFill>
                      <a:blip r:embed="rId24"/>
                      <a:stretch>
                        <a:fillRect/>
                      </a:stretch>
                    </pic:blipFill>
                    <pic:spPr>
                      <a:xfrm>
                        <a:off x="0" y="0"/>
                        <a:ext cx="5731510" cy="4615180"/>
                      </a:xfrm>
                      <a:prstGeom prst="rect">
                        <a:avLst/>
                      </a:prstGeom>
                    </pic:spPr>
                  </pic:pic>
                </a:graphicData>
              </a:graphic>
            </wp:inline>
          </w:drawing>
        </w:r>
      </w:ins>
    </w:p>
    <w:p w14:paraId="77A5CFBE" w14:textId="10048056" w:rsidR="009D6E6D" w:rsidRDefault="009D6E6D" w:rsidP="00241C69">
      <w:pPr>
        <w:jc w:val="both"/>
        <w:rPr>
          <w:rFonts w:ascii="Times New Roman" w:hAnsi="Times New Roman" w:cs="Times New Roman"/>
          <w:sz w:val="24"/>
          <w:szCs w:val="24"/>
        </w:rPr>
      </w:pPr>
      <w:del w:id="330" w:author="Chia, Shaphan Yong" w:date="2023-06-23T19:06:00Z">
        <w:r w:rsidDel="00FE21DB">
          <w:rPr>
            <w:noProof/>
          </w:rPr>
          <w:drawing>
            <wp:inline distT="0" distB="0" distL="0" distR="0" wp14:anchorId="7EAB043E" wp14:editId="77E9D3E7">
              <wp:extent cx="2819119" cy="2770632"/>
              <wp:effectExtent l="0" t="0" r="0" b="0"/>
              <wp:docPr id="1952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109" name=""/>
                      <pic:cNvPicPr/>
                    </pic:nvPicPr>
                    <pic:blipFill>
                      <a:blip r:embed="rId25"/>
                      <a:stretch>
                        <a:fillRect/>
                      </a:stretch>
                    </pic:blipFill>
                    <pic:spPr>
                      <a:xfrm>
                        <a:off x="0" y="0"/>
                        <a:ext cx="2819119" cy="2770632"/>
                      </a:xfrm>
                      <a:prstGeom prst="rect">
                        <a:avLst/>
                      </a:prstGeom>
                    </pic:spPr>
                  </pic:pic>
                </a:graphicData>
              </a:graphic>
            </wp:inline>
          </w:drawing>
        </w:r>
        <w:r w:rsidDel="00FE21DB">
          <w:rPr>
            <w:noProof/>
          </w:rPr>
          <w:drawing>
            <wp:inline distT="0" distB="0" distL="0" distR="0" wp14:anchorId="0E9E49CC" wp14:editId="17BC1991">
              <wp:extent cx="2818765" cy="2770286"/>
              <wp:effectExtent l="0" t="0" r="0" b="0"/>
              <wp:docPr id="763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672" name=""/>
                      <pic:cNvPicPr/>
                    </pic:nvPicPr>
                    <pic:blipFill>
                      <a:blip r:embed="rId26"/>
                      <a:stretch>
                        <a:fillRect/>
                      </a:stretch>
                    </pic:blipFill>
                    <pic:spPr>
                      <a:xfrm>
                        <a:off x="0" y="0"/>
                        <a:ext cx="2855891" cy="2806773"/>
                      </a:xfrm>
                      <a:prstGeom prst="rect">
                        <a:avLst/>
                      </a:prstGeom>
                    </pic:spPr>
                  </pic:pic>
                </a:graphicData>
              </a:graphic>
            </wp:inline>
          </w:drawing>
        </w:r>
      </w:del>
      <w:r w:rsidRPr="009D6E6D">
        <w:rPr>
          <w:noProof/>
        </w:rPr>
        <w:t xml:space="preserve"> </w:t>
      </w:r>
    </w:p>
    <w:p w14:paraId="778C15F9" w14:textId="66BF542F" w:rsidR="000F1CFC" w:rsidRDefault="00241C69" w:rsidP="00241C69">
      <w:pPr>
        <w:spacing w:after="0"/>
        <w:jc w:val="both"/>
        <w:rPr>
          <w:rFonts w:ascii="Times New Roman" w:hAnsi="Times New Roman" w:cs="Times New Roman"/>
          <w:sz w:val="20"/>
          <w:szCs w:val="20"/>
          <w:lang w:val="en-US"/>
        </w:rPr>
      </w:pPr>
      <w:r w:rsidRPr="008C020B">
        <w:rPr>
          <w:rFonts w:ascii="Times New Roman" w:hAnsi="Times New Roman" w:cs="Times New Roman"/>
          <w:b/>
          <w:bCs/>
          <w:sz w:val="24"/>
          <w:szCs w:val="24"/>
          <w:lang w:val="en-US"/>
        </w:rPr>
        <w:t>Figure S</w:t>
      </w:r>
      <w:r w:rsidR="00224B78" w:rsidRPr="008C020B">
        <w:rPr>
          <w:rFonts w:ascii="Times New Roman" w:hAnsi="Times New Roman" w:cs="Times New Roman"/>
          <w:b/>
          <w:bCs/>
          <w:sz w:val="24"/>
          <w:szCs w:val="24"/>
          <w:lang w:val="en-US"/>
        </w:rPr>
        <w:t>2</w:t>
      </w:r>
      <w:r w:rsidRPr="008C020B">
        <w:rPr>
          <w:rFonts w:ascii="Times New Roman" w:hAnsi="Times New Roman" w:cs="Times New Roman"/>
          <w:sz w:val="24"/>
          <w:szCs w:val="24"/>
          <w:lang w:val="en-US"/>
        </w:rPr>
        <w:t xml:space="preserve">. </w:t>
      </w:r>
      <w:r w:rsidR="009C693B" w:rsidRPr="008C020B">
        <w:rPr>
          <w:rFonts w:ascii="Times New Roman" w:hAnsi="Times New Roman" w:cs="Times New Roman"/>
          <w:sz w:val="20"/>
          <w:szCs w:val="20"/>
          <w:lang w:val="en-US"/>
        </w:rPr>
        <w:t xml:space="preserve">Number of leaves of </w:t>
      </w:r>
      <w:r w:rsidR="009C693B" w:rsidRPr="008C020B">
        <w:rPr>
          <w:rFonts w:ascii="Times New Roman" w:hAnsi="Times New Roman" w:cs="Times New Roman"/>
          <w:i/>
          <w:iCs/>
          <w:sz w:val="20"/>
          <w:szCs w:val="20"/>
          <w:lang w:val="en-US"/>
        </w:rPr>
        <w:t>B</w:t>
      </w:r>
      <w:r w:rsidR="001E3F77" w:rsidRPr="008C020B">
        <w:rPr>
          <w:rFonts w:ascii="Times New Roman" w:hAnsi="Times New Roman" w:cs="Times New Roman"/>
          <w:i/>
          <w:iCs/>
          <w:sz w:val="20"/>
          <w:szCs w:val="20"/>
          <w:lang w:val="en-US"/>
        </w:rPr>
        <w:t>.</w:t>
      </w:r>
      <w:r w:rsidR="009C693B" w:rsidRPr="008C020B">
        <w:rPr>
          <w:rFonts w:ascii="Times New Roman" w:hAnsi="Times New Roman" w:cs="Times New Roman"/>
          <w:i/>
          <w:iCs/>
          <w:sz w:val="20"/>
          <w:szCs w:val="20"/>
          <w:lang w:val="en-US"/>
        </w:rPr>
        <w:t xml:space="preserve"> rapa</w:t>
      </w:r>
      <w:r w:rsidR="009C693B" w:rsidRPr="008C020B">
        <w:rPr>
          <w:rFonts w:ascii="Times New Roman" w:hAnsi="Times New Roman" w:cs="Times New Roman"/>
          <w:sz w:val="20"/>
          <w:szCs w:val="20"/>
          <w:lang w:val="en-US"/>
        </w:rPr>
        <w:t xml:space="preserve"> plants </w:t>
      </w:r>
      <w:r w:rsidR="001E3F77" w:rsidRPr="008C020B">
        <w:rPr>
          <w:rFonts w:ascii="Times New Roman" w:hAnsi="Times New Roman" w:cs="Times New Roman"/>
          <w:sz w:val="20"/>
          <w:szCs w:val="20"/>
          <w:lang w:val="en-US"/>
        </w:rPr>
        <w:t>grown in unamended soil (NoFrass; control) or soil amended with raw BSF frass (BSFF</w:t>
      </w:r>
      <w:proofErr w:type="gramStart"/>
      <w:r w:rsidR="001E3F77" w:rsidRPr="008C020B">
        <w:rPr>
          <w:rFonts w:ascii="Times New Roman" w:hAnsi="Times New Roman" w:cs="Times New Roman"/>
          <w:sz w:val="20"/>
          <w:szCs w:val="20"/>
          <w:lang w:val="en-US"/>
        </w:rPr>
        <w:t>)</w:t>
      </w:r>
      <w:proofErr w:type="gramEnd"/>
      <w:r w:rsidR="001E3F77" w:rsidRPr="008C020B">
        <w:rPr>
          <w:rFonts w:ascii="Times New Roman" w:hAnsi="Times New Roman" w:cs="Times New Roman"/>
          <w:sz w:val="20"/>
          <w:szCs w:val="20"/>
          <w:lang w:val="en-US"/>
        </w:rPr>
        <w:t xml:space="preserve"> or raw yellow mealworm frass (MWF)</w:t>
      </w:r>
      <w:r w:rsidR="00FE21DB">
        <w:rPr>
          <w:rFonts w:ascii="Times New Roman" w:hAnsi="Times New Roman" w:cs="Times New Roman"/>
          <w:sz w:val="20"/>
          <w:szCs w:val="20"/>
          <w:lang w:val="en-US"/>
        </w:rPr>
        <w:t xml:space="preserve"> recorded in T</w:t>
      </w:r>
      <w:r w:rsidR="009C693B" w:rsidRPr="008C020B">
        <w:rPr>
          <w:rFonts w:ascii="Times New Roman" w:hAnsi="Times New Roman" w:cs="Times New Roman"/>
          <w:sz w:val="20"/>
          <w:szCs w:val="20"/>
          <w:lang w:val="en-US"/>
        </w:rPr>
        <w:t>rial 1</w:t>
      </w:r>
      <w:r w:rsidR="000F1CFC">
        <w:rPr>
          <w:rFonts w:ascii="Times New Roman" w:eastAsiaTheme="minorEastAsia" w:hAnsi="Times New Roman" w:cs="Times New Roman"/>
          <w:color w:val="000000" w:themeColor="text1"/>
          <w:kern w:val="24"/>
          <w:sz w:val="20"/>
          <w:szCs w:val="20"/>
          <w:lang w:val="en-US"/>
        </w:rPr>
        <w:t>.</w:t>
      </w:r>
      <w:r w:rsidR="008C020B" w:rsidRPr="008C020B" w:rsidDel="008C020B">
        <w:rPr>
          <w:rFonts w:ascii="Times New Roman" w:hAnsi="Times New Roman" w:cs="Times New Roman"/>
          <w:sz w:val="20"/>
          <w:szCs w:val="20"/>
          <w:lang w:val="en-US"/>
        </w:rPr>
        <w:t xml:space="preserve"> </w:t>
      </w:r>
      <w:r w:rsidR="00172211" w:rsidRPr="0017221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hollow dots beyond the whiskers represent outliers. </w:t>
      </w:r>
      <w:r w:rsidR="009C693B" w:rsidRPr="008C020B">
        <w:rPr>
          <w:rFonts w:ascii="Times New Roman" w:hAnsi="Times New Roman" w:cs="Times New Roman"/>
          <w:sz w:val="20"/>
          <w:szCs w:val="20"/>
          <w:lang w:val="en-US"/>
        </w:rPr>
        <w:t xml:space="preserve"> The white square on each box represents the mean number of leaves per plant. Data were </w:t>
      </w:r>
      <w:r w:rsidR="009C693B" w:rsidRPr="008C020B">
        <w:rPr>
          <w:rFonts w:ascii="Times New Roman" w:hAnsi="Times New Roman" w:cs="Times New Roman"/>
          <w:sz w:val="20"/>
          <w:szCs w:val="20"/>
          <w:lang w:val="en-US"/>
        </w:rPr>
        <w:lastRenderedPageBreak/>
        <w:t>analysed by generali</w:t>
      </w:r>
      <w:r w:rsidR="00642C3A" w:rsidRPr="008C020B">
        <w:rPr>
          <w:rFonts w:ascii="Times New Roman" w:hAnsi="Times New Roman" w:cs="Times New Roman"/>
          <w:sz w:val="20"/>
          <w:szCs w:val="20"/>
          <w:lang w:val="en-US"/>
        </w:rPr>
        <w:t>s</w:t>
      </w:r>
      <w:r w:rsidR="009C693B" w:rsidRPr="008C020B">
        <w:rPr>
          <w:rFonts w:ascii="Times New Roman" w:hAnsi="Times New Roman" w:cs="Times New Roman"/>
          <w:sz w:val="20"/>
          <w:szCs w:val="20"/>
          <w:lang w:val="en-US"/>
        </w:rPr>
        <w:t xml:space="preserve">ed linear models (GLM). </w:t>
      </w:r>
      <w:commentRangeStart w:id="331"/>
      <w:r w:rsidR="009C693B" w:rsidRPr="008C020B">
        <w:rPr>
          <w:rFonts w:ascii="Times New Roman" w:hAnsi="Times New Roman" w:cs="Times New Roman"/>
          <w:sz w:val="20"/>
          <w:szCs w:val="20"/>
          <w:lang w:val="en-US"/>
        </w:rPr>
        <w:t xml:space="preserve">n is the number of </w:t>
      </w:r>
      <w:r w:rsidR="00A10E17">
        <w:rPr>
          <w:rFonts w:ascii="Times New Roman" w:hAnsi="Times New Roman" w:cs="Times New Roman"/>
          <w:sz w:val="20"/>
          <w:szCs w:val="20"/>
          <w:lang w:val="en-US"/>
        </w:rPr>
        <w:t>replicate</w:t>
      </w:r>
      <w:r w:rsidR="00172211">
        <w:rPr>
          <w:rFonts w:ascii="Times New Roman" w:hAnsi="Times New Roman" w:cs="Times New Roman"/>
          <w:sz w:val="20"/>
          <w:szCs w:val="20"/>
          <w:lang w:val="en-US"/>
        </w:rPr>
        <w:t xml:space="preserve"> plant</w:t>
      </w:r>
      <w:r w:rsidR="00A10E17">
        <w:rPr>
          <w:rFonts w:ascii="Times New Roman" w:hAnsi="Times New Roman" w:cs="Times New Roman"/>
          <w:sz w:val="20"/>
          <w:szCs w:val="20"/>
          <w:lang w:val="en-US"/>
        </w:rPr>
        <w:t>s</w:t>
      </w:r>
      <w:r w:rsidR="00172211">
        <w:rPr>
          <w:rFonts w:ascii="Times New Roman" w:hAnsi="Times New Roman" w:cs="Times New Roman"/>
          <w:sz w:val="20"/>
          <w:szCs w:val="20"/>
          <w:lang w:val="en-US"/>
        </w:rPr>
        <w:t xml:space="preserve"> on which leaf counts were performed</w:t>
      </w:r>
      <w:r w:rsidR="009C693B" w:rsidRPr="008C020B">
        <w:rPr>
          <w:rFonts w:ascii="Times New Roman" w:hAnsi="Times New Roman" w:cs="Times New Roman"/>
          <w:sz w:val="20"/>
          <w:szCs w:val="20"/>
          <w:lang w:val="en-US"/>
        </w:rPr>
        <w:t xml:space="preserve">. </w:t>
      </w:r>
      <w:commentRangeEnd w:id="331"/>
      <w:r w:rsidR="0008661F">
        <w:rPr>
          <w:rStyle w:val="CommentReference"/>
        </w:rPr>
        <w:commentReference w:id="331"/>
      </w:r>
      <w:r w:rsidR="009C693B" w:rsidRPr="008C020B">
        <w:rPr>
          <w:rFonts w:ascii="Times New Roman" w:hAnsi="Times New Roman" w:cs="Times New Roman"/>
          <w:sz w:val="20"/>
          <w:szCs w:val="20"/>
          <w:lang w:val="en-US"/>
        </w:rPr>
        <w:t>Boxes with different letters are significantly different (</w:t>
      </w:r>
      <w:r w:rsidR="009C693B" w:rsidRPr="008C020B">
        <w:rPr>
          <w:rFonts w:ascii="Times New Roman" w:hAnsi="Times New Roman" w:cs="Times New Roman"/>
          <w:sz w:val="20"/>
          <w:szCs w:val="20"/>
        </w:rPr>
        <w:t xml:space="preserve">Tukey's </w:t>
      </w:r>
      <w:r w:rsidR="009C693B" w:rsidRPr="008C020B">
        <w:rPr>
          <w:rFonts w:ascii="Times New Roman" w:hAnsi="Times New Roman" w:cs="Times New Roman"/>
          <w:sz w:val="20"/>
          <w:szCs w:val="20"/>
          <w:lang w:val="en-US"/>
        </w:rPr>
        <w:t xml:space="preserve">post hoc test, </w:t>
      </w:r>
      <w:r w:rsidR="009C693B" w:rsidRPr="008C020B">
        <w:rPr>
          <w:rFonts w:ascii="Times New Roman" w:hAnsi="Times New Roman" w:cs="Times New Roman"/>
          <w:i/>
          <w:iCs/>
          <w:sz w:val="20"/>
          <w:szCs w:val="20"/>
          <w:lang w:val="en-US"/>
        </w:rPr>
        <w:t>p</w:t>
      </w:r>
      <w:r w:rsidR="009C693B" w:rsidRPr="008C020B">
        <w:rPr>
          <w:rFonts w:ascii="Times New Roman" w:hAnsi="Times New Roman" w:cs="Times New Roman"/>
          <w:sz w:val="20"/>
          <w:szCs w:val="20"/>
          <w:lang w:val="en-US"/>
        </w:rPr>
        <w:t xml:space="preserve"> &lt; 0.05).</w:t>
      </w:r>
    </w:p>
    <w:p w14:paraId="6438FDD9" w14:textId="77777777" w:rsidR="00FE21DB" w:rsidRDefault="00FE21DB">
      <w:pPr>
        <w:rPr>
          <w:ins w:id="332" w:author="Chia, Shaphan Yong" w:date="2023-06-23T19:06:00Z"/>
          <w:rFonts w:ascii="Times New Roman" w:hAnsi="Times New Roman" w:cs="Times New Roman"/>
          <w:sz w:val="20"/>
          <w:szCs w:val="20"/>
          <w:lang w:val="en-US"/>
        </w:rPr>
      </w:pPr>
    </w:p>
    <w:p w14:paraId="749E464A" w14:textId="16EC2E35" w:rsidR="00FE21DB" w:rsidRDefault="00A35F57">
      <w:pPr>
        <w:rPr>
          <w:ins w:id="333" w:author="Chia, Shaphan Yong" w:date="2023-06-23T19:06:00Z"/>
          <w:rFonts w:ascii="Times New Roman" w:hAnsi="Times New Roman" w:cs="Times New Roman"/>
          <w:sz w:val="20"/>
          <w:szCs w:val="20"/>
          <w:lang w:val="en-US"/>
        </w:rPr>
      </w:pPr>
      <w:ins w:id="334" w:author="Chia, Shaphan Yong" w:date="2023-06-23T19:24:00Z">
        <w:r>
          <w:rPr>
            <w:noProof/>
          </w:rPr>
          <w:drawing>
            <wp:inline distT="0" distB="0" distL="0" distR="0" wp14:anchorId="7DB55315" wp14:editId="5A49E346">
              <wp:extent cx="5731510" cy="4072890"/>
              <wp:effectExtent l="0" t="0" r="2540" b="3810"/>
              <wp:docPr id="198677256"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256" name="Picture 1" descr="A picture containing text, screenshot, diagram, number&#10;&#10;Description automatically generated"/>
                      <pic:cNvPicPr/>
                    </pic:nvPicPr>
                    <pic:blipFill>
                      <a:blip r:embed="rId27"/>
                      <a:stretch>
                        <a:fillRect/>
                      </a:stretch>
                    </pic:blipFill>
                    <pic:spPr>
                      <a:xfrm>
                        <a:off x="0" y="0"/>
                        <a:ext cx="5731510" cy="4072890"/>
                      </a:xfrm>
                      <a:prstGeom prst="rect">
                        <a:avLst/>
                      </a:prstGeom>
                    </pic:spPr>
                  </pic:pic>
                </a:graphicData>
              </a:graphic>
            </wp:inline>
          </w:drawing>
        </w:r>
      </w:ins>
    </w:p>
    <w:p w14:paraId="2A6C64DE" w14:textId="64462234" w:rsidR="00FE21DB" w:rsidRDefault="00FE21DB" w:rsidP="00FE21DB">
      <w:pPr>
        <w:spacing w:after="0"/>
        <w:jc w:val="both"/>
        <w:rPr>
          <w:rFonts w:ascii="Times New Roman" w:hAnsi="Times New Roman" w:cs="Times New Roman"/>
          <w:sz w:val="20"/>
          <w:szCs w:val="20"/>
          <w:lang w:val="en-US"/>
        </w:rPr>
      </w:pPr>
      <w:r w:rsidRPr="008C020B">
        <w:rPr>
          <w:rFonts w:ascii="Times New Roman" w:hAnsi="Times New Roman" w:cs="Times New Roman"/>
          <w:b/>
          <w:bCs/>
          <w:sz w:val="24"/>
          <w:szCs w:val="24"/>
          <w:lang w:val="en-US"/>
        </w:rPr>
        <w:t>Figure S</w:t>
      </w:r>
      <w:r w:rsidR="008E0143">
        <w:rPr>
          <w:rFonts w:ascii="Times New Roman" w:hAnsi="Times New Roman" w:cs="Times New Roman"/>
          <w:b/>
          <w:bCs/>
          <w:sz w:val="24"/>
          <w:szCs w:val="24"/>
          <w:lang w:val="en-US"/>
        </w:rPr>
        <w:t>3</w:t>
      </w:r>
      <w:r w:rsidRPr="008C020B">
        <w:rPr>
          <w:rFonts w:ascii="Times New Roman" w:hAnsi="Times New Roman" w:cs="Times New Roman"/>
          <w:sz w:val="24"/>
          <w:szCs w:val="24"/>
          <w:lang w:val="en-US"/>
        </w:rPr>
        <w:t xml:space="preserve">. </w:t>
      </w:r>
      <w:r w:rsidRPr="008C020B">
        <w:rPr>
          <w:rFonts w:ascii="Times New Roman" w:hAnsi="Times New Roman" w:cs="Times New Roman"/>
          <w:sz w:val="20"/>
          <w:szCs w:val="20"/>
          <w:lang w:val="en-US"/>
        </w:rPr>
        <w:t xml:space="preserve">Number of leaves of </w:t>
      </w:r>
      <w:r w:rsidRPr="008C020B">
        <w:rPr>
          <w:rFonts w:ascii="Times New Roman" w:hAnsi="Times New Roman" w:cs="Times New Roman"/>
          <w:i/>
          <w:iCs/>
          <w:sz w:val="20"/>
          <w:szCs w:val="20"/>
          <w:lang w:val="en-US"/>
        </w:rPr>
        <w:t>B. rapa</w:t>
      </w:r>
      <w:r w:rsidRPr="008C020B">
        <w:rPr>
          <w:rFonts w:ascii="Times New Roman" w:hAnsi="Times New Roman" w:cs="Times New Roman"/>
          <w:sz w:val="20"/>
          <w:szCs w:val="20"/>
          <w:lang w:val="en-US"/>
        </w:rPr>
        <w:t xml:space="preserve"> plants grown in unamended soil (NoFrass; control) or soil amended with raw BSF frass (BSFF</w:t>
      </w:r>
      <w:proofErr w:type="gramStart"/>
      <w:r w:rsidRPr="008C020B">
        <w:rPr>
          <w:rFonts w:ascii="Times New Roman" w:hAnsi="Times New Roman" w:cs="Times New Roman"/>
          <w:sz w:val="20"/>
          <w:szCs w:val="20"/>
          <w:lang w:val="en-US"/>
        </w:rPr>
        <w:t>)</w:t>
      </w:r>
      <w:proofErr w:type="gramEnd"/>
      <w:r w:rsidRPr="008C020B">
        <w:rPr>
          <w:rFonts w:ascii="Times New Roman" w:hAnsi="Times New Roman" w:cs="Times New Roman"/>
          <w:sz w:val="20"/>
          <w:szCs w:val="20"/>
          <w:lang w:val="en-US"/>
        </w:rPr>
        <w:t xml:space="preserve"> or raw yellow mealworm frass (MWF)</w:t>
      </w:r>
      <w:r>
        <w:rPr>
          <w:rFonts w:ascii="Times New Roman" w:hAnsi="Times New Roman" w:cs="Times New Roman"/>
          <w:sz w:val="20"/>
          <w:szCs w:val="20"/>
          <w:lang w:val="en-US"/>
        </w:rPr>
        <w:t xml:space="preserve"> recorded in </w:t>
      </w:r>
      <w:r w:rsidR="00172211">
        <w:rPr>
          <w:rFonts w:ascii="Times New Roman" w:hAnsi="Times New Roman" w:cs="Times New Roman"/>
          <w:sz w:val="20"/>
          <w:szCs w:val="20"/>
          <w:lang w:val="en-US"/>
        </w:rPr>
        <w:t>T</w:t>
      </w:r>
      <w:r w:rsidRPr="008C020B">
        <w:rPr>
          <w:rFonts w:ascii="Times New Roman" w:hAnsi="Times New Roman" w:cs="Times New Roman"/>
          <w:sz w:val="20"/>
          <w:szCs w:val="20"/>
          <w:lang w:val="en-US"/>
        </w:rPr>
        <w:t xml:space="preserve">rial 2. </w:t>
      </w:r>
      <w:r w:rsidR="00172211" w:rsidRPr="00172211">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 The hollow dots beyond the whiskers represent outliers.</w:t>
      </w:r>
      <w:r w:rsidRPr="008C020B">
        <w:rPr>
          <w:rFonts w:ascii="Times New Roman" w:hAnsi="Times New Roman" w:cs="Times New Roman"/>
          <w:sz w:val="20"/>
          <w:szCs w:val="20"/>
          <w:lang w:val="en-US"/>
        </w:rPr>
        <w:t xml:space="preserve"> The white square on each box represents the mean number of leaves per plant. Data were analysed by generalised linear models (GLM). </w:t>
      </w:r>
      <w:commentRangeStart w:id="335"/>
      <w:r w:rsidRPr="008C020B">
        <w:rPr>
          <w:rFonts w:ascii="Times New Roman" w:hAnsi="Times New Roman" w:cs="Times New Roman"/>
          <w:sz w:val="20"/>
          <w:szCs w:val="20"/>
          <w:lang w:val="en-US"/>
        </w:rPr>
        <w:t xml:space="preserve">n is the number of </w:t>
      </w:r>
      <w:r>
        <w:rPr>
          <w:rFonts w:ascii="Times New Roman" w:hAnsi="Times New Roman" w:cs="Times New Roman"/>
          <w:sz w:val="20"/>
          <w:szCs w:val="20"/>
          <w:lang w:val="en-US"/>
        </w:rPr>
        <w:t>replicate</w:t>
      </w:r>
      <w:r w:rsidR="00172211">
        <w:rPr>
          <w:rFonts w:ascii="Times New Roman" w:hAnsi="Times New Roman" w:cs="Times New Roman"/>
          <w:sz w:val="20"/>
          <w:szCs w:val="20"/>
          <w:lang w:val="en-US"/>
        </w:rPr>
        <w:t xml:space="preserve"> plant</w:t>
      </w:r>
      <w:r>
        <w:rPr>
          <w:rFonts w:ascii="Times New Roman" w:hAnsi="Times New Roman" w:cs="Times New Roman"/>
          <w:sz w:val="20"/>
          <w:szCs w:val="20"/>
          <w:lang w:val="en-US"/>
        </w:rPr>
        <w:t>s</w:t>
      </w:r>
      <w:r w:rsidR="00172211">
        <w:rPr>
          <w:rFonts w:ascii="Times New Roman" w:hAnsi="Times New Roman" w:cs="Times New Roman"/>
          <w:sz w:val="20"/>
          <w:szCs w:val="20"/>
          <w:lang w:val="en-US"/>
        </w:rPr>
        <w:t xml:space="preserve"> on which leaf counts were performed</w:t>
      </w:r>
      <w:r w:rsidRPr="008C020B">
        <w:rPr>
          <w:rFonts w:ascii="Times New Roman" w:hAnsi="Times New Roman" w:cs="Times New Roman"/>
          <w:sz w:val="20"/>
          <w:szCs w:val="20"/>
          <w:lang w:val="en-US"/>
        </w:rPr>
        <w:t xml:space="preserve">. </w:t>
      </w:r>
      <w:commentRangeEnd w:id="335"/>
      <w:r>
        <w:rPr>
          <w:rStyle w:val="CommentReference"/>
        </w:rPr>
        <w:commentReference w:id="335"/>
      </w:r>
      <w:r w:rsidRPr="008C020B">
        <w:rPr>
          <w:rFonts w:ascii="Times New Roman" w:hAnsi="Times New Roman" w:cs="Times New Roman"/>
          <w:sz w:val="20"/>
          <w:szCs w:val="20"/>
          <w:lang w:val="en-US"/>
        </w:rPr>
        <w:t>Boxes with different letters are significantly different (</w:t>
      </w:r>
      <w:r w:rsidRPr="008C020B">
        <w:rPr>
          <w:rFonts w:ascii="Times New Roman" w:hAnsi="Times New Roman" w:cs="Times New Roman"/>
          <w:sz w:val="20"/>
          <w:szCs w:val="20"/>
        </w:rPr>
        <w:t xml:space="preserve">Tukey's </w:t>
      </w:r>
      <w:r w:rsidRPr="008C020B">
        <w:rPr>
          <w:rFonts w:ascii="Times New Roman" w:hAnsi="Times New Roman" w:cs="Times New Roman"/>
          <w:sz w:val="20"/>
          <w:szCs w:val="20"/>
          <w:lang w:val="en-US"/>
        </w:rPr>
        <w:t xml:space="preserve">post hoc test, </w:t>
      </w:r>
      <w:r w:rsidRPr="008C020B">
        <w:rPr>
          <w:rFonts w:ascii="Times New Roman" w:hAnsi="Times New Roman" w:cs="Times New Roman"/>
          <w:i/>
          <w:iCs/>
          <w:sz w:val="20"/>
          <w:szCs w:val="20"/>
          <w:lang w:val="en-US"/>
        </w:rPr>
        <w:t>p</w:t>
      </w:r>
      <w:r w:rsidRPr="008C020B">
        <w:rPr>
          <w:rFonts w:ascii="Times New Roman" w:hAnsi="Times New Roman" w:cs="Times New Roman"/>
          <w:sz w:val="20"/>
          <w:szCs w:val="20"/>
          <w:lang w:val="en-US"/>
        </w:rPr>
        <w:t xml:space="preserve"> &lt; 0.05).</w:t>
      </w:r>
    </w:p>
    <w:p w14:paraId="321D3276" w14:textId="77777777" w:rsidR="00241C69" w:rsidRPr="008C020B" w:rsidRDefault="00241C69" w:rsidP="00241C69">
      <w:pPr>
        <w:spacing w:after="0"/>
        <w:jc w:val="both"/>
        <w:rPr>
          <w:rFonts w:ascii="Times New Roman" w:hAnsi="Times New Roman" w:cs="Times New Roman"/>
          <w:sz w:val="24"/>
          <w:szCs w:val="24"/>
          <w:lang w:val="en-US"/>
        </w:rPr>
      </w:pPr>
    </w:p>
    <w:p w14:paraId="2C9846E8" w14:textId="5467B4C7" w:rsidR="002B2EC1" w:rsidRDefault="002B2EC1" w:rsidP="00241C69">
      <w:pPr>
        <w:spacing w:after="0"/>
        <w:jc w:val="both"/>
        <w:rPr>
          <w:rFonts w:ascii="Times New Roman" w:hAnsi="Times New Roman" w:cs="Times New Roman"/>
          <w:sz w:val="24"/>
          <w:szCs w:val="24"/>
          <w:lang w:val="en-US"/>
        </w:rPr>
      </w:pPr>
    </w:p>
    <w:p w14:paraId="685C3519" w14:textId="758C8823" w:rsidR="009D6E6D" w:rsidRDefault="009D6E6D" w:rsidP="00241C69">
      <w:pPr>
        <w:spacing w:after="0"/>
        <w:jc w:val="both"/>
        <w:rPr>
          <w:rFonts w:ascii="Times New Roman" w:hAnsi="Times New Roman" w:cs="Times New Roman"/>
          <w:sz w:val="24"/>
          <w:szCs w:val="24"/>
          <w:lang w:val="en-US"/>
        </w:rPr>
      </w:pPr>
      <w:r>
        <w:rPr>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28"/>
                    <a:stretch>
                      <a:fillRect/>
                    </a:stretch>
                  </pic:blipFill>
                  <pic:spPr>
                    <a:xfrm>
                      <a:off x="0" y="0"/>
                      <a:ext cx="2819118" cy="2770632"/>
                    </a:xfrm>
                    <a:prstGeom prst="rect">
                      <a:avLst/>
                    </a:prstGeom>
                  </pic:spPr>
                </pic:pic>
              </a:graphicData>
            </a:graphic>
          </wp:inline>
        </w:drawing>
      </w:r>
      <w:r w:rsidRPr="009D6E6D">
        <w:rPr>
          <w:noProof/>
        </w:rPr>
        <w:t xml:space="preserve"> </w:t>
      </w:r>
      <w:r w:rsidR="0092245E">
        <w:rPr>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9"/>
                    <a:stretch>
                      <a:fillRect/>
                    </a:stretch>
                  </pic:blipFill>
                  <pic:spPr>
                    <a:xfrm>
                      <a:off x="0" y="0"/>
                      <a:ext cx="2819118" cy="2770632"/>
                    </a:xfrm>
                    <a:prstGeom prst="rect">
                      <a:avLst/>
                    </a:prstGeom>
                  </pic:spPr>
                </pic:pic>
              </a:graphicData>
            </a:graphic>
          </wp:inline>
        </w:drawing>
      </w:r>
    </w:p>
    <w:p w14:paraId="0028FE86" w14:textId="2EF95924" w:rsidR="000259CD" w:rsidRPr="008C020B" w:rsidRDefault="00224B78" w:rsidP="00AC7A50">
      <w:pPr>
        <w:spacing w:after="0"/>
        <w:jc w:val="both"/>
        <w:rPr>
          <w:rFonts w:ascii="Times New Roman" w:hAnsi="Times New Roman" w:cs="Times New Roman"/>
          <w:lang w:val="en-US"/>
        </w:rPr>
      </w:pPr>
      <w:r w:rsidRPr="008C020B">
        <w:rPr>
          <w:rFonts w:ascii="Times New Roman" w:hAnsi="Times New Roman" w:cs="Times New Roman"/>
          <w:b/>
          <w:bCs/>
          <w:sz w:val="24"/>
          <w:szCs w:val="24"/>
          <w:lang w:val="en-US"/>
        </w:rPr>
        <w:t>Figure S</w:t>
      </w:r>
      <w:r w:rsidR="00291A19" w:rsidRPr="001C239E">
        <w:rPr>
          <w:rFonts w:ascii="Times New Roman" w:hAnsi="Times New Roman" w:cs="Times New Roman"/>
          <w:b/>
          <w:bCs/>
          <w:sz w:val="24"/>
          <w:szCs w:val="24"/>
          <w:highlight w:val="yellow"/>
          <w:lang w:val="en-US"/>
        </w:rPr>
        <w:t>4</w:t>
      </w:r>
      <w:r w:rsidRPr="008C020B">
        <w:rPr>
          <w:rFonts w:ascii="Times New Roman" w:hAnsi="Times New Roman" w:cs="Times New Roman"/>
          <w:sz w:val="24"/>
          <w:szCs w:val="24"/>
          <w:lang w:val="en-US"/>
        </w:rPr>
        <w:t xml:space="preserve">. </w:t>
      </w:r>
      <w:r w:rsidR="001E3F77" w:rsidRPr="008C020B">
        <w:rPr>
          <w:rFonts w:ascii="Times New Roman" w:hAnsi="Times New Roman" w:cs="Times New Roman"/>
          <w:sz w:val="24"/>
          <w:szCs w:val="24"/>
          <w:lang w:val="en-US"/>
        </w:rPr>
        <w:t xml:space="preserve">Time until </w:t>
      </w:r>
      <w:r w:rsidR="001E3F77" w:rsidRPr="008C020B">
        <w:rPr>
          <w:rFonts w:ascii="Times New Roman" w:hAnsi="Times New Roman" w:cs="Times New Roman"/>
          <w:sz w:val="20"/>
          <w:szCs w:val="20"/>
          <w:lang w:val="en-US"/>
        </w:rPr>
        <w:t>f</w:t>
      </w:r>
      <w:r w:rsidR="00AC7A50" w:rsidRPr="008C020B">
        <w:rPr>
          <w:rFonts w:ascii="Times New Roman" w:hAnsi="Times New Roman" w:cs="Times New Roman"/>
          <w:sz w:val="20"/>
          <w:szCs w:val="20"/>
          <w:lang w:val="en-US"/>
        </w:rPr>
        <w:t>lowering</w:t>
      </w:r>
      <w:r w:rsidR="00172211">
        <w:rPr>
          <w:rFonts w:ascii="Times New Roman" w:hAnsi="Times New Roman" w:cs="Times New Roman"/>
          <w:sz w:val="20"/>
          <w:szCs w:val="20"/>
          <w:lang w:val="en-US"/>
        </w:rPr>
        <w:t xml:space="preserve"> </w:t>
      </w:r>
      <w:r w:rsidR="00642C3A" w:rsidRPr="008C020B">
        <w:rPr>
          <w:rFonts w:ascii="Times New Roman" w:hAnsi="Times New Roman" w:cs="Times New Roman"/>
          <w:sz w:val="20"/>
          <w:szCs w:val="20"/>
          <w:lang w:val="en-US"/>
        </w:rPr>
        <w:t xml:space="preserve">(days) </w:t>
      </w:r>
      <w:r w:rsidR="00AC7A50" w:rsidRPr="008C020B">
        <w:rPr>
          <w:rFonts w:ascii="Times New Roman" w:hAnsi="Times New Roman" w:cs="Times New Roman"/>
          <w:sz w:val="20"/>
          <w:szCs w:val="20"/>
          <w:lang w:val="en-US"/>
        </w:rPr>
        <w:t xml:space="preserve">of </w:t>
      </w:r>
      <w:r w:rsidR="00AC7A50" w:rsidRPr="008C020B">
        <w:rPr>
          <w:rFonts w:ascii="Times New Roman" w:hAnsi="Times New Roman" w:cs="Times New Roman"/>
          <w:i/>
          <w:iCs/>
          <w:sz w:val="20"/>
          <w:szCs w:val="20"/>
          <w:lang w:val="en-US"/>
        </w:rPr>
        <w:t>B</w:t>
      </w:r>
      <w:r w:rsidR="001E3F77" w:rsidRPr="008C020B">
        <w:rPr>
          <w:rFonts w:ascii="Times New Roman" w:hAnsi="Times New Roman" w:cs="Times New Roman"/>
          <w:i/>
          <w:iCs/>
          <w:sz w:val="20"/>
          <w:szCs w:val="20"/>
          <w:lang w:val="en-US"/>
        </w:rPr>
        <w:t>.</w:t>
      </w:r>
      <w:r w:rsidR="00AC7A50" w:rsidRPr="008C020B">
        <w:rPr>
          <w:rFonts w:ascii="Times New Roman" w:hAnsi="Times New Roman" w:cs="Times New Roman"/>
          <w:i/>
          <w:iCs/>
          <w:sz w:val="20"/>
          <w:szCs w:val="20"/>
          <w:lang w:val="en-US"/>
        </w:rPr>
        <w:t xml:space="preserve"> rapa</w:t>
      </w:r>
      <w:r w:rsidR="00AC7A50" w:rsidRPr="008C020B">
        <w:rPr>
          <w:rFonts w:ascii="Times New Roman" w:hAnsi="Times New Roman" w:cs="Times New Roman"/>
          <w:sz w:val="20"/>
          <w:szCs w:val="20"/>
          <w:lang w:val="en-US"/>
        </w:rPr>
        <w:t xml:space="preserve"> </w:t>
      </w:r>
      <w:r w:rsidR="001E3F77" w:rsidRPr="008C020B">
        <w:rPr>
          <w:rFonts w:ascii="Times New Roman" w:hAnsi="Times New Roman" w:cs="Times New Roman"/>
          <w:sz w:val="20"/>
          <w:szCs w:val="20"/>
          <w:lang w:val="en-US"/>
        </w:rPr>
        <w:t>grown in unamended soil (NoFrass; control) or soil amended with raw BSF frass (BSFF) or raw yellow mealworm frass (MWF)</w:t>
      </w:r>
      <w:r w:rsidR="00AC7A50" w:rsidRPr="008C020B">
        <w:rPr>
          <w:rFonts w:ascii="Times New Roman" w:hAnsi="Times New Roman" w:cs="Times New Roman"/>
          <w:sz w:val="20"/>
          <w:szCs w:val="20"/>
          <w:lang w:val="en-US"/>
        </w:rPr>
        <w:t xml:space="preserve"> in two trials. A = trial 1 and B = trial 2. </w:t>
      </w:r>
      <w:r w:rsidR="00964876" w:rsidRPr="00D71CB4">
        <w:rPr>
          <w:rFonts w:ascii="Times New Roman" w:eastAsiaTheme="minorEastAsia" w:hAnsi="Times New Roman" w:cs="Times New Roman"/>
          <w:color w:val="000000" w:themeColor="text1"/>
          <w:kern w:val="24"/>
          <w:sz w:val="20"/>
          <w:szCs w:val="20"/>
          <w:lang w:val="en-US"/>
        </w:rPr>
        <w:t xml:space="preserve">B is a repetition of A under similar conditions. </w:t>
      </w:r>
      <w:r w:rsidR="00172211" w:rsidRPr="0017221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dots beyond the whiskers represent </w:t>
      </w:r>
      <w:r w:rsidR="001C239E" w:rsidRPr="00172211">
        <w:rPr>
          <w:rFonts w:ascii="Times New Roman" w:hAnsi="Times New Roman" w:cs="Times New Roman"/>
          <w:sz w:val="20"/>
          <w:szCs w:val="20"/>
          <w:lang w:val="en-US"/>
        </w:rPr>
        <w:t>outliers.</w:t>
      </w:r>
      <w:r w:rsidR="00AC7A50" w:rsidRPr="008C020B">
        <w:rPr>
          <w:rFonts w:ascii="Times New Roman" w:hAnsi="Times New Roman" w:cs="Times New Roman"/>
          <w:sz w:val="20"/>
          <w:szCs w:val="20"/>
          <w:lang w:val="en-US"/>
        </w:rPr>
        <w:t xml:space="preserve"> The white square on each box represents the mean </w:t>
      </w:r>
      <w:r w:rsidR="002460D2" w:rsidRPr="008C020B">
        <w:rPr>
          <w:rFonts w:ascii="Times New Roman" w:hAnsi="Times New Roman" w:cs="Times New Roman"/>
          <w:sz w:val="20"/>
          <w:szCs w:val="20"/>
          <w:lang w:val="en-US"/>
        </w:rPr>
        <w:t xml:space="preserve">time until </w:t>
      </w:r>
      <w:r w:rsidR="00AC7A50" w:rsidRPr="008C020B">
        <w:rPr>
          <w:rFonts w:ascii="Times New Roman" w:hAnsi="Times New Roman" w:cs="Times New Roman"/>
          <w:sz w:val="20"/>
          <w:szCs w:val="20"/>
          <w:lang w:val="en-US"/>
        </w:rPr>
        <w:t xml:space="preserve">flowering per treatment. Data were analysed </w:t>
      </w:r>
      <w:r w:rsidR="009A3826" w:rsidRPr="008C020B">
        <w:rPr>
          <w:rFonts w:ascii="Times New Roman" w:hAnsi="Times New Roman" w:cs="Times New Roman"/>
          <w:sz w:val="20"/>
          <w:szCs w:val="20"/>
          <w:lang w:val="en-US"/>
        </w:rPr>
        <w:t>with a</w:t>
      </w:r>
      <w:r w:rsidR="00AC7A50" w:rsidRPr="008C020B">
        <w:rPr>
          <w:rFonts w:ascii="Times New Roman" w:hAnsi="Times New Roman" w:cs="Times New Roman"/>
          <w:sz w:val="20"/>
          <w:szCs w:val="20"/>
          <w:lang w:val="en-US"/>
        </w:rPr>
        <w:t xml:space="preserve"> generalised linear model (GLM). n is the number of </w:t>
      </w:r>
      <w:proofErr w:type="gramStart"/>
      <w:r w:rsidR="006241DE" w:rsidRPr="008C020B">
        <w:rPr>
          <w:rFonts w:ascii="Times New Roman" w:hAnsi="Times New Roman" w:cs="Times New Roman"/>
          <w:sz w:val="20"/>
          <w:szCs w:val="20"/>
          <w:lang w:val="en-US"/>
        </w:rPr>
        <w:t>replicate</w:t>
      </w:r>
      <w:proofErr w:type="gramEnd"/>
      <w:r w:rsidR="001C239E">
        <w:rPr>
          <w:rFonts w:ascii="Times New Roman" w:hAnsi="Times New Roman" w:cs="Times New Roman"/>
          <w:sz w:val="20"/>
          <w:szCs w:val="20"/>
          <w:lang w:val="en-US"/>
        </w:rPr>
        <w:t xml:space="preserve"> plant</w:t>
      </w:r>
      <w:r w:rsidR="006241DE" w:rsidRPr="008C020B">
        <w:rPr>
          <w:rFonts w:ascii="Times New Roman" w:hAnsi="Times New Roman" w:cs="Times New Roman"/>
          <w:sz w:val="20"/>
          <w:szCs w:val="20"/>
          <w:lang w:val="en-US"/>
        </w:rPr>
        <w:t>s</w:t>
      </w:r>
      <w:r w:rsidR="001C239E">
        <w:rPr>
          <w:rFonts w:ascii="Times New Roman" w:hAnsi="Times New Roman" w:cs="Times New Roman"/>
          <w:sz w:val="20"/>
          <w:szCs w:val="20"/>
          <w:lang w:val="en-US"/>
        </w:rPr>
        <w:t xml:space="preserve"> on which time until flowering was recorded</w:t>
      </w:r>
      <w:r w:rsidR="00AC7A50" w:rsidRPr="008C020B">
        <w:rPr>
          <w:rFonts w:ascii="Times New Roman" w:hAnsi="Times New Roman" w:cs="Times New Roman"/>
          <w:sz w:val="20"/>
          <w:szCs w:val="20"/>
          <w:lang w:val="en-US"/>
        </w:rPr>
        <w:t>. Boxes with different letters are significantly different</w:t>
      </w:r>
      <w:r w:rsidR="000259CD" w:rsidRPr="008C020B">
        <w:rPr>
          <w:rFonts w:ascii="Times New Roman" w:hAnsi="Times New Roman" w:cs="Times New Roman"/>
          <w:sz w:val="20"/>
          <w:szCs w:val="20"/>
          <w:lang w:val="en-US"/>
        </w:rPr>
        <w:t xml:space="preserve"> </w:t>
      </w:r>
      <w:r w:rsidR="00AC7A50" w:rsidRPr="008C020B">
        <w:rPr>
          <w:rFonts w:ascii="Times New Roman" w:hAnsi="Times New Roman" w:cs="Times New Roman"/>
          <w:sz w:val="20"/>
          <w:szCs w:val="20"/>
          <w:lang w:val="en-US"/>
        </w:rPr>
        <w:t>(</w:t>
      </w:r>
      <w:r w:rsidR="00AC7A50" w:rsidRPr="008C020B">
        <w:rPr>
          <w:rFonts w:ascii="Times New Roman" w:hAnsi="Times New Roman" w:cs="Times New Roman"/>
          <w:color w:val="1C1D1E"/>
          <w:sz w:val="20"/>
          <w:szCs w:val="20"/>
          <w:shd w:val="clear" w:color="auto" w:fill="FFFFFF"/>
        </w:rPr>
        <w:t xml:space="preserve">Fisher's Least Significant Difference </w:t>
      </w:r>
      <w:r w:rsidR="00AC7A50" w:rsidRPr="008C020B">
        <w:rPr>
          <w:rFonts w:ascii="Times New Roman" w:hAnsi="Times New Roman" w:cs="Times New Roman"/>
          <w:sz w:val="20"/>
          <w:szCs w:val="20"/>
          <w:lang w:val="en-US"/>
        </w:rPr>
        <w:t xml:space="preserve">post hoc test, </w:t>
      </w:r>
      <w:r w:rsidR="00AC7A50" w:rsidRPr="008C020B">
        <w:rPr>
          <w:rFonts w:ascii="Times New Roman" w:hAnsi="Times New Roman" w:cs="Times New Roman"/>
          <w:i/>
          <w:iCs/>
          <w:sz w:val="20"/>
          <w:szCs w:val="20"/>
          <w:lang w:val="en-US"/>
        </w:rPr>
        <w:t>p</w:t>
      </w:r>
      <w:r w:rsidR="00AC7A50" w:rsidRPr="008C020B">
        <w:rPr>
          <w:rFonts w:ascii="Times New Roman" w:hAnsi="Times New Roman" w:cs="Times New Roman"/>
          <w:sz w:val="20"/>
          <w:szCs w:val="20"/>
          <w:lang w:val="en-US"/>
        </w:rPr>
        <w:t xml:space="preserve"> &lt; 0.05).</w:t>
      </w:r>
      <w:commentRangeStart w:id="336"/>
      <w:commentRangeEnd w:id="336"/>
      <w:r w:rsidR="00E84CA4">
        <w:rPr>
          <w:rStyle w:val="CommentReference"/>
        </w:rPr>
        <w:commentReference w:id="336"/>
      </w:r>
    </w:p>
    <w:p w14:paraId="60DA29A0" w14:textId="4FE3221B" w:rsidR="001C3BFD" w:rsidRDefault="001C3BFD" w:rsidP="00AC7A50">
      <w:pPr>
        <w:spacing w:after="0"/>
        <w:jc w:val="both"/>
        <w:rPr>
          <w:rFonts w:ascii="Times New Roman" w:hAnsi="Times New Roman" w:cs="Times New Roman"/>
          <w:sz w:val="24"/>
          <w:szCs w:val="24"/>
          <w:lang w:val="en-US"/>
        </w:rPr>
      </w:pPr>
    </w:p>
    <w:p w14:paraId="1C19B987" w14:textId="4E5C4C52" w:rsidR="0008244D" w:rsidRPr="008B694F" w:rsidRDefault="00A3718E" w:rsidP="00AC7A50">
      <w:pPr>
        <w:spacing w:after="0"/>
        <w:jc w:val="both"/>
        <w:rPr>
          <w:rFonts w:ascii="Times New Roman" w:hAnsi="Times New Roman" w:cs="Times New Roman"/>
          <w:sz w:val="24"/>
          <w:szCs w:val="24"/>
          <w:lang w:val="en-US"/>
        </w:rPr>
      </w:pPr>
      <w:r>
        <w:rPr>
          <w:noProof/>
        </w:rPr>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30"/>
                    <a:stretch>
                      <a:fillRect/>
                    </a:stretch>
                  </pic:blipFill>
                  <pic:spPr>
                    <a:xfrm>
                      <a:off x="0" y="0"/>
                      <a:ext cx="4619048" cy="3933333"/>
                    </a:xfrm>
                    <a:prstGeom prst="rect">
                      <a:avLst/>
                    </a:prstGeom>
                  </pic:spPr>
                </pic:pic>
              </a:graphicData>
            </a:graphic>
          </wp:inline>
        </w:drawing>
      </w:r>
      <w:r w:rsidR="00D52024">
        <w:rPr>
          <w:rFonts w:ascii="Times New Roman" w:hAnsi="Times New Roman" w:cs="Times New Roman"/>
          <w:sz w:val="24"/>
          <w:szCs w:val="24"/>
          <w:lang w:val="en-US"/>
        </w:rPr>
        <w:t xml:space="preserve"> </w:t>
      </w:r>
    </w:p>
    <w:p w14:paraId="3186D1DC" w14:textId="2287A1E1"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lastRenderedPageBreak/>
        <w:t xml:space="preserve">Figure </w:t>
      </w:r>
      <w:del w:id="337" w:author="Chia, Shaphan Yong" w:date="2023-06-24T08:43:00Z">
        <w:r w:rsidDel="008E0143">
          <w:rPr>
            <w:rFonts w:ascii="Times New Roman" w:hAnsi="Times New Roman" w:cs="Times New Roman"/>
            <w:b/>
            <w:bCs/>
            <w:sz w:val="24"/>
            <w:szCs w:val="24"/>
            <w:lang w:val="en-US"/>
          </w:rPr>
          <w:delText>S4</w:delText>
        </w:r>
      </w:del>
      <w:ins w:id="338" w:author="Chia, Shaphan Yong" w:date="2023-06-24T08:43:00Z">
        <w:r w:rsidR="008E0143">
          <w:rPr>
            <w:rFonts w:ascii="Times New Roman" w:hAnsi="Times New Roman" w:cs="Times New Roman"/>
            <w:b/>
            <w:bCs/>
            <w:sz w:val="24"/>
            <w:szCs w:val="24"/>
            <w:lang w:val="en-US"/>
          </w:rPr>
          <w:t>S5</w:t>
        </w:r>
      </w:ins>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D71CB4">
        <w:rPr>
          <w:rFonts w:ascii="Times New Roman" w:eastAsiaTheme="minorEastAsia" w:hAnsi="Times New Roman" w:cs="Times New Roman"/>
          <w:color w:val="000000" w:themeColor="text1"/>
          <w:kern w:val="24"/>
          <w:sz w:val="20"/>
          <w:szCs w:val="20"/>
          <w:lang w:val="en-US" w:eastAsia="en-GB"/>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w:t>
      </w:r>
      <w:commentRangeStart w:id="339"/>
      <w:r w:rsidR="006A1709" w:rsidRPr="00E662AF">
        <w:rPr>
          <w:rFonts w:ascii="Times New Roman" w:hAnsi="Times New Roman" w:cs="Times New Roman"/>
          <w:sz w:val="20"/>
          <w:szCs w:val="20"/>
          <w:lang w:val="en-US"/>
        </w:rPr>
        <w:t xml:space="preserve">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xml:space="preserve">. </w:t>
      </w:r>
      <w:commentRangeEnd w:id="339"/>
      <w:r w:rsidR="00E84CA4">
        <w:rPr>
          <w:rStyle w:val="CommentReference"/>
        </w:rPr>
        <w:commentReference w:id="339"/>
      </w:r>
      <w:r w:rsidR="006A1709" w:rsidRPr="00E662AF">
        <w:rPr>
          <w:rFonts w:ascii="Times New Roman" w:hAnsi="Times New Roman" w:cs="Times New Roman"/>
          <w:sz w:val="20"/>
          <w:szCs w:val="20"/>
          <w:lang w:val="en-US"/>
        </w:rPr>
        <w:t>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6DB0366" w14:textId="39E9D9D9" w:rsidR="001C3BFD" w:rsidRDefault="001C3BFD" w:rsidP="00241C69">
      <w:pPr>
        <w:spacing w:after="0"/>
        <w:jc w:val="both"/>
        <w:rPr>
          <w:rFonts w:ascii="Times New Roman" w:hAnsi="Times New Roman" w:cs="Times New Roman"/>
          <w:sz w:val="24"/>
          <w:szCs w:val="24"/>
          <w:lang w:val="en-US"/>
        </w:rPr>
      </w:pPr>
    </w:p>
    <w:p w14:paraId="637AE3C7" w14:textId="04AF7135" w:rsidR="00B30DEB" w:rsidRDefault="006A0208" w:rsidP="00241C69">
      <w:pPr>
        <w:spacing w:after="0"/>
        <w:jc w:val="both"/>
        <w:rPr>
          <w:rFonts w:ascii="Times New Roman" w:hAnsi="Times New Roman" w:cs="Times New Roman"/>
          <w:sz w:val="24"/>
          <w:szCs w:val="24"/>
          <w:lang w:val="en-US"/>
        </w:rPr>
      </w:pPr>
      <w:r>
        <w:rPr>
          <w:noProof/>
        </w:rPr>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31"/>
                    <a:stretch>
                      <a:fillRect/>
                    </a:stretch>
                  </pic:blipFill>
                  <pic:spPr>
                    <a:xfrm>
                      <a:off x="0" y="0"/>
                      <a:ext cx="4619048" cy="3933333"/>
                    </a:xfrm>
                    <a:prstGeom prst="rect">
                      <a:avLst/>
                    </a:prstGeom>
                  </pic:spPr>
                </pic:pic>
              </a:graphicData>
            </a:graphic>
          </wp:inline>
        </w:drawing>
      </w:r>
    </w:p>
    <w:p w14:paraId="49FAFECD" w14:textId="5F4B4D54" w:rsidR="001C3BFD" w:rsidRDefault="001C3BFD" w:rsidP="001C3BFD">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ins w:id="340" w:author="Chia, Shaphan Yong" w:date="2023-06-24T09:46:00Z">
        <w:r w:rsidR="00215728">
          <w:rPr>
            <w:rFonts w:ascii="Times New Roman" w:hAnsi="Times New Roman" w:cs="Times New Roman"/>
            <w:b/>
            <w:bCs/>
            <w:sz w:val="24"/>
            <w:szCs w:val="24"/>
            <w:lang w:val="en-US"/>
          </w:rPr>
          <w:t>6</w:t>
        </w:r>
      </w:ins>
      <w:del w:id="341" w:author="Chia, Shaphan Yong" w:date="2023-06-24T09:46:00Z">
        <w:r w:rsidDel="00215728">
          <w:rPr>
            <w:rFonts w:ascii="Times New Roman" w:hAnsi="Times New Roman" w:cs="Times New Roman"/>
            <w:b/>
            <w:bCs/>
            <w:sz w:val="24"/>
            <w:szCs w:val="24"/>
            <w:lang w:val="en-US"/>
          </w:rPr>
          <w:delText>5</w:delText>
        </w:r>
      </w:del>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D71CB4">
        <w:rPr>
          <w:rFonts w:ascii="Times New Roman" w:eastAsiaTheme="minorEastAsia" w:hAnsi="Times New Roman" w:cs="Times New Roman"/>
          <w:color w:val="000000" w:themeColor="text1"/>
          <w:kern w:val="24"/>
          <w:sz w:val="20"/>
          <w:szCs w:val="20"/>
          <w:lang w:val="en-US"/>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358743D8" w:rsidR="00241C69" w:rsidRDefault="00241C69" w:rsidP="00920599">
      <w:pPr>
        <w:jc w:val="both"/>
        <w:rPr>
          <w:rFonts w:ascii="Times New Roman" w:hAnsi="Times New Roman" w:cs="Times New Roman"/>
          <w:sz w:val="24"/>
          <w:szCs w:val="24"/>
          <w:lang w:val="en-US"/>
        </w:rPr>
      </w:pPr>
    </w:p>
    <w:p w14:paraId="0896997A" w14:textId="668C8420" w:rsidR="006A0208" w:rsidRDefault="006A0208" w:rsidP="00920599">
      <w:pPr>
        <w:jc w:val="both"/>
        <w:rPr>
          <w:rFonts w:ascii="Times New Roman" w:hAnsi="Times New Roman" w:cs="Times New Roman"/>
          <w:sz w:val="24"/>
          <w:szCs w:val="24"/>
          <w:lang w:val="en-US"/>
        </w:rPr>
      </w:pPr>
      <w:r w:rsidRPr="006A0208">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32"/>
                    <a:srcRect l="3951" r="4568" b="3518"/>
                    <a:stretch/>
                  </pic:blipFill>
                  <pic:spPr>
                    <a:xfrm>
                      <a:off x="0" y="0"/>
                      <a:ext cx="5731510" cy="4029710"/>
                    </a:xfrm>
                    <a:prstGeom prst="rect">
                      <a:avLst/>
                    </a:prstGeom>
                  </pic:spPr>
                </pic:pic>
              </a:graphicData>
            </a:graphic>
          </wp:inline>
        </w:drawing>
      </w:r>
    </w:p>
    <w:p w14:paraId="69644A3A" w14:textId="69CEA42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ins w:id="342" w:author="Chia, Shaphan Yong" w:date="2023-06-24T09:47:00Z">
        <w:r w:rsidR="00215728">
          <w:rPr>
            <w:rFonts w:ascii="Times New Roman" w:hAnsi="Times New Roman" w:cs="Times New Roman"/>
            <w:b/>
            <w:bCs/>
            <w:sz w:val="24"/>
            <w:szCs w:val="24"/>
            <w:lang w:val="en-US"/>
          </w:rPr>
          <w:t>7</w:t>
        </w:r>
      </w:ins>
      <w:del w:id="343" w:author="Chia, Shaphan Yong" w:date="2023-06-24T09:47:00Z">
        <w:r w:rsidDel="00215728">
          <w:rPr>
            <w:rFonts w:ascii="Times New Roman" w:hAnsi="Times New Roman" w:cs="Times New Roman"/>
            <w:b/>
            <w:bCs/>
            <w:sz w:val="24"/>
            <w:szCs w:val="24"/>
            <w:lang w:val="en-US"/>
          </w:rPr>
          <w:delText>6</w:delText>
        </w:r>
      </w:del>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D71CB4">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w:t>
      </w:r>
      <w:commentRangeStart w:id="344"/>
      <w:r w:rsidRPr="00696C1E">
        <w:rPr>
          <w:rFonts w:ascii="Times New Roman" w:eastAsiaTheme="minorEastAsia" w:hAnsi="Times New Roman" w:cs="Times New Roman"/>
          <w:color w:val="000000" w:themeColor="text1"/>
          <w:kern w:val="24"/>
          <w:sz w:val="20"/>
          <w:szCs w:val="20"/>
          <w:lang w:val="en-US"/>
        </w:rPr>
        <w:t xml:space="preserve">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xml:space="preserve">. </w:t>
      </w:r>
      <w:commentRangeEnd w:id="344"/>
      <w:r w:rsidR="00E84CA4">
        <w:rPr>
          <w:rStyle w:val="CommentReference"/>
        </w:rPr>
        <w:commentReference w:id="344"/>
      </w:r>
      <w:r w:rsidRPr="00696C1E">
        <w:rPr>
          <w:rFonts w:ascii="Times New Roman" w:eastAsiaTheme="minorEastAsia" w:hAnsi="Times New Roman" w:cs="Times New Roman"/>
          <w:color w:val="000000" w:themeColor="text1"/>
          <w:kern w:val="24"/>
          <w:sz w:val="20"/>
          <w:szCs w:val="20"/>
          <w:lang w:val="en-US"/>
        </w:rPr>
        <w:t>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76D5579" w:rsidR="00203B69" w:rsidRDefault="00203B69" w:rsidP="00920599">
      <w:pPr>
        <w:jc w:val="both"/>
        <w:rPr>
          <w:rFonts w:ascii="Times New Roman" w:hAnsi="Times New Roman" w:cs="Times New Roman"/>
          <w:sz w:val="24"/>
          <w:szCs w:val="24"/>
          <w:lang w:val="en-US"/>
        </w:rPr>
      </w:pPr>
    </w:p>
    <w:p w14:paraId="0BBC8943" w14:textId="7DF7ECFC" w:rsidR="00EF24B0" w:rsidDel="007E5826" w:rsidRDefault="00B90294" w:rsidP="00920599">
      <w:pPr>
        <w:jc w:val="both"/>
        <w:rPr>
          <w:del w:id="345" w:author="Chia, Shaphan Yong" w:date="2023-06-24T09:17:00Z"/>
          <w:rFonts w:ascii="Times New Roman" w:hAnsi="Times New Roman" w:cs="Times New Roman"/>
          <w:sz w:val="24"/>
          <w:szCs w:val="24"/>
          <w:lang w:val="en-US"/>
        </w:rPr>
      </w:pPr>
      <w:del w:id="346" w:author="Chia, Shaphan Yong" w:date="2023-06-24T09:17:00Z">
        <w:r w:rsidDel="007E5826">
          <w:rPr>
            <w:noProof/>
          </w:rPr>
          <w:lastRenderedPageBreak/>
          <w:drawing>
            <wp:inline distT="0" distB="0" distL="0" distR="0" wp14:anchorId="59BAB427" wp14:editId="6A9E2E82">
              <wp:extent cx="4619048" cy="3933333"/>
              <wp:effectExtent l="0" t="0" r="0" b="0"/>
              <wp:docPr id="1042273037" name="Picture 104227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3037" name=""/>
                      <pic:cNvPicPr/>
                    </pic:nvPicPr>
                    <pic:blipFill>
                      <a:blip r:embed="rId33"/>
                      <a:stretch>
                        <a:fillRect/>
                      </a:stretch>
                    </pic:blipFill>
                    <pic:spPr>
                      <a:xfrm>
                        <a:off x="0" y="0"/>
                        <a:ext cx="4619048" cy="3933333"/>
                      </a:xfrm>
                      <a:prstGeom prst="rect">
                        <a:avLst/>
                      </a:prstGeom>
                    </pic:spPr>
                  </pic:pic>
                </a:graphicData>
              </a:graphic>
            </wp:inline>
          </w:drawing>
        </w:r>
      </w:del>
    </w:p>
    <w:p w14:paraId="2001B39B" w14:textId="5628641B" w:rsidR="006178CE" w:rsidRPr="004C5F8A" w:rsidDel="007E5826" w:rsidRDefault="006178CE" w:rsidP="006178CE">
      <w:pPr>
        <w:pStyle w:val="NormalWeb"/>
        <w:spacing w:before="0" w:beforeAutospacing="0" w:after="0" w:afterAutospacing="0" w:line="360" w:lineRule="auto"/>
        <w:jc w:val="both"/>
        <w:rPr>
          <w:del w:id="347" w:author="Chia, Shaphan Yong" w:date="2023-06-24T09:17:00Z"/>
          <w:sz w:val="20"/>
          <w:szCs w:val="20"/>
          <w:lang w:val="en-US"/>
        </w:rPr>
      </w:pPr>
      <w:del w:id="348" w:author="Chia, Shaphan Yong" w:date="2023-06-24T09:17:00Z">
        <w:r w:rsidRPr="00696C1E" w:rsidDel="007E5826">
          <w:rPr>
            <w:rFonts w:eastAsiaTheme="minorEastAsia"/>
            <w:b/>
            <w:bCs/>
            <w:color w:val="000000" w:themeColor="text1"/>
            <w:kern w:val="24"/>
            <w:lang w:val="en-US"/>
          </w:rPr>
          <w:delText>Figure S</w:delText>
        </w:r>
      </w:del>
      <w:del w:id="349" w:author="Chia, Shaphan Yong" w:date="2023-06-24T09:16:00Z">
        <w:r w:rsidRPr="00696C1E" w:rsidDel="007E5826">
          <w:rPr>
            <w:rFonts w:eastAsiaTheme="minorEastAsia"/>
            <w:b/>
            <w:bCs/>
            <w:color w:val="000000" w:themeColor="text1"/>
            <w:kern w:val="24"/>
            <w:lang w:val="en-US"/>
          </w:rPr>
          <w:delText>7</w:delText>
        </w:r>
      </w:del>
      <w:del w:id="350" w:author="Chia, Shaphan Yong" w:date="2023-06-24T09:17:00Z">
        <w:r w:rsidRPr="00696C1E" w:rsidDel="007E5826">
          <w:rPr>
            <w:rFonts w:eastAsiaTheme="minorEastAsia"/>
            <w:b/>
            <w:bCs/>
            <w:color w:val="000000" w:themeColor="text1"/>
            <w:kern w:val="24"/>
            <w:lang w:val="en-US"/>
          </w:rPr>
          <w:delText xml:space="preserve">. </w:delText>
        </w:r>
        <w:r w:rsidRPr="00696C1E" w:rsidDel="007E5826">
          <w:rPr>
            <w:rFonts w:eastAsiaTheme="minorEastAsia"/>
            <w:color w:val="000000" w:themeColor="text1"/>
            <w:kern w:val="24"/>
            <w:sz w:val="20"/>
            <w:szCs w:val="20"/>
            <w:lang w:val="en-US"/>
          </w:rPr>
          <w:delText xml:space="preserve">Survival (%) of </w:delText>
        </w:r>
        <w:r w:rsidRPr="00696C1E" w:rsidDel="007E5826">
          <w:rPr>
            <w:rFonts w:eastAsiaTheme="minorEastAsia"/>
            <w:i/>
            <w:iCs/>
            <w:color w:val="000000" w:themeColor="text1"/>
            <w:kern w:val="24"/>
            <w:sz w:val="20"/>
            <w:szCs w:val="20"/>
            <w:lang w:val="en-US"/>
          </w:rPr>
          <w:delText>Plutella xylostella</w:delText>
        </w:r>
        <w:r w:rsidRPr="00696C1E" w:rsidDel="007E5826">
          <w:rPr>
            <w:rFonts w:eastAsiaTheme="minorEastAsia"/>
            <w:color w:val="000000" w:themeColor="text1"/>
            <w:kern w:val="24"/>
            <w:sz w:val="20"/>
            <w:szCs w:val="20"/>
            <w:lang w:val="en-US"/>
          </w:rPr>
          <w:delText xml:space="preserve"> larvae on </w:delText>
        </w:r>
        <w:r w:rsidRPr="00696C1E" w:rsidDel="007E5826">
          <w:rPr>
            <w:rFonts w:eastAsiaTheme="minorEastAsia"/>
            <w:i/>
            <w:iCs/>
            <w:color w:val="000000" w:themeColor="text1"/>
            <w:kern w:val="24"/>
            <w:sz w:val="20"/>
            <w:szCs w:val="20"/>
            <w:lang w:val="en-US"/>
          </w:rPr>
          <w:delText>B</w:delText>
        </w:r>
        <w:r w:rsidR="00696C1E" w:rsidRPr="00696C1E" w:rsidDel="007E5826">
          <w:rPr>
            <w:rFonts w:eastAsiaTheme="minorEastAsia"/>
            <w:i/>
            <w:iCs/>
            <w:color w:val="000000" w:themeColor="text1"/>
            <w:kern w:val="24"/>
            <w:sz w:val="20"/>
            <w:szCs w:val="20"/>
            <w:lang w:val="en-US"/>
          </w:rPr>
          <w:delText>.</w:delText>
        </w:r>
        <w:r w:rsidRPr="00696C1E" w:rsidDel="007E5826">
          <w:rPr>
            <w:rFonts w:eastAsiaTheme="minorEastAsia"/>
            <w:i/>
            <w:iCs/>
            <w:color w:val="000000" w:themeColor="text1"/>
            <w:kern w:val="24"/>
            <w:sz w:val="20"/>
            <w:szCs w:val="20"/>
            <w:lang w:val="en-US"/>
          </w:rPr>
          <w:delText xml:space="preserve"> rapa </w:delText>
        </w:r>
        <w:r w:rsidR="00696C1E" w:rsidRPr="00696C1E" w:rsidDel="007E5826">
          <w:rPr>
            <w:rFonts w:eastAsiaTheme="minorEastAsia"/>
            <w:color w:val="000000" w:themeColor="text1"/>
            <w:kern w:val="24"/>
            <w:sz w:val="20"/>
            <w:szCs w:val="20"/>
            <w:lang w:val="en-US"/>
          </w:rPr>
          <w:delText>grown in unamended soil (NoFrass; control) or soil amended with raw BSF frass (BSFF) or raw yellow mealworm frass (MWF)</w:delText>
        </w:r>
        <w:r w:rsidRPr="008C63A3" w:rsidDel="007E5826">
          <w:rPr>
            <w:rFonts w:eastAsiaTheme="minorEastAsia"/>
            <w:color w:val="000000" w:themeColor="text1"/>
            <w:kern w:val="24"/>
            <w:sz w:val="20"/>
            <w:szCs w:val="20"/>
            <w:lang w:val="en-US"/>
          </w:rPr>
          <w:delText>.</w:delText>
        </w:r>
        <w:r w:rsidRPr="00696C1E" w:rsidDel="007E5826">
          <w:rPr>
            <w:rFonts w:eastAsiaTheme="minorEastAsia"/>
            <w:color w:val="000000" w:themeColor="text1"/>
            <w:kern w:val="24"/>
            <w:sz w:val="20"/>
            <w:szCs w:val="20"/>
            <w:lang w:val="en-US"/>
          </w:rPr>
          <w:delText xml:space="preserve"> </w:delText>
        </w:r>
        <w:r w:rsidRPr="00696C1E" w:rsidDel="007E5826">
          <w:rPr>
            <w:sz w:val="20"/>
            <w:szCs w:val="20"/>
            <w:lang w:val="en-US"/>
          </w:rPr>
          <w:delText xml:space="preserve">Boxplots show the </w:delText>
        </w:r>
        <w:r w:rsidR="00696C1E" w:rsidRPr="00696C1E" w:rsidDel="007E5826">
          <w:rPr>
            <w:sz w:val="20"/>
            <w:szCs w:val="20"/>
            <w:lang w:val="en-US"/>
          </w:rPr>
          <w:delText>median</w:delText>
        </w:r>
        <w:r w:rsidRPr="00696C1E" w:rsidDel="007E5826">
          <w:rPr>
            <w:sz w:val="20"/>
            <w:szCs w:val="20"/>
            <w:lang w:val="en-US"/>
          </w:rPr>
          <w:delText xml:space="preserve"> (horizontal bold line), and minimum and maximum values. The dot represents </w:delText>
        </w:r>
        <w:r w:rsidR="00696C1E" w:rsidRPr="00696C1E" w:rsidDel="007E5826">
          <w:rPr>
            <w:sz w:val="20"/>
            <w:szCs w:val="20"/>
            <w:lang w:val="en-US"/>
          </w:rPr>
          <w:delText>an outlier</w:delText>
        </w:r>
        <w:r w:rsidRPr="00696C1E" w:rsidDel="007E5826">
          <w:rPr>
            <w:sz w:val="20"/>
            <w:szCs w:val="20"/>
            <w:lang w:val="en-US"/>
          </w:rPr>
          <w:delText xml:space="preserve">. The white square on each box represents the mean larval survival per plant. Data were analysed </w:delText>
        </w:r>
        <w:r w:rsidR="00E17007" w:rsidRPr="00696C1E" w:rsidDel="007E5826">
          <w:rPr>
            <w:sz w:val="20"/>
            <w:szCs w:val="20"/>
            <w:lang w:val="en-US"/>
          </w:rPr>
          <w:delText>with a</w:delText>
        </w:r>
        <w:r w:rsidRPr="00696C1E" w:rsidDel="007E5826">
          <w:rPr>
            <w:sz w:val="20"/>
            <w:szCs w:val="20"/>
            <w:lang w:val="en-US"/>
          </w:rPr>
          <w:delText xml:space="preserve"> generalised linear model (GLM). </w:delText>
        </w:r>
        <w:commentRangeStart w:id="351"/>
        <w:r w:rsidRPr="00696C1E" w:rsidDel="007E5826">
          <w:rPr>
            <w:sz w:val="20"/>
            <w:szCs w:val="20"/>
            <w:lang w:val="en-US"/>
          </w:rPr>
          <w:delText xml:space="preserve">n is the number of </w:delText>
        </w:r>
        <w:r w:rsidR="006241DE" w:rsidRPr="00696C1E" w:rsidDel="007E5826">
          <w:rPr>
            <w:sz w:val="20"/>
            <w:szCs w:val="20"/>
            <w:lang w:val="en-US"/>
          </w:rPr>
          <w:delText>replicates</w:delText>
        </w:r>
        <w:r w:rsidRPr="00696C1E" w:rsidDel="007E5826">
          <w:rPr>
            <w:sz w:val="20"/>
            <w:szCs w:val="20"/>
            <w:lang w:val="en-US"/>
          </w:rPr>
          <w:delText>.</w:delText>
        </w:r>
      </w:del>
    </w:p>
    <w:commentRangeEnd w:id="351"/>
    <w:p w14:paraId="0E32ACA0" w14:textId="10017FA6" w:rsidR="00980826" w:rsidRDefault="00E84CA4" w:rsidP="00920599">
      <w:pPr>
        <w:jc w:val="both"/>
        <w:rPr>
          <w:rFonts w:ascii="Times New Roman" w:hAnsi="Times New Roman" w:cs="Times New Roman"/>
          <w:sz w:val="24"/>
          <w:szCs w:val="24"/>
          <w:lang w:val="en-US"/>
        </w:rPr>
      </w:pPr>
      <w:r>
        <w:rPr>
          <w:rStyle w:val="CommentReference"/>
        </w:rPr>
        <w:commentReference w:id="351"/>
      </w:r>
    </w:p>
    <w:p w14:paraId="540C73DA" w14:textId="77777777" w:rsidR="00F81F69" w:rsidRDefault="00F81F69" w:rsidP="00920599">
      <w:pPr>
        <w:jc w:val="both"/>
        <w:rPr>
          <w:rFonts w:ascii="Times New Roman" w:hAnsi="Times New Roman" w:cs="Times New Roman"/>
          <w:sz w:val="24"/>
          <w:szCs w:val="24"/>
          <w:lang w:val="en-US"/>
        </w:rPr>
      </w:pPr>
    </w:p>
    <w:p w14:paraId="36AB04F8" w14:textId="77777777" w:rsidR="00F81F69" w:rsidRDefault="00F81F69" w:rsidP="00920599">
      <w:pPr>
        <w:jc w:val="both"/>
        <w:rPr>
          <w:rFonts w:ascii="Times New Roman" w:hAnsi="Times New Roman" w:cs="Times New Roman"/>
          <w:sz w:val="24"/>
          <w:szCs w:val="24"/>
          <w:lang w:val="en-US"/>
        </w:rPr>
      </w:pPr>
    </w:p>
    <w:p w14:paraId="5EB4ED55" w14:textId="3F7F7D79" w:rsidR="00024A8E" w:rsidRDefault="00743391" w:rsidP="00920599">
      <w:pPr>
        <w:jc w:val="both"/>
        <w:rPr>
          <w:rFonts w:ascii="Times New Roman" w:hAnsi="Times New Roman" w:cs="Times New Roman"/>
          <w:sz w:val="24"/>
          <w:szCs w:val="24"/>
          <w:lang w:val="en-US"/>
        </w:rPr>
      </w:pPr>
      <w:r>
        <w:rPr>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34"/>
                    <a:stretch>
                      <a:fillRect/>
                    </a:stretch>
                  </pic:blipFill>
                  <pic:spPr>
                    <a:xfrm>
                      <a:off x="0" y="0"/>
                      <a:ext cx="2812296" cy="2770632"/>
                    </a:xfrm>
                    <a:prstGeom prst="rect">
                      <a:avLst/>
                    </a:prstGeom>
                  </pic:spPr>
                </pic:pic>
              </a:graphicData>
            </a:graphic>
          </wp:inline>
        </w:drawing>
      </w:r>
      <w:r w:rsidRPr="00743391">
        <w:rPr>
          <w:noProof/>
        </w:rPr>
        <w:t xml:space="preserve"> </w:t>
      </w:r>
      <w:r>
        <w:rPr>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35"/>
                    <a:stretch>
                      <a:fillRect/>
                    </a:stretch>
                  </pic:blipFill>
                  <pic:spPr>
                    <a:xfrm>
                      <a:off x="0" y="0"/>
                      <a:ext cx="2812296" cy="2770632"/>
                    </a:xfrm>
                    <a:prstGeom prst="rect">
                      <a:avLst/>
                    </a:prstGeom>
                  </pic:spPr>
                </pic:pic>
              </a:graphicData>
            </a:graphic>
          </wp:inline>
        </w:drawing>
      </w:r>
    </w:p>
    <w:p w14:paraId="249A4787" w14:textId="65088677" w:rsidR="00980826" w:rsidRPr="00D664A0" w:rsidRDefault="00980826" w:rsidP="00980826">
      <w:pPr>
        <w:pStyle w:val="NormalWeb"/>
        <w:spacing w:before="0" w:beforeAutospacing="0" w:after="0" w:afterAutospacing="0" w:line="360" w:lineRule="auto"/>
        <w:jc w:val="both"/>
        <w:rPr>
          <w:sz w:val="22"/>
          <w:szCs w:val="22"/>
          <w:lang w:val="en-US"/>
        </w:rPr>
      </w:pPr>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ins w:id="352" w:author="Chia, Shaphan Yong" w:date="2023-06-24T09:47:00Z">
        <w:r w:rsidR="00215728">
          <w:rPr>
            <w:rFonts w:eastAsiaTheme="minorEastAsia"/>
            <w:b/>
            <w:bCs/>
            <w:color w:val="000000" w:themeColor="text1"/>
            <w:kern w:val="24"/>
            <w:lang w:val="en-US"/>
          </w:rPr>
          <w:t>8</w:t>
        </w:r>
      </w:ins>
      <w:del w:id="353" w:author="Chia, Shaphan Yong" w:date="2023-06-24T09:17:00Z">
        <w:r w:rsidRPr="001B7771" w:rsidDel="007E5826">
          <w:rPr>
            <w:rFonts w:eastAsiaTheme="minorEastAsia"/>
            <w:b/>
            <w:bCs/>
            <w:color w:val="000000" w:themeColor="text1"/>
            <w:kern w:val="24"/>
            <w:lang w:val="en-US"/>
          </w:rPr>
          <w:delText>8</w:delText>
        </w:r>
      </w:del>
      <w:r w:rsidRPr="001B7771">
        <w:rPr>
          <w:rFonts w:eastAsiaTheme="minorEastAsia"/>
          <w:b/>
          <w:bCs/>
          <w:color w:val="000000" w:themeColor="text1"/>
          <w:kern w:val="24"/>
          <w:lang w:val="en-US"/>
        </w:rPr>
        <w:t xml:space="preserve">.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r w:rsidR="002728C6">
        <w:rPr>
          <w:rFonts w:eastAsiaTheme="minorEastAsia"/>
          <w:color w:val="000000" w:themeColor="text1"/>
          <w:kern w:val="24"/>
          <w:sz w:val="20"/>
          <w:szCs w:val="20"/>
          <w:lang w:val="en-US"/>
        </w:rPr>
        <w:t xml:space="preserve"> in two trials</w:t>
      </w:r>
      <w:r w:rsidRPr="008C020B">
        <w:rPr>
          <w:rFonts w:eastAsiaTheme="minorEastAsia"/>
          <w:color w:val="000000" w:themeColor="text1"/>
          <w:kern w:val="24"/>
          <w:sz w:val="20"/>
          <w:szCs w:val="20"/>
          <w:lang w:val="en-US"/>
        </w:rPr>
        <w:t>.</w:t>
      </w:r>
      <w:r w:rsidRPr="001B7771">
        <w:rPr>
          <w:rFonts w:eastAsiaTheme="minorEastAsia"/>
          <w:color w:val="000000" w:themeColor="text1"/>
          <w:kern w:val="24"/>
          <w:sz w:val="20"/>
          <w:szCs w:val="20"/>
          <w:lang w:val="en-US"/>
        </w:rPr>
        <w:t xml:space="preserve"> </w:t>
      </w:r>
      <w:r w:rsidR="002728C6" w:rsidRPr="002728C6">
        <w:rPr>
          <w:rFonts w:eastAsiaTheme="minorEastAsia"/>
          <w:color w:val="000000" w:themeColor="text1"/>
          <w:kern w:val="24"/>
          <w:sz w:val="20"/>
          <w:szCs w:val="20"/>
          <w:lang w:val="en-US"/>
        </w:rPr>
        <w:t xml:space="preserve">A = trial 1 and B = trial 2. </w:t>
      </w:r>
      <w:r w:rsidR="00743391" w:rsidRPr="00743391">
        <w:rPr>
          <w:rFonts w:eastAsiaTheme="minorEastAsia"/>
          <w:color w:val="000000" w:themeColor="text1"/>
          <w:kern w:val="24"/>
          <w:sz w:val="20"/>
          <w:szCs w:val="20"/>
          <w:lang w:val="en-US"/>
        </w:rPr>
        <w:t>B is a repetition of A under similar conditions.</w:t>
      </w:r>
      <w:r w:rsidR="00743391">
        <w:rPr>
          <w:rFonts w:eastAsiaTheme="minorEastAsia"/>
          <w:color w:val="000000" w:themeColor="text1"/>
          <w:kern w:val="24"/>
          <w:sz w:val="20"/>
          <w:szCs w:val="20"/>
          <w:lang w:val="en-US"/>
        </w:rPr>
        <w:t xml:space="preserve"> </w:t>
      </w:r>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w:t>
      </w:r>
      <w:commentRangeStart w:id="354"/>
      <w:r w:rsidRPr="001B7771">
        <w:rPr>
          <w:sz w:val="20"/>
          <w:szCs w:val="20"/>
          <w:lang w:val="en-US"/>
        </w:rPr>
        <w:t xml:space="preserve">n is the number of </w:t>
      </w:r>
      <w:r w:rsidR="006241DE" w:rsidRPr="001B7771">
        <w:rPr>
          <w:sz w:val="20"/>
          <w:szCs w:val="20"/>
          <w:lang w:val="en-US"/>
        </w:rPr>
        <w:t>replicates</w:t>
      </w:r>
      <w:r w:rsidRPr="001B7771">
        <w:rPr>
          <w:sz w:val="20"/>
          <w:szCs w:val="20"/>
          <w:lang w:val="en-US"/>
        </w:rPr>
        <w:t>.</w:t>
      </w:r>
      <w:commentRangeEnd w:id="354"/>
      <w:r w:rsidR="00E84CA4">
        <w:rPr>
          <w:rStyle w:val="CommentReference"/>
          <w:rFonts w:asciiTheme="minorHAnsi" w:eastAsiaTheme="minorHAnsi" w:hAnsiTheme="minorHAnsi" w:cstheme="minorBidi"/>
          <w:lang w:eastAsia="en-US"/>
        </w:rPr>
        <w:commentReference w:id="354"/>
      </w:r>
    </w:p>
    <w:p w14:paraId="4D9EFCA9" w14:textId="48FB97D0" w:rsidR="001C0CD1" w:rsidRDefault="001C0CD1" w:rsidP="001C0CD1">
      <w:pPr>
        <w:jc w:val="both"/>
        <w:rPr>
          <w:ins w:id="355" w:author="Chia, Shaphan Yong" w:date="2023-06-24T09:17:00Z"/>
          <w:rFonts w:ascii="Times New Roman" w:hAnsi="Times New Roman" w:cs="Times New Roman"/>
          <w:sz w:val="24"/>
          <w:szCs w:val="24"/>
          <w:lang w:val="en-US"/>
        </w:rPr>
      </w:pPr>
    </w:p>
    <w:p w14:paraId="0122418B" w14:textId="77777777" w:rsidR="007E5826" w:rsidRDefault="007E5826" w:rsidP="007E5826">
      <w:pPr>
        <w:jc w:val="both"/>
        <w:rPr>
          <w:ins w:id="356" w:author="Chia, Shaphan Yong" w:date="2023-06-24T09:17:00Z"/>
          <w:rFonts w:ascii="Times New Roman" w:hAnsi="Times New Roman" w:cs="Times New Roman"/>
          <w:sz w:val="24"/>
          <w:szCs w:val="24"/>
          <w:lang w:val="en-US"/>
        </w:rPr>
      </w:pPr>
      <w:ins w:id="357" w:author="Chia, Shaphan Yong" w:date="2023-06-24T09:17:00Z">
        <w:r>
          <w:rPr>
            <w:noProof/>
          </w:rPr>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33"/>
                      <a:stretch>
                        <a:fillRect/>
                      </a:stretch>
                    </pic:blipFill>
                    <pic:spPr>
                      <a:xfrm>
                        <a:off x="0" y="0"/>
                        <a:ext cx="4619048" cy="3933333"/>
                      </a:xfrm>
                      <a:prstGeom prst="rect">
                        <a:avLst/>
                      </a:prstGeom>
                    </pic:spPr>
                  </pic:pic>
                </a:graphicData>
              </a:graphic>
            </wp:inline>
          </w:drawing>
        </w:r>
      </w:ins>
    </w:p>
    <w:p w14:paraId="1A391730" w14:textId="711952C3" w:rsidR="007E5826" w:rsidRPr="004C5F8A" w:rsidRDefault="007E5826" w:rsidP="007E5826">
      <w:pPr>
        <w:pStyle w:val="NormalWeb"/>
        <w:spacing w:before="0" w:beforeAutospacing="0" w:after="0" w:afterAutospacing="0" w:line="360" w:lineRule="auto"/>
        <w:jc w:val="both"/>
        <w:rPr>
          <w:ins w:id="358" w:author="Chia, Shaphan Yong" w:date="2023-06-24T09:17:00Z"/>
          <w:sz w:val="20"/>
          <w:szCs w:val="20"/>
          <w:lang w:val="en-US"/>
        </w:rPr>
      </w:pPr>
      <w:ins w:id="359" w:author="Chia, Shaphan Yong" w:date="2023-06-24T09:17:00Z">
        <w:r w:rsidRPr="00696C1E">
          <w:rPr>
            <w:rFonts w:eastAsiaTheme="minorEastAsia"/>
            <w:b/>
            <w:bCs/>
            <w:color w:val="000000" w:themeColor="text1"/>
            <w:kern w:val="24"/>
            <w:lang w:val="en-US"/>
          </w:rPr>
          <w:lastRenderedPageBreak/>
          <w:t>Figure S</w:t>
        </w:r>
      </w:ins>
      <w:ins w:id="360" w:author="Chia, Shaphan Yong" w:date="2023-06-24T09:47:00Z">
        <w:r w:rsidR="00215728">
          <w:rPr>
            <w:rFonts w:eastAsiaTheme="minorEastAsia"/>
            <w:b/>
            <w:bCs/>
            <w:color w:val="000000" w:themeColor="text1"/>
            <w:kern w:val="24"/>
            <w:lang w:val="en-US"/>
          </w:rPr>
          <w:t>9</w:t>
        </w:r>
      </w:ins>
      <w:ins w:id="361" w:author="Chia, Shaphan Yong" w:date="2023-06-24T09:17:00Z">
        <w:r w:rsidRPr="00696C1E">
          <w:rPr>
            <w:rFonts w:eastAsiaTheme="minorEastAsia"/>
            <w:b/>
            <w:bCs/>
            <w:color w:val="000000" w:themeColor="text1"/>
            <w:kern w:val="24"/>
            <w:lang w:val="en-US"/>
          </w:rPr>
          <w:t xml:space="preserve">.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 xml:space="preserve">B. rapa </w:t>
        </w:r>
        <w:r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8C63A3">
          <w:rPr>
            <w:rFonts w:eastAsiaTheme="minorEastAsia"/>
            <w:color w:val="000000" w:themeColor="text1"/>
            <w:kern w:val="24"/>
            <w:sz w:val="20"/>
            <w:szCs w:val="20"/>
            <w:lang w:val="en-US"/>
          </w:rPr>
          <w:t>.</w:t>
        </w:r>
        <w:r w:rsidRPr="00696C1E">
          <w:rPr>
            <w:rFonts w:eastAsiaTheme="minorEastAsia"/>
            <w:color w:val="000000" w:themeColor="text1"/>
            <w:kern w:val="24"/>
            <w:sz w:val="20"/>
            <w:szCs w:val="20"/>
            <w:lang w:val="en-US"/>
          </w:rPr>
          <w:t xml:space="preserve"> </w:t>
        </w:r>
        <w:r w:rsidRPr="00696C1E">
          <w:rPr>
            <w:sz w:val="20"/>
            <w:szCs w:val="20"/>
            <w:lang w:val="en-US"/>
          </w:rPr>
          <w:t>Boxplots show the median (horizontal bold line), and minimum and maximum values. The dot represents an outlier. The white square on each box represents the mean larval survival per plant. Data were analysed with a generalised linear model (GLM). n is the number of replicates.</w:t>
        </w:r>
      </w:ins>
    </w:p>
    <w:p w14:paraId="7973A863" w14:textId="77777777" w:rsidR="007E5826" w:rsidRDefault="007E5826" w:rsidP="001C0CD1">
      <w:pPr>
        <w:jc w:val="both"/>
        <w:rPr>
          <w:rFonts w:ascii="Times New Roman" w:hAnsi="Times New Roman" w:cs="Times New Roman"/>
          <w:sz w:val="24"/>
          <w:szCs w:val="24"/>
          <w:lang w:val="en-US"/>
        </w:rPr>
      </w:pPr>
    </w:p>
    <w:p w14:paraId="52EC8184" w14:textId="47321D5D" w:rsidR="00F81F69" w:rsidDel="00A35F57" w:rsidRDefault="00A35F57" w:rsidP="001C0CD1">
      <w:pPr>
        <w:jc w:val="both"/>
        <w:rPr>
          <w:del w:id="362" w:author="Chia, Shaphan Yong" w:date="2023-06-23T19:29:00Z"/>
          <w:rFonts w:ascii="Times New Roman" w:hAnsi="Times New Roman" w:cs="Times New Roman"/>
          <w:sz w:val="24"/>
          <w:szCs w:val="24"/>
          <w:lang w:val="en-US"/>
        </w:rPr>
      </w:pPr>
      <w:ins w:id="363" w:author="Chia, Shaphan Yong" w:date="2023-06-23T19:29:00Z">
        <w:r>
          <w:rPr>
            <w:noProof/>
          </w:rPr>
          <w:drawing>
            <wp:inline distT="0" distB="0" distL="0" distR="0" wp14:anchorId="689D55B2" wp14:editId="1D104F20">
              <wp:extent cx="5731510" cy="5097145"/>
              <wp:effectExtent l="0" t="0" r="2540" b="8255"/>
              <wp:docPr id="135498278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2780" name="Picture 1" descr="A picture containing text, screenshot, diagram, number&#10;&#10;Description automatically generated"/>
                      <pic:cNvPicPr/>
                    </pic:nvPicPr>
                    <pic:blipFill>
                      <a:blip r:embed="rId36"/>
                      <a:stretch>
                        <a:fillRect/>
                      </a:stretch>
                    </pic:blipFill>
                    <pic:spPr>
                      <a:xfrm>
                        <a:off x="0" y="0"/>
                        <a:ext cx="5731510" cy="5097145"/>
                      </a:xfrm>
                      <a:prstGeom prst="rect">
                        <a:avLst/>
                      </a:prstGeom>
                    </pic:spPr>
                  </pic:pic>
                </a:graphicData>
              </a:graphic>
            </wp:inline>
          </w:drawing>
        </w:r>
      </w:ins>
    </w:p>
    <w:p w14:paraId="1D69D3A4" w14:textId="77777777" w:rsidR="00F81F69" w:rsidDel="00A35F57" w:rsidRDefault="00F81F69" w:rsidP="001C0CD1">
      <w:pPr>
        <w:jc w:val="both"/>
        <w:rPr>
          <w:del w:id="364" w:author="Chia, Shaphan Yong" w:date="2023-06-23T19:29:00Z"/>
          <w:rFonts w:ascii="Times New Roman" w:hAnsi="Times New Roman" w:cs="Times New Roman"/>
          <w:sz w:val="24"/>
          <w:szCs w:val="24"/>
          <w:lang w:val="en-US"/>
        </w:rPr>
      </w:pPr>
    </w:p>
    <w:p w14:paraId="49889B02" w14:textId="77777777" w:rsidR="00F81F69" w:rsidDel="00A35F57" w:rsidRDefault="00F81F69" w:rsidP="001C0CD1">
      <w:pPr>
        <w:jc w:val="both"/>
        <w:rPr>
          <w:del w:id="365" w:author="Chia, Shaphan Yong" w:date="2023-06-23T19:29:00Z"/>
          <w:rFonts w:ascii="Times New Roman" w:hAnsi="Times New Roman" w:cs="Times New Roman"/>
          <w:sz w:val="24"/>
          <w:szCs w:val="24"/>
          <w:lang w:val="en-US"/>
        </w:rPr>
      </w:pPr>
    </w:p>
    <w:p w14:paraId="732BA8E1" w14:textId="77777777" w:rsidR="00F81F69" w:rsidDel="00A35F57" w:rsidRDefault="00F81F69" w:rsidP="001C0CD1">
      <w:pPr>
        <w:jc w:val="both"/>
        <w:rPr>
          <w:del w:id="366" w:author="Chia, Shaphan Yong" w:date="2023-06-23T19:29:00Z"/>
          <w:rFonts w:ascii="Times New Roman" w:hAnsi="Times New Roman" w:cs="Times New Roman"/>
          <w:sz w:val="24"/>
          <w:szCs w:val="24"/>
          <w:lang w:val="en-US"/>
        </w:rPr>
      </w:pPr>
    </w:p>
    <w:p w14:paraId="0E384C27" w14:textId="77777777" w:rsidR="00F81F69" w:rsidRDefault="00F81F69" w:rsidP="001C0CD1">
      <w:pPr>
        <w:jc w:val="both"/>
        <w:rPr>
          <w:rFonts w:ascii="Times New Roman" w:hAnsi="Times New Roman" w:cs="Times New Roman"/>
          <w:sz w:val="24"/>
          <w:szCs w:val="24"/>
          <w:lang w:val="en-US"/>
        </w:rPr>
      </w:pPr>
    </w:p>
    <w:p w14:paraId="3D5AC372" w14:textId="5E8A7088" w:rsidR="008C020B" w:rsidRPr="001C0CD1" w:rsidDel="00A35F57" w:rsidRDefault="008C020B" w:rsidP="001C0CD1">
      <w:pPr>
        <w:jc w:val="both"/>
        <w:rPr>
          <w:del w:id="367" w:author="Chia, Shaphan Yong" w:date="2023-06-23T19:29:00Z"/>
          <w:rFonts w:ascii="Times New Roman" w:hAnsi="Times New Roman" w:cs="Times New Roman"/>
          <w:sz w:val="24"/>
          <w:szCs w:val="24"/>
          <w:lang w:val="en-US"/>
        </w:rPr>
      </w:pPr>
      <w:del w:id="368" w:author="Chia, Shaphan Yong" w:date="2023-06-23T19:25:00Z">
        <w:r w:rsidDel="00A35F57">
          <w:rPr>
            <w:noProof/>
          </w:rPr>
          <w:lastRenderedPageBreak/>
          <w:drawing>
            <wp:inline distT="0" distB="0" distL="0" distR="0" wp14:anchorId="2D3D2B88" wp14:editId="6CC5C7B5">
              <wp:extent cx="2812296" cy="2770632"/>
              <wp:effectExtent l="0" t="0" r="0" b="0"/>
              <wp:docPr id="135935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2675" name=""/>
                      <pic:cNvPicPr/>
                    </pic:nvPicPr>
                    <pic:blipFill>
                      <a:blip r:embed="rId37"/>
                      <a:stretch>
                        <a:fillRect/>
                      </a:stretch>
                    </pic:blipFill>
                    <pic:spPr>
                      <a:xfrm>
                        <a:off x="0" y="0"/>
                        <a:ext cx="2812296" cy="2770632"/>
                      </a:xfrm>
                      <a:prstGeom prst="rect">
                        <a:avLst/>
                      </a:prstGeom>
                    </pic:spPr>
                  </pic:pic>
                </a:graphicData>
              </a:graphic>
            </wp:inline>
          </w:drawing>
        </w:r>
      </w:del>
      <w:r w:rsidRPr="008C020B">
        <w:rPr>
          <w:noProof/>
        </w:rPr>
        <w:t xml:space="preserve"> </w:t>
      </w:r>
      <w:del w:id="369" w:author="Chia, Shaphan Yong" w:date="2023-06-23T19:25:00Z">
        <w:r w:rsidDel="00A35F57">
          <w:rPr>
            <w:noProof/>
          </w:rPr>
          <w:drawing>
            <wp:inline distT="0" distB="0" distL="0" distR="0" wp14:anchorId="5BA58D3B" wp14:editId="000BEE2C">
              <wp:extent cx="2812296" cy="2770632"/>
              <wp:effectExtent l="0" t="0" r="0" b="0"/>
              <wp:docPr id="213364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1877" name=""/>
                      <pic:cNvPicPr/>
                    </pic:nvPicPr>
                    <pic:blipFill>
                      <a:blip r:embed="rId38"/>
                      <a:stretch>
                        <a:fillRect/>
                      </a:stretch>
                    </pic:blipFill>
                    <pic:spPr>
                      <a:xfrm>
                        <a:off x="0" y="0"/>
                        <a:ext cx="2812296" cy="2770632"/>
                      </a:xfrm>
                      <a:prstGeom prst="rect">
                        <a:avLst/>
                      </a:prstGeom>
                    </pic:spPr>
                  </pic:pic>
                </a:graphicData>
              </a:graphic>
            </wp:inline>
          </w:drawing>
        </w:r>
      </w:del>
    </w:p>
    <w:p w14:paraId="7B700C3A" w14:textId="437E8C55" w:rsidR="009B468D" w:rsidRDefault="00E61839">
      <w:pPr>
        <w:jc w:val="both"/>
        <w:rPr>
          <w:ins w:id="370" w:author="Chia, Shaphan Yong" w:date="2023-06-23T19:26:00Z"/>
          <w:rFonts w:ascii="Times New Roman" w:hAnsi="Times New Roman" w:cs="Times New Roman"/>
          <w:sz w:val="20"/>
          <w:szCs w:val="20"/>
          <w:lang w:val="en-US"/>
        </w:rPr>
        <w:pPrChange w:id="371" w:author="Chia, Shaphan Yong" w:date="2023-06-23T19:29:00Z">
          <w:pPr>
            <w:spacing w:before="240" w:after="0"/>
            <w:jc w:val="both"/>
          </w:pPr>
        </w:pPrChange>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ins w:id="372" w:author="Chia, Shaphan Yong" w:date="2023-06-24T09:48:00Z">
        <w:r w:rsidR="00215728">
          <w:rPr>
            <w:rFonts w:ascii="Times New Roman" w:hAnsi="Times New Roman" w:cs="Times New Roman"/>
            <w:b/>
            <w:bCs/>
            <w:sz w:val="24"/>
            <w:szCs w:val="24"/>
            <w:lang w:val="en-US"/>
          </w:rPr>
          <w:t>10</w:t>
        </w:r>
      </w:ins>
      <w:del w:id="373" w:author="Chia, Shaphan Yong" w:date="2023-06-24T09:48:00Z">
        <w:r w:rsidDel="00215728">
          <w:rPr>
            <w:rFonts w:ascii="Times New Roman" w:hAnsi="Times New Roman" w:cs="Times New Roman"/>
            <w:b/>
            <w:bCs/>
            <w:sz w:val="24"/>
            <w:szCs w:val="24"/>
            <w:lang w:val="en-US"/>
          </w:rPr>
          <w:delText>9</w:delText>
        </w:r>
      </w:del>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 xml:space="preserve">n soil either amended or not amended (NoFrass; control): </w:t>
      </w:r>
      <w:del w:id="374" w:author="Chia, Shaphan Yong" w:date="2023-06-23T19:35:00Z">
        <w:r w:rsidR="00150084" w:rsidRPr="00150084" w:rsidDel="00FD5D5E">
          <w:rPr>
            <w:rFonts w:ascii="Times New Roman" w:hAnsi="Times New Roman" w:cs="Times New Roman"/>
            <w:sz w:val="20"/>
            <w:szCs w:val="20"/>
            <w:lang w:val="en-US"/>
          </w:rPr>
          <w:delText xml:space="preserve">by </w:delText>
        </w:r>
      </w:del>
      <w:ins w:id="375" w:author="Chia, Shaphan Yong" w:date="2023-06-23T19:35:00Z">
        <w:r w:rsidR="00FD5D5E">
          <w:rPr>
            <w:rFonts w:ascii="Times New Roman" w:hAnsi="Times New Roman" w:cs="Times New Roman"/>
            <w:sz w:val="20"/>
            <w:szCs w:val="20"/>
            <w:lang w:val="en-US"/>
          </w:rPr>
          <w:t>after</w:t>
        </w:r>
        <w:r w:rsidR="00FD5D5E" w:rsidRPr="00150084">
          <w:rPr>
            <w:rFonts w:ascii="Times New Roman" w:hAnsi="Times New Roman" w:cs="Times New Roman"/>
            <w:sz w:val="20"/>
            <w:szCs w:val="20"/>
            <w:lang w:val="en-US"/>
          </w:rPr>
          <w:t xml:space="preserve"> </w:t>
        </w:r>
      </w:ins>
      <w:r w:rsidR="00150084" w:rsidRPr="00150084">
        <w:rPr>
          <w:rFonts w:ascii="Times New Roman" w:hAnsi="Times New Roman" w:cs="Times New Roman"/>
          <w:sz w:val="20"/>
          <w:szCs w:val="20"/>
          <w:lang w:val="en-US"/>
        </w:rPr>
        <w:t>incubating</w:t>
      </w:r>
      <w:del w:id="376" w:author="Chia, Shaphan Yong" w:date="2023-06-23T19:35:00Z">
        <w:r w:rsidR="00150084" w:rsidRPr="00150084" w:rsidDel="00FD5D5E">
          <w:rPr>
            <w:rFonts w:ascii="Times New Roman" w:hAnsi="Times New Roman" w:cs="Times New Roman"/>
            <w:sz w:val="20"/>
            <w:szCs w:val="20"/>
            <w:lang w:val="en-US"/>
          </w:rPr>
          <w:delText>;</w:delText>
        </w:r>
        <w:r w:rsidR="000352A3" w:rsidDel="00FD5D5E">
          <w:rPr>
            <w:rFonts w:ascii="Times New Roman" w:hAnsi="Times New Roman" w:cs="Times New Roman"/>
            <w:sz w:val="20"/>
            <w:szCs w:val="20"/>
            <w:lang w:val="en-US"/>
          </w:rPr>
          <w:delText xml:space="preserve"> </w:delText>
        </w:r>
        <w:r w:rsidR="00150084" w:rsidRPr="00150084" w:rsidDel="00FD5D5E">
          <w:rPr>
            <w:rFonts w:ascii="Times New Roman" w:hAnsi="Times New Roman" w:cs="Times New Roman"/>
            <w:sz w:val="20"/>
            <w:szCs w:val="20"/>
            <w:lang w:val="en-US"/>
          </w:rPr>
          <w:delText>with composted</w:delText>
        </w:r>
      </w:del>
      <w:r w:rsidR="00150084" w:rsidRPr="00150084">
        <w:rPr>
          <w:rFonts w:ascii="Times New Roman" w:hAnsi="Times New Roman" w:cs="Times New Roman"/>
          <w:sz w:val="20"/>
          <w:szCs w:val="20"/>
          <w:lang w:val="en-US"/>
        </w:rPr>
        <w:t xml:space="preserve"> BSF frass (BSFF) or yellow mealworm frass (MWF)</w:t>
      </w:r>
      <w:r w:rsidR="006F4306" w:rsidRPr="002A6357">
        <w:rPr>
          <w:rFonts w:ascii="Times New Roman" w:hAnsi="Times New Roman" w:cs="Times New Roman"/>
          <w:sz w:val="20"/>
          <w:szCs w:val="20"/>
          <w:lang w:val="en-US"/>
        </w:rPr>
        <w:t xml:space="preserve">. </w:t>
      </w:r>
      <w:bookmarkStart w:id="377" w:name="_Hlk127836089"/>
      <w:del w:id="378" w:author="Chia, Shaphan Yong" w:date="2023-06-24T10:00:00Z">
        <w:r w:rsidR="006F4306" w:rsidRPr="002A6357" w:rsidDel="00241131">
          <w:rPr>
            <w:rFonts w:ascii="Times New Roman" w:hAnsi="Times New Roman" w:cs="Times New Roman"/>
            <w:sz w:val="20"/>
            <w:szCs w:val="20"/>
            <w:lang w:val="en-US"/>
          </w:rPr>
          <w:delText xml:space="preserve">A = </w:delText>
        </w:r>
        <w:r w:rsidR="00376D01" w:rsidRPr="002A6357" w:rsidDel="00241131">
          <w:rPr>
            <w:rFonts w:ascii="Times New Roman" w:hAnsi="Times New Roman" w:cs="Times New Roman"/>
            <w:sz w:val="20"/>
            <w:szCs w:val="20"/>
            <w:lang w:val="en-US"/>
          </w:rPr>
          <w:delText>f</w:delText>
        </w:r>
      </w:del>
      <w:ins w:id="379" w:author="Chia, Shaphan Yong" w:date="2023-06-24T10:00:00Z">
        <w:r w:rsidR="00241131">
          <w:rPr>
            <w:rFonts w:ascii="Times New Roman" w:hAnsi="Times New Roman" w:cs="Times New Roman"/>
            <w:sz w:val="20"/>
            <w:szCs w:val="20"/>
            <w:lang w:val="en-US"/>
          </w:rPr>
          <w:t>F</w:t>
        </w:r>
      </w:ins>
      <w:r w:rsidR="00376D01" w:rsidRPr="002A6357">
        <w:rPr>
          <w:rFonts w:ascii="Times New Roman" w:hAnsi="Times New Roman" w:cs="Times New Roman"/>
          <w:sz w:val="20"/>
          <w:szCs w:val="20"/>
          <w:lang w:val="en-US"/>
        </w:rPr>
        <w:t>rass was incubated in the soil before seeds were sown</w:t>
      </w:r>
      <w:ins w:id="380" w:author="Chia, Shaphan Yong" w:date="2023-06-24T10:01:00Z">
        <w:r w:rsidR="00241131">
          <w:rPr>
            <w:rFonts w:ascii="Times New Roman" w:hAnsi="Times New Roman" w:cs="Times New Roman"/>
            <w:sz w:val="20"/>
            <w:szCs w:val="20"/>
            <w:lang w:val="en-US"/>
          </w:rPr>
          <w:t xml:space="preserve">. </w:t>
        </w:r>
      </w:ins>
      <w:del w:id="381" w:author="Chia, Shaphan Yong" w:date="2023-06-24T10:01:00Z">
        <w:r w:rsidR="006F4306" w:rsidRPr="002A6357" w:rsidDel="00241131">
          <w:rPr>
            <w:rFonts w:ascii="Times New Roman" w:hAnsi="Times New Roman" w:cs="Times New Roman"/>
            <w:sz w:val="20"/>
            <w:szCs w:val="20"/>
            <w:lang w:val="en-US"/>
          </w:rPr>
          <w:delText xml:space="preserve"> and</w:delText>
        </w:r>
        <w:r w:rsidR="002C3956" w:rsidRPr="002A6357" w:rsidDel="00241131">
          <w:rPr>
            <w:rFonts w:ascii="Times New Roman" w:hAnsi="Times New Roman" w:cs="Times New Roman"/>
            <w:sz w:val="20"/>
            <w:szCs w:val="20"/>
            <w:lang w:val="en-US"/>
          </w:rPr>
          <w:delText>,</w:delText>
        </w:r>
        <w:r w:rsidR="006F4306" w:rsidRPr="002A6357" w:rsidDel="00241131">
          <w:rPr>
            <w:rFonts w:ascii="Times New Roman" w:hAnsi="Times New Roman" w:cs="Times New Roman"/>
            <w:sz w:val="20"/>
            <w:szCs w:val="20"/>
            <w:lang w:val="en-US"/>
          </w:rPr>
          <w:delText xml:space="preserve"> B = </w:delText>
        </w:r>
        <w:r w:rsidR="00376D01" w:rsidRPr="002A6357" w:rsidDel="00241131">
          <w:rPr>
            <w:rFonts w:ascii="Times New Roman" w:hAnsi="Times New Roman" w:cs="Times New Roman"/>
            <w:sz w:val="20"/>
            <w:szCs w:val="20"/>
            <w:lang w:val="en-US"/>
          </w:rPr>
          <w:delText>frass was composted before being added to the soil</w:delText>
        </w:r>
        <w:bookmarkEnd w:id="377"/>
        <w:r w:rsidR="00150084" w:rsidDel="00241131">
          <w:rPr>
            <w:rFonts w:ascii="Times New Roman" w:hAnsi="Times New Roman" w:cs="Times New Roman"/>
            <w:sz w:val="20"/>
            <w:szCs w:val="20"/>
            <w:lang w:val="en-US"/>
          </w:rPr>
          <w:delText>.</w:delText>
        </w:r>
        <w:r w:rsidRPr="002A6357" w:rsidDel="00241131">
          <w:rPr>
            <w:rFonts w:ascii="Times New Roman" w:hAnsi="Times New Roman" w:cs="Times New Roman"/>
            <w:sz w:val="20"/>
            <w:szCs w:val="20"/>
            <w:lang w:val="en-US"/>
          </w:rPr>
          <w:delText xml:space="preserve"> </w:delText>
        </w:r>
      </w:del>
      <w:r w:rsidRPr="002A6357">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w:t>
      </w:r>
      <w:commentRangeStart w:id="382"/>
      <w:r w:rsidRPr="002A6357">
        <w:rPr>
          <w:rFonts w:ascii="Times New Roman" w:hAnsi="Times New Roman" w:cs="Times New Roman"/>
          <w:sz w:val="20"/>
          <w:szCs w:val="20"/>
          <w:lang w:val="en-US"/>
        </w:rPr>
        <w:t xml:space="preserve">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w:t>
      </w:r>
      <w:commentRangeEnd w:id="382"/>
      <w:r w:rsidR="00E84CA4">
        <w:rPr>
          <w:rStyle w:val="CommentReference"/>
        </w:rPr>
        <w:commentReference w:id="382"/>
      </w:r>
      <w:r w:rsidR="00EB1F00" w:rsidRPr="002A6357">
        <w:rPr>
          <w:rFonts w:ascii="Times New Roman" w:hAnsi="Times New Roman" w:cs="Times New Roman"/>
          <w:sz w:val="20"/>
          <w:szCs w:val="20"/>
          <w:lang w:val="en-US"/>
        </w:rPr>
        <w:t>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04DF3AFA" w14:textId="13D72141" w:rsidR="00A35F57" w:rsidRDefault="00FD5D5E" w:rsidP="00D664A0">
      <w:pPr>
        <w:spacing w:before="240" w:after="0"/>
        <w:jc w:val="both"/>
        <w:rPr>
          <w:ins w:id="383" w:author="Chia, Shaphan Yong" w:date="2023-06-23T19:26:00Z"/>
          <w:rFonts w:ascii="Times New Roman" w:hAnsi="Times New Roman" w:cs="Times New Roman"/>
          <w:sz w:val="20"/>
          <w:szCs w:val="20"/>
          <w:lang w:val="en-US"/>
        </w:rPr>
      </w:pPr>
      <w:ins w:id="384" w:author="Chia, Shaphan Yong" w:date="2023-06-23T19:42:00Z">
        <w:r>
          <w:rPr>
            <w:noProof/>
          </w:rPr>
          <w:lastRenderedPageBreak/>
          <w:drawing>
            <wp:inline distT="0" distB="0" distL="0" distR="0" wp14:anchorId="3F236C84" wp14:editId="75543C67">
              <wp:extent cx="5731510" cy="4711700"/>
              <wp:effectExtent l="0" t="0" r="2540" b="0"/>
              <wp:docPr id="979914337"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14337" name="Picture 1" descr="A picture containing text, screenshot, diagram, number&#10;&#10;Description automatically generated"/>
                      <pic:cNvPicPr/>
                    </pic:nvPicPr>
                    <pic:blipFill>
                      <a:blip r:embed="rId39"/>
                      <a:stretch>
                        <a:fillRect/>
                      </a:stretch>
                    </pic:blipFill>
                    <pic:spPr>
                      <a:xfrm>
                        <a:off x="0" y="0"/>
                        <a:ext cx="5731510" cy="4711700"/>
                      </a:xfrm>
                      <a:prstGeom prst="rect">
                        <a:avLst/>
                      </a:prstGeom>
                    </pic:spPr>
                  </pic:pic>
                </a:graphicData>
              </a:graphic>
            </wp:inline>
          </w:drawing>
        </w:r>
      </w:ins>
    </w:p>
    <w:p w14:paraId="205BB2C6" w14:textId="1546453A" w:rsidR="00A35F57" w:rsidRPr="00D664A0" w:rsidRDefault="00A35F57" w:rsidP="00A35F57">
      <w:pPr>
        <w:spacing w:before="240" w:after="0"/>
        <w:jc w:val="both"/>
        <w:rPr>
          <w:ins w:id="385" w:author="Chia, Shaphan Yong" w:date="2023-06-23T19:26:00Z"/>
          <w:rFonts w:ascii="Times New Roman" w:hAnsi="Times New Roman" w:cs="Times New Roman"/>
          <w:sz w:val="12"/>
          <w:szCs w:val="12"/>
          <w:lang w:val="en-US"/>
        </w:rPr>
      </w:pPr>
      <w:ins w:id="386" w:author="Chia, Shaphan Yong" w:date="2023-06-23T19:26:00Z">
        <w:r w:rsidRPr="00A35F57">
          <w:rPr>
            <w:rFonts w:ascii="Times New Roman" w:hAnsi="Times New Roman" w:cs="Times New Roman"/>
            <w:b/>
            <w:bCs/>
            <w:sz w:val="24"/>
            <w:szCs w:val="24"/>
            <w:highlight w:val="yellow"/>
            <w:lang w:val="en-US"/>
            <w:rPrChange w:id="387" w:author="Chia, Shaphan Yong" w:date="2023-06-23T19:26:00Z">
              <w:rPr>
                <w:rFonts w:ascii="Times New Roman" w:hAnsi="Times New Roman" w:cs="Times New Roman"/>
                <w:b/>
                <w:bCs/>
                <w:sz w:val="24"/>
                <w:szCs w:val="24"/>
                <w:lang w:val="en-US"/>
              </w:rPr>
            </w:rPrChange>
          </w:rPr>
          <w:t>Figure S</w:t>
        </w:r>
      </w:ins>
      <w:ins w:id="388" w:author="Chia, Shaphan Yong" w:date="2023-06-24T09:48:00Z">
        <w:r w:rsidR="00215728">
          <w:rPr>
            <w:rFonts w:ascii="Times New Roman" w:hAnsi="Times New Roman" w:cs="Times New Roman"/>
            <w:b/>
            <w:bCs/>
            <w:sz w:val="24"/>
            <w:szCs w:val="24"/>
            <w:lang w:val="en-US"/>
          </w:rPr>
          <w:t>11</w:t>
        </w:r>
      </w:ins>
      <w:ins w:id="389" w:author="Chia, Shaphan Yong" w:date="2023-06-23T19:26:00Z">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Pr="00150084">
          <w:rPr>
            <w:rFonts w:ascii="Times New Roman" w:hAnsi="Times New Roman" w:cs="Times New Roman"/>
            <w:sz w:val="20"/>
            <w:szCs w:val="20"/>
            <w:lang w:val="en-US"/>
          </w:rPr>
          <w:t xml:space="preserve">grown </w:t>
        </w:r>
        <w:r>
          <w:rPr>
            <w:rFonts w:ascii="Times New Roman" w:hAnsi="Times New Roman" w:cs="Times New Roman"/>
            <w:sz w:val="20"/>
            <w:szCs w:val="20"/>
            <w:lang w:val="en-US"/>
          </w:rPr>
          <w:t>i</w:t>
        </w:r>
        <w:r w:rsidRPr="00150084">
          <w:rPr>
            <w:rFonts w:ascii="Times New Roman" w:hAnsi="Times New Roman" w:cs="Times New Roman"/>
            <w:sz w:val="20"/>
            <w:szCs w:val="20"/>
            <w:lang w:val="en-US"/>
          </w:rPr>
          <w:t xml:space="preserve">n soil either amended or not amended (NoFrass; control): </w:t>
        </w:r>
      </w:ins>
      <w:ins w:id="390" w:author="Chia, Shaphan Yong" w:date="2023-06-23T19:36:00Z">
        <w:r w:rsidR="00FD5D5E">
          <w:rPr>
            <w:rFonts w:ascii="Times New Roman" w:hAnsi="Times New Roman" w:cs="Times New Roman"/>
            <w:sz w:val="20"/>
            <w:szCs w:val="20"/>
            <w:lang w:val="en-US"/>
          </w:rPr>
          <w:t xml:space="preserve">after </w:t>
        </w:r>
      </w:ins>
      <w:ins w:id="391" w:author="Chia, Shaphan Yong" w:date="2023-06-23T19:26:00Z">
        <w:r w:rsidRPr="00150084">
          <w:rPr>
            <w:rFonts w:ascii="Times New Roman" w:hAnsi="Times New Roman" w:cs="Times New Roman"/>
            <w:sz w:val="20"/>
            <w:szCs w:val="20"/>
            <w:lang w:val="en-US"/>
          </w:rPr>
          <w:t>compost</w:t>
        </w:r>
      </w:ins>
      <w:ins w:id="392" w:author="Chia, Shaphan Yong" w:date="2023-06-23T19:36:00Z">
        <w:r w:rsidR="00FD5D5E">
          <w:rPr>
            <w:rFonts w:ascii="Times New Roman" w:hAnsi="Times New Roman" w:cs="Times New Roman"/>
            <w:sz w:val="20"/>
            <w:szCs w:val="20"/>
            <w:lang w:val="en-US"/>
          </w:rPr>
          <w:t>ing</w:t>
        </w:r>
      </w:ins>
      <w:ins w:id="393" w:author="Chia, Shaphan Yong" w:date="2023-06-23T19:26:00Z">
        <w:r w:rsidRPr="00150084">
          <w:rPr>
            <w:rFonts w:ascii="Times New Roman" w:hAnsi="Times New Roman" w:cs="Times New Roman"/>
            <w:sz w:val="20"/>
            <w:szCs w:val="20"/>
            <w:lang w:val="en-US"/>
          </w:rPr>
          <w:t xml:space="preserve"> BSF frass (BSFF) or yellow mealworm frass (MWF)</w:t>
        </w:r>
        <w:r w:rsidRPr="002A6357">
          <w:rPr>
            <w:rFonts w:ascii="Times New Roman" w:hAnsi="Times New Roman" w:cs="Times New Roman"/>
            <w:sz w:val="20"/>
            <w:szCs w:val="20"/>
            <w:lang w:val="en-US"/>
          </w:rPr>
          <w:t xml:space="preserve">. </w:t>
        </w:r>
      </w:ins>
      <w:ins w:id="394" w:author="Chia, Shaphan Yong" w:date="2023-06-23T19:43:00Z">
        <w:r w:rsidR="00BE4F2F">
          <w:rPr>
            <w:rFonts w:ascii="Times New Roman" w:hAnsi="Times New Roman" w:cs="Times New Roman"/>
            <w:sz w:val="20"/>
            <w:szCs w:val="20"/>
            <w:lang w:val="en-US"/>
          </w:rPr>
          <w:t>F</w:t>
        </w:r>
      </w:ins>
      <w:ins w:id="395" w:author="Chia, Shaphan Yong" w:date="2023-06-23T19:26:00Z">
        <w:r w:rsidRPr="002A6357">
          <w:rPr>
            <w:rFonts w:ascii="Times New Roman" w:hAnsi="Times New Roman" w:cs="Times New Roman"/>
            <w:sz w:val="20"/>
            <w:szCs w:val="20"/>
            <w:lang w:val="en-US"/>
          </w:rPr>
          <w:t xml:space="preserve">rass was composted before being added to the </w:t>
        </w:r>
        <w:commentRangeStart w:id="396"/>
        <w:r w:rsidRPr="002A6357">
          <w:rPr>
            <w:rFonts w:ascii="Times New Roman" w:hAnsi="Times New Roman" w:cs="Times New Roman"/>
            <w:sz w:val="20"/>
            <w:szCs w:val="20"/>
            <w:lang w:val="en-US"/>
          </w:rPr>
          <w:t>soil</w:t>
        </w:r>
      </w:ins>
      <w:commentRangeEnd w:id="396"/>
      <w:ins w:id="397" w:author="Chia, Shaphan Yong" w:date="2023-06-23T19:44:00Z">
        <w:r w:rsidR="00BE4F2F">
          <w:rPr>
            <w:rStyle w:val="CommentReference"/>
          </w:rPr>
          <w:commentReference w:id="396"/>
        </w:r>
      </w:ins>
      <w:ins w:id="398" w:author="Chia, Shaphan Yong" w:date="2023-06-23T19:26:00Z">
        <w:r>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w:t>
        </w:r>
      </w:ins>
      <w:ins w:id="399" w:author="Chia, Shaphan Yong" w:date="2023-06-23T19:44:00Z">
        <w:r w:rsidR="00BE4F2F">
          <w:rPr>
            <w:rFonts w:ascii="Times New Roman" w:hAnsi="Times New Roman" w:cs="Times New Roman"/>
            <w:sz w:val="20"/>
            <w:szCs w:val="20"/>
            <w:lang w:val="en-US"/>
          </w:rPr>
          <w:t xml:space="preserve"> ( ). </w:t>
        </w:r>
      </w:ins>
      <w:ins w:id="400" w:author="Chia, Shaphan Yong" w:date="2023-06-23T19:26:00Z">
        <w:r w:rsidRPr="002A6357">
          <w:rPr>
            <w:rFonts w:ascii="Times New Roman" w:hAnsi="Times New Roman" w:cs="Times New Roman"/>
            <w:sz w:val="20"/>
            <w:szCs w:val="20"/>
            <w:lang w:val="en-US"/>
          </w:rPr>
          <w:t xml:space="preserve">Boxplots show the </w:t>
        </w:r>
        <w:r>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The dots </w:t>
        </w:r>
        <w:r>
          <w:rPr>
            <w:rFonts w:ascii="Times New Roman" w:hAnsi="Times New Roman" w:cs="Times New Roman"/>
            <w:sz w:val="20"/>
            <w:szCs w:val="20"/>
            <w:lang w:val="en-US"/>
          </w:rPr>
          <w:t>outliers</w:t>
        </w:r>
        <w:r w:rsidRPr="002A6357">
          <w:rPr>
            <w:rFonts w:ascii="Times New Roman" w:hAnsi="Times New Roman" w:cs="Times New Roman"/>
            <w:sz w:val="20"/>
            <w:szCs w:val="20"/>
            <w:lang w:val="en-US"/>
          </w:rPr>
          <w:t xml:space="preserve">. The white square on each box represents the mean number of leaves. Data were analysed with a generalised linear mixed effect model (GLMM). </w:t>
        </w:r>
        <w:commentRangeStart w:id="401"/>
        <w:r w:rsidRPr="002A6357">
          <w:rPr>
            <w:rFonts w:ascii="Times New Roman" w:hAnsi="Times New Roman" w:cs="Times New Roman"/>
            <w:sz w:val="20"/>
            <w:szCs w:val="20"/>
            <w:lang w:val="en-US"/>
          </w:rPr>
          <w:t xml:space="preserve">n is the number of </w:t>
        </w:r>
        <w:r>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 xml:space="preserve">. </w:t>
        </w:r>
        <w:commentRangeEnd w:id="401"/>
        <w:r>
          <w:rPr>
            <w:rStyle w:val="CommentReference"/>
          </w:rPr>
          <w:commentReference w:id="401"/>
        </w:r>
        <w:r w:rsidRPr="002A6357">
          <w:rPr>
            <w:rFonts w:ascii="Times New Roman" w:hAnsi="Times New Roman" w:cs="Times New Roman"/>
            <w:sz w:val="20"/>
            <w:szCs w:val="20"/>
            <w:lang w:val="en-US"/>
          </w:rPr>
          <w:t>Boxes with different letters are significantly different (</w:t>
        </w:r>
        <w:r w:rsidRPr="002A6357">
          <w:rPr>
            <w:rFonts w:ascii="Times New Roman" w:hAnsi="Times New Roman" w:cs="Times New Roman"/>
            <w:sz w:val="20"/>
            <w:szCs w:val="20"/>
          </w:rPr>
          <w:t xml:space="preserve">Tukey's </w:t>
        </w:r>
        <w:r w:rsidRPr="002A6357">
          <w:rPr>
            <w:rFonts w:ascii="Times New Roman" w:hAnsi="Times New Roman" w:cs="Times New Roman"/>
            <w:sz w:val="20"/>
            <w:szCs w:val="20"/>
            <w:lang w:val="en-US"/>
          </w:rPr>
          <w:t xml:space="preserve">post hoc test, </w:t>
        </w:r>
        <w:r w:rsidRPr="002A6357">
          <w:rPr>
            <w:rFonts w:ascii="Times New Roman" w:hAnsi="Times New Roman" w:cs="Times New Roman"/>
            <w:i/>
            <w:iCs/>
            <w:sz w:val="20"/>
            <w:szCs w:val="20"/>
            <w:lang w:val="en-US"/>
          </w:rPr>
          <w:t>p</w:t>
        </w:r>
        <w:r w:rsidRPr="002A6357">
          <w:rPr>
            <w:rFonts w:ascii="Times New Roman" w:hAnsi="Times New Roman" w:cs="Times New Roman"/>
            <w:sz w:val="20"/>
            <w:szCs w:val="20"/>
            <w:lang w:val="en-US"/>
          </w:rPr>
          <w:t xml:space="preserve"> &lt; 0.05).</w:t>
        </w:r>
      </w:ins>
    </w:p>
    <w:p w14:paraId="17DC6127" w14:textId="77777777" w:rsidR="00A35F57" w:rsidRPr="00D664A0" w:rsidRDefault="00A35F57" w:rsidP="00D664A0">
      <w:pPr>
        <w:spacing w:before="240" w:after="0"/>
        <w:jc w:val="both"/>
        <w:rPr>
          <w:rFonts w:ascii="Times New Roman" w:hAnsi="Times New Roman" w:cs="Times New Roman"/>
          <w:sz w:val="12"/>
          <w:szCs w:val="12"/>
          <w:lang w:val="en-US"/>
        </w:rPr>
      </w:pPr>
    </w:p>
    <w:p w14:paraId="2B5F9983" w14:textId="2B59501E" w:rsidR="0045315F" w:rsidRDefault="0045315F" w:rsidP="00920599">
      <w:pPr>
        <w:jc w:val="both"/>
        <w:rPr>
          <w:rFonts w:ascii="Times New Roman" w:hAnsi="Times New Roman" w:cs="Times New Roman"/>
          <w:sz w:val="24"/>
          <w:szCs w:val="24"/>
          <w:lang w:val="en-US"/>
        </w:rPr>
      </w:pPr>
    </w:p>
    <w:p w14:paraId="3F5F3FE7" w14:textId="77777777" w:rsidR="00F81F69" w:rsidRDefault="00F81F69" w:rsidP="00920599">
      <w:pPr>
        <w:jc w:val="both"/>
        <w:rPr>
          <w:rFonts w:ascii="Times New Roman" w:hAnsi="Times New Roman" w:cs="Times New Roman"/>
          <w:sz w:val="24"/>
          <w:szCs w:val="24"/>
          <w:lang w:val="en-US"/>
        </w:rPr>
      </w:pPr>
    </w:p>
    <w:p w14:paraId="603FDB59" w14:textId="77777777" w:rsidR="00F81F69" w:rsidRDefault="00F81F69" w:rsidP="00920599">
      <w:pPr>
        <w:jc w:val="both"/>
        <w:rPr>
          <w:rFonts w:ascii="Times New Roman" w:hAnsi="Times New Roman" w:cs="Times New Roman"/>
          <w:sz w:val="24"/>
          <w:szCs w:val="24"/>
          <w:lang w:val="en-US"/>
        </w:rPr>
      </w:pPr>
    </w:p>
    <w:p w14:paraId="56A8CF7C" w14:textId="77777777" w:rsidR="00F81F69" w:rsidRDefault="00F81F69" w:rsidP="00920599">
      <w:pPr>
        <w:jc w:val="both"/>
        <w:rPr>
          <w:rFonts w:ascii="Times New Roman" w:hAnsi="Times New Roman" w:cs="Times New Roman"/>
          <w:sz w:val="24"/>
          <w:szCs w:val="24"/>
          <w:lang w:val="en-US"/>
        </w:rPr>
      </w:pPr>
    </w:p>
    <w:p w14:paraId="3312EECD" w14:textId="0EA1A7C6" w:rsidR="0026394D" w:rsidRDefault="0026394D" w:rsidP="00920599">
      <w:pPr>
        <w:jc w:val="both"/>
        <w:rPr>
          <w:rFonts w:ascii="Times New Roman" w:hAnsi="Times New Roman" w:cs="Times New Roman"/>
          <w:sz w:val="24"/>
          <w:szCs w:val="24"/>
          <w:lang w:val="en-US"/>
        </w:rPr>
      </w:pPr>
      <w:r>
        <w:rPr>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40"/>
                    <a:stretch>
                      <a:fillRect/>
                    </a:stretch>
                  </pic:blipFill>
                  <pic:spPr>
                    <a:xfrm>
                      <a:off x="0" y="0"/>
                      <a:ext cx="2812296" cy="2770632"/>
                    </a:xfrm>
                    <a:prstGeom prst="rect">
                      <a:avLst/>
                    </a:prstGeom>
                  </pic:spPr>
                </pic:pic>
              </a:graphicData>
            </a:graphic>
          </wp:inline>
        </w:drawing>
      </w:r>
      <w:r w:rsidRPr="0026394D">
        <w:rPr>
          <w:noProof/>
        </w:rPr>
        <w:t xml:space="preserve"> </w:t>
      </w:r>
      <w:r>
        <w:rPr>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41"/>
                    <a:stretch>
                      <a:fillRect/>
                    </a:stretch>
                  </pic:blipFill>
                  <pic:spPr>
                    <a:xfrm>
                      <a:off x="0" y="0"/>
                      <a:ext cx="2812296" cy="2770632"/>
                    </a:xfrm>
                    <a:prstGeom prst="rect">
                      <a:avLst/>
                    </a:prstGeom>
                  </pic:spPr>
                </pic:pic>
              </a:graphicData>
            </a:graphic>
          </wp:inline>
        </w:drawing>
      </w:r>
    </w:p>
    <w:p w14:paraId="4FF9C4D1" w14:textId="2F4844B7"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Figure S1</w:t>
      </w:r>
      <w:ins w:id="402" w:author="Chia, Shaphan Yong" w:date="2023-06-24T10:02:00Z">
        <w:r w:rsidR="0099047B">
          <w:rPr>
            <w:rFonts w:ascii="Times New Roman" w:eastAsiaTheme="minorEastAsia" w:hAnsi="Times New Roman" w:cs="Times New Roman"/>
            <w:b/>
            <w:bCs/>
            <w:color w:val="000000" w:themeColor="text1"/>
            <w:kern w:val="24"/>
            <w:sz w:val="24"/>
            <w:szCs w:val="24"/>
            <w:lang w:val="en-US"/>
          </w:rPr>
          <w:t>2</w:t>
        </w:r>
      </w:ins>
      <w:del w:id="403" w:author="Chia, Shaphan Yong" w:date="2023-06-24T10:02:00Z">
        <w:r w:rsidRPr="00D664A0" w:rsidDel="0099047B">
          <w:rPr>
            <w:rFonts w:ascii="Times New Roman" w:eastAsiaTheme="minorEastAsia" w:hAnsi="Times New Roman" w:cs="Times New Roman"/>
            <w:b/>
            <w:bCs/>
            <w:color w:val="000000" w:themeColor="text1"/>
            <w:kern w:val="24"/>
            <w:sz w:val="24"/>
            <w:szCs w:val="24"/>
            <w:lang w:val="en-US"/>
          </w:rPr>
          <w:delText>0</w:delText>
        </w:r>
      </w:del>
      <w:r w:rsidRPr="00D664A0">
        <w:rPr>
          <w:rFonts w:ascii="Times New Roman" w:eastAsiaTheme="minorEastAsia" w:hAnsi="Times New Roman" w:cs="Times New Roman"/>
          <w:b/>
          <w:bCs/>
          <w:color w:val="000000" w:themeColor="text1"/>
          <w:kern w:val="24"/>
          <w:sz w:val="24"/>
          <w:szCs w:val="24"/>
          <w:lang w:val="en-US"/>
        </w:rPr>
        <w:t xml:space="preserve">.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w:t>
      </w:r>
      <w:commentRangeStart w:id="404"/>
      <w:r w:rsidR="0038699D" w:rsidRPr="002A6357">
        <w:rPr>
          <w:rFonts w:ascii="Times New Roman" w:hAnsi="Times New Roman" w:cs="Times New Roman"/>
          <w:sz w:val="20"/>
          <w:szCs w:val="20"/>
          <w:lang w:val="en-US"/>
        </w:rPr>
        <w:t xml:space="preserve">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commentRangeEnd w:id="404"/>
      <w:r w:rsidR="00E84CA4">
        <w:rPr>
          <w:rStyle w:val="CommentReference"/>
        </w:rPr>
        <w:commentReference w:id="404"/>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Default="00BF2507" w:rsidP="00D664A0">
      <w:pPr>
        <w:spacing w:after="0"/>
        <w:jc w:val="both"/>
        <w:rPr>
          <w:rFonts w:ascii="Times New Roman" w:hAnsi="Times New Roman" w:cs="Times New Roman"/>
          <w:sz w:val="24"/>
          <w:szCs w:val="24"/>
        </w:rPr>
      </w:pPr>
    </w:p>
    <w:p w14:paraId="26DCA9AE" w14:textId="77777777" w:rsidR="00DF211F" w:rsidRDefault="00DF211F" w:rsidP="00D664A0">
      <w:pPr>
        <w:spacing w:after="0"/>
        <w:jc w:val="both"/>
        <w:rPr>
          <w:rFonts w:ascii="Times New Roman" w:hAnsi="Times New Roman" w:cs="Times New Roman"/>
          <w:sz w:val="24"/>
          <w:szCs w:val="24"/>
        </w:rPr>
      </w:pPr>
    </w:p>
    <w:p w14:paraId="680803EF" w14:textId="77777777" w:rsidR="00DF211F" w:rsidRDefault="00DF211F" w:rsidP="00D664A0">
      <w:pPr>
        <w:spacing w:after="0"/>
        <w:jc w:val="both"/>
        <w:rPr>
          <w:rFonts w:ascii="Times New Roman" w:hAnsi="Times New Roman" w:cs="Times New Roman"/>
          <w:sz w:val="24"/>
          <w:szCs w:val="24"/>
        </w:rPr>
      </w:pPr>
    </w:p>
    <w:p w14:paraId="78CBEA0A" w14:textId="77777777" w:rsidR="00DF211F" w:rsidRDefault="00DF211F" w:rsidP="00D664A0">
      <w:pPr>
        <w:spacing w:after="0"/>
        <w:jc w:val="both"/>
        <w:rPr>
          <w:rFonts w:ascii="Times New Roman" w:hAnsi="Times New Roman" w:cs="Times New Roman"/>
          <w:sz w:val="24"/>
          <w:szCs w:val="24"/>
        </w:rPr>
      </w:pPr>
    </w:p>
    <w:p w14:paraId="60FA1621" w14:textId="77777777" w:rsidR="00DF211F" w:rsidRDefault="00DF211F" w:rsidP="00D664A0">
      <w:pPr>
        <w:spacing w:after="0"/>
        <w:jc w:val="both"/>
        <w:rPr>
          <w:rFonts w:ascii="Times New Roman" w:hAnsi="Times New Roman" w:cs="Times New Roman"/>
          <w:sz w:val="24"/>
          <w:szCs w:val="24"/>
        </w:rPr>
      </w:pPr>
    </w:p>
    <w:p w14:paraId="66243D45" w14:textId="77777777" w:rsidR="00DF211F" w:rsidRDefault="00DF211F" w:rsidP="00D664A0">
      <w:pPr>
        <w:spacing w:after="0"/>
        <w:jc w:val="both"/>
        <w:rPr>
          <w:rFonts w:ascii="Times New Roman" w:hAnsi="Times New Roman" w:cs="Times New Roman"/>
          <w:sz w:val="24"/>
          <w:szCs w:val="24"/>
        </w:rPr>
      </w:pPr>
    </w:p>
    <w:p w14:paraId="2C6BFCDC" w14:textId="77777777" w:rsidR="00DF211F" w:rsidRDefault="00DF211F" w:rsidP="00D664A0">
      <w:pPr>
        <w:spacing w:after="0"/>
        <w:jc w:val="both"/>
        <w:rPr>
          <w:rFonts w:ascii="Times New Roman" w:hAnsi="Times New Roman" w:cs="Times New Roman"/>
          <w:sz w:val="24"/>
          <w:szCs w:val="24"/>
        </w:rPr>
      </w:pPr>
    </w:p>
    <w:p w14:paraId="033965E2" w14:textId="77777777" w:rsidR="00DF211F" w:rsidRDefault="00DF211F" w:rsidP="00D664A0">
      <w:pPr>
        <w:spacing w:after="0"/>
        <w:jc w:val="both"/>
        <w:rPr>
          <w:rFonts w:ascii="Times New Roman" w:hAnsi="Times New Roman" w:cs="Times New Roman"/>
          <w:sz w:val="24"/>
          <w:szCs w:val="24"/>
        </w:rPr>
      </w:pPr>
    </w:p>
    <w:p w14:paraId="2E828919" w14:textId="77777777" w:rsidR="00DF211F" w:rsidRDefault="00DF211F" w:rsidP="00D664A0">
      <w:pPr>
        <w:spacing w:after="0"/>
        <w:jc w:val="both"/>
        <w:rPr>
          <w:rFonts w:ascii="Times New Roman" w:hAnsi="Times New Roman" w:cs="Times New Roman"/>
          <w:sz w:val="24"/>
          <w:szCs w:val="24"/>
        </w:rPr>
      </w:pPr>
    </w:p>
    <w:p w14:paraId="6A90F471" w14:textId="77777777" w:rsidR="00DF211F" w:rsidRDefault="00DF211F" w:rsidP="00D664A0">
      <w:pPr>
        <w:spacing w:after="0"/>
        <w:jc w:val="both"/>
        <w:rPr>
          <w:rFonts w:ascii="Times New Roman" w:hAnsi="Times New Roman" w:cs="Times New Roman"/>
          <w:sz w:val="24"/>
          <w:szCs w:val="24"/>
        </w:rPr>
      </w:pPr>
    </w:p>
    <w:p w14:paraId="1FCDD340" w14:textId="77777777" w:rsidR="00DF211F" w:rsidRDefault="00DF211F" w:rsidP="00D664A0">
      <w:pPr>
        <w:spacing w:after="0"/>
        <w:jc w:val="both"/>
        <w:rPr>
          <w:rFonts w:ascii="Times New Roman" w:hAnsi="Times New Roman" w:cs="Times New Roman"/>
          <w:sz w:val="24"/>
          <w:szCs w:val="24"/>
        </w:rPr>
      </w:pPr>
    </w:p>
    <w:p w14:paraId="67FCA60B" w14:textId="77777777" w:rsidR="00DF211F" w:rsidRDefault="00DF211F" w:rsidP="00D664A0">
      <w:pPr>
        <w:spacing w:after="0"/>
        <w:jc w:val="both"/>
        <w:rPr>
          <w:rFonts w:ascii="Times New Roman" w:hAnsi="Times New Roman" w:cs="Times New Roman"/>
          <w:sz w:val="24"/>
          <w:szCs w:val="24"/>
        </w:rPr>
      </w:pPr>
    </w:p>
    <w:p w14:paraId="6BE9165C" w14:textId="77777777" w:rsidR="00DF211F" w:rsidRDefault="00DF211F" w:rsidP="00D664A0">
      <w:pPr>
        <w:spacing w:after="0"/>
        <w:jc w:val="both"/>
        <w:rPr>
          <w:rFonts w:ascii="Times New Roman" w:hAnsi="Times New Roman" w:cs="Times New Roman"/>
          <w:sz w:val="24"/>
          <w:szCs w:val="24"/>
        </w:rPr>
      </w:pPr>
    </w:p>
    <w:p w14:paraId="15E9C9F4" w14:textId="77777777" w:rsidR="00DF211F" w:rsidRDefault="00DF211F" w:rsidP="00D664A0">
      <w:pPr>
        <w:spacing w:after="0"/>
        <w:jc w:val="both"/>
        <w:rPr>
          <w:rFonts w:ascii="Times New Roman" w:hAnsi="Times New Roman" w:cs="Times New Roman"/>
          <w:sz w:val="24"/>
          <w:szCs w:val="24"/>
        </w:rPr>
      </w:pPr>
    </w:p>
    <w:p w14:paraId="3F96EE56" w14:textId="77777777" w:rsidR="00DF211F" w:rsidRDefault="00DF211F" w:rsidP="00D664A0">
      <w:pPr>
        <w:spacing w:after="0"/>
        <w:jc w:val="both"/>
        <w:rPr>
          <w:rFonts w:ascii="Times New Roman" w:hAnsi="Times New Roman" w:cs="Times New Roman"/>
          <w:sz w:val="24"/>
          <w:szCs w:val="24"/>
        </w:rPr>
      </w:pPr>
    </w:p>
    <w:p w14:paraId="16AA1FC6" w14:textId="77777777" w:rsidR="00DF211F" w:rsidRPr="004265DA" w:rsidRDefault="00DF211F"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405"/>
      <w:commentRangeStart w:id="406"/>
      <w:r w:rsidRPr="00FE62D9">
        <w:rPr>
          <w:rFonts w:ascii="Times New Roman" w:hAnsi="Times New Roman" w:cs="Times New Roman"/>
          <w:b/>
          <w:bCs/>
          <w:sz w:val="28"/>
          <w:szCs w:val="28"/>
        </w:rPr>
        <w:lastRenderedPageBreak/>
        <w:t>Reference</w:t>
      </w:r>
      <w:r w:rsidR="00FE62D9">
        <w:rPr>
          <w:rFonts w:ascii="Times New Roman" w:hAnsi="Times New Roman" w:cs="Times New Roman"/>
          <w:b/>
          <w:bCs/>
          <w:sz w:val="28"/>
          <w:szCs w:val="28"/>
        </w:rPr>
        <w:t>s</w:t>
      </w:r>
      <w:commentRangeEnd w:id="405"/>
      <w:r w:rsidR="006241DE">
        <w:rPr>
          <w:rStyle w:val="CommentReference"/>
        </w:rPr>
        <w:commentReference w:id="405"/>
      </w:r>
      <w:commentRangeEnd w:id="406"/>
      <w:r w:rsidR="00003473">
        <w:rPr>
          <w:rStyle w:val="CommentReference"/>
        </w:rPr>
        <w:commentReference w:id="406"/>
      </w:r>
    </w:p>
    <w:bookmarkStart w:id="407" w:name="_Hlk134550334"/>
    <w:p w14:paraId="6F376F86" w14:textId="77777777" w:rsidR="00831BEB" w:rsidRPr="00831BEB" w:rsidRDefault="00383C29" w:rsidP="00831BEB">
      <w:pPr>
        <w:pStyle w:val="EndNoteBibliography"/>
        <w:spacing w:after="0"/>
        <w:ind w:left="720" w:hanging="720"/>
      </w:pPr>
      <w:r w:rsidRPr="00CF64E8">
        <w:rPr>
          <w:rFonts w:ascii="Times New Roman" w:hAnsi="Times New Roman" w:cs="Times New Roman"/>
          <w:sz w:val="20"/>
          <w:szCs w:val="20"/>
        </w:rPr>
        <w:fldChar w:fldCharType="begin"/>
      </w:r>
      <w:r w:rsidRPr="00CF64E8">
        <w:rPr>
          <w:rFonts w:ascii="Times New Roman" w:hAnsi="Times New Roman" w:cs="Times New Roman"/>
          <w:sz w:val="20"/>
          <w:szCs w:val="20"/>
        </w:rPr>
        <w:instrText xml:space="preserve"> ADDIN EN.REFLIST </w:instrText>
      </w:r>
      <w:r w:rsidRPr="00CF64E8">
        <w:rPr>
          <w:rFonts w:ascii="Times New Roman" w:hAnsi="Times New Roman" w:cs="Times New Roman"/>
          <w:sz w:val="20"/>
          <w:szCs w:val="20"/>
        </w:rPr>
        <w:fldChar w:fldCharType="separate"/>
      </w:r>
      <w:r w:rsidR="00831BEB" w:rsidRPr="00831BEB">
        <w:t xml:space="preserve">Adedia, D., Asem, L., Appiah, S. K., Nanga, S., Boateng, Y., Duedu, K. O., &amp; Anani, L. (2020). Assessment of hypertension-induced deaths in Ghana: a nation-wide study from 2012 to 2016. </w:t>
      </w:r>
      <w:r w:rsidR="00831BEB" w:rsidRPr="00831BEB">
        <w:rPr>
          <w:i/>
        </w:rPr>
        <w:t>Journal of Data Analysis and Information Processing</w:t>
      </w:r>
      <w:r w:rsidR="00831BEB" w:rsidRPr="00831BEB">
        <w:t>,</w:t>
      </w:r>
      <w:r w:rsidR="00831BEB" w:rsidRPr="00831BEB">
        <w:rPr>
          <w:i/>
        </w:rPr>
        <w:t xml:space="preserve"> 8</w:t>
      </w:r>
      <w:r w:rsidR="00831BEB" w:rsidRPr="00831BEB">
        <w:t xml:space="preserve">(03), 158. </w:t>
      </w:r>
    </w:p>
    <w:p w14:paraId="61E57127" w14:textId="77777777" w:rsidR="00831BEB" w:rsidRPr="00831BEB" w:rsidRDefault="00831BEB" w:rsidP="00831BEB">
      <w:pPr>
        <w:pStyle w:val="EndNoteBibliography"/>
        <w:spacing w:after="0"/>
        <w:ind w:left="720" w:hanging="720"/>
      </w:pPr>
      <w:r w:rsidRPr="00831BEB">
        <w:t xml:space="preserve">Ahmad, A. A., Radovich, T. J., Nguyen, H. V., Uyeda, J., Arakaki, A., Cadby, J., Paull, R., Sugano, J., &amp; Teves, G. (2016). Use of organic fertilizers to enhance soil fertility, plant growth, and yield in a tropical environment. </w:t>
      </w:r>
      <w:r w:rsidRPr="00831BEB">
        <w:rPr>
          <w:i/>
        </w:rPr>
        <w:t>Organic Fertilizers-From Basic Concepts to Applied Outcomes</w:t>
      </w:r>
      <w:r w:rsidRPr="00831BEB">
        <w:t xml:space="preserve">, 85-108. </w:t>
      </w:r>
    </w:p>
    <w:p w14:paraId="126D3862" w14:textId="77777777" w:rsidR="00831BEB" w:rsidRPr="00831BEB" w:rsidRDefault="00831BEB" w:rsidP="00831BEB">
      <w:pPr>
        <w:pStyle w:val="EndNoteBibliography"/>
        <w:spacing w:after="0"/>
        <w:ind w:left="720" w:hanging="720"/>
      </w:pPr>
      <w:r w:rsidRPr="00831BEB">
        <w:t xml:space="preserve">Ahuja, I., Rohloff, J., &amp; Bones, A. M. (2010). Defence mechanisms of Brassicaceae: implications for plant-insect interactions and potential for integrated pest management. A review. </w:t>
      </w:r>
      <w:r w:rsidRPr="00831BEB">
        <w:rPr>
          <w:i/>
        </w:rPr>
        <w:t>Agronomy for Sustainable Development</w:t>
      </w:r>
      <w:r w:rsidRPr="00831BEB">
        <w:t>,</w:t>
      </w:r>
      <w:r w:rsidRPr="00831BEB">
        <w:rPr>
          <w:i/>
        </w:rPr>
        <w:t xml:space="preserve"> 30</w:t>
      </w:r>
      <w:r w:rsidRPr="00831BEB">
        <w:t xml:space="preserve">(2), 311-348. https://doi.org/10.1051/agro/2009025 </w:t>
      </w:r>
    </w:p>
    <w:p w14:paraId="3762DB25" w14:textId="77777777" w:rsidR="00831BEB" w:rsidRPr="00831BEB" w:rsidRDefault="00831BEB" w:rsidP="00831BEB">
      <w:pPr>
        <w:pStyle w:val="EndNoteBibliography"/>
        <w:spacing w:after="0"/>
        <w:ind w:left="720" w:hanging="720"/>
      </w:pPr>
      <w:r w:rsidRPr="00831BEB">
        <w:t xml:space="preserve">Alattar, M. A., Alattar, F. N., &amp; Popa, R. (2016). Effects of microaerobic fermentation and black soldier fly larvae food scrap processing residues on the growth of corn plants (Zea mays). </w:t>
      </w:r>
      <w:r w:rsidRPr="00831BEB">
        <w:rPr>
          <w:i/>
        </w:rPr>
        <w:t>Plant Science Today</w:t>
      </w:r>
      <w:r w:rsidRPr="00831BEB">
        <w:t>,</w:t>
      </w:r>
      <w:r w:rsidRPr="00831BEB">
        <w:rPr>
          <w:i/>
        </w:rPr>
        <w:t xml:space="preserve"> 3</w:t>
      </w:r>
      <w:r w:rsidRPr="00831BEB">
        <w:t xml:space="preserve">(1), 57-62. </w:t>
      </w:r>
    </w:p>
    <w:p w14:paraId="053FEBCE" w14:textId="77777777" w:rsidR="00831BEB" w:rsidRPr="00831BEB" w:rsidRDefault="00831BEB" w:rsidP="00831BEB">
      <w:pPr>
        <w:pStyle w:val="EndNoteBibliography"/>
        <w:spacing w:after="0"/>
        <w:ind w:left="720" w:hanging="720"/>
      </w:pPr>
      <w:r w:rsidRPr="00831BEB">
        <w:t xml:space="preserve">Angelova, V., Akova, V., Artinova, N., &amp; Ivanov, K. (2013). The effect of organic amendments on soil chemical characteristics. </w:t>
      </w:r>
      <w:r w:rsidRPr="00831BEB">
        <w:rPr>
          <w:i/>
        </w:rPr>
        <w:t>Bulgarian Journal of Agricultural Science</w:t>
      </w:r>
      <w:r w:rsidRPr="00831BEB">
        <w:t>,</w:t>
      </w:r>
      <w:r w:rsidRPr="00831BEB">
        <w:rPr>
          <w:i/>
        </w:rPr>
        <w:t xml:space="preserve"> 19</w:t>
      </w:r>
      <w:r w:rsidRPr="00831BEB">
        <w:t xml:space="preserve">(5), 958-971. </w:t>
      </w:r>
    </w:p>
    <w:p w14:paraId="19D3AC06" w14:textId="77777777" w:rsidR="00831BEB" w:rsidRPr="00831BEB" w:rsidRDefault="00831BEB" w:rsidP="00831BEB">
      <w:pPr>
        <w:pStyle w:val="EndNoteBibliography"/>
        <w:spacing w:after="0"/>
        <w:ind w:left="720" w:hanging="720"/>
      </w:pPr>
      <w:r w:rsidRPr="00831BEB">
        <w:t xml:space="preserve">Barragán-Fonseca, K. Y., Nurfikari, A., van de Zande, E. M., Wantulla, M., van Loon, J. J. A., de Boer, W., &amp; Dicke, M. (2022). Insect frass and exuviae to promote plant growth and health. </w:t>
      </w:r>
      <w:r w:rsidRPr="00831BEB">
        <w:rPr>
          <w:i/>
        </w:rPr>
        <w:t>Trends Plant Sci</w:t>
      </w:r>
      <w:r w:rsidRPr="00831BEB">
        <w:t>,</w:t>
      </w:r>
      <w:r w:rsidRPr="00831BEB">
        <w:rPr>
          <w:i/>
        </w:rPr>
        <w:t xml:space="preserve"> 27</w:t>
      </w:r>
      <w:r w:rsidRPr="00831BEB">
        <w:t xml:space="preserve">(7), 646-654. https://doi.org/10.1016/j.tplants.2022.01.007 </w:t>
      </w:r>
    </w:p>
    <w:p w14:paraId="35139603" w14:textId="77777777" w:rsidR="00831BEB" w:rsidRPr="00831BEB" w:rsidRDefault="00831BEB" w:rsidP="00831BEB">
      <w:pPr>
        <w:pStyle w:val="EndNoteBibliography"/>
        <w:spacing w:after="0"/>
        <w:ind w:left="720" w:hanging="720"/>
      </w:pPr>
      <w:r w:rsidRPr="00831BEB">
        <w:t xml:space="preserve">Barthod, J., Rumpel, C., &amp; Dignac, M.-F. (2018). Composting with additives to improve organic amendments. A review. </w:t>
      </w:r>
      <w:r w:rsidRPr="00831BEB">
        <w:rPr>
          <w:i/>
        </w:rPr>
        <w:t>Agronomy for Sustainable Development</w:t>
      </w:r>
      <w:r w:rsidRPr="00831BEB">
        <w:t>,</w:t>
      </w:r>
      <w:r w:rsidRPr="00831BEB">
        <w:rPr>
          <w:i/>
        </w:rPr>
        <w:t xml:space="preserve"> 38</w:t>
      </w:r>
      <w:r w:rsidRPr="00831BEB">
        <w:t xml:space="preserve">(2), 17. https://doi.org/10.1007/s13593-018-0491-9 </w:t>
      </w:r>
    </w:p>
    <w:p w14:paraId="6FCA1D6B" w14:textId="77777777" w:rsidR="00831BEB" w:rsidRPr="00831BEB" w:rsidRDefault="00831BEB" w:rsidP="00831BEB">
      <w:pPr>
        <w:pStyle w:val="EndNoteBibliography"/>
        <w:spacing w:after="0"/>
        <w:ind w:left="720" w:hanging="720"/>
      </w:pPr>
      <w:r w:rsidRPr="00831BEB">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831BEB">
        <w:rPr>
          <w:i/>
        </w:rPr>
        <w:t>Saudi journal of biological sciences</w:t>
      </w:r>
      <w:r w:rsidRPr="00831BEB">
        <w:t>,</w:t>
      </w:r>
      <w:r w:rsidRPr="00831BEB">
        <w:rPr>
          <w:i/>
        </w:rPr>
        <w:t xml:space="preserve"> 28</w:t>
      </w:r>
      <w:r w:rsidRPr="00831BEB">
        <w:t xml:space="preserve">(4), 2534-2539. https://doi.org/https://doi.org/10.1016/j.sjbs.2021.01.057 </w:t>
      </w:r>
    </w:p>
    <w:p w14:paraId="2A2D45C0" w14:textId="77777777" w:rsidR="00831BEB" w:rsidRPr="00831BEB" w:rsidRDefault="00831BEB" w:rsidP="00831BEB">
      <w:pPr>
        <w:pStyle w:val="EndNoteBibliography"/>
        <w:spacing w:after="0"/>
        <w:ind w:left="720" w:hanging="720"/>
      </w:pPr>
      <w:r w:rsidRPr="00831BEB">
        <w:t xml:space="preserve">Basri, N. E. A., Azman, N. A., Ahmad, I. K., Suja, F., Jalil, N. A. A., &amp; Amrul, N. F. (2022). Potential Applications of Frass Derived from Black Soldier Fly Larvae Treatment of Food Waste: A Review. </w:t>
      </w:r>
      <w:r w:rsidRPr="00831BEB">
        <w:rPr>
          <w:i/>
        </w:rPr>
        <w:t>Foods</w:t>
      </w:r>
      <w:r w:rsidRPr="00831BEB">
        <w:t>,</w:t>
      </w:r>
      <w:r w:rsidRPr="00831BEB">
        <w:rPr>
          <w:i/>
        </w:rPr>
        <w:t xml:space="preserve"> 11</w:t>
      </w:r>
      <w:r w:rsidRPr="00831BEB">
        <w:t xml:space="preserve">(17), 2664. https://www.mdpi.com/2304-8158/11/17/2664 </w:t>
      </w:r>
    </w:p>
    <w:p w14:paraId="2AC33A2B" w14:textId="77777777" w:rsidR="00831BEB" w:rsidRPr="00831BEB" w:rsidRDefault="00831BEB" w:rsidP="00831BEB">
      <w:pPr>
        <w:pStyle w:val="EndNoteBibliography"/>
        <w:spacing w:after="0"/>
        <w:ind w:left="720" w:hanging="720"/>
      </w:pPr>
      <w:r w:rsidRPr="00831BEB">
        <w:t xml:space="preserve">Basu, A., Prasad, P., Das, S. N., Kalam, S., Sayyed, R., Reddy, M., &amp; El Enshasy, H. (2021). Plant growth promoting rhizobacteria (PGPR) as green bioinoculants: recent developments, constraints, and prospects. </w:t>
      </w:r>
      <w:r w:rsidRPr="00831BEB">
        <w:rPr>
          <w:i/>
        </w:rPr>
        <w:t>Sustainability</w:t>
      </w:r>
      <w:r w:rsidRPr="00831BEB">
        <w:t>,</w:t>
      </w:r>
      <w:r w:rsidRPr="00831BEB">
        <w:rPr>
          <w:i/>
        </w:rPr>
        <w:t xml:space="preserve"> 13</w:t>
      </w:r>
      <w:r w:rsidRPr="00831BEB">
        <w:t xml:space="preserve">(3), 1140. </w:t>
      </w:r>
    </w:p>
    <w:p w14:paraId="036CCA3A" w14:textId="77777777" w:rsidR="00831BEB" w:rsidRPr="00831BEB" w:rsidRDefault="00831BEB" w:rsidP="00831BEB">
      <w:pPr>
        <w:pStyle w:val="EndNoteBibliography"/>
        <w:spacing w:after="0"/>
        <w:ind w:left="720" w:hanging="720"/>
      </w:pPr>
      <w:r w:rsidRPr="00831BEB">
        <w:t xml:space="preserve">Berendsen, R. L., Pieterse, C. M., &amp; Bakker, P. A. (2012). The rhizosphere microbiome and plant health. </w:t>
      </w:r>
      <w:r w:rsidRPr="00831BEB">
        <w:rPr>
          <w:i/>
        </w:rPr>
        <w:t>Trends Plant Sci</w:t>
      </w:r>
      <w:r w:rsidRPr="00831BEB">
        <w:t>,</w:t>
      </w:r>
      <w:r w:rsidRPr="00831BEB">
        <w:rPr>
          <w:i/>
        </w:rPr>
        <w:t xml:space="preserve"> 17</w:t>
      </w:r>
      <w:r w:rsidRPr="00831BEB">
        <w:t xml:space="preserve">(8), 478-486. https://doi.org/10.1016/j.tplants.2012.04.001 </w:t>
      </w:r>
    </w:p>
    <w:p w14:paraId="054A2C43" w14:textId="77777777" w:rsidR="00831BEB" w:rsidRPr="00831BEB" w:rsidRDefault="00831BEB" w:rsidP="00831BEB">
      <w:pPr>
        <w:pStyle w:val="EndNoteBibliography"/>
        <w:spacing w:after="0"/>
        <w:ind w:left="720" w:hanging="720"/>
      </w:pPr>
      <w:r w:rsidRPr="00831BEB">
        <w:t xml:space="preserve">Chia, S. Y., Tanga, C. M., Osuga, I. M., Cheseto, X., Ekesi, S., Dicke, M., &amp; van Loon, J. J. (2020). Nutritional composition of black soldier fly larvae feeding on agro‐industrial by‐products. </w:t>
      </w:r>
      <w:r w:rsidRPr="00831BEB">
        <w:rPr>
          <w:i/>
        </w:rPr>
        <w:t>Entomologia Experimentalis et Applicata</w:t>
      </w:r>
      <w:r w:rsidRPr="00831BEB">
        <w:t>,</w:t>
      </w:r>
      <w:r w:rsidRPr="00831BEB">
        <w:rPr>
          <w:i/>
        </w:rPr>
        <w:t xml:space="preserve"> 168</w:t>
      </w:r>
      <w:r w:rsidRPr="00831BEB">
        <w:t xml:space="preserve">(6-7), 472-481. </w:t>
      </w:r>
    </w:p>
    <w:p w14:paraId="0FF8FB51" w14:textId="77777777" w:rsidR="00831BEB" w:rsidRPr="00831BEB" w:rsidRDefault="00831BEB" w:rsidP="00831BEB">
      <w:pPr>
        <w:pStyle w:val="EndNoteBibliography"/>
        <w:spacing w:after="0"/>
        <w:ind w:left="720" w:hanging="720"/>
      </w:pPr>
      <w:r w:rsidRPr="00831BEB">
        <w:t xml:space="preserve">Chia, S. Y., Tanga, C. M., van Loon, J. J., &amp; Dicke, M. (2019). Insects for sustainable animal feed: inclusive business models involving smallholder farmers. </w:t>
      </w:r>
      <w:r w:rsidRPr="00831BEB">
        <w:rPr>
          <w:i/>
        </w:rPr>
        <w:t>Current Opinion in Environmental Sustainability</w:t>
      </w:r>
      <w:r w:rsidRPr="00831BEB">
        <w:t>,</w:t>
      </w:r>
      <w:r w:rsidRPr="00831BEB">
        <w:rPr>
          <w:i/>
        </w:rPr>
        <w:t xml:space="preserve"> 41</w:t>
      </w:r>
      <w:r w:rsidRPr="00831BEB">
        <w:t xml:space="preserve">, 23-30. </w:t>
      </w:r>
    </w:p>
    <w:p w14:paraId="59AD6E94" w14:textId="77777777" w:rsidR="00831BEB" w:rsidRPr="00831BEB" w:rsidRDefault="00831BEB" w:rsidP="00831BEB">
      <w:pPr>
        <w:pStyle w:val="EndNoteBibliography"/>
        <w:spacing w:after="0"/>
        <w:ind w:left="720" w:hanging="720"/>
      </w:pPr>
      <w:r w:rsidRPr="00831BEB">
        <w:t xml:space="preserve">Choi, S., &amp; Hassanzadeh, N. (2019). BSFL Frass: A novel biofertilizer for improving plant health while minimizing environmental impact. </w:t>
      </w:r>
      <w:r w:rsidRPr="00831BEB">
        <w:rPr>
          <w:i/>
        </w:rPr>
        <w:t>Candian Sci. Fair J</w:t>
      </w:r>
      <w:r w:rsidRPr="00831BEB">
        <w:t>,</w:t>
      </w:r>
      <w:r w:rsidRPr="00831BEB">
        <w:rPr>
          <w:i/>
        </w:rPr>
        <w:t xml:space="preserve"> 2</w:t>
      </w:r>
      <w:r w:rsidRPr="00831BEB">
        <w:t xml:space="preserve">, 41-46. </w:t>
      </w:r>
    </w:p>
    <w:p w14:paraId="055DBB2B" w14:textId="77777777" w:rsidR="00831BEB" w:rsidRPr="00831BEB" w:rsidRDefault="00831BEB" w:rsidP="00831BEB">
      <w:pPr>
        <w:pStyle w:val="EndNoteBibliography"/>
        <w:spacing w:after="0"/>
        <w:ind w:left="720" w:hanging="720"/>
      </w:pPr>
      <w:r w:rsidRPr="00831BEB">
        <w:t xml:space="preserve">Dzepe, D., Mbenda, T. K., Ngassa, G., Mube, H., Chia, S. Y., Aoudou, Y., &amp; Djouaka, R. (2022). Application of Black Soldier Fly Frass, Hermetia illucens (Diptera: Stratiomyidae) as Sustainable Organic Fertilizer for Lettuce, Lactuca sativa Production. </w:t>
      </w:r>
      <w:r w:rsidRPr="00831BEB">
        <w:rPr>
          <w:i/>
        </w:rPr>
        <w:t>Open Journal of Applied Sciences</w:t>
      </w:r>
      <w:r w:rsidRPr="00831BEB">
        <w:t>,</w:t>
      </w:r>
      <w:r w:rsidRPr="00831BEB">
        <w:rPr>
          <w:i/>
        </w:rPr>
        <w:t xml:space="preserve"> 12</w:t>
      </w:r>
      <w:r w:rsidRPr="00831BEB">
        <w:t xml:space="preserve">(10), 1632-1648. </w:t>
      </w:r>
    </w:p>
    <w:p w14:paraId="2D429782" w14:textId="77777777" w:rsidR="00831BEB" w:rsidRPr="00831BEB" w:rsidRDefault="00831BEB" w:rsidP="00831BEB">
      <w:pPr>
        <w:pStyle w:val="EndNoteBibliography"/>
        <w:spacing w:after="0"/>
        <w:ind w:left="720" w:hanging="720"/>
      </w:pPr>
      <w:r w:rsidRPr="00831BEB">
        <w:t xml:space="preserve">Fox, J., Weisberg, S., Adler, D., Bates, D., Baud-Bovy, G., Ellison, S., Firth, D., Friendly, M., Gorjanc, G., &amp; Graves, S. (2012). Package ‘car’. </w:t>
      </w:r>
      <w:r w:rsidRPr="00831BEB">
        <w:rPr>
          <w:i/>
        </w:rPr>
        <w:t>Vienna: R Foundation for Statistical Computing</w:t>
      </w:r>
      <w:r w:rsidRPr="00831BEB">
        <w:t>,</w:t>
      </w:r>
      <w:r w:rsidRPr="00831BEB">
        <w:rPr>
          <w:i/>
        </w:rPr>
        <w:t xml:space="preserve"> 16</w:t>
      </w:r>
      <w:r w:rsidRPr="00831BEB">
        <w:t xml:space="preserve">. </w:t>
      </w:r>
    </w:p>
    <w:p w14:paraId="786DA7AC" w14:textId="77777777" w:rsidR="00831BEB" w:rsidRPr="00831BEB" w:rsidRDefault="00831BEB" w:rsidP="00831BEB">
      <w:pPr>
        <w:pStyle w:val="EndNoteBibliography"/>
        <w:spacing w:after="0"/>
        <w:ind w:left="720" w:hanging="720"/>
      </w:pPr>
      <w:r w:rsidRPr="00831BEB">
        <w:lastRenderedPageBreak/>
        <w:t xml:space="preserve">Gadhave, K. R., Finch, P., Gibson, T. M., &amp; Gange, A. C. (2016). Plant growth-promoting Bacillus suppress Brevicoryne brassicae field infestation and trigger density-dependent and density-independent natural enemy responses. </w:t>
      </w:r>
      <w:r w:rsidRPr="00831BEB">
        <w:rPr>
          <w:i/>
        </w:rPr>
        <w:t>Journal of Pest Science</w:t>
      </w:r>
      <w:r w:rsidRPr="00831BEB">
        <w:t>,</w:t>
      </w:r>
      <w:r w:rsidRPr="00831BEB">
        <w:rPr>
          <w:i/>
        </w:rPr>
        <w:t xml:space="preserve"> 89</w:t>
      </w:r>
      <w:r w:rsidRPr="00831BEB">
        <w:t xml:space="preserve">, 985-992. </w:t>
      </w:r>
    </w:p>
    <w:p w14:paraId="139E4488" w14:textId="77777777" w:rsidR="00831BEB" w:rsidRPr="00831BEB" w:rsidRDefault="00831BEB" w:rsidP="00831BEB">
      <w:pPr>
        <w:pStyle w:val="EndNoteBibliography"/>
        <w:spacing w:after="0"/>
        <w:ind w:left="720" w:hanging="720"/>
      </w:pPr>
      <w:r w:rsidRPr="00831BEB">
        <w:t xml:space="preserve">Gärttling, D., Kirchner, S. M., &amp; Schulz, H. (2020). Assessment of the N-and P-fertilization effect of black soldier fly (Diptera: Stratiomyidae) by-products on maize. </w:t>
      </w:r>
      <w:r w:rsidRPr="00831BEB">
        <w:rPr>
          <w:i/>
        </w:rPr>
        <w:t>Journal of Insect Science</w:t>
      </w:r>
      <w:r w:rsidRPr="00831BEB">
        <w:t>,</w:t>
      </w:r>
      <w:r w:rsidRPr="00831BEB">
        <w:rPr>
          <w:i/>
        </w:rPr>
        <w:t xml:space="preserve"> 20</w:t>
      </w:r>
      <w:r w:rsidRPr="00831BEB">
        <w:t xml:space="preserve">(5), 8. </w:t>
      </w:r>
    </w:p>
    <w:p w14:paraId="5921291A" w14:textId="77777777" w:rsidR="00831BEB" w:rsidRPr="00831BEB" w:rsidRDefault="00831BEB" w:rsidP="00831BEB">
      <w:pPr>
        <w:pStyle w:val="EndNoteBibliography"/>
        <w:spacing w:after="0"/>
        <w:ind w:left="720" w:hanging="720"/>
      </w:pPr>
      <w:r w:rsidRPr="00831BEB">
        <w:t xml:space="preserve">Gärttling, D., &amp; Schulz, H. (2022). Compilation of black soldier fly frass analyses. </w:t>
      </w:r>
      <w:r w:rsidRPr="00831BEB">
        <w:rPr>
          <w:i/>
        </w:rPr>
        <w:t>Journal of Soil Science and Plant Nutrition</w:t>
      </w:r>
      <w:r w:rsidRPr="00831BEB">
        <w:t>,</w:t>
      </w:r>
      <w:r w:rsidRPr="00831BEB">
        <w:rPr>
          <w:i/>
        </w:rPr>
        <w:t xml:space="preserve"> 22</w:t>
      </w:r>
      <w:r w:rsidRPr="00831BEB">
        <w:t xml:space="preserve">(1), 937-943. </w:t>
      </w:r>
    </w:p>
    <w:p w14:paraId="764181C2" w14:textId="77777777" w:rsidR="00831BEB" w:rsidRPr="00831BEB" w:rsidRDefault="00831BEB" w:rsidP="00831BEB">
      <w:pPr>
        <w:pStyle w:val="EndNoteBibliography"/>
        <w:spacing w:after="0"/>
        <w:ind w:left="720" w:hanging="720"/>
      </w:pPr>
      <w:r w:rsidRPr="00831BEB">
        <w:t xml:space="preserve">Gebremikael, M. T., van Wickeren, N., Salehi Hosseini, P., &amp; De Neve, S. (2022). The impacts of black soldier Fly Frass on nitrogen availability, microbial activities, C sequestration, and plant growth. </w:t>
      </w:r>
      <w:r w:rsidRPr="00831BEB">
        <w:rPr>
          <w:i/>
        </w:rPr>
        <w:t>Frontiers in Sustainable Food Systems</w:t>
      </w:r>
      <w:r w:rsidRPr="00831BEB">
        <w:t>,</w:t>
      </w:r>
      <w:r w:rsidRPr="00831BEB">
        <w:rPr>
          <w:i/>
        </w:rPr>
        <w:t xml:space="preserve"> 6</w:t>
      </w:r>
      <w:r w:rsidRPr="00831BEB">
        <w:t xml:space="preserve">. </w:t>
      </w:r>
    </w:p>
    <w:p w14:paraId="14162C03" w14:textId="77777777" w:rsidR="00831BEB" w:rsidRPr="00831BEB" w:rsidRDefault="00831BEB" w:rsidP="00831BEB">
      <w:pPr>
        <w:pStyle w:val="EndNoteBibliography"/>
        <w:spacing w:after="0"/>
        <w:ind w:left="720" w:hanging="720"/>
      </w:pPr>
      <w:r w:rsidRPr="00831BEB">
        <w:t xml:space="preserve">Goldan, E., Nedeff, V., Barsan, N., Culea, M., Panainte-Lehadus, M., Mosnegutu, E., Tomozei, C., Chitimus, D., &amp; Irimia, O. (2023). Assessment of Manure Compost Used as Soil Amendment&amp;mdash;A Review. </w:t>
      </w:r>
      <w:r w:rsidRPr="00831BEB">
        <w:rPr>
          <w:i/>
        </w:rPr>
        <w:t>Processes</w:t>
      </w:r>
      <w:r w:rsidRPr="00831BEB">
        <w:t>,</w:t>
      </w:r>
      <w:r w:rsidRPr="00831BEB">
        <w:rPr>
          <w:i/>
        </w:rPr>
        <w:t xml:space="preserve"> 11</w:t>
      </w:r>
      <w:r w:rsidRPr="00831BEB">
        <w:t xml:space="preserve">(4), 1167. https://www.mdpi.com/2227-9717/11/4/1167 </w:t>
      </w:r>
    </w:p>
    <w:p w14:paraId="1B09B8FD" w14:textId="77777777" w:rsidR="00831BEB" w:rsidRPr="00831BEB" w:rsidRDefault="00831BEB" w:rsidP="00831BEB">
      <w:pPr>
        <w:pStyle w:val="EndNoteBibliography"/>
        <w:spacing w:after="0"/>
        <w:ind w:left="720" w:hanging="720"/>
      </w:pPr>
      <w:r w:rsidRPr="00831BEB">
        <w:t xml:space="preserve">Houben, D., Daoulas, G., &amp; Dulaurent, A.-M. (2021). Assessment of the short-term fertilizer potential of mealworm frass using a pot experiment. </w:t>
      </w:r>
      <w:r w:rsidRPr="00831BEB">
        <w:rPr>
          <w:i/>
        </w:rPr>
        <w:t>Frontiers in Sustainable Food Systems</w:t>
      </w:r>
      <w:r w:rsidRPr="00831BEB">
        <w:t>,</w:t>
      </w:r>
      <w:r w:rsidRPr="00831BEB">
        <w:rPr>
          <w:i/>
        </w:rPr>
        <w:t xml:space="preserve"> 5</w:t>
      </w:r>
      <w:r w:rsidRPr="00831BEB">
        <w:t xml:space="preserve">, 714596. </w:t>
      </w:r>
    </w:p>
    <w:p w14:paraId="748B41CE" w14:textId="77777777" w:rsidR="00831BEB" w:rsidRPr="00831BEB" w:rsidRDefault="00831BEB" w:rsidP="00831BEB">
      <w:pPr>
        <w:pStyle w:val="EndNoteBibliography"/>
        <w:spacing w:after="0"/>
        <w:ind w:left="720" w:hanging="720"/>
      </w:pPr>
      <w:r w:rsidRPr="00831BEB">
        <w:t xml:space="preserve">Houben, D., Daoulas, G., Faucon, M.-P., &amp; Dulaurent, A.-M. (2020). Potential use of mealworm frass as a fertilizer: Impact on crop growth and soil properties. </w:t>
      </w:r>
      <w:r w:rsidRPr="00831BEB">
        <w:rPr>
          <w:i/>
        </w:rPr>
        <w:t>Scientific Reports</w:t>
      </w:r>
      <w:r w:rsidRPr="00831BEB">
        <w:t>,</w:t>
      </w:r>
      <w:r w:rsidRPr="00831BEB">
        <w:rPr>
          <w:i/>
        </w:rPr>
        <w:t xml:space="preserve"> 10</w:t>
      </w:r>
      <w:r w:rsidRPr="00831BEB">
        <w:t xml:space="preserve">(1), 1-9. </w:t>
      </w:r>
    </w:p>
    <w:p w14:paraId="5827558E" w14:textId="77777777" w:rsidR="00831BEB" w:rsidRPr="00831BEB" w:rsidRDefault="00831BEB" w:rsidP="00831BEB">
      <w:pPr>
        <w:pStyle w:val="EndNoteBibliography"/>
        <w:spacing w:after="0"/>
        <w:ind w:left="720" w:hanging="720"/>
      </w:pPr>
      <w:r w:rsidRPr="00831BEB">
        <w:t xml:space="preserve">Hu, L., Robert, C. A. M., Cadot, S., Zhang, X., Ye, M., Li, B., Manzo, D., Chervet, N., Steinger, T., van der Heijden, M. G. A., Schlaeppi, K., &amp; Erb, M. (2018). Root exudate metabolites drive plant-soil feedbacks on growth and defense by shaping the rhizosphere microbiota. </w:t>
      </w:r>
      <w:r w:rsidRPr="00831BEB">
        <w:rPr>
          <w:i/>
        </w:rPr>
        <w:t>Nature Communications</w:t>
      </w:r>
      <w:r w:rsidRPr="00831BEB">
        <w:t>,</w:t>
      </w:r>
      <w:r w:rsidRPr="00831BEB">
        <w:rPr>
          <w:i/>
        </w:rPr>
        <w:t xml:space="preserve"> 9</w:t>
      </w:r>
      <w:r w:rsidRPr="00831BEB">
        <w:t xml:space="preserve">(1), 2738. https://doi.org/10.1038/s41467-018-05122-7 </w:t>
      </w:r>
    </w:p>
    <w:p w14:paraId="4DB8176E" w14:textId="77777777" w:rsidR="00831BEB" w:rsidRPr="00831BEB" w:rsidRDefault="00831BEB" w:rsidP="00831BEB">
      <w:pPr>
        <w:pStyle w:val="EndNoteBibliography"/>
        <w:spacing w:after="0"/>
        <w:ind w:left="720" w:hanging="720"/>
      </w:pPr>
      <w:r w:rsidRPr="00831BEB">
        <w:t xml:space="preserve">John, R., Ahmad, P., Gadgil, K., &amp; Sharma, S. (2009). Heavy metal toxicity: Effect on plant growth, biochemical parameters and metal accumulation by Brassica juncea L. </w:t>
      </w:r>
    </w:p>
    <w:p w14:paraId="40570280" w14:textId="77777777" w:rsidR="00831BEB" w:rsidRPr="00831BEB" w:rsidRDefault="00831BEB" w:rsidP="00831BEB">
      <w:pPr>
        <w:pStyle w:val="EndNoteBibliography"/>
        <w:spacing w:after="0"/>
        <w:ind w:left="720" w:hanging="720"/>
      </w:pPr>
      <w:r w:rsidRPr="00831BEB">
        <w:t xml:space="preserve">Klammsteiner, T., Turan, V., Fernández-Delgado Juárez, M., Oberegger, S., &amp; Insam, H. (2020). Suitability of Black Soldier Fly Frass as Soil Amendment and Implication for Organic Waste Hygienization. </w:t>
      </w:r>
      <w:r w:rsidRPr="00831BEB">
        <w:rPr>
          <w:i/>
        </w:rPr>
        <w:t>Agronomy</w:t>
      </w:r>
      <w:r w:rsidRPr="00831BEB">
        <w:t>,</w:t>
      </w:r>
      <w:r w:rsidRPr="00831BEB">
        <w:rPr>
          <w:i/>
        </w:rPr>
        <w:t xml:space="preserve"> 10</w:t>
      </w:r>
      <w:r w:rsidRPr="00831BEB">
        <w:t xml:space="preserve">(10), 1578. https://www.mdpi.com/2073-4395/10/10/1578 </w:t>
      </w:r>
    </w:p>
    <w:p w14:paraId="2398837D" w14:textId="77777777" w:rsidR="00831BEB" w:rsidRPr="00831BEB" w:rsidRDefault="00831BEB" w:rsidP="00831BEB">
      <w:pPr>
        <w:pStyle w:val="EndNoteBibliography"/>
        <w:spacing w:after="0"/>
        <w:ind w:left="720" w:hanging="720"/>
      </w:pPr>
      <w:r w:rsidRPr="00831BEB">
        <w:t xml:space="preserve">Kycko, M., Romanowska, E., &amp; Zagajewski, B. (2019). Lead-Induced Changes in Fluorescence and Spectral Characteristics of Pea Leaves. </w:t>
      </w:r>
      <w:r w:rsidRPr="00831BEB">
        <w:rPr>
          <w:i/>
        </w:rPr>
        <w:t>Remote Sensing</w:t>
      </w:r>
      <w:r w:rsidRPr="00831BEB">
        <w:t>,</w:t>
      </w:r>
      <w:r w:rsidRPr="00831BEB">
        <w:rPr>
          <w:i/>
        </w:rPr>
        <w:t xml:space="preserve"> 11</w:t>
      </w:r>
      <w:r w:rsidRPr="00831BEB">
        <w:t xml:space="preserve">(16), 1885. https://www.mdpi.com/2072-4292/11/16/1885 </w:t>
      </w:r>
    </w:p>
    <w:p w14:paraId="68DC61B4" w14:textId="77777777" w:rsidR="00831BEB" w:rsidRPr="00831BEB" w:rsidRDefault="00831BEB" w:rsidP="00831BEB">
      <w:pPr>
        <w:pStyle w:val="EndNoteBibliography"/>
        <w:spacing w:after="0"/>
        <w:ind w:left="720" w:hanging="720"/>
      </w:pPr>
      <w:r w:rsidRPr="00831BEB">
        <w:t xml:space="preserve">Lenth, R., &amp; Lenth, M. R. (2018). Package ‘lsmeans’. </w:t>
      </w:r>
      <w:r w:rsidRPr="00831BEB">
        <w:rPr>
          <w:i/>
        </w:rPr>
        <w:t>The American Statistician</w:t>
      </w:r>
      <w:r w:rsidRPr="00831BEB">
        <w:t>,</w:t>
      </w:r>
      <w:r w:rsidRPr="00831BEB">
        <w:rPr>
          <w:i/>
        </w:rPr>
        <w:t xml:space="preserve"> 34</w:t>
      </w:r>
      <w:r w:rsidRPr="00831BEB">
        <w:t xml:space="preserve">(4), 216-221. </w:t>
      </w:r>
    </w:p>
    <w:p w14:paraId="1543C786" w14:textId="77777777" w:rsidR="00831BEB" w:rsidRPr="00831BEB" w:rsidRDefault="00831BEB" w:rsidP="00831BEB">
      <w:pPr>
        <w:pStyle w:val="EndNoteBibliography"/>
        <w:spacing w:after="0"/>
        <w:ind w:left="720" w:hanging="720"/>
      </w:pPr>
      <w:r w:rsidRPr="00831BEB">
        <w:t xml:space="preserve">Lopes, I. G., Yong, J. W., &amp; Lalander, C. (2022). Frass derived from black soldier fly larvae treatment of biodegradable wastes. A critical review and future perspectives. </w:t>
      </w:r>
      <w:r w:rsidRPr="00831BEB">
        <w:rPr>
          <w:i/>
        </w:rPr>
        <w:t>Waste Management</w:t>
      </w:r>
      <w:r w:rsidRPr="00831BEB">
        <w:t>,</w:t>
      </w:r>
      <w:r w:rsidRPr="00831BEB">
        <w:rPr>
          <w:i/>
        </w:rPr>
        <w:t xml:space="preserve"> 142</w:t>
      </w:r>
      <w:r w:rsidRPr="00831BEB">
        <w:t xml:space="preserve">, 65-76. </w:t>
      </w:r>
    </w:p>
    <w:p w14:paraId="004114CD" w14:textId="77777777" w:rsidR="00831BEB" w:rsidRPr="00831BEB" w:rsidRDefault="00831BEB" w:rsidP="00831BEB">
      <w:pPr>
        <w:pStyle w:val="EndNoteBibliography"/>
        <w:spacing w:after="0"/>
        <w:ind w:left="720" w:hanging="720"/>
      </w:pPr>
      <w:r w:rsidRPr="00831BEB">
        <w:t xml:space="preserve">Mahapatra, S., Yadav, R., &amp; Ramakrishna, W. (2022). Bacillus subtilis impact on plant growth, soil health and environment: Dr. Jekyll and Mr. Hyde. </w:t>
      </w:r>
      <w:r w:rsidRPr="00831BEB">
        <w:rPr>
          <w:i/>
        </w:rPr>
        <w:t>Journal of Applied Microbiology</w:t>
      </w:r>
      <w:r w:rsidRPr="00831BEB">
        <w:t>,</w:t>
      </w:r>
      <w:r w:rsidRPr="00831BEB">
        <w:rPr>
          <w:i/>
        </w:rPr>
        <w:t xml:space="preserve"> 132</w:t>
      </w:r>
      <w:r w:rsidRPr="00831BEB">
        <w:t xml:space="preserve">(5), 3543-3562. </w:t>
      </w:r>
    </w:p>
    <w:p w14:paraId="6191D696" w14:textId="77777777" w:rsidR="00831BEB" w:rsidRPr="00831BEB" w:rsidRDefault="00831BEB" w:rsidP="00831BEB">
      <w:pPr>
        <w:pStyle w:val="EndNoteBibliography"/>
        <w:spacing w:after="0"/>
        <w:ind w:left="720" w:hanging="720"/>
      </w:pPr>
      <w:r w:rsidRPr="00831BEB">
        <w:t xml:space="preserve">Mariod, A. A. (2020). Nutrient composition of mealworm (Tenebrio molitor). </w:t>
      </w:r>
      <w:r w:rsidRPr="00831BEB">
        <w:rPr>
          <w:i/>
        </w:rPr>
        <w:t>African Edible Insects as Alternative Source of Food, Oil, Protein and Bioactive Components</w:t>
      </w:r>
      <w:r w:rsidRPr="00831BEB">
        <w:t xml:space="preserve">, 275-280. </w:t>
      </w:r>
    </w:p>
    <w:p w14:paraId="263F348B" w14:textId="77777777" w:rsidR="00831BEB" w:rsidRPr="00831BEB" w:rsidRDefault="00831BEB" w:rsidP="00831BEB">
      <w:pPr>
        <w:pStyle w:val="EndNoteBibliography"/>
        <w:spacing w:after="0"/>
        <w:ind w:left="720" w:hanging="720"/>
      </w:pPr>
      <w:r w:rsidRPr="00831BEB">
        <w:t xml:space="preserve">Nicolopoulou-Stamati, P., Maipas, S., Kotampasi, C., Stamatis, P., &amp; Hens, L. (2016). Chemical pesticides and human health: the urgent need for a new concept in agriculture. </w:t>
      </w:r>
      <w:r w:rsidRPr="00831BEB">
        <w:rPr>
          <w:i/>
        </w:rPr>
        <w:t>Frontiers in public health</w:t>
      </w:r>
      <w:r w:rsidRPr="00831BEB">
        <w:t>,</w:t>
      </w:r>
      <w:r w:rsidRPr="00831BEB">
        <w:rPr>
          <w:i/>
        </w:rPr>
        <w:t xml:space="preserve"> 4</w:t>
      </w:r>
      <w:r w:rsidRPr="00831BEB">
        <w:t xml:space="preserve">, 148. </w:t>
      </w:r>
    </w:p>
    <w:p w14:paraId="5ADF8D88" w14:textId="77777777" w:rsidR="00831BEB" w:rsidRPr="00831BEB" w:rsidRDefault="00831BEB" w:rsidP="00831BEB">
      <w:pPr>
        <w:pStyle w:val="EndNoteBibliography"/>
        <w:spacing w:after="0"/>
        <w:ind w:left="720" w:hanging="720"/>
      </w:pPr>
      <w:r w:rsidRPr="00831BEB">
        <w:t xml:space="preserve">Nurfikari, A., &amp; de Boer, W. (2021). Chitin determination in residual streams derived from insect production by LC-ECD and LC-MS/MS methods. </w:t>
      </w:r>
      <w:r w:rsidRPr="00831BEB">
        <w:rPr>
          <w:i/>
        </w:rPr>
        <w:t>Frontiers in Sustainable Food Systems</w:t>
      </w:r>
      <w:r w:rsidRPr="00831BEB">
        <w:t xml:space="preserve">, 493. </w:t>
      </w:r>
    </w:p>
    <w:p w14:paraId="0516ADC8" w14:textId="77777777" w:rsidR="00831BEB" w:rsidRPr="00831BEB" w:rsidRDefault="00831BEB" w:rsidP="00831BEB">
      <w:pPr>
        <w:pStyle w:val="EndNoteBibliography"/>
        <w:spacing w:after="0"/>
        <w:ind w:left="720" w:hanging="720"/>
      </w:pPr>
      <w:r w:rsidRPr="00831BEB">
        <w:t xml:space="preserve">Pangesti, N., Pineda, A., Pieterse, C. M., Dicke, M., &amp; Van Loon, J. J. (2013). Two-way plant mediated interactions between root-associated microbes and insects: from ecology to mechanisms. </w:t>
      </w:r>
      <w:r w:rsidRPr="00831BEB">
        <w:rPr>
          <w:i/>
        </w:rPr>
        <w:t>Frontiers in Plant Science</w:t>
      </w:r>
      <w:r w:rsidRPr="00831BEB">
        <w:t>,</w:t>
      </w:r>
      <w:r w:rsidRPr="00831BEB">
        <w:rPr>
          <w:i/>
        </w:rPr>
        <w:t xml:space="preserve"> 4</w:t>
      </w:r>
      <w:r w:rsidRPr="00831BEB">
        <w:t xml:space="preserve">, 414. </w:t>
      </w:r>
    </w:p>
    <w:p w14:paraId="36863598" w14:textId="77777777" w:rsidR="00831BEB" w:rsidRPr="00831BEB" w:rsidRDefault="00831BEB" w:rsidP="00831BEB">
      <w:pPr>
        <w:pStyle w:val="EndNoteBibliography"/>
        <w:spacing w:after="0"/>
        <w:ind w:left="720" w:hanging="720"/>
      </w:pPr>
      <w:r w:rsidRPr="00831BEB">
        <w:t xml:space="preserve">Pineda, A., Zheng, S. J., van Loon, J. J., Pieterse, C. M., &amp; Dicke, M. (2010). Helping plants to deal with insects: the role of beneficial soil-borne microbes. </w:t>
      </w:r>
      <w:r w:rsidRPr="00831BEB">
        <w:rPr>
          <w:i/>
        </w:rPr>
        <w:t>Trends Plant Sci</w:t>
      </w:r>
      <w:r w:rsidRPr="00831BEB">
        <w:t>,</w:t>
      </w:r>
      <w:r w:rsidRPr="00831BEB">
        <w:rPr>
          <w:i/>
        </w:rPr>
        <w:t xml:space="preserve"> 15</w:t>
      </w:r>
      <w:r w:rsidRPr="00831BEB">
        <w:t xml:space="preserve">(9), 507-514. https://doi.org/10.1016/j.tplants.2010.05.007 </w:t>
      </w:r>
    </w:p>
    <w:p w14:paraId="30644B40" w14:textId="77777777" w:rsidR="00831BEB" w:rsidRPr="00831BEB" w:rsidRDefault="00831BEB" w:rsidP="00831BEB">
      <w:pPr>
        <w:pStyle w:val="EndNoteBibliography"/>
        <w:spacing w:after="0"/>
        <w:ind w:left="720" w:hanging="720"/>
      </w:pPr>
      <w:r w:rsidRPr="00831BEB">
        <w:lastRenderedPageBreak/>
        <w:t xml:space="preserve">Poveda, J. (2021). Insect frass in the development of sustainable agriculture. A review. </w:t>
      </w:r>
      <w:r w:rsidRPr="00831BEB">
        <w:rPr>
          <w:i/>
        </w:rPr>
        <w:t>Agronomy for Sustainable Development</w:t>
      </w:r>
      <w:r w:rsidRPr="00831BEB">
        <w:t>,</w:t>
      </w:r>
      <w:r w:rsidRPr="00831BEB">
        <w:rPr>
          <w:i/>
        </w:rPr>
        <w:t xml:space="preserve"> 41</w:t>
      </w:r>
      <w:r w:rsidRPr="00831BEB">
        <w:t xml:space="preserve">(1), 1-10. </w:t>
      </w:r>
    </w:p>
    <w:p w14:paraId="38220E93" w14:textId="77777777" w:rsidR="00831BEB" w:rsidRPr="00831BEB" w:rsidRDefault="00831BEB" w:rsidP="00831BEB">
      <w:pPr>
        <w:pStyle w:val="EndNoteBibliography"/>
        <w:spacing w:after="0"/>
        <w:ind w:left="720" w:hanging="720"/>
      </w:pPr>
      <w:r w:rsidRPr="00831BEB">
        <w:t xml:space="preserve">Poveda, J., Jiménez-Gómez, A., Saati-Santamaría, Z., Usategui-Martín, R., Rivas, R., &amp; García-Fraile, P. (2019). Mealworm frass as a potential biofertilizer and abiotic stress tolerance-inductor in plants. </w:t>
      </w:r>
      <w:r w:rsidRPr="00831BEB">
        <w:rPr>
          <w:i/>
        </w:rPr>
        <w:t>Applied Soil Ecology</w:t>
      </w:r>
      <w:r w:rsidRPr="00831BEB">
        <w:t>,</w:t>
      </w:r>
      <w:r w:rsidRPr="00831BEB">
        <w:rPr>
          <w:i/>
        </w:rPr>
        <w:t xml:space="preserve"> 142</w:t>
      </w:r>
      <w:r w:rsidRPr="00831BEB">
        <w:t xml:space="preserve">, 110-122. https://doi.org/https://doi.org/10.1016/j.apsoil.2019.04.016 </w:t>
      </w:r>
    </w:p>
    <w:p w14:paraId="2A1FACB7" w14:textId="77777777" w:rsidR="00831BEB" w:rsidRPr="00831BEB" w:rsidRDefault="00831BEB" w:rsidP="00831BEB">
      <w:pPr>
        <w:pStyle w:val="EndNoteBibliography"/>
        <w:spacing w:after="0"/>
        <w:ind w:left="720" w:hanging="720"/>
      </w:pPr>
      <w:r w:rsidRPr="00831BEB">
        <w:t xml:space="preserve">Ray, S., Basu, S., Rivera-Vega, L. J., Acevedo, F. E., Louis, J., Felton, G. W., &amp; Luthe, D. S. (2016). Lessons from the far end: caterpillar frass-induced defenses in maize, rice, cabbage, and tomato. </w:t>
      </w:r>
      <w:r w:rsidRPr="00831BEB">
        <w:rPr>
          <w:i/>
        </w:rPr>
        <w:t>Journal of chemical ecology</w:t>
      </w:r>
      <w:r w:rsidRPr="00831BEB">
        <w:t>,</w:t>
      </w:r>
      <w:r w:rsidRPr="00831BEB">
        <w:rPr>
          <w:i/>
        </w:rPr>
        <w:t xml:space="preserve"> 42</w:t>
      </w:r>
      <w:r w:rsidRPr="00831BEB">
        <w:t xml:space="preserve">(11), 1130-1141. </w:t>
      </w:r>
    </w:p>
    <w:p w14:paraId="50DAE6FB" w14:textId="77777777" w:rsidR="00831BEB" w:rsidRPr="00831BEB" w:rsidRDefault="00831BEB" w:rsidP="00831BEB">
      <w:pPr>
        <w:pStyle w:val="EndNoteBibliography"/>
        <w:spacing w:after="0"/>
        <w:ind w:left="720" w:hanging="720"/>
      </w:pPr>
      <w:r w:rsidRPr="00831BEB">
        <w:t xml:space="preserve">Ray, S., Gaffor, I., Acevedo, F. E., Helms, A., Chuang, W.-P., Tooker, J., Felton, G. W., &amp; Luthe, D. S. (2015). Maize plants recognize herbivore-associated cues from caterpillar frass. </w:t>
      </w:r>
      <w:r w:rsidRPr="00831BEB">
        <w:rPr>
          <w:i/>
        </w:rPr>
        <w:t>Journal of chemical ecology</w:t>
      </w:r>
      <w:r w:rsidRPr="00831BEB">
        <w:t>,</w:t>
      </w:r>
      <w:r w:rsidRPr="00831BEB">
        <w:rPr>
          <w:i/>
        </w:rPr>
        <w:t xml:space="preserve"> 41</w:t>
      </w:r>
      <w:r w:rsidRPr="00831BEB">
        <w:t xml:space="preserve">, 781-792. </w:t>
      </w:r>
    </w:p>
    <w:p w14:paraId="2F0C6293" w14:textId="77777777" w:rsidR="00831BEB" w:rsidRPr="00831BEB" w:rsidRDefault="00831BEB" w:rsidP="00831BEB">
      <w:pPr>
        <w:pStyle w:val="EndNoteBibliography"/>
        <w:spacing w:after="0"/>
        <w:ind w:left="720" w:hanging="720"/>
      </w:pPr>
      <w:r w:rsidRPr="00831BEB">
        <w:t xml:space="preserve">Rayne, N., &amp; Aula, L. (2020). Livestock manure and the impacts on soil health: A review. </w:t>
      </w:r>
      <w:r w:rsidRPr="00831BEB">
        <w:rPr>
          <w:i/>
        </w:rPr>
        <w:t>Soil Systems</w:t>
      </w:r>
      <w:r w:rsidRPr="00831BEB">
        <w:t>,</w:t>
      </w:r>
      <w:r w:rsidRPr="00831BEB">
        <w:rPr>
          <w:i/>
        </w:rPr>
        <w:t xml:space="preserve"> 4</w:t>
      </w:r>
      <w:r w:rsidRPr="00831BEB">
        <w:t xml:space="preserve">(4), 64. </w:t>
      </w:r>
    </w:p>
    <w:p w14:paraId="0C3FAB9B" w14:textId="77777777" w:rsidR="00831BEB" w:rsidRPr="00831BEB" w:rsidRDefault="00831BEB" w:rsidP="00831BEB">
      <w:pPr>
        <w:pStyle w:val="EndNoteBibliography"/>
        <w:spacing w:after="0"/>
        <w:ind w:left="720" w:hanging="720"/>
      </w:pPr>
      <w:r w:rsidRPr="00831BEB">
        <w:t xml:space="preserve">Reswita, R., Noli, Z. A., &amp; Rahayu, R. (2022). Effect of Giving Frass Hermetia Illucen L. on Soil Physical Chemical Properties, Chlorophyll Content and Yield of Upland Rice (Oryza Sativa L.) on Ultisol Soil. </w:t>
      </w:r>
      <w:r w:rsidRPr="00831BEB">
        <w:rPr>
          <w:i/>
        </w:rPr>
        <w:t>Eduvest-Journal Of Universal Studies</w:t>
      </w:r>
      <w:r w:rsidRPr="00831BEB">
        <w:t>,</w:t>
      </w:r>
      <w:r w:rsidRPr="00831BEB">
        <w:rPr>
          <w:i/>
        </w:rPr>
        <w:t xml:space="preserve"> 2</w:t>
      </w:r>
      <w:r w:rsidRPr="00831BEB">
        <w:t xml:space="preserve">(2), 335-346. </w:t>
      </w:r>
    </w:p>
    <w:p w14:paraId="7D75E7F2" w14:textId="77777777" w:rsidR="00831BEB" w:rsidRPr="00831BEB" w:rsidRDefault="00831BEB" w:rsidP="00831BEB">
      <w:pPr>
        <w:pStyle w:val="EndNoteBibliography"/>
        <w:spacing w:after="0"/>
        <w:ind w:left="720" w:hanging="720"/>
      </w:pPr>
      <w:r w:rsidRPr="00831BEB">
        <w:t xml:space="preserve">Robin, A. H. K., Hossain, M. R., Park, J. I., Kim, H. R., &amp; Nou, I. S. (2017). Glucosinolate Profiles in Cabbage Genotypes Influence the Preferential Feeding of Diamondback Moth (Plutella xylostella). </w:t>
      </w:r>
      <w:r w:rsidRPr="00831BEB">
        <w:rPr>
          <w:i/>
        </w:rPr>
        <w:t>Front Plant Sci</w:t>
      </w:r>
      <w:r w:rsidRPr="00831BEB">
        <w:t>,</w:t>
      </w:r>
      <w:r w:rsidRPr="00831BEB">
        <w:rPr>
          <w:i/>
        </w:rPr>
        <w:t xml:space="preserve"> 8</w:t>
      </w:r>
      <w:r w:rsidRPr="00831BEB">
        <w:t xml:space="preserve">, 1244. https://doi.org/10.3389/fpls.2017.01244 </w:t>
      </w:r>
    </w:p>
    <w:p w14:paraId="7F98E731" w14:textId="77777777" w:rsidR="00831BEB" w:rsidRPr="00831BEB" w:rsidRDefault="00831BEB" w:rsidP="00831BEB">
      <w:pPr>
        <w:pStyle w:val="EndNoteBibliography"/>
        <w:spacing w:after="0"/>
        <w:ind w:left="720" w:hanging="720"/>
      </w:pPr>
      <w:r w:rsidRPr="00831BEB">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831BEB">
        <w:rPr>
          <w:i/>
        </w:rPr>
        <w:t>Applied Sciences</w:t>
      </w:r>
      <w:r w:rsidRPr="00831BEB">
        <w:t>,</w:t>
      </w:r>
      <w:r w:rsidRPr="00831BEB">
        <w:rPr>
          <w:i/>
        </w:rPr>
        <w:t xml:space="preserve"> 12</w:t>
      </w:r>
      <w:r w:rsidRPr="00831BEB">
        <w:t xml:space="preserve">(18), 8941. https://www.mdpi.com/2076-3417/12/18/8941 </w:t>
      </w:r>
    </w:p>
    <w:p w14:paraId="7F29621E" w14:textId="77777777" w:rsidR="00831BEB" w:rsidRPr="00831BEB" w:rsidRDefault="00831BEB" w:rsidP="00831BEB">
      <w:pPr>
        <w:pStyle w:val="EndNoteBibliography"/>
        <w:spacing w:after="0"/>
        <w:ind w:left="720" w:hanging="720"/>
      </w:pPr>
      <w:r w:rsidRPr="00831BEB">
        <w:t xml:space="preserve">Salomone, R., Saija, G., Mondello, G., Giannetto, A., Fasulo, S., &amp; Savastano, D. (2017). Environmental impact of food waste bioconversion by insects: Application of Life Cycle Assessment to process using Hermetia illucens. </w:t>
      </w:r>
      <w:r w:rsidRPr="00831BEB">
        <w:rPr>
          <w:i/>
        </w:rPr>
        <w:t>Journal of Cleaner Production</w:t>
      </w:r>
      <w:r w:rsidRPr="00831BEB">
        <w:t>,</w:t>
      </w:r>
      <w:r w:rsidRPr="00831BEB">
        <w:rPr>
          <w:i/>
        </w:rPr>
        <w:t xml:space="preserve"> 140</w:t>
      </w:r>
      <w:r w:rsidRPr="00831BEB">
        <w:t xml:space="preserve">, 890-905. https://doi.org/https://doi.org/10.1016/j.jclepro.2016.06.154 </w:t>
      </w:r>
    </w:p>
    <w:p w14:paraId="5CD31572" w14:textId="77777777" w:rsidR="00831BEB" w:rsidRPr="00831BEB" w:rsidRDefault="00831BEB" w:rsidP="00831BEB">
      <w:pPr>
        <w:pStyle w:val="EndNoteBibliography"/>
        <w:spacing w:after="0"/>
        <w:ind w:left="720" w:hanging="720"/>
      </w:pPr>
      <w:r w:rsidRPr="00DE5D97">
        <w:rPr>
          <w:lang w:val="nl-NL"/>
          <w:rPrChange w:id="408" w:author="Chia, Shaphan Yong" w:date="2023-06-28T16:27:00Z">
            <w:rPr/>
          </w:rPrChange>
        </w:rPr>
        <w:t xml:space="preserve">Schmitt, E., &amp; de Vries, W. (2020). </w:t>
      </w:r>
      <w:r w:rsidRPr="00831BEB">
        <w:t xml:space="preserve">Potential benefits of using Hermetia illucens frass as a soil amendment on food production and for environmental impact reduction. </w:t>
      </w:r>
      <w:r w:rsidRPr="00831BEB">
        <w:rPr>
          <w:i/>
        </w:rPr>
        <w:t>Current Opinion in Green and Sustainable Chemistry</w:t>
      </w:r>
      <w:r w:rsidRPr="00831BEB">
        <w:t>,</w:t>
      </w:r>
      <w:r w:rsidRPr="00831BEB">
        <w:rPr>
          <w:i/>
        </w:rPr>
        <w:t xml:space="preserve"> 25</w:t>
      </w:r>
      <w:r w:rsidRPr="00831BEB">
        <w:t xml:space="preserve">, 100335. </w:t>
      </w:r>
    </w:p>
    <w:p w14:paraId="64AABDCC" w14:textId="77777777" w:rsidR="00831BEB" w:rsidRPr="00831BEB" w:rsidRDefault="00831BEB" w:rsidP="00831BEB">
      <w:pPr>
        <w:pStyle w:val="EndNoteBibliography"/>
        <w:spacing w:after="0"/>
        <w:ind w:left="720" w:hanging="720"/>
      </w:pPr>
      <w:r w:rsidRPr="00831BEB">
        <w:t xml:space="preserve">Sharp, R. G. (2013). A Review of the Applications of Chitin and Its Derivatives in Agriculture to Modify Plant-Microbial Interactions and Improve Crop Yields. </w:t>
      </w:r>
      <w:r w:rsidRPr="00831BEB">
        <w:rPr>
          <w:i/>
        </w:rPr>
        <w:t>Agronomy</w:t>
      </w:r>
      <w:r w:rsidRPr="00831BEB">
        <w:t>,</w:t>
      </w:r>
      <w:r w:rsidRPr="00831BEB">
        <w:rPr>
          <w:i/>
        </w:rPr>
        <w:t xml:space="preserve"> 3</w:t>
      </w:r>
      <w:r w:rsidRPr="00831BEB">
        <w:t xml:space="preserve">(4), 757-793. https://www.mdpi.com/2073-4395/3/4/757 </w:t>
      </w:r>
    </w:p>
    <w:p w14:paraId="3C76C613" w14:textId="77777777" w:rsidR="00831BEB" w:rsidRPr="00831BEB" w:rsidRDefault="00831BEB" w:rsidP="00831BEB">
      <w:pPr>
        <w:pStyle w:val="EndNoteBibliography"/>
        <w:spacing w:after="0"/>
        <w:ind w:left="720" w:hanging="720"/>
      </w:pPr>
      <w:r w:rsidRPr="00831BEB">
        <w:t xml:space="preserve">Tartaglia, F. d. L., Righi, E. Z., Rocha, L. d., Loose, L. H., Maldaner, I. C., &amp; Heldwein, A. B. (2016). Non-destructive models for leaf area determination in canola. </w:t>
      </w:r>
      <w:r w:rsidRPr="00831BEB">
        <w:rPr>
          <w:i/>
        </w:rPr>
        <w:t>Revista Brasileira de Engenharia Agrícola e Ambiental</w:t>
      </w:r>
      <w:r w:rsidRPr="00831BEB">
        <w:t>,</w:t>
      </w:r>
      <w:r w:rsidRPr="00831BEB">
        <w:rPr>
          <w:i/>
        </w:rPr>
        <w:t xml:space="preserve"> 20</w:t>
      </w:r>
      <w:r w:rsidRPr="00831BEB">
        <w:t xml:space="preserve">, 551-556. </w:t>
      </w:r>
    </w:p>
    <w:p w14:paraId="28568396" w14:textId="77777777" w:rsidR="00831BEB" w:rsidRPr="00831BEB" w:rsidRDefault="00831BEB" w:rsidP="00831BEB">
      <w:pPr>
        <w:pStyle w:val="EndNoteBibliography"/>
        <w:spacing w:after="0"/>
        <w:ind w:left="720" w:hanging="720"/>
      </w:pPr>
      <w:r w:rsidRPr="00831BEB">
        <w:t xml:space="preserve">Toviho, O. A., &amp; Bársony, P. (2022). Nutrient Composition and Growth of Yellow Mealworm (Tenebrio molitor) at Different Ages and Stages of the Life Cycle. </w:t>
      </w:r>
      <w:r w:rsidRPr="00831BEB">
        <w:rPr>
          <w:i/>
        </w:rPr>
        <w:t>Agriculture</w:t>
      </w:r>
      <w:r w:rsidRPr="00831BEB">
        <w:t>,</w:t>
      </w:r>
      <w:r w:rsidRPr="00831BEB">
        <w:rPr>
          <w:i/>
        </w:rPr>
        <w:t xml:space="preserve"> 12</w:t>
      </w:r>
      <w:r w:rsidRPr="00831BEB">
        <w:t xml:space="preserve">(11), 1924. </w:t>
      </w:r>
    </w:p>
    <w:p w14:paraId="43BB411C" w14:textId="77777777" w:rsidR="00831BEB" w:rsidRPr="00831BEB" w:rsidRDefault="00831BEB" w:rsidP="00831BEB">
      <w:pPr>
        <w:pStyle w:val="EndNoteBibliography"/>
        <w:spacing w:after="0"/>
        <w:ind w:left="720" w:hanging="720"/>
      </w:pPr>
      <w:r w:rsidRPr="00831BEB">
        <w:t xml:space="preserve">Van Looveren, N., Vandeweyer, D., &amp; Van Campenhout, L. (2021). Impact of heat treatment on the microbiological quality of frass originating from black soldier fly larvae (Hermetia illucens). </w:t>
      </w:r>
      <w:r w:rsidRPr="00831BEB">
        <w:rPr>
          <w:i/>
        </w:rPr>
        <w:t>Insects</w:t>
      </w:r>
      <w:r w:rsidRPr="00831BEB">
        <w:t>,</w:t>
      </w:r>
      <w:r w:rsidRPr="00831BEB">
        <w:rPr>
          <w:i/>
        </w:rPr>
        <w:t xml:space="preserve"> 13</w:t>
      </w:r>
      <w:r w:rsidRPr="00831BEB">
        <w:t xml:space="preserve">(1), 22. </w:t>
      </w:r>
    </w:p>
    <w:p w14:paraId="480FF98C" w14:textId="77777777" w:rsidR="00831BEB" w:rsidRPr="00DE5D97" w:rsidRDefault="00831BEB" w:rsidP="00831BEB">
      <w:pPr>
        <w:pStyle w:val="EndNoteBibliography"/>
        <w:spacing w:after="0"/>
        <w:ind w:left="720" w:hanging="720"/>
        <w:rPr>
          <w:lang w:val="nl-NL"/>
          <w:rPrChange w:id="409" w:author="Chia, Shaphan Yong" w:date="2023-06-28T16:27:00Z">
            <w:rPr/>
          </w:rPrChange>
        </w:rPr>
      </w:pPr>
      <w:r w:rsidRPr="00831BEB">
        <w:t xml:space="preserve">Wagh, S. T., &amp; Razvi, N. A. (2016). Marascuilo method of multiple comparisons (an analytical study of caesarean section delivery). </w:t>
      </w:r>
      <w:r w:rsidRPr="00DE5D97">
        <w:rPr>
          <w:i/>
          <w:lang w:val="nl-NL"/>
          <w:rPrChange w:id="410" w:author="Chia, Shaphan Yong" w:date="2023-06-28T16:27:00Z">
            <w:rPr>
              <w:i/>
            </w:rPr>
          </w:rPrChange>
        </w:rPr>
        <w:t>Int J Contemp Med Res</w:t>
      </w:r>
      <w:r w:rsidRPr="00DE5D97">
        <w:rPr>
          <w:lang w:val="nl-NL"/>
          <w:rPrChange w:id="411" w:author="Chia, Shaphan Yong" w:date="2023-06-28T16:27:00Z">
            <w:rPr/>
          </w:rPrChange>
        </w:rPr>
        <w:t>,</w:t>
      </w:r>
      <w:r w:rsidRPr="00DE5D97">
        <w:rPr>
          <w:i/>
          <w:lang w:val="nl-NL"/>
          <w:rPrChange w:id="412" w:author="Chia, Shaphan Yong" w:date="2023-06-28T16:27:00Z">
            <w:rPr>
              <w:i/>
            </w:rPr>
          </w:rPrChange>
        </w:rPr>
        <w:t xml:space="preserve"> 43</w:t>
      </w:r>
      <w:r w:rsidRPr="00DE5D97">
        <w:rPr>
          <w:lang w:val="nl-NL"/>
          <w:rPrChange w:id="413" w:author="Chia, Shaphan Yong" w:date="2023-06-28T16:27:00Z">
            <w:rPr/>
          </w:rPrChange>
        </w:rPr>
        <w:t xml:space="preserve">(4), 1137-1140. </w:t>
      </w:r>
    </w:p>
    <w:p w14:paraId="58503459" w14:textId="77777777" w:rsidR="00831BEB" w:rsidRPr="00831BEB" w:rsidRDefault="00831BEB" w:rsidP="00831BEB">
      <w:pPr>
        <w:pStyle w:val="EndNoteBibliography"/>
        <w:spacing w:after="0"/>
        <w:ind w:left="720" w:hanging="720"/>
      </w:pPr>
      <w:r w:rsidRPr="00DE5D97">
        <w:rPr>
          <w:lang w:val="nl-NL"/>
          <w:rPrChange w:id="414" w:author="Chia, Shaphan Yong" w:date="2023-06-28T16:27:00Z">
            <w:rPr/>
          </w:rPrChange>
        </w:rPr>
        <w:t xml:space="preserve">Wantulla, M., van Zadelhoff, K., van Loon, J. J., &amp; Dicke, M. (2022). </w:t>
      </w:r>
      <w:r w:rsidRPr="00831BEB">
        <w:t xml:space="preserve">The potential of soil amendment with insect exuviae and frass to control the cabbage root fly. </w:t>
      </w:r>
      <w:r w:rsidRPr="00831BEB">
        <w:rPr>
          <w:i/>
        </w:rPr>
        <w:t>Journal of Applied Entomology</w:t>
      </w:r>
      <w:r w:rsidRPr="00831BEB">
        <w:t xml:space="preserve">. </w:t>
      </w:r>
    </w:p>
    <w:p w14:paraId="71788113" w14:textId="77777777" w:rsidR="00831BEB" w:rsidRPr="00831BEB" w:rsidRDefault="00831BEB" w:rsidP="00831BEB">
      <w:pPr>
        <w:pStyle w:val="EndNoteBibliography"/>
        <w:spacing w:after="0"/>
        <w:ind w:left="720" w:hanging="720"/>
      </w:pPr>
      <w:r w:rsidRPr="00831BEB">
        <w:t xml:space="preserve">Wei, S.-J., Shi, B.-C., Gong, Y.-J., Jin, G.-H., Chen, X.-X., &amp; Meng, X.-F. (2013). Genetic Structure and Demographic History Reveal Migration of the Diamondback Moth Plutella xylostella (Lepidoptera: Plutellidae) from the Southern to Northern Regions of China. </w:t>
      </w:r>
      <w:r w:rsidRPr="00831BEB">
        <w:rPr>
          <w:i/>
        </w:rPr>
        <w:t>PLOS ONE</w:t>
      </w:r>
      <w:r w:rsidRPr="00831BEB">
        <w:t>,</w:t>
      </w:r>
      <w:r w:rsidRPr="00831BEB">
        <w:rPr>
          <w:i/>
        </w:rPr>
        <w:t xml:space="preserve"> 8</w:t>
      </w:r>
      <w:r w:rsidRPr="00831BEB">
        <w:t xml:space="preserve">(4), e59654. https://doi.org/10.1371/journal.pone.0059654 </w:t>
      </w:r>
    </w:p>
    <w:p w14:paraId="43614216" w14:textId="77777777" w:rsidR="00831BEB" w:rsidRPr="00831BEB" w:rsidRDefault="00831BEB" w:rsidP="00831BEB">
      <w:pPr>
        <w:pStyle w:val="EndNoteBibliography"/>
        <w:spacing w:after="0"/>
        <w:ind w:left="720" w:hanging="720"/>
      </w:pPr>
      <w:r w:rsidRPr="00831BEB">
        <w:lastRenderedPageBreak/>
        <w:t xml:space="preserve">Young-Mathews, A. (2012). Plant guide for field mustard (Brassica rapa var. rapa). </w:t>
      </w:r>
      <w:r w:rsidRPr="00831BEB">
        <w:rPr>
          <w:i/>
        </w:rPr>
        <w:t>Corvallis, OR, USA: USDA–Natural Resources Conservation Service, Corvallis Plant Materials Centre</w:t>
      </w:r>
      <w:r w:rsidRPr="00831BEB">
        <w:t xml:space="preserve">. </w:t>
      </w:r>
    </w:p>
    <w:p w14:paraId="4928F9D8" w14:textId="77777777" w:rsidR="00831BEB" w:rsidRPr="00831BEB" w:rsidRDefault="00831BEB" w:rsidP="00831BEB">
      <w:pPr>
        <w:pStyle w:val="EndNoteBibliography"/>
        <w:spacing w:after="0"/>
        <w:ind w:left="720" w:hanging="720"/>
      </w:pPr>
      <w:r w:rsidRPr="00DE5D97">
        <w:rPr>
          <w:lang w:val="nl-NL"/>
          <w:rPrChange w:id="415" w:author="Chia, Shaphan Yong" w:date="2023-06-28T16:27:00Z">
            <w:rPr/>
          </w:rPrChange>
        </w:rPr>
        <w:t xml:space="preserve">Zeileis, A., Kleiber, C., &amp; Jackman, S. (2008). </w:t>
      </w:r>
      <w:r w:rsidRPr="00831BEB">
        <w:t xml:space="preserve">Regression models for count data in R. </w:t>
      </w:r>
      <w:r w:rsidRPr="00831BEB">
        <w:rPr>
          <w:i/>
        </w:rPr>
        <w:t>Journal of statistical software</w:t>
      </w:r>
      <w:r w:rsidRPr="00831BEB">
        <w:t>,</w:t>
      </w:r>
      <w:r w:rsidRPr="00831BEB">
        <w:rPr>
          <w:i/>
        </w:rPr>
        <w:t xml:space="preserve"> 27</w:t>
      </w:r>
      <w:r w:rsidRPr="00831BEB">
        <w:t xml:space="preserve">(8), 1-25. </w:t>
      </w:r>
    </w:p>
    <w:p w14:paraId="3C86604E" w14:textId="77777777" w:rsidR="00831BEB" w:rsidRPr="00831BEB" w:rsidRDefault="00831BEB" w:rsidP="00831BEB">
      <w:pPr>
        <w:pStyle w:val="EndNoteBibliography"/>
        <w:spacing w:after="0"/>
        <w:ind w:left="720" w:hanging="720"/>
      </w:pPr>
      <w:r w:rsidRPr="00DE5D97">
        <w:rPr>
          <w:lang w:val="nl-NL"/>
          <w:rPrChange w:id="416" w:author="Chia, Shaphan Yong" w:date="2023-06-28T16:27:00Z">
            <w:rPr/>
          </w:rPrChange>
        </w:rPr>
        <w:t xml:space="preserve">Zhang, Q., Rue, K., &amp; Wang, S. (2012). </w:t>
      </w:r>
      <w:r w:rsidRPr="00831BEB">
        <w:t xml:space="preserve">Salinity Effect on Seed Germination and Growth of Two Warm-season Native Grass Species. </w:t>
      </w:r>
      <w:r w:rsidRPr="00831BEB">
        <w:rPr>
          <w:i/>
        </w:rPr>
        <w:t>HortScience horts</w:t>
      </w:r>
      <w:r w:rsidRPr="00831BEB">
        <w:t>,</w:t>
      </w:r>
      <w:r w:rsidRPr="00831BEB">
        <w:rPr>
          <w:i/>
        </w:rPr>
        <w:t xml:space="preserve"> 47</w:t>
      </w:r>
      <w:r w:rsidRPr="00831BEB">
        <w:t xml:space="preserve">(4), 527-530. https://doi.org/10.21273/hortsci.47.4.527 </w:t>
      </w:r>
    </w:p>
    <w:p w14:paraId="0A3AF131" w14:textId="77777777" w:rsidR="00831BEB" w:rsidRPr="00831BEB" w:rsidRDefault="00831BEB" w:rsidP="00831BEB">
      <w:pPr>
        <w:pStyle w:val="EndNoteBibliography"/>
        <w:spacing w:after="0"/>
        <w:ind w:left="720" w:hanging="720"/>
      </w:pPr>
      <w:r w:rsidRPr="00831BEB">
        <w:t xml:space="preserve">Zim, J., Aitikkou, A., EL Omari, M. H., EL Malahi, S., Azim, K., Hirich, A., Nilahyane, A., &amp; Oumouloud, A. (2022). A New Organic Amendment Based on Insect Frass for Zucchini (Cucurbita pepo L.) Cultivation. </w:t>
      </w:r>
      <w:r w:rsidRPr="00831BEB">
        <w:rPr>
          <w:i/>
        </w:rPr>
        <w:t>Environmental Sciences Proceedings</w:t>
      </w:r>
      <w:r w:rsidRPr="00831BEB">
        <w:t>,</w:t>
      </w:r>
      <w:r w:rsidRPr="00831BEB">
        <w:rPr>
          <w:i/>
        </w:rPr>
        <w:t xml:space="preserve"> 16</w:t>
      </w:r>
      <w:r w:rsidRPr="00831BEB">
        <w:t xml:space="preserve">(1), 28. </w:t>
      </w:r>
    </w:p>
    <w:p w14:paraId="2219387F" w14:textId="77777777" w:rsidR="00831BEB" w:rsidRPr="00831BEB" w:rsidRDefault="00831BEB" w:rsidP="00831BEB">
      <w:pPr>
        <w:pStyle w:val="EndNoteBibliography"/>
        <w:ind w:left="720" w:hanging="720"/>
      </w:pPr>
      <w:r w:rsidRPr="00831BEB">
        <w:t xml:space="preserve">Zulkifli, N. F. N. M., Seok-Kian, A. Y., Seng, L. L., Mustafa, S., Kim, Y.-S., &amp; Shapawi, R. (2022). Nutritional value of black soldier fly (Hermetia illucens) larvae processed by different methods. </w:t>
      </w:r>
      <w:r w:rsidRPr="00831BEB">
        <w:rPr>
          <w:i/>
        </w:rPr>
        <w:t>PLOS ONE</w:t>
      </w:r>
      <w:r w:rsidRPr="00831BEB">
        <w:t>,</w:t>
      </w:r>
      <w:r w:rsidRPr="00831BEB">
        <w:rPr>
          <w:i/>
        </w:rPr>
        <w:t xml:space="preserve"> 17</w:t>
      </w:r>
      <w:r w:rsidRPr="00831BEB">
        <w:t xml:space="preserve">(2), e0263924. </w:t>
      </w:r>
    </w:p>
    <w:p w14:paraId="3F916E5F" w14:textId="461EAE80" w:rsidR="00200BC5" w:rsidRPr="00CF64E8" w:rsidRDefault="00383C29" w:rsidP="00CF64E8">
      <w:pPr>
        <w:spacing w:after="0" w:line="276" w:lineRule="auto"/>
        <w:jc w:val="both"/>
        <w:rPr>
          <w:rFonts w:ascii="Times New Roman" w:hAnsi="Times New Roman" w:cs="Times New Roman"/>
          <w:sz w:val="20"/>
          <w:szCs w:val="20"/>
          <w:lang w:val="en-US"/>
        </w:rPr>
      </w:pPr>
      <w:r w:rsidRPr="00CF64E8">
        <w:rPr>
          <w:rFonts w:ascii="Times New Roman" w:hAnsi="Times New Roman" w:cs="Times New Roman"/>
          <w:sz w:val="20"/>
          <w:szCs w:val="20"/>
          <w:lang w:val="en-US"/>
        </w:rPr>
        <w:fldChar w:fldCharType="end"/>
      </w:r>
      <w:bookmarkEnd w:id="407"/>
    </w:p>
    <w:sectPr w:rsidR="00200BC5" w:rsidRPr="00CF64E8" w:rsidSect="002261F4">
      <w:footerReference w:type="default" r:id="rId4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Joop van Loon" w:date="2023-06-20T14:53:00Z" w:initials="JvL">
    <w:p w14:paraId="3784B486" w14:textId="1E73F102" w:rsidR="001E7A47" w:rsidRDefault="001E7A47">
      <w:pPr>
        <w:pStyle w:val="CommentText"/>
      </w:pPr>
      <w:r>
        <w:rPr>
          <w:rStyle w:val="CommentReference"/>
        </w:rPr>
        <w:annotationRef/>
      </w:r>
      <w:r>
        <w:t xml:space="preserve">This figure </w:t>
      </w:r>
      <w:r w:rsidR="00AB350A">
        <w:t xml:space="preserve">and the suppl. Figures </w:t>
      </w:r>
      <w:r>
        <w:t>will be replaced by the revised one with four panels and the correct n-values.</w:t>
      </w:r>
    </w:p>
  </w:comment>
  <w:comment w:id="28" w:author="Dicke, Marcel" w:date="2023-06-07T21:05:00Z" w:initials="DM">
    <w:p w14:paraId="005F5B13" w14:textId="704F3211" w:rsidR="00DF406E" w:rsidRDefault="00DF406E">
      <w:pPr>
        <w:pStyle w:val="CommentText"/>
      </w:pPr>
      <w:r>
        <w:rPr>
          <w:rStyle w:val="CommentReference"/>
        </w:rPr>
        <w:annotationRef/>
      </w:r>
      <w:r>
        <w:t>is this what you did?</w:t>
      </w:r>
    </w:p>
  </w:comment>
  <w:comment w:id="33" w:author="Joop van Loon" w:date="2023-06-20T15:21:00Z" w:initials="JvL">
    <w:p w14:paraId="4AC05777" w14:textId="77777777" w:rsidR="007E5826" w:rsidRDefault="007E5826" w:rsidP="007E5826">
      <w:pPr>
        <w:pStyle w:val="CommentText"/>
      </w:pPr>
      <w:r>
        <w:rPr>
          <w:rStyle w:val="CommentReference"/>
        </w:rPr>
        <w:annotationRef/>
      </w:r>
      <w:r>
        <w:t xml:space="preserve">I think it is more logical to first report plant damage since this is the best proxy of resistance. Figure S7 and S8 then need to be swapped accordingly. </w:t>
      </w:r>
    </w:p>
  </w:comment>
  <w:comment w:id="35" w:author="Dicke, Marcel" w:date="2023-06-07T21:06:00Z" w:initials="DM">
    <w:p w14:paraId="0696F917" w14:textId="23A03745" w:rsidR="007607D4" w:rsidRDefault="007607D4">
      <w:pPr>
        <w:pStyle w:val="CommentText"/>
      </w:pPr>
      <w:r>
        <w:rPr>
          <w:rStyle w:val="CommentReference"/>
        </w:rPr>
        <w:annotationRef/>
      </w:r>
      <w:r>
        <w:t>Explanation of n is lacking</w:t>
      </w:r>
    </w:p>
  </w:comment>
  <w:comment w:id="45" w:author="Dicke, Marcel" w:date="2023-06-07T21:12:00Z" w:initials="DM">
    <w:p w14:paraId="09B22A28" w14:textId="08C011EC" w:rsidR="007607D4" w:rsidRDefault="007607D4">
      <w:pPr>
        <w:pStyle w:val="CommentText"/>
      </w:pPr>
      <w:r>
        <w:rPr>
          <w:rStyle w:val="CommentReference"/>
        </w:rPr>
        <w:annotationRef/>
      </w:r>
      <w:r>
        <w:t>Needs better explanation</w:t>
      </w:r>
    </w:p>
  </w:comment>
  <w:comment w:id="52" w:author="Dicke, Marcel" w:date="2023-06-07T21:12:00Z" w:initials="DM">
    <w:p w14:paraId="7823E23B" w14:textId="69871160" w:rsidR="00A21EF4" w:rsidRDefault="00A21EF4" w:rsidP="00A21EF4">
      <w:pPr>
        <w:pStyle w:val="CommentText"/>
      </w:pPr>
      <w:r>
        <w:rPr>
          <w:rStyle w:val="CommentReference"/>
        </w:rPr>
        <w:annotationRef/>
      </w:r>
      <w:r>
        <w:t>Needs better explanation</w:t>
      </w:r>
    </w:p>
  </w:comment>
  <w:comment w:id="109" w:author="Joop van Loon" w:date="2023-06-20T15:47:00Z" w:initials="JvL">
    <w:p w14:paraId="67B3DC9D" w14:textId="412F453B" w:rsidR="00E929B4" w:rsidRDefault="00E929B4">
      <w:pPr>
        <w:pStyle w:val="CommentText"/>
      </w:pPr>
      <w:r>
        <w:rPr>
          <w:rStyle w:val="CommentReference"/>
        </w:rPr>
        <w:annotationRef/>
      </w:r>
      <w:r>
        <w:t>The original text summarising the results was not entirely correct.</w:t>
      </w:r>
    </w:p>
  </w:comment>
  <w:comment w:id="140" w:author="Dicke, Marcel" w:date="2023-06-07T21:18:00Z" w:initials="DM">
    <w:p w14:paraId="78A2738D" w14:textId="37BDC315" w:rsidR="000C7D9E" w:rsidRDefault="000C7D9E">
      <w:pPr>
        <w:pStyle w:val="CommentText"/>
      </w:pPr>
      <w:r>
        <w:rPr>
          <w:rStyle w:val="CommentReference"/>
        </w:rPr>
        <w:annotationRef/>
      </w:r>
      <w:r>
        <w:t>Because there is no indication whatsoever that cadmium might play a role it is better not to include this (I can think of many other chemicals that might play a role but without any indication it is pure speculation to choose one chemical). The previous two sentences give the possibility in more general terms and that is sufficient</w:t>
      </w:r>
    </w:p>
  </w:comment>
  <w:comment w:id="190" w:author="Dicke, Marcel" w:date="2023-06-07T21:20:00Z" w:initials="DM">
    <w:p w14:paraId="1E122627" w14:textId="193F484B" w:rsidR="000C7D9E" w:rsidRDefault="000C7D9E">
      <w:pPr>
        <w:pStyle w:val="CommentText"/>
      </w:pPr>
      <w:r>
        <w:rPr>
          <w:rStyle w:val="CommentReference"/>
        </w:rPr>
        <w:annotationRef/>
      </w:r>
      <w:r>
        <w:t xml:space="preserve">Els &amp; Max have used 1-2-5 g/kg </w:t>
      </w:r>
    </w:p>
  </w:comment>
  <w:comment w:id="198" w:author="Dicke, Marcel" w:date="2023-06-07T21:26:00Z" w:initials="DM">
    <w:p w14:paraId="771DCC8D" w14:textId="2A238AFD" w:rsidR="000C7D9E" w:rsidRDefault="000C7D9E">
      <w:pPr>
        <w:pStyle w:val="CommentText"/>
      </w:pPr>
      <w:r>
        <w:rPr>
          <w:rStyle w:val="CommentReference"/>
        </w:rPr>
        <w:annotationRef/>
      </w:r>
      <w:r>
        <w:t>What did they report on the quality effects?</w:t>
      </w:r>
    </w:p>
  </w:comment>
  <w:comment w:id="213" w:author="Dicke, Marcel" w:date="2023-06-07T21:31:00Z" w:initials="DM">
    <w:p w14:paraId="3EDEF352" w14:textId="77777777" w:rsidR="00C65A29" w:rsidRDefault="00C65A29">
      <w:pPr>
        <w:pStyle w:val="CommentText"/>
      </w:pPr>
      <w:r>
        <w:rPr>
          <w:rStyle w:val="CommentReference"/>
        </w:rPr>
        <w:annotationRef/>
      </w:r>
      <w:r>
        <w:t xml:space="preserve">Ch5 of his thesis (under review) </w:t>
      </w:r>
    </w:p>
    <w:p w14:paraId="6F24B422" w14:textId="77777777" w:rsidR="00C65A29" w:rsidRDefault="00C65A29">
      <w:pPr>
        <w:pStyle w:val="CommentText"/>
      </w:pPr>
    </w:p>
    <w:p w14:paraId="1F78A811" w14:textId="1C6EA900" w:rsidR="00C65A29" w:rsidRDefault="00C65A29">
      <w:pPr>
        <w:pStyle w:val="CommentText"/>
      </w:pPr>
      <w:r>
        <w:t>Wantulla, M., Dicke, M., &amp; van Loon, J. J. A. Effects of amending soil with black soldier fly frass on survival and growth of the cabbage root fly (</w:t>
      </w:r>
      <w:r w:rsidRPr="00C65A29">
        <w:rPr>
          <w:i/>
          <w:iCs/>
        </w:rPr>
        <w:t>Delia radicum</w:t>
      </w:r>
      <w:r>
        <w:t>) depend on soil type. (under review)</w:t>
      </w:r>
    </w:p>
  </w:comment>
  <w:comment w:id="223" w:author="Dicke, Marcel" w:date="2023-06-07T21:33:00Z" w:initials="DM">
    <w:p w14:paraId="65A240D8" w14:textId="004B4C60" w:rsidR="00C65A29" w:rsidRDefault="00C65A29">
      <w:pPr>
        <w:pStyle w:val="CommentText"/>
      </w:pPr>
      <w:r>
        <w:rPr>
          <w:rStyle w:val="CommentReference"/>
        </w:rPr>
        <w:annotationRef/>
      </w:r>
      <w:r>
        <w:t>I would not mention this – also marginally sign is still not significant and so there is no data to support  that there is an effect</w:t>
      </w:r>
    </w:p>
  </w:comment>
  <w:comment w:id="224" w:author="Joop van Loon" w:date="2023-06-20T16:11:00Z" w:initials="JvL">
    <w:p w14:paraId="332E78AF" w14:textId="4021D387" w:rsidR="0042378C" w:rsidRDefault="0042378C">
      <w:pPr>
        <w:pStyle w:val="CommentText"/>
      </w:pPr>
      <w:r>
        <w:rPr>
          <w:rStyle w:val="CommentReference"/>
        </w:rPr>
        <w:annotationRef/>
      </w:r>
      <w:r>
        <w:t xml:space="preserve">It is questionable how interseting it is to investigate this in view of the plant growth inhibitory effects?  </w:t>
      </w:r>
    </w:p>
  </w:comment>
  <w:comment w:id="234" w:author="Joop van Loon" w:date="2023-06-20T16:14:00Z" w:initials="JvL">
    <w:p w14:paraId="53D58AB6" w14:textId="1F9A2ECB" w:rsidR="0042378C" w:rsidRDefault="0042378C">
      <w:pPr>
        <w:pStyle w:val="CommentText"/>
      </w:pPr>
      <w:r>
        <w:rPr>
          <w:rStyle w:val="CommentReference"/>
        </w:rPr>
        <w:annotationRef/>
      </w:r>
      <w:r>
        <w:t>What is the link of this finding with the present study?</w:t>
      </w:r>
    </w:p>
  </w:comment>
  <w:comment w:id="254" w:author="Dicke, Marcel" w:date="2023-06-07T21:37:00Z" w:initials="DM">
    <w:p w14:paraId="00BCA3B2" w14:textId="672F7C48" w:rsidR="0008661F" w:rsidRDefault="0008661F">
      <w:pPr>
        <w:pStyle w:val="CommentText"/>
      </w:pPr>
      <w:r>
        <w:rPr>
          <w:rStyle w:val="CommentReference"/>
        </w:rPr>
        <w:annotationRef/>
      </w:r>
      <w:r>
        <w:t>What term did Ray et al use?</w:t>
      </w:r>
    </w:p>
  </w:comment>
  <w:comment w:id="288" w:author="Joop van Loon" w:date="2023-06-20T16:23:00Z" w:initials="JvL">
    <w:p w14:paraId="2F7DA136" w14:textId="28A0601F" w:rsidR="00AD1676" w:rsidRDefault="00AD1676">
      <w:pPr>
        <w:pStyle w:val="CommentText"/>
      </w:pPr>
      <w:r>
        <w:rPr>
          <w:rStyle w:val="CommentReference"/>
        </w:rPr>
        <w:annotationRef/>
      </w:r>
      <w:r>
        <w:t xml:space="preserve">This section also strats with this statement. </w:t>
      </w:r>
      <w:r w:rsidR="00343022">
        <w:t>Also the nutrient availability has been mentioned above, whereas the promotion of PGPR has not. Try to improve the structure of this section to avoid repetition.</w:t>
      </w:r>
    </w:p>
  </w:comment>
  <w:comment w:id="292" w:author="Joop van Loon" w:date="2023-06-20T16:26:00Z" w:initials="JvL">
    <w:p w14:paraId="11C3DCAF" w14:textId="1F398F0D" w:rsidR="00343022" w:rsidRDefault="00343022">
      <w:pPr>
        <w:pStyle w:val="CommentText"/>
      </w:pPr>
      <w:r>
        <w:rPr>
          <w:rStyle w:val="CommentReference"/>
        </w:rPr>
        <w:annotationRef/>
      </w:r>
      <w:r>
        <w:t xml:space="preserve">This also is repetitive with previous text in the Discussion. </w:t>
      </w:r>
    </w:p>
  </w:comment>
  <w:comment w:id="300" w:author="Dicke, Marcel" w:date="2023-06-07T21:44:00Z" w:initials="DM">
    <w:p w14:paraId="3DA2CC5B" w14:textId="0010E8B2" w:rsidR="0008661F" w:rsidRDefault="0008661F">
      <w:pPr>
        <w:pStyle w:val="CommentText"/>
      </w:pPr>
      <w:r>
        <w:rPr>
          <w:rStyle w:val="CommentReference"/>
        </w:rPr>
        <w:annotationRef/>
      </w:r>
      <w:r>
        <w:t>This is not a conclusion but mentioning that it will be important to investigate the effects on predators and parasitoids may be something to briefly mention in the Discussion</w:t>
      </w:r>
    </w:p>
  </w:comment>
  <w:comment w:id="301" w:author="Joop van Loon" w:date="2023-06-20T16:30:00Z" w:initials="JvL">
    <w:p w14:paraId="4A0304B4" w14:textId="6B3E9895" w:rsidR="00343022" w:rsidRDefault="00343022">
      <w:pPr>
        <w:pStyle w:val="CommentText"/>
      </w:pPr>
      <w:r>
        <w:rPr>
          <w:rStyle w:val="CommentReference"/>
        </w:rPr>
        <w:annotationRef/>
      </w:r>
      <w:r>
        <w:t xml:space="preserve">This aspect does not belong in the Conclusions section but could be mentioned earlier in the Discussion. </w:t>
      </w:r>
    </w:p>
  </w:comment>
  <w:comment w:id="327" w:author="Dicke, Marcel" w:date="2023-06-07T21:46:00Z" w:initials="DM">
    <w:p w14:paraId="4609C30E" w14:textId="3DD669CC" w:rsidR="0008661F" w:rsidRDefault="0008661F">
      <w:pPr>
        <w:pStyle w:val="CommentText"/>
      </w:pPr>
      <w:r>
        <w:rPr>
          <w:rStyle w:val="CommentReference"/>
        </w:rPr>
        <w:annotationRef/>
      </w:r>
      <w:r>
        <w:t>See earlier comments in the main text</w:t>
      </w:r>
    </w:p>
  </w:comment>
  <w:comment w:id="331" w:author="Dicke, Marcel" w:date="2023-06-07T21:46:00Z" w:initials="DM">
    <w:p w14:paraId="69A9E627" w14:textId="35EF51D7" w:rsidR="0008661F" w:rsidRDefault="0008661F">
      <w:pPr>
        <w:pStyle w:val="CommentText"/>
      </w:pPr>
      <w:r>
        <w:rPr>
          <w:rStyle w:val="CommentReference"/>
        </w:rPr>
        <w:annotationRef/>
      </w:r>
    </w:p>
  </w:comment>
  <w:comment w:id="335" w:author="Dicke, Marcel" w:date="2023-06-07T21:46:00Z" w:initials="DM">
    <w:p w14:paraId="1B66568B" w14:textId="77777777" w:rsidR="00FE21DB" w:rsidRDefault="00FE21DB" w:rsidP="00FE21DB">
      <w:pPr>
        <w:pStyle w:val="CommentText"/>
      </w:pPr>
      <w:r>
        <w:rPr>
          <w:rStyle w:val="CommentReference"/>
        </w:rPr>
        <w:annotationRef/>
      </w:r>
    </w:p>
  </w:comment>
  <w:comment w:id="336" w:author="Dicke, Marcel" w:date="2023-06-07T21:46:00Z" w:initials="DM">
    <w:p w14:paraId="71E9C096" w14:textId="228B6A7A" w:rsidR="00E84CA4" w:rsidRDefault="00E84CA4">
      <w:pPr>
        <w:pStyle w:val="CommentText"/>
      </w:pPr>
      <w:r>
        <w:rPr>
          <w:rStyle w:val="CommentReference"/>
        </w:rPr>
        <w:annotationRef/>
      </w:r>
      <w:r>
        <w:t>n</w:t>
      </w:r>
    </w:p>
  </w:comment>
  <w:comment w:id="339" w:author="Dicke, Marcel" w:date="2023-06-07T21:47:00Z" w:initials="DM">
    <w:p w14:paraId="3932023A" w14:textId="4E8C4AAE" w:rsidR="00E84CA4" w:rsidRDefault="00E84CA4">
      <w:pPr>
        <w:pStyle w:val="CommentText"/>
      </w:pPr>
      <w:r>
        <w:rPr>
          <w:rStyle w:val="CommentReference"/>
        </w:rPr>
        <w:annotationRef/>
      </w:r>
    </w:p>
  </w:comment>
  <w:comment w:id="344" w:author="Dicke, Marcel" w:date="2023-06-07T21:47:00Z" w:initials="DM">
    <w:p w14:paraId="1C05E2F5" w14:textId="28E0A2AD" w:rsidR="00E84CA4" w:rsidRDefault="00E84CA4">
      <w:pPr>
        <w:pStyle w:val="CommentText"/>
      </w:pPr>
      <w:r>
        <w:rPr>
          <w:rStyle w:val="CommentReference"/>
        </w:rPr>
        <w:annotationRef/>
      </w:r>
    </w:p>
  </w:comment>
  <w:comment w:id="351" w:author="Dicke, Marcel" w:date="2023-06-07T21:47:00Z" w:initials="DM">
    <w:p w14:paraId="20D47310" w14:textId="114EE576" w:rsidR="00E84CA4" w:rsidRDefault="00E84CA4">
      <w:pPr>
        <w:pStyle w:val="CommentText"/>
      </w:pPr>
      <w:r>
        <w:rPr>
          <w:rStyle w:val="CommentReference"/>
        </w:rPr>
        <w:annotationRef/>
      </w:r>
    </w:p>
  </w:comment>
  <w:comment w:id="354" w:author="Dicke, Marcel" w:date="2023-06-07T21:47:00Z" w:initials="DM">
    <w:p w14:paraId="446838AF" w14:textId="6D5367BD" w:rsidR="00E84CA4" w:rsidRDefault="00E84CA4">
      <w:pPr>
        <w:pStyle w:val="CommentText"/>
      </w:pPr>
      <w:r>
        <w:rPr>
          <w:rStyle w:val="CommentReference"/>
        </w:rPr>
        <w:annotationRef/>
      </w:r>
    </w:p>
  </w:comment>
  <w:comment w:id="382" w:author="Dicke, Marcel" w:date="2023-06-07T21:47:00Z" w:initials="DM">
    <w:p w14:paraId="6C88791F" w14:textId="4A9B8A94" w:rsidR="00E84CA4" w:rsidRDefault="00E84CA4">
      <w:pPr>
        <w:pStyle w:val="CommentText"/>
      </w:pPr>
      <w:r>
        <w:rPr>
          <w:rStyle w:val="CommentReference"/>
        </w:rPr>
        <w:annotationRef/>
      </w:r>
    </w:p>
  </w:comment>
  <w:comment w:id="396" w:author="Chia, Shaphan Yong" w:date="2023-06-23T19:44:00Z" w:initials="CSY">
    <w:p w14:paraId="00A1DAFD" w14:textId="77777777" w:rsidR="00BE4F2F" w:rsidRDefault="00BE4F2F" w:rsidP="006E68EA">
      <w:pPr>
        <w:pStyle w:val="CommentText"/>
      </w:pPr>
      <w:r>
        <w:rPr>
          <w:rStyle w:val="CommentReference"/>
        </w:rPr>
        <w:annotationRef/>
      </w:r>
      <w:r>
        <w:t>Descript the composting procedure</w:t>
      </w:r>
    </w:p>
  </w:comment>
  <w:comment w:id="401" w:author="Dicke, Marcel" w:date="2023-06-07T21:47:00Z" w:initials="DM">
    <w:p w14:paraId="78E6232D" w14:textId="695F331D" w:rsidR="00A35F57" w:rsidRDefault="00A35F57" w:rsidP="00A35F57">
      <w:pPr>
        <w:pStyle w:val="CommentText"/>
      </w:pPr>
      <w:r>
        <w:rPr>
          <w:rStyle w:val="CommentReference"/>
        </w:rPr>
        <w:annotationRef/>
      </w:r>
    </w:p>
  </w:comment>
  <w:comment w:id="404" w:author="Dicke, Marcel" w:date="2023-06-07T21:47:00Z" w:initials="DM">
    <w:p w14:paraId="739F8930" w14:textId="4A5EF9ED" w:rsidR="00E84CA4" w:rsidRDefault="00E84CA4">
      <w:pPr>
        <w:pStyle w:val="CommentText"/>
      </w:pPr>
      <w:r>
        <w:rPr>
          <w:rStyle w:val="CommentReference"/>
        </w:rPr>
        <w:annotationRef/>
      </w:r>
    </w:p>
  </w:comment>
  <w:comment w:id="405"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 w:id="406" w:author="Chia, Shaphan Yong" w:date="2023-05-09T18:47:00Z" w:initials="CSY">
    <w:p w14:paraId="50A37E02" w14:textId="06CE2BEF" w:rsidR="00003473" w:rsidRDefault="00003473">
      <w:pPr>
        <w:pStyle w:val="CommentText"/>
      </w:pPr>
      <w:r>
        <w:rPr>
          <w:rStyle w:val="CommentReference"/>
        </w:rPr>
        <w:annotationRef/>
      </w:r>
      <w:r>
        <w:t>Yes please, I would like to format the references later (when all other sections are in good shape). That way I don’t lose the field codes (referencing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84B486" w15:done="0"/>
  <w15:commentEx w15:paraId="005F5B13" w15:done="0"/>
  <w15:commentEx w15:paraId="4AC05777" w15:done="0"/>
  <w15:commentEx w15:paraId="0696F917" w15:done="0"/>
  <w15:commentEx w15:paraId="09B22A28" w15:done="0"/>
  <w15:commentEx w15:paraId="7823E23B" w15:done="0"/>
  <w15:commentEx w15:paraId="67B3DC9D" w15:done="0"/>
  <w15:commentEx w15:paraId="78A2738D" w15:done="0"/>
  <w15:commentEx w15:paraId="1E122627" w15:done="0"/>
  <w15:commentEx w15:paraId="771DCC8D" w15:done="0"/>
  <w15:commentEx w15:paraId="1F78A811" w15:done="0"/>
  <w15:commentEx w15:paraId="65A240D8" w15:done="0"/>
  <w15:commentEx w15:paraId="332E78AF" w15:done="0"/>
  <w15:commentEx w15:paraId="53D58AB6" w15:done="0"/>
  <w15:commentEx w15:paraId="00BCA3B2" w15:done="0"/>
  <w15:commentEx w15:paraId="2F7DA136" w15:done="0"/>
  <w15:commentEx w15:paraId="11C3DCAF" w15:done="0"/>
  <w15:commentEx w15:paraId="3DA2CC5B" w15:done="0"/>
  <w15:commentEx w15:paraId="4A0304B4" w15:paraIdParent="3DA2CC5B" w15:done="0"/>
  <w15:commentEx w15:paraId="4609C30E" w15:done="0"/>
  <w15:commentEx w15:paraId="69A9E627" w15:done="0"/>
  <w15:commentEx w15:paraId="1B66568B" w15:done="0"/>
  <w15:commentEx w15:paraId="71E9C096" w15:done="0"/>
  <w15:commentEx w15:paraId="3932023A" w15:done="0"/>
  <w15:commentEx w15:paraId="1C05E2F5" w15:done="0"/>
  <w15:commentEx w15:paraId="20D47310" w15:done="0"/>
  <w15:commentEx w15:paraId="446838AF" w15:done="0"/>
  <w15:commentEx w15:paraId="6C88791F" w15:done="0"/>
  <w15:commentEx w15:paraId="00A1DAFD" w15:done="0"/>
  <w15:commentEx w15:paraId="78E6232D" w15:done="0"/>
  <w15:commentEx w15:paraId="739F8930" w15:done="0"/>
  <w15:commentEx w15:paraId="539DBB9D" w15:done="0"/>
  <w15:commentEx w15:paraId="50A37E02" w15:paraIdParent="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3BCC" w16cex:dateUtc="2023-06-20T12:53:00Z"/>
  <w16cex:commentExtensible w16cex:durableId="282B6FA0" w16cex:dateUtc="2023-06-07T19:05:00Z"/>
  <w16cex:commentExtensible w16cex:durableId="28413285" w16cex:dateUtc="2023-06-20T13:21:00Z"/>
  <w16cex:commentExtensible w16cex:durableId="282B6FDA" w16cex:dateUtc="2023-06-07T19:06:00Z"/>
  <w16cex:commentExtensible w16cex:durableId="282B7157" w16cex:dateUtc="2023-06-07T19:12:00Z"/>
  <w16cex:commentExtensible w16cex:durableId="2840682A" w16cex:dateUtc="2023-06-07T19:12:00Z"/>
  <w16cex:commentExtensible w16cex:durableId="283C4889" w16cex:dateUtc="2023-06-20T13:47:00Z"/>
  <w16cex:commentExtensible w16cex:durableId="282B72B2" w16cex:dateUtc="2023-06-07T19:18:00Z"/>
  <w16cex:commentExtensible w16cex:durableId="282B733A" w16cex:dateUtc="2023-06-07T19:20:00Z"/>
  <w16cex:commentExtensible w16cex:durableId="282B7481" w16cex:dateUtc="2023-06-07T19:26:00Z"/>
  <w16cex:commentExtensible w16cex:durableId="282B7599" w16cex:dateUtc="2023-06-07T19:31:00Z"/>
  <w16cex:commentExtensible w16cex:durableId="282B7631" w16cex:dateUtc="2023-06-07T19:33:00Z"/>
  <w16cex:commentExtensible w16cex:durableId="283C4E35" w16cex:dateUtc="2023-06-20T14:11:00Z"/>
  <w16cex:commentExtensible w16cex:durableId="283C4ECB" w16cex:dateUtc="2023-06-20T14:14:00Z"/>
  <w16cex:commentExtensible w16cex:durableId="282B7736" w16cex:dateUtc="2023-06-07T19:37:00Z"/>
  <w16cex:commentExtensible w16cex:durableId="283C50E4" w16cex:dateUtc="2023-06-20T14:23:00Z"/>
  <w16cex:commentExtensible w16cex:durableId="283C51D0" w16cex:dateUtc="2023-06-20T14:26:00Z"/>
  <w16cex:commentExtensible w16cex:durableId="282B78AF" w16cex:dateUtc="2023-06-07T19:44:00Z"/>
  <w16cex:commentExtensible w16cex:durableId="283C5294" w16cex:dateUtc="2023-06-20T14:30:00Z"/>
  <w16cex:commentExtensible w16cex:durableId="282B7931" w16cex:dateUtc="2023-06-07T19:46:00Z"/>
  <w16cex:commentExtensible w16cex:durableId="282B7942" w16cex:dateUtc="2023-06-07T19:46:00Z"/>
  <w16cex:commentExtensible w16cex:durableId="28406BD1" w16cex:dateUtc="2023-06-07T19:46:00Z"/>
  <w16cex:commentExtensible w16cex:durableId="282B794F" w16cex:dateUtc="2023-06-07T19:46:00Z"/>
  <w16cex:commentExtensible w16cex:durableId="282B795C" w16cex:dateUtc="2023-06-07T19:47:00Z"/>
  <w16cex:commentExtensible w16cex:durableId="282B7972" w16cex:dateUtc="2023-06-07T19:47:00Z"/>
  <w16cex:commentExtensible w16cex:durableId="282B7979" w16cex:dateUtc="2023-06-07T19:47:00Z"/>
  <w16cex:commentExtensible w16cex:durableId="282B797E" w16cex:dateUtc="2023-06-07T19:47:00Z"/>
  <w16cex:commentExtensible w16cex:durableId="282B7985" w16cex:dateUtc="2023-06-07T19:47:00Z"/>
  <w16cex:commentExtensible w16cex:durableId="284074A7" w16cex:dateUtc="2023-06-23T17:44:00Z"/>
  <w16cex:commentExtensible w16cex:durableId="2840704E" w16cex:dateUtc="2023-06-07T19:47:00Z"/>
  <w16cex:commentExtensible w16cex:durableId="282B798A" w16cex:dateUtc="2023-06-07T19:47:00Z"/>
  <w16cex:commentExtensible w16cex:durableId="27C6FF88" w16cex:dateUtc="2023-03-23T15:40:00Z"/>
  <w16cex:commentExtensible w16cex:durableId="280513AB" w16cex:dateUtc="2023-05-09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84B486" w16cid:durableId="283C3BCC"/>
  <w16cid:commentId w16cid:paraId="005F5B13" w16cid:durableId="282B6FA0"/>
  <w16cid:commentId w16cid:paraId="4AC05777" w16cid:durableId="28413285"/>
  <w16cid:commentId w16cid:paraId="0696F917" w16cid:durableId="282B6FDA"/>
  <w16cid:commentId w16cid:paraId="09B22A28" w16cid:durableId="282B7157"/>
  <w16cid:commentId w16cid:paraId="7823E23B" w16cid:durableId="2840682A"/>
  <w16cid:commentId w16cid:paraId="67B3DC9D" w16cid:durableId="283C4889"/>
  <w16cid:commentId w16cid:paraId="78A2738D" w16cid:durableId="282B72B2"/>
  <w16cid:commentId w16cid:paraId="1E122627" w16cid:durableId="282B733A"/>
  <w16cid:commentId w16cid:paraId="771DCC8D" w16cid:durableId="282B7481"/>
  <w16cid:commentId w16cid:paraId="1F78A811" w16cid:durableId="282B7599"/>
  <w16cid:commentId w16cid:paraId="65A240D8" w16cid:durableId="282B7631"/>
  <w16cid:commentId w16cid:paraId="332E78AF" w16cid:durableId="283C4E35"/>
  <w16cid:commentId w16cid:paraId="53D58AB6" w16cid:durableId="283C4ECB"/>
  <w16cid:commentId w16cid:paraId="00BCA3B2" w16cid:durableId="282B7736"/>
  <w16cid:commentId w16cid:paraId="2F7DA136" w16cid:durableId="283C50E4"/>
  <w16cid:commentId w16cid:paraId="11C3DCAF" w16cid:durableId="283C51D0"/>
  <w16cid:commentId w16cid:paraId="3DA2CC5B" w16cid:durableId="282B78AF"/>
  <w16cid:commentId w16cid:paraId="4A0304B4" w16cid:durableId="283C5294"/>
  <w16cid:commentId w16cid:paraId="4609C30E" w16cid:durableId="282B7931"/>
  <w16cid:commentId w16cid:paraId="69A9E627" w16cid:durableId="282B7942"/>
  <w16cid:commentId w16cid:paraId="1B66568B" w16cid:durableId="28406BD1"/>
  <w16cid:commentId w16cid:paraId="71E9C096" w16cid:durableId="282B794F"/>
  <w16cid:commentId w16cid:paraId="3932023A" w16cid:durableId="282B795C"/>
  <w16cid:commentId w16cid:paraId="1C05E2F5" w16cid:durableId="282B7972"/>
  <w16cid:commentId w16cid:paraId="20D47310" w16cid:durableId="282B7979"/>
  <w16cid:commentId w16cid:paraId="446838AF" w16cid:durableId="282B797E"/>
  <w16cid:commentId w16cid:paraId="6C88791F" w16cid:durableId="282B7985"/>
  <w16cid:commentId w16cid:paraId="00A1DAFD" w16cid:durableId="284074A7"/>
  <w16cid:commentId w16cid:paraId="78E6232D" w16cid:durableId="2840704E"/>
  <w16cid:commentId w16cid:paraId="739F8930" w16cid:durableId="282B798A"/>
  <w16cid:commentId w16cid:paraId="539DBB9D" w16cid:durableId="27C6FF88"/>
  <w16cid:commentId w16cid:paraId="50A37E02" w16cid:durableId="2805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EF524" w14:textId="77777777" w:rsidR="0042254C" w:rsidRDefault="0042254C" w:rsidP="00AB3437">
      <w:pPr>
        <w:spacing w:after="0" w:line="240" w:lineRule="auto"/>
      </w:pPr>
      <w:r>
        <w:separator/>
      </w:r>
    </w:p>
  </w:endnote>
  <w:endnote w:type="continuationSeparator" w:id="0">
    <w:p w14:paraId="10C0071E" w14:textId="77777777" w:rsidR="0042254C" w:rsidRDefault="0042254C"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2437D" w14:textId="77777777" w:rsidR="0042254C" w:rsidRDefault="0042254C" w:rsidP="00AB3437">
      <w:pPr>
        <w:spacing w:after="0" w:line="240" w:lineRule="auto"/>
      </w:pPr>
      <w:r>
        <w:separator/>
      </w:r>
    </w:p>
  </w:footnote>
  <w:footnote w:type="continuationSeparator" w:id="0">
    <w:p w14:paraId="054E25E7" w14:textId="77777777" w:rsidR="0042254C" w:rsidRDefault="0042254C"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Joop van Loon">
    <w15:presenceInfo w15:providerId="None" w15:userId="Joop van Loon"/>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zMawHmup87LQ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2042"/>
    <w:rsid w:val="000224FC"/>
    <w:rsid w:val="00023D24"/>
    <w:rsid w:val="00024879"/>
    <w:rsid w:val="00024A8E"/>
    <w:rsid w:val="00025355"/>
    <w:rsid w:val="000259CD"/>
    <w:rsid w:val="00027CBC"/>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2FB"/>
    <w:rsid w:val="00106865"/>
    <w:rsid w:val="00107247"/>
    <w:rsid w:val="00110427"/>
    <w:rsid w:val="001109A9"/>
    <w:rsid w:val="001134D5"/>
    <w:rsid w:val="0011371D"/>
    <w:rsid w:val="00113ADD"/>
    <w:rsid w:val="00114B85"/>
    <w:rsid w:val="001153BE"/>
    <w:rsid w:val="00121CEE"/>
    <w:rsid w:val="001249E0"/>
    <w:rsid w:val="00124FD0"/>
    <w:rsid w:val="0012588D"/>
    <w:rsid w:val="00126571"/>
    <w:rsid w:val="00127475"/>
    <w:rsid w:val="0012771E"/>
    <w:rsid w:val="001306F7"/>
    <w:rsid w:val="00131D5D"/>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80676"/>
    <w:rsid w:val="00181BFE"/>
    <w:rsid w:val="0018347C"/>
    <w:rsid w:val="001849FC"/>
    <w:rsid w:val="00185BEC"/>
    <w:rsid w:val="001869C4"/>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7771"/>
    <w:rsid w:val="001B78CC"/>
    <w:rsid w:val="001B798F"/>
    <w:rsid w:val="001B7D47"/>
    <w:rsid w:val="001B7E20"/>
    <w:rsid w:val="001C0CD1"/>
    <w:rsid w:val="001C116F"/>
    <w:rsid w:val="001C239E"/>
    <w:rsid w:val="001C2FEE"/>
    <w:rsid w:val="001C3BFD"/>
    <w:rsid w:val="001C3FB9"/>
    <w:rsid w:val="001C4232"/>
    <w:rsid w:val="001C4A05"/>
    <w:rsid w:val="001C5513"/>
    <w:rsid w:val="001C5EE6"/>
    <w:rsid w:val="001C6646"/>
    <w:rsid w:val="001C6864"/>
    <w:rsid w:val="001D088E"/>
    <w:rsid w:val="001D0E56"/>
    <w:rsid w:val="001D1572"/>
    <w:rsid w:val="001D1956"/>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408B"/>
    <w:rsid w:val="00214971"/>
    <w:rsid w:val="002149F1"/>
    <w:rsid w:val="00214B4C"/>
    <w:rsid w:val="00215728"/>
    <w:rsid w:val="00221CDD"/>
    <w:rsid w:val="00222F2B"/>
    <w:rsid w:val="0022324E"/>
    <w:rsid w:val="00223B38"/>
    <w:rsid w:val="00223BA2"/>
    <w:rsid w:val="00224B78"/>
    <w:rsid w:val="00225087"/>
    <w:rsid w:val="00225348"/>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A85"/>
    <w:rsid w:val="00283E9B"/>
    <w:rsid w:val="002840B9"/>
    <w:rsid w:val="0028425E"/>
    <w:rsid w:val="00285F62"/>
    <w:rsid w:val="00286DDC"/>
    <w:rsid w:val="0028775E"/>
    <w:rsid w:val="00287BC3"/>
    <w:rsid w:val="002903B4"/>
    <w:rsid w:val="00291A19"/>
    <w:rsid w:val="0029260B"/>
    <w:rsid w:val="00292631"/>
    <w:rsid w:val="002956BD"/>
    <w:rsid w:val="00296867"/>
    <w:rsid w:val="002976CB"/>
    <w:rsid w:val="002979E5"/>
    <w:rsid w:val="00297E06"/>
    <w:rsid w:val="002A047D"/>
    <w:rsid w:val="002A2D0A"/>
    <w:rsid w:val="002A2FA1"/>
    <w:rsid w:val="002A343A"/>
    <w:rsid w:val="002A3937"/>
    <w:rsid w:val="002A3C26"/>
    <w:rsid w:val="002A3E42"/>
    <w:rsid w:val="002A6357"/>
    <w:rsid w:val="002A67D6"/>
    <w:rsid w:val="002B048F"/>
    <w:rsid w:val="002B0935"/>
    <w:rsid w:val="002B0A4F"/>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2321"/>
    <w:rsid w:val="002D2DF9"/>
    <w:rsid w:val="002D2F1C"/>
    <w:rsid w:val="002D383D"/>
    <w:rsid w:val="002D392B"/>
    <w:rsid w:val="002D3B81"/>
    <w:rsid w:val="002D4157"/>
    <w:rsid w:val="002D434D"/>
    <w:rsid w:val="002D59FB"/>
    <w:rsid w:val="002D6E14"/>
    <w:rsid w:val="002D7C46"/>
    <w:rsid w:val="002E18A5"/>
    <w:rsid w:val="002E1909"/>
    <w:rsid w:val="002E2005"/>
    <w:rsid w:val="002E4366"/>
    <w:rsid w:val="002E54B5"/>
    <w:rsid w:val="002E6EC4"/>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20F18"/>
    <w:rsid w:val="003216A1"/>
    <w:rsid w:val="003216E2"/>
    <w:rsid w:val="00321CC2"/>
    <w:rsid w:val="0032237E"/>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F83"/>
    <w:rsid w:val="0034766B"/>
    <w:rsid w:val="00347DD7"/>
    <w:rsid w:val="00347FDC"/>
    <w:rsid w:val="00351F45"/>
    <w:rsid w:val="00352267"/>
    <w:rsid w:val="003527EF"/>
    <w:rsid w:val="003528E3"/>
    <w:rsid w:val="00352C4B"/>
    <w:rsid w:val="0035343A"/>
    <w:rsid w:val="00355311"/>
    <w:rsid w:val="00357E67"/>
    <w:rsid w:val="00361C1D"/>
    <w:rsid w:val="00362292"/>
    <w:rsid w:val="0036237D"/>
    <w:rsid w:val="00362B8E"/>
    <w:rsid w:val="00362FD5"/>
    <w:rsid w:val="0036358F"/>
    <w:rsid w:val="00365F1A"/>
    <w:rsid w:val="003664B4"/>
    <w:rsid w:val="00370D3E"/>
    <w:rsid w:val="00372A77"/>
    <w:rsid w:val="00373805"/>
    <w:rsid w:val="003743F5"/>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79FF"/>
    <w:rsid w:val="003D03C0"/>
    <w:rsid w:val="003D0A3C"/>
    <w:rsid w:val="003D44D4"/>
    <w:rsid w:val="003D5DAC"/>
    <w:rsid w:val="003D63F4"/>
    <w:rsid w:val="003D79C3"/>
    <w:rsid w:val="003E01BE"/>
    <w:rsid w:val="003E0AB7"/>
    <w:rsid w:val="003E2AB0"/>
    <w:rsid w:val="003E2CAD"/>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254C"/>
    <w:rsid w:val="0042378C"/>
    <w:rsid w:val="004253AE"/>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A63"/>
    <w:rsid w:val="004405CC"/>
    <w:rsid w:val="00440A48"/>
    <w:rsid w:val="00440F2F"/>
    <w:rsid w:val="0044263C"/>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710D"/>
    <w:rsid w:val="0047767C"/>
    <w:rsid w:val="00480087"/>
    <w:rsid w:val="00480275"/>
    <w:rsid w:val="00480AF3"/>
    <w:rsid w:val="00481436"/>
    <w:rsid w:val="00482485"/>
    <w:rsid w:val="004826E8"/>
    <w:rsid w:val="00483B63"/>
    <w:rsid w:val="004847F1"/>
    <w:rsid w:val="0048564A"/>
    <w:rsid w:val="004857E3"/>
    <w:rsid w:val="004862F4"/>
    <w:rsid w:val="0049076B"/>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9AD"/>
    <w:rsid w:val="004B57A1"/>
    <w:rsid w:val="004B612C"/>
    <w:rsid w:val="004B695E"/>
    <w:rsid w:val="004C010F"/>
    <w:rsid w:val="004C192C"/>
    <w:rsid w:val="004C1EFC"/>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1A09"/>
    <w:rsid w:val="004E526C"/>
    <w:rsid w:val="004E5E67"/>
    <w:rsid w:val="004E7F0D"/>
    <w:rsid w:val="004F08B7"/>
    <w:rsid w:val="004F16AB"/>
    <w:rsid w:val="004F1BEE"/>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410B"/>
    <w:rsid w:val="005D42EF"/>
    <w:rsid w:val="005D5DE0"/>
    <w:rsid w:val="005D79E6"/>
    <w:rsid w:val="005E1F6D"/>
    <w:rsid w:val="005E29EC"/>
    <w:rsid w:val="005E552B"/>
    <w:rsid w:val="005E6CD9"/>
    <w:rsid w:val="005E7479"/>
    <w:rsid w:val="005E7994"/>
    <w:rsid w:val="005F0AC8"/>
    <w:rsid w:val="005F0BB6"/>
    <w:rsid w:val="005F1717"/>
    <w:rsid w:val="005F28FF"/>
    <w:rsid w:val="005F2FCD"/>
    <w:rsid w:val="005F327D"/>
    <w:rsid w:val="005F3419"/>
    <w:rsid w:val="005F367A"/>
    <w:rsid w:val="005F3CAD"/>
    <w:rsid w:val="005F5B28"/>
    <w:rsid w:val="005F65EA"/>
    <w:rsid w:val="00600182"/>
    <w:rsid w:val="00601AD5"/>
    <w:rsid w:val="00610B0D"/>
    <w:rsid w:val="00610FE6"/>
    <w:rsid w:val="00611A04"/>
    <w:rsid w:val="00611E10"/>
    <w:rsid w:val="0061231A"/>
    <w:rsid w:val="00612F1D"/>
    <w:rsid w:val="0061347F"/>
    <w:rsid w:val="00614BB6"/>
    <w:rsid w:val="00614D95"/>
    <w:rsid w:val="00615273"/>
    <w:rsid w:val="006156FD"/>
    <w:rsid w:val="00616164"/>
    <w:rsid w:val="006162C0"/>
    <w:rsid w:val="006163C8"/>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6CEF"/>
    <w:rsid w:val="00656FD0"/>
    <w:rsid w:val="006608FC"/>
    <w:rsid w:val="006627EF"/>
    <w:rsid w:val="00664070"/>
    <w:rsid w:val="006643FC"/>
    <w:rsid w:val="00667851"/>
    <w:rsid w:val="00670877"/>
    <w:rsid w:val="00670EC7"/>
    <w:rsid w:val="00671730"/>
    <w:rsid w:val="0067210A"/>
    <w:rsid w:val="006734D9"/>
    <w:rsid w:val="0067364E"/>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38C4"/>
    <w:rsid w:val="007152D1"/>
    <w:rsid w:val="00716D73"/>
    <w:rsid w:val="00720828"/>
    <w:rsid w:val="00722AB1"/>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C24"/>
    <w:rsid w:val="0077338F"/>
    <w:rsid w:val="00776D99"/>
    <w:rsid w:val="00776EBC"/>
    <w:rsid w:val="00780C69"/>
    <w:rsid w:val="00781E59"/>
    <w:rsid w:val="00783640"/>
    <w:rsid w:val="00784CAA"/>
    <w:rsid w:val="00787907"/>
    <w:rsid w:val="007902C6"/>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DB6"/>
    <w:rsid w:val="007B21EA"/>
    <w:rsid w:val="007B4AA4"/>
    <w:rsid w:val="007B687D"/>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1916"/>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5826"/>
    <w:rsid w:val="007E665D"/>
    <w:rsid w:val="007E76D7"/>
    <w:rsid w:val="007E7B4C"/>
    <w:rsid w:val="007F02D1"/>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99A"/>
    <w:rsid w:val="00902291"/>
    <w:rsid w:val="00904B1B"/>
    <w:rsid w:val="00905ED6"/>
    <w:rsid w:val="009076DF"/>
    <w:rsid w:val="00907FDB"/>
    <w:rsid w:val="00911753"/>
    <w:rsid w:val="00911CC4"/>
    <w:rsid w:val="009124A3"/>
    <w:rsid w:val="0091333E"/>
    <w:rsid w:val="00913FE3"/>
    <w:rsid w:val="0091460D"/>
    <w:rsid w:val="009149D3"/>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C0B"/>
    <w:rsid w:val="00941264"/>
    <w:rsid w:val="00944582"/>
    <w:rsid w:val="0095208C"/>
    <w:rsid w:val="009537D5"/>
    <w:rsid w:val="00953F99"/>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D0022"/>
    <w:rsid w:val="009D0294"/>
    <w:rsid w:val="009D1104"/>
    <w:rsid w:val="009D3EEC"/>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701B"/>
    <w:rsid w:val="00A001D1"/>
    <w:rsid w:val="00A003D8"/>
    <w:rsid w:val="00A00541"/>
    <w:rsid w:val="00A009E5"/>
    <w:rsid w:val="00A00BCC"/>
    <w:rsid w:val="00A02BD5"/>
    <w:rsid w:val="00A036AF"/>
    <w:rsid w:val="00A049E2"/>
    <w:rsid w:val="00A05012"/>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10B8"/>
    <w:rsid w:val="00A33DFF"/>
    <w:rsid w:val="00A34BE7"/>
    <w:rsid w:val="00A35580"/>
    <w:rsid w:val="00A35F57"/>
    <w:rsid w:val="00A3718E"/>
    <w:rsid w:val="00A40C4A"/>
    <w:rsid w:val="00A41C88"/>
    <w:rsid w:val="00A4329C"/>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47EF"/>
    <w:rsid w:val="00AA7352"/>
    <w:rsid w:val="00AB1CBD"/>
    <w:rsid w:val="00AB2E7D"/>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A72"/>
    <w:rsid w:val="00AE7330"/>
    <w:rsid w:val="00AE7611"/>
    <w:rsid w:val="00AE7683"/>
    <w:rsid w:val="00AF0FF2"/>
    <w:rsid w:val="00AF1BEE"/>
    <w:rsid w:val="00AF27B9"/>
    <w:rsid w:val="00AF2D2E"/>
    <w:rsid w:val="00AF5304"/>
    <w:rsid w:val="00AF548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5040"/>
    <w:rsid w:val="00B76B53"/>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674C"/>
    <w:rsid w:val="00BA6943"/>
    <w:rsid w:val="00BA7B50"/>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50108"/>
    <w:rsid w:val="00C521C2"/>
    <w:rsid w:val="00C55986"/>
    <w:rsid w:val="00C56E66"/>
    <w:rsid w:val="00C56E77"/>
    <w:rsid w:val="00C60163"/>
    <w:rsid w:val="00C60311"/>
    <w:rsid w:val="00C61616"/>
    <w:rsid w:val="00C62AFF"/>
    <w:rsid w:val="00C62D3A"/>
    <w:rsid w:val="00C62D94"/>
    <w:rsid w:val="00C63A37"/>
    <w:rsid w:val="00C64A10"/>
    <w:rsid w:val="00C64B1E"/>
    <w:rsid w:val="00C65500"/>
    <w:rsid w:val="00C65A29"/>
    <w:rsid w:val="00C6644C"/>
    <w:rsid w:val="00C66F86"/>
    <w:rsid w:val="00C67BDA"/>
    <w:rsid w:val="00C70955"/>
    <w:rsid w:val="00C731EA"/>
    <w:rsid w:val="00C7322F"/>
    <w:rsid w:val="00C73DB8"/>
    <w:rsid w:val="00C764A3"/>
    <w:rsid w:val="00C80181"/>
    <w:rsid w:val="00C80A86"/>
    <w:rsid w:val="00C82453"/>
    <w:rsid w:val="00C8350B"/>
    <w:rsid w:val="00C84468"/>
    <w:rsid w:val="00C84BB0"/>
    <w:rsid w:val="00C85173"/>
    <w:rsid w:val="00C865B4"/>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A1"/>
    <w:rsid w:val="00D4098C"/>
    <w:rsid w:val="00D41829"/>
    <w:rsid w:val="00D41895"/>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58EE"/>
    <w:rsid w:val="00E17007"/>
    <w:rsid w:val="00E17235"/>
    <w:rsid w:val="00E1790D"/>
    <w:rsid w:val="00E20599"/>
    <w:rsid w:val="00E205A3"/>
    <w:rsid w:val="00E22674"/>
    <w:rsid w:val="00E22E9D"/>
    <w:rsid w:val="00E23832"/>
    <w:rsid w:val="00E23F54"/>
    <w:rsid w:val="00E30083"/>
    <w:rsid w:val="00E3073D"/>
    <w:rsid w:val="00E30790"/>
    <w:rsid w:val="00E30CDE"/>
    <w:rsid w:val="00E316A4"/>
    <w:rsid w:val="00E31BE8"/>
    <w:rsid w:val="00E31ECB"/>
    <w:rsid w:val="00E34AE8"/>
    <w:rsid w:val="00E36929"/>
    <w:rsid w:val="00E40C0D"/>
    <w:rsid w:val="00E421AF"/>
    <w:rsid w:val="00E450D6"/>
    <w:rsid w:val="00E47040"/>
    <w:rsid w:val="00E477CC"/>
    <w:rsid w:val="00E5069B"/>
    <w:rsid w:val="00E508BD"/>
    <w:rsid w:val="00E51B1A"/>
    <w:rsid w:val="00E52077"/>
    <w:rsid w:val="00E52A24"/>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208DF"/>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BB"/>
    <w:rsid w:val="00F446EC"/>
    <w:rsid w:val="00F44A26"/>
    <w:rsid w:val="00F44E6F"/>
    <w:rsid w:val="00F44FB8"/>
    <w:rsid w:val="00F45F8F"/>
    <w:rsid w:val="00F46311"/>
    <w:rsid w:val="00F50AE4"/>
    <w:rsid w:val="00F5108C"/>
    <w:rsid w:val="00F51A6D"/>
    <w:rsid w:val="00F52B24"/>
    <w:rsid w:val="00F546D1"/>
    <w:rsid w:val="00F558AD"/>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6389</TotalTime>
  <Pages>44</Pages>
  <Words>17595</Words>
  <Characters>100296</Characters>
  <Application>Microsoft Office Word</Application>
  <DocSecurity>0</DocSecurity>
  <Lines>835</Lines>
  <Paragraphs>235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97</cp:revision>
  <dcterms:created xsi:type="dcterms:W3CDTF">2023-06-21T17:06:00Z</dcterms:created>
  <dcterms:modified xsi:type="dcterms:W3CDTF">2023-06-29T00:34:00Z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
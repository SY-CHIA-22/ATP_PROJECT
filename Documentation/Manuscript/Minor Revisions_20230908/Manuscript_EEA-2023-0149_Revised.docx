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77777777"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381A5378" w:rsidR="001849FC" w:rsidRPr="00126741" w:rsidRDefault="00AA33B5" w:rsidP="00800E69">
      <w:pPr>
        <w:spacing w:line="480" w:lineRule="auto"/>
        <w:jc w:val="both"/>
        <w:rPr>
          <w:rFonts w:ascii="Times New Roman" w:hAnsi="Times New Roman" w:cs="Times New Roman"/>
          <w:b/>
          <w:bCs/>
          <w:i/>
          <w:iCs/>
          <w:sz w:val="24"/>
          <w:szCs w:val="24"/>
          <w:lang w:val="en-US"/>
        </w:rPr>
      </w:pPr>
      <w:del w:id="3" w:author="SHAPHAN YONG CHIA" w:date="2023-09-12T10:12:00Z">
        <w:r w:rsidRPr="00126741" w:rsidDel="00074745">
          <w:rPr>
            <w:rFonts w:ascii="Times New Roman" w:hAnsi="Times New Roman" w:cs="Times New Roman"/>
            <w:sz w:val="24"/>
            <w:szCs w:val="24"/>
            <w:lang w:val="en-US"/>
          </w:rPr>
          <w:delText xml:space="preserve">Insect production, </w:delText>
        </w:r>
      </w:del>
      <w:r w:rsidRPr="00126741">
        <w:rPr>
          <w:rFonts w:ascii="Times New Roman" w:hAnsi="Times New Roman" w:cs="Times New Roman"/>
          <w:sz w:val="24"/>
          <w:szCs w:val="24"/>
          <w:lang w:val="en-US"/>
        </w:rPr>
        <w:t xml:space="preserve">Insect residual streams, </w:t>
      </w:r>
      <w:del w:id="4" w:author="SHAPHAN YONG CHIA" w:date="2023-09-12T09:55:00Z">
        <w:r w:rsidRPr="00126741" w:rsidDel="00C80E32">
          <w:rPr>
            <w:rFonts w:ascii="Times New Roman" w:hAnsi="Times New Roman" w:cs="Times New Roman"/>
            <w:sz w:val="24"/>
            <w:szCs w:val="24"/>
            <w:lang w:val="en-US"/>
          </w:rPr>
          <w:delText>Soil amendment,</w:delText>
        </w:r>
      </w:del>
      <w:r w:rsidRPr="00126741">
        <w:rPr>
          <w:rFonts w:ascii="Times New Roman" w:hAnsi="Times New Roman" w:cs="Times New Roman"/>
          <w:sz w:val="24"/>
          <w:szCs w:val="24"/>
          <w:lang w:val="en-US"/>
        </w:rPr>
        <w:t xml:space="preserve"> Organic fertiliser, </w:t>
      </w:r>
      <w:del w:id="5" w:author="SHAPHAN YONG CHIA" w:date="2023-09-12T09:54:00Z">
        <w:r w:rsidRPr="00126741" w:rsidDel="00C80E32">
          <w:rPr>
            <w:rFonts w:ascii="Times New Roman" w:hAnsi="Times New Roman" w:cs="Times New Roman"/>
            <w:sz w:val="24"/>
            <w:szCs w:val="24"/>
            <w:lang w:val="en-US"/>
          </w:rPr>
          <w:delText>Incubated frass,</w:delText>
        </w:r>
      </w:del>
      <w:r w:rsidRPr="00126741">
        <w:rPr>
          <w:rFonts w:ascii="Times New Roman" w:hAnsi="Times New Roman" w:cs="Times New Roman"/>
          <w:sz w:val="24"/>
          <w:szCs w:val="24"/>
          <w:lang w:val="en-US"/>
        </w:rPr>
        <w:t xml:space="preserve"> </w:t>
      </w:r>
      <w:del w:id="6" w:author="SHAPHAN YONG CHIA" w:date="2023-09-12T09:53:00Z">
        <w:r w:rsidRPr="00126741" w:rsidDel="00C80E32">
          <w:rPr>
            <w:rFonts w:ascii="Times New Roman" w:hAnsi="Times New Roman" w:cs="Times New Roman"/>
            <w:sz w:val="24"/>
            <w:szCs w:val="24"/>
            <w:lang w:val="en-US"/>
          </w:rPr>
          <w:delText xml:space="preserve">Composted frass, </w:delText>
        </w:r>
      </w:del>
      <w:del w:id="7" w:author="SHAPHAN YONG CHIA" w:date="2023-09-12T09:52:00Z">
        <w:r w:rsidRPr="00126741" w:rsidDel="00C80E32">
          <w:rPr>
            <w:rFonts w:ascii="Times New Roman" w:hAnsi="Times New Roman" w:cs="Times New Roman"/>
            <w:sz w:val="24"/>
            <w:szCs w:val="24"/>
            <w:lang w:val="en-US"/>
          </w:rPr>
          <w:delText xml:space="preserve">Raw frass, </w:delText>
        </w:r>
      </w:del>
      <w:del w:id="8" w:author="SHAPHAN YONG CHIA" w:date="2023-09-12T09:55:00Z">
        <w:r w:rsidR="000D5B84" w:rsidRPr="00126741" w:rsidDel="00C80E32">
          <w:rPr>
            <w:rFonts w:ascii="Times New Roman" w:hAnsi="Times New Roman" w:cs="Times New Roman"/>
            <w:sz w:val="24"/>
            <w:szCs w:val="24"/>
            <w:lang w:val="en-US"/>
          </w:rPr>
          <w:delText>Sustainable agriculture,</w:delText>
        </w:r>
      </w:del>
      <w:r w:rsidR="000D5B84" w:rsidRPr="00126741">
        <w:rPr>
          <w:rFonts w:ascii="Times New Roman" w:hAnsi="Times New Roman" w:cs="Times New Roman"/>
          <w:sz w:val="24"/>
          <w:szCs w:val="24"/>
          <w:lang w:val="en-US"/>
        </w:rPr>
        <w:t xml:space="preserv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3E2A8B21" w14:textId="41E7D7AF"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BF5FDC7"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9"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ins w:id="10" w:author="SHAPHAN YONG CHIA" w:date="2023-09-14T10:30:00Z">
        <w:r w:rsidR="003804BD" w:rsidRPr="00777203">
          <w:rPr>
            <w:rFonts w:ascii="Times New Roman" w:hAnsi="Times New Roman" w:cs="Times New Roman"/>
            <w:color w:val="FF0000"/>
            <w:sz w:val="24"/>
            <w:szCs w:val="24"/>
            <w:lang w:val="en-US"/>
            <w:rPrChange w:id="11" w:author="SHAPHAN YONG CHIA" w:date="2023-09-14T10:45:00Z">
              <w:rPr>
                <w:rFonts w:ascii="Times New Roman" w:hAnsi="Times New Roman" w:cs="Times New Roman"/>
                <w:color w:val="000000" w:themeColor="text1"/>
                <w:sz w:val="24"/>
                <w:szCs w:val="24"/>
                <w:lang w:val="en-US"/>
              </w:rPr>
            </w:rPrChange>
          </w:rPr>
          <w:t>Linnaeus</w:t>
        </w:r>
      </w:ins>
      <w:del w:id="12" w:author="SHAPHAN YONG CHIA" w:date="2023-09-14T10:30:00Z">
        <w:r w:rsidR="004823E8" w:rsidDel="003804BD">
          <w:rPr>
            <w:rFonts w:ascii="Times New Roman" w:hAnsi="Times New Roman" w:cs="Times New Roman"/>
            <w:color w:val="000000" w:themeColor="text1"/>
            <w:sz w:val="24"/>
            <w:szCs w:val="24"/>
            <w:lang w:val="en-US"/>
          </w:rPr>
          <w:delText>L</w:delText>
        </w:r>
      </w:del>
      <w:del w:id="13" w:author="SHAPHAN YONG CHIA" w:date="2023-09-14T10:33:00Z">
        <w:r w:rsidR="00AE50BD" w:rsidDel="003804BD">
          <w:rPr>
            <w:rFonts w:ascii="Times New Roman" w:hAnsi="Times New Roman" w:cs="Times New Roman"/>
            <w:color w:val="000000" w:themeColor="text1"/>
            <w:sz w:val="24"/>
            <w:szCs w:val="24"/>
            <w:lang w:val="en-US"/>
          </w:rPr>
          <w:delText>.</w:delText>
        </w:r>
      </w:del>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ins w:id="14" w:author="SHAPHAN YONG CHIA" w:date="2023-09-14T10:34:00Z">
        <w:r w:rsidR="003804BD" w:rsidRPr="00777203">
          <w:rPr>
            <w:rFonts w:ascii="Times New Roman" w:hAnsi="Times New Roman" w:cs="Times New Roman"/>
            <w:color w:val="FF0000"/>
            <w:sz w:val="24"/>
            <w:szCs w:val="24"/>
            <w:lang w:val="en-US"/>
            <w:rPrChange w:id="15" w:author="SHAPHAN YONG CHIA" w:date="2023-09-14T10:45:00Z">
              <w:rPr>
                <w:rFonts w:ascii="Times New Roman" w:hAnsi="Times New Roman" w:cs="Times New Roman"/>
                <w:color w:val="000000" w:themeColor="text1"/>
                <w:sz w:val="24"/>
                <w:szCs w:val="24"/>
                <w:lang w:val="en-US"/>
              </w:rPr>
            </w:rPrChange>
          </w:rPr>
          <w:t>Linnaeus</w:t>
        </w:r>
      </w:ins>
      <w:del w:id="16" w:author="SHAPHAN YONG CHIA" w:date="2023-09-14T10:34:00Z">
        <w:r w:rsidR="00425577" w:rsidRPr="000912E0"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w:t>
      </w:r>
      <w:ins w:id="17" w:author="SHAPHAN YONG CHIA" w:date="2023-09-14T10:35:00Z">
        <w:r w:rsidR="003804BD" w:rsidRPr="00777203">
          <w:rPr>
            <w:rFonts w:ascii="Times New Roman" w:hAnsi="Times New Roman" w:cs="Times New Roman"/>
            <w:color w:val="FF0000"/>
            <w:sz w:val="24"/>
            <w:szCs w:val="24"/>
            <w:lang w:val="en-US"/>
            <w:rPrChange w:id="18" w:author="SHAPHAN YONG CHIA" w:date="2023-09-14T10:46:00Z">
              <w:rPr>
                <w:rFonts w:ascii="Times New Roman" w:hAnsi="Times New Roman" w:cs="Times New Roman"/>
                <w:color w:val="000000" w:themeColor="text1"/>
                <w:sz w:val="24"/>
                <w:szCs w:val="24"/>
                <w:lang w:val="en-US"/>
              </w:rPr>
            </w:rPrChange>
          </w:rPr>
          <w:t>Linnaeus</w:t>
        </w:r>
      </w:ins>
      <w:del w:id="19" w:author="SHAPHAN YONG CHIA" w:date="2023-09-14T10:35:00Z">
        <w:r w:rsidR="00425577"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ins w:id="20" w:author="SHAPHAN YONG CHIA" w:date="2023-09-14T10:35:00Z">
        <w:r w:rsidR="003804BD" w:rsidRPr="00777203">
          <w:rPr>
            <w:rFonts w:ascii="Times New Roman" w:hAnsi="Times New Roman" w:cs="Times New Roman"/>
            <w:color w:val="FF0000"/>
            <w:sz w:val="24"/>
            <w:szCs w:val="24"/>
            <w:lang w:val="en-US"/>
            <w:rPrChange w:id="21" w:author="SHAPHAN YONG CHIA" w:date="2023-09-14T10:46:00Z">
              <w:rPr>
                <w:rFonts w:ascii="Times New Roman" w:hAnsi="Times New Roman" w:cs="Times New Roman"/>
                <w:color w:val="000000" w:themeColor="text1"/>
                <w:sz w:val="24"/>
                <w:szCs w:val="24"/>
                <w:lang w:val="en-US"/>
              </w:rPr>
            </w:rPrChange>
          </w:rPr>
          <w:t>Linnaeus</w:t>
        </w:r>
      </w:ins>
      <w:del w:id="22"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ins w:id="23" w:author="SHAPHAN YONG CHIA" w:date="2023-09-14T10:35:00Z">
        <w:r w:rsidR="003804BD" w:rsidRPr="00777203">
          <w:rPr>
            <w:rFonts w:ascii="Times New Roman" w:hAnsi="Times New Roman" w:cs="Times New Roman"/>
            <w:color w:val="FF0000"/>
            <w:sz w:val="24"/>
            <w:szCs w:val="24"/>
            <w:lang w:val="en-US"/>
            <w:rPrChange w:id="24" w:author="SHAPHAN YONG CHIA" w:date="2023-09-14T10:46:00Z">
              <w:rPr>
                <w:rFonts w:ascii="Times New Roman" w:hAnsi="Times New Roman" w:cs="Times New Roman"/>
                <w:color w:val="000000" w:themeColor="text1"/>
                <w:sz w:val="24"/>
                <w:szCs w:val="24"/>
                <w:lang w:val="en-US"/>
              </w:rPr>
            </w:rPrChange>
          </w:rPr>
          <w:t>Linnaeus</w:t>
        </w:r>
      </w:ins>
      <w:del w:id="25"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9"/>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w:t>
      </w:r>
      <w:del w:id="26" w:author="SHAPHAN YONG CHIA" w:date="2023-09-14T16:29:00Z">
        <w:r w:rsidR="001D3988" w:rsidRPr="00C70602" w:rsidDel="00875030">
          <w:rPr>
            <w:rFonts w:ascii="Times New Roman" w:hAnsi="Times New Roman" w:cs="Times New Roman"/>
            <w:color w:val="000000" w:themeColor="text1"/>
            <w:sz w:val="24"/>
            <w:szCs w:val="24"/>
          </w:rPr>
          <w:delText>have a protective effect on</w:delText>
        </w:r>
      </w:del>
      <w:ins w:id="27" w:author="SHAPHAN YONG CHIA" w:date="2023-09-14T16:29:00Z">
        <w:r w:rsidR="00875030" w:rsidRPr="00875030">
          <w:rPr>
            <w:rFonts w:ascii="Times New Roman" w:hAnsi="Times New Roman" w:cs="Times New Roman"/>
            <w:color w:val="FF0000"/>
            <w:sz w:val="24"/>
            <w:szCs w:val="24"/>
            <w:rPrChange w:id="28" w:author="SHAPHAN YONG CHIA" w:date="2023-09-14T16:30:00Z">
              <w:rPr>
                <w:rFonts w:ascii="Times New Roman" w:hAnsi="Times New Roman" w:cs="Times New Roman"/>
                <w:color w:val="000000" w:themeColor="text1"/>
                <w:sz w:val="24"/>
                <w:szCs w:val="24"/>
              </w:rPr>
            </w:rPrChange>
          </w:rPr>
          <w:t>enhance</w:t>
        </w:r>
      </w:ins>
      <w:r w:rsidR="001D3988" w:rsidRPr="00C70602">
        <w:rPr>
          <w:rFonts w:ascii="Times New Roman" w:hAnsi="Times New Roman" w:cs="Times New Roman"/>
          <w:color w:val="000000" w:themeColor="text1"/>
          <w:sz w:val="24"/>
          <w:szCs w:val="24"/>
        </w:rPr>
        <w:t xml:space="preserve">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29" w:name="_Hlk133094564"/>
      <w:bookmarkStart w:id="30" w:name="_Hlk133278383"/>
      <w:r w:rsidRPr="00C70602">
        <w:rPr>
          <w:rFonts w:ascii="Times New Roman" w:hAnsi="Times New Roman" w:cs="Times New Roman"/>
          <w:b/>
          <w:bCs/>
          <w:sz w:val="28"/>
          <w:szCs w:val="28"/>
          <w:lang w:val="en-US"/>
        </w:rPr>
        <w:lastRenderedPageBreak/>
        <w:t>Introduction</w:t>
      </w:r>
    </w:p>
    <w:p w14:paraId="65C44DB1" w14:textId="2395E2D5"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ins w:id="31" w:author="SHAPHAN YONG CHIA" w:date="2023-09-12T18:17:00Z">
        <w:r w:rsidR="00E15638">
          <w:rPr>
            <w:rFonts w:ascii="Times New Roman" w:hAnsi="Times New Roman" w:cs="Times New Roman"/>
            <w:color w:val="000000" w:themeColor="text1"/>
            <w:sz w:val="24"/>
            <w:szCs w:val="24"/>
            <w:lang w:val="en-US"/>
          </w:rPr>
          <w:t xml:space="preserve"> </w:t>
        </w:r>
        <w:r w:rsidR="00E15638" w:rsidRPr="008E6D5F">
          <w:rPr>
            <w:rFonts w:ascii="Times New Roman" w:hAnsi="Times New Roman" w:cs="Times New Roman"/>
            <w:color w:val="FF0000"/>
            <w:sz w:val="24"/>
            <w:szCs w:val="24"/>
            <w:lang w:val="en-US"/>
            <w:rPrChange w:id="32" w:author="SHAPHAN YONG CHIA" w:date="2023-09-14T10:46:00Z">
              <w:rPr>
                <w:rFonts w:ascii="Times New Roman" w:hAnsi="Times New Roman" w:cs="Times New Roman"/>
                <w:color w:val="000000" w:themeColor="text1"/>
                <w:sz w:val="24"/>
                <w:szCs w:val="24"/>
                <w:lang w:val="en-US"/>
              </w:rPr>
            </w:rPrChange>
          </w:rPr>
          <w:t>(BSF)</w:t>
        </w:r>
      </w:ins>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w:t>
      </w:r>
      <w:ins w:id="33" w:author="SHAPHAN YONG CHIA" w:date="2023-09-14T10:35:00Z">
        <w:r w:rsidR="003804BD" w:rsidRPr="003804BD">
          <w:rPr>
            <w:rFonts w:ascii="Times New Roman" w:hAnsi="Times New Roman" w:cs="Times New Roman"/>
            <w:color w:val="FF0000"/>
            <w:sz w:val="24"/>
            <w:szCs w:val="24"/>
            <w:lang w:val="en-US"/>
            <w:rPrChange w:id="34" w:author="SHAPHAN YONG CHIA" w:date="2023-09-14T10:35:00Z">
              <w:rPr>
                <w:rFonts w:ascii="Times New Roman" w:hAnsi="Times New Roman" w:cs="Times New Roman"/>
                <w:color w:val="000000" w:themeColor="text1"/>
                <w:sz w:val="24"/>
                <w:szCs w:val="24"/>
                <w:lang w:val="en-US"/>
              </w:rPr>
            </w:rPrChange>
          </w:rPr>
          <w:t>Linnaeus</w:t>
        </w:r>
      </w:ins>
      <w:del w:id="35" w:author="SHAPHAN YONG CHIA" w:date="2023-09-14T10:35:00Z">
        <w:r w:rsidR="00E915FF" w:rsidRPr="00C70602" w:rsidDel="003804BD">
          <w:rPr>
            <w:rFonts w:ascii="Times New Roman" w:hAnsi="Times New Roman" w:cs="Times New Roman"/>
            <w:color w:val="000000" w:themeColor="text1"/>
            <w:sz w:val="24"/>
            <w:szCs w:val="24"/>
            <w:lang w:val="en-US"/>
          </w:rPr>
          <w:delText>L.</w:delText>
        </w:r>
      </w:del>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ins w:id="36" w:author="SHAPHAN YONG CHIA" w:date="2023-09-14T10:36:00Z">
        <w:r w:rsidR="003804BD" w:rsidRPr="003804BD">
          <w:rPr>
            <w:rFonts w:ascii="Times New Roman" w:hAnsi="Times New Roman" w:cs="Times New Roman"/>
            <w:color w:val="FF0000"/>
            <w:sz w:val="24"/>
            <w:szCs w:val="24"/>
            <w:lang w:val="en-US"/>
            <w:rPrChange w:id="37" w:author="SHAPHAN YONG CHIA" w:date="2023-09-14T10:36:00Z">
              <w:rPr>
                <w:rFonts w:ascii="Times New Roman" w:hAnsi="Times New Roman" w:cs="Times New Roman"/>
                <w:color w:val="000000" w:themeColor="text1"/>
                <w:sz w:val="24"/>
                <w:szCs w:val="24"/>
                <w:lang w:val="en-US"/>
              </w:rPr>
            </w:rPrChange>
          </w:rPr>
          <w:t>Linnaeus</w:t>
        </w:r>
      </w:ins>
      <w:del w:id="38" w:author="SHAPHAN YONG CHIA" w:date="2023-09-14T10:36:00Z">
        <w:r w:rsidR="00E915FF" w:rsidRPr="003804BD" w:rsidDel="003804BD">
          <w:rPr>
            <w:rFonts w:ascii="Times New Roman" w:hAnsi="Times New Roman" w:cs="Times New Roman"/>
            <w:color w:val="FF0000"/>
            <w:sz w:val="24"/>
            <w:szCs w:val="24"/>
            <w:lang w:val="en-US"/>
            <w:rPrChange w:id="39" w:author="SHAPHAN YONG CHIA" w:date="2023-09-14T10:36:00Z">
              <w:rPr>
                <w:rFonts w:ascii="Times New Roman" w:hAnsi="Times New Roman" w:cs="Times New Roman"/>
                <w:color w:val="000000" w:themeColor="text1"/>
                <w:sz w:val="24"/>
                <w:szCs w:val="24"/>
                <w:lang w:val="en-US"/>
              </w:rPr>
            </w:rPrChange>
          </w:rPr>
          <w:delText>L</w:delText>
        </w:r>
        <w:r w:rsidR="00E915FF" w:rsidRPr="00C70602" w:rsidDel="003804BD">
          <w:rPr>
            <w:rFonts w:ascii="Times New Roman" w:hAnsi="Times New Roman" w:cs="Times New Roman"/>
            <w:color w:val="000000" w:themeColor="text1"/>
            <w:sz w:val="24"/>
            <w:szCs w:val="24"/>
            <w:lang w:val="en-US"/>
          </w:rPr>
          <w:delText>.</w:delText>
        </w:r>
      </w:del>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0B5F917E" w14:textId="230AEAA1" w:rsidR="00A06885" w:rsidRPr="00A06885" w:rsidRDefault="00E52A24" w:rsidP="00A06885">
      <w:pPr>
        <w:spacing w:after="0" w:line="480" w:lineRule="auto"/>
        <w:jc w:val="both"/>
        <w:rPr>
          <w:ins w:id="40" w:author="SHAPHAN YONG CHIA" w:date="2023-09-12T11:22:00Z"/>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w:t>
      </w:r>
      <w:ins w:id="41" w:author="SHAPHAN YONG CHIA" w:date="2023-09-12T10:53:00Z">
        <w:r w:rsidR="00AB0998" w:rsidRPr="00426655">
          <w:rPr>
            <w:rFonts w:ascii="Times New Roman" w:hAnsi="Times New Roman" w:cs="Times New Roman"/>
            <w:color w:val="FF0000"/>
            <w:sz w:val="24"/>
            <w:szCs w:val="24"/>
            <w:lang w:val="en-US"/>
            <w:rPrChange w:id="42" w:author="SHAPHAN YONG CHIA" w:date="2023-09-14T16:36:00Z">
              <w:rPr>
                <w:rFonts w:ascii="Times New Roman" w:hAnsi="Times New Roman" w:cs="Times New Roman"/>
                <w:color w:val="000000" w:themeColor="text1"/>
                <w:sz w:val="24"/>
                <w:szCs w:val="24"/>
                <w:lang w:val="en-US"/>
              </w:rPr>
            </w:rPrChange>
          </w:rPr>
          <w:t>stimulate the growth of saprotrophic fungi, as indicated by increased extractable ergosterol contents, alongside the promotion of plant growth-promoting rhizobacteria (PGPR) in the soil microbial community</w:t>
        </w:r>
      </w:ins>
      <w:ins w:id="43" w:author="SHAPHAN YONG CHIA" w:date="2023-09-12T10:59:00Z">
        <w:r w:rsidR="00AB0998" w:rsidRPr="00426655">
          <w:rPr>
            <w:rFonts w:ascii="Times New Roman" w:hAnsi="Times New Roman" w:cs="Times New Roman"/>
            <w:color w:val="FF0000"/>
            <w:sz w:val="24"/>
            <w:szCs w:val="24"/>
            <w:lang w:val="en-US"/>
            <w:rPrChange w:id="44" w:author="SHAPHAN YONG CHIA" w:date="2023-09-14T16:36:00Z">
              <w:rPr>
                <w:rFonts w:ascii="Times New Roman" w:hAnsi="Times New Roman" w:cs="Times New Roman"/>
                <w:color w:val="000000" w:themeColor="text1"/>
                <w:sz w:val="24"/>
                <w:szCs w:val="24"/>
                <w:lang w:val="en-US"/>
              </w:rPr>
            </w:rPrChange>
          </w:rPr>
          <w:t xml:space="preserve"> </w:t>
        </w:r>
      </w:ins>
      <w:r w:rsidR="00AB0998">
        <w:rPr>
          <w:rFonts w:ascii="Times New Roman" w:hAnsi="Times New Roman" w:cs="Times New Roman"/>
          <w:color w:val="000000" w:themeColor="text1"/>
          <w:sz w:val="24"/>
          <w:szCs w:val="24"/>
          <w:lang w:val="en-US"/>
        </w:rPr>
        <w:fldChar w:fldCharType="begin">
          <w:fldData xml:space="preserve">PEVuZE5vdGU+PENpdGU+PEF1dGhvcj5XYXRzb248L0F1dGhvcj48WWVhcj4yMDIxPC9ZZWFyPjxS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</w:fldData>
        </w:fldChar>
      </w:r>
      <w:r w:rsidR="00AB0998">
        <w:rPr>
          <w:rFonts w:ascii="Times New Roman" w:hAnsi="Times New Roman" w:cs="Times New Roman"/>
          <w:color w:val="000000" w:themeColor="text1"/>
          <w:sz w:val="24"/>
          <w:szCs w:val="24"/>
          <w:lang w:val="en-US"/>
        </w:rPr>
        <w:instrText xml:space="preserve"> ADDIN EN.CITE </w:instrText>
      </w:r>
      <w:r w:rsidR="00AB0998">
        <w:rPr>
          <w:rFonts w:ascii="Times New Roman" w:hAnsi="Times New Roman" w:cs="Times New Roman"/>
          <w:color w:val="000000" w:themeColor="text1"/>
          <w:sz w:val="24"/>
          <w:szCs w:val="24"/>
          <w:lang w:val="en-US"/>
        </w:rPr>
        <w:fldChar w:fldCharType="begin">
          <w:fldData xml:space="preserve">PEVuZE5vdGU+PENpdGU+PEF1dGhvcj5XYXRzb248L0F1dGhvcj48WWVhcj4yMDIxPC9ZZWFyPjxS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</w:fldData>
        </w:fldChar>
      </w:r>
      <w:r w:rsidR="00AB0998">
        <w:rPr>
          <w:rFonts w:ascii="Times New Roman" w:hAnsi="Times New Roman" w:cs="Times New Roman"/>
          <w:color w:val="000000" w:themeColor="text1"/>
          <w:sz w:val="24"/>
          <w:szCs w:val="24"/>
          <w:lang w:val="en-US"/>
        </w:rPr>
        <w:instrText xml:space="preserve"> ADDIN EN.CITE.DATA </w:instrText>
      </w:r>
      <w:r w:rsidR="00AB0998">
        <w:rPr>
          <w:rFonts w:ascii="Times New Roman" w:hAnsi="Times New Roman" w:cs="Times New Roman"/>
          <w:color w:val="000000" w:themeColor="text1"/>
          <w:sz w:val="24"/>
          <w:szCs w:val="24"/>
          <w:lang w:val="en-US"/>
        </w:rPr>
      </w:r>
      <w:r w:rsidR="00AB0998">
        <w:rPr>
          <w:rFonts w:ascii="Times New Roman" w:hAnsi="Times New Roman" w:cs="Times New Roman"/>
          <w:color w:val="000000" w:themeColor="text1"/>
          <w:sz w:val="24"/>
          <w:szCs w:val="24"/>
          <w:lang w:val="en-US"/>
        </w:rPr>
        <w:fldChar w:fldCharType="end"/>
      </w:r>
      <w:r w:rsidR="00AB0998">
        <w:rPr>
          <w:rFonts w:ascii="Times New Roman" w:hAnsi="Times New Roman" w:cs="Times New Roman"/>
          <w:color w:val="000000" w:themeColor="text1"/>
          <w:sz w:val="24"/>
          <w:szCs w:val="24"/>
          <w:lang w:val="en-US"/>
        </w:rPr>
      </w:r>
      <w:r w:rsidR="00AB0998">
        <w:rPr>
          <w:rFonts w:ascii="Times New Roman" w:hAnsi="Times New Roman" w:cs="Times New Roman"/>
          <w:color w:val="000000" w:themeColor="text1"/>
          <w:sz w:val="24"/>
          <w:szCs w:val="24"/>
          <w:lang w:val="en-US"/>
        </w:rPr>
        <w:fldChar w:fldCharType="separate"/>
      </w:r>
      <w:r w:rsidR="00AB0998">
        <w:rPr>
          <w:rFonts w:ascii="Times New Roman" w:hAnsi="Times New Roman" w:cs="Times New Roman"/>
          <w:noProof/>
          <w:color w:val="000000" w:themeColor="text1"/>
          <w:sz w:val="24"/>
          <w:szCs w:val="24"/>
          <w:lang w:val="en-US"/>
        </w:rPr>
        <w:t>(Barragán-Fonseca et al., 2022; Watson et al., 2021)</w:t>
      </w:r>
      <w:r w:rsidR="00AB0998">
        <w:rPr>
          <w:rFonts w:ascii="Times New Roman" w:hAnsi="Times New Roman" w:cs="Times New Roman"/>
          <w:color w:val="000000" w:themeColor="text1"/>
          <w:sz w:val="24"/>
          <w:szCs w:val="24"/>
          <w:lang w:val="en-US"/>
        </w:rPr>
        <w:fldChar w:fldCharType="end"/>
      </w:r>
      <w:ins w:id="45" w:author="SHAPHAN YONG CHIA" w:date="2023-09-12T10:53:00Z">
        <w:r w:rsidR="00AB0998" w:rsidRPr="00AB0998">
          <w:rPr>
            <w:rFonts w:ascii="Times New Roman" w:hAnsi="Times New Roman" w:cs="Times New Roman"/>
            <w:color w:val="000000" w:themeColor="text1"/>
            <w:sz w:val="24"/>
            <w:szCs w:val="24"/>
            <w:lang w:val="en-US"/>
          </w:rPr>
          <w:t xml:space="preserve">. </w:t>
        </w:r>
        <w:r w:rsidR="00AB0998" w:rsidRPr="00426655">
          <w:rPr>
            <w:rFonts w:ascii="Times New Roman" w:hAnsi="Times New Roman" w:cs="Times New Roman"/>
            <w:color w:val="FF0000"/>
            <w:sz w:val="24"/>
            <w:szCs w:val="24"/>
            <w:lang w:val="en-US"/>
            <w:rPrChange w:id="46" w:author="SHAPHAN YONG CHIA" w:date="2023-09-14T16:36:00Z">
              <w:rPr>
                <w:rFonts w:ascii="Times New Roman" w:hAnsi="Times New Roman" w:cs="Times New Roman"/>
                <w:color w:val="000000" w:themeColor="text1"/>
                <w:sz w:val="24"/>
                <w:szCs w:val="24"/>
                <w:lang w:val="en-US"/>
              </w:rPr>
            </w:rPrChange>
          </w:rPr>
          <w:t>This dual enhancement of beneficial soil fungi and PGPR highlights the multifaceted positive effects of frass on soil ecosystems and plant development.</w:t>
        </w:r>
      </w:ins>
      <w:del w:id="47" w:author="SHAPHAN YONG CHIA" w:date="2023-09-12T10:53:00Z">
        <w:r w:rsidR="00DE0179" w:rsidRPr="00C70602" w:rsidDel="00AB0998">
          <w:rPr>
            <w:rFonts w:ascii="Times New Roman" w:hAnsi="Times New Roman" w:cs="Times New Roman"/>
            <w:color w:val="000000" w:themeColor="text1"/>
            <w:sz w:val="24"/>
            <w:szCs w:val="24"/>
            <w:lang w:val="en-US"/>
          </w:rPr>
          <w:delText>enrich the soil with specific beneficial soil microbes, such as plant growth-promoting rhizobacteria (PGPR)</w:delText>
        </w:r>
      </w:del>
      <w:ins w:id="48" w:author="SHAPHAN YONG CHIA" w:date="2023-09-14T16:35:00Z">
        <w:r w:rsidR="00426655" w:rsidRPr="00426655">
          <w:t xml:space="preserve"> </w:t>
        </w:r>
        <w:r w:rsidR="00426655" w:rsidRPr="00426655">
          <w:rPr>
            <w:rFonts w:ascii="Times New Roman" w:hAnsi="Times New Roman" w:cs="Times New Roman"/>
            <w:color w:val="FF0000"/>
            <w:sz w:val="24"/>
            <w:szCs w:val="24"/>
            <w:lang w:val="en-US"/>
            <w:rPrChange w:id="49" w:author="SHAPHAN YONG CHIA" w:date="2023-09-14T16:35:00Z">
              <w:rPr>
                <w:rFonts w:ascii="Times New Roman" w:hAnsi="Times New Roman" w:cs="Times New Roman"/>
                <w:color w:val="000000" w:themeColor="text1"/>
                <w:sz w:val="24"/>
                <w:szCs w:val="24"/>
                <w:lang w:val="en-US"/>
              </w:rPr>
            </w:rPrChange>
          </w:rPr>
          <w:t xml:space="preserve">PGPRs are beneficial root-associated bacteria known for bolstering a host plant's defenses against diseases and insect pests (Basu et al., 2021; Berendsen et al., 2012; </w:t>
        </w:r>
        <w:proofErr w:type="spellStart"/>
        <w:r w:rsidR="00426655" w:rsidRPr="00426655">
          <w:rPr>
            <w:rFonts w:ascii="Times New Roman" w:hAnsi="Times New Roman" w:cs="Times New Roman"/>
            <w:color w:val="FF0000"/>
            <w:sz w:val="24"/>
            <w:szCs w:val="24"/>
            <w:lang w:val="en-US"/>
            <w:rPrChange w:id="50" w:author="SHAPHAN YONG CHIA" w:date="2023-09-14T16:35:00Z">
              <w:rPr>
                <w:rFonts w:ascii="Times New Roman" w:hAnsi="Times New Roman" w:cs="Times New Roman"/>
                <w:color w:val="000000" w:themeColor="text1"/>
                <w:sz w:val="24"/>
                <w:szCs w:val="24"/>
                <w:lang w:val="en-US"/>
              </w:rPr>
            </w:rPrChange>
          </w:rPr>
          <w:t>Gadhave</w:t>
        </w:r>
        <w:proofErr w:type="spellEnd"/>
        <w:r w:rsidR="00426655" w:rsidRPr="00426655">
          <w:rPr>
            <w:rFonts w:ascii="Times New Roman" w:hAnsi="Times New Roman" w:cs="Times New Roman"/>
            <w:color w:val="FF0000"/>
            <w:sz w:val="24"/>
            <w:szCs w:val="24"/>
            <w:lang w:val="en-US"/>
            <w:rPrChange w:id="51" w:author="SHAPHAN YONG CHIA" w:date="2023-09-14T16:35:00Z">
              <w:rPr>
                <w:rFonts w:ascii="Times New Roman" w:hAnsi="Times New Roman" w:cs="Times New Roman"/>
                <w:color w:val="000000" w:themeColor="text1"/>
                <w:sz w:val="24"/>
                <w:szCs w:val="24"/>
                <w:lang w:val="en-US"/>
              </w:rPr>
            </w:rPrChange>
          </w:rPr>
          <w:t xml:space="preserve"> et al., 2016; Hu et al., 2018; Mahapatra et al., 2022; Pineda et al., 2010)</w:t>
        </w:r>
      </w:ins>
      <w:r w:rsidR="00DE0179" w:rsidRPr="00426655">
        <w:rPr>
          <w:rFonts w:ascii="Times New Roman" w:hAnsi="Times New Roman" w:cs="Times New Roman"/>
          <w:color w:val="FF0000"/>
          <w:sz w:val="24"/>
          <w:szCs w:val="24"/>
          <w:lang w:val="en-US"/>
          <w:rPrChange w:id="52" w:author="SHAPHAN YONG CHIA" w:date="2023-09-14T16:35:00Z">
            <w:rPr>
              <w:rFonts w:ascii="Times New Roman" w:hAnsi="Times New Roman" w:cs="Times New Roman"/>
              <w:color w:val="000000" w:themeColor="text1"/>
              <w:sz w:val="24"/>
              <w:szCs w:val="24"/>
              <w:lang w:val="en-US"/>
            </w:rPr>
          </w:rPrChange>
        </w:rPr>
        <w:t xml:space="preserve">.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p>
    <w:p w14:paraId="399FC465" w14:textId="1E9C5EF7" w:rsidR="00A06885" w:rsidRPr="001822B6" w:rsidRDefault="00A06885" w:rsidP="00A06885">
      <w:pPr>
        <w:spacing w:after="0" w:line="480" w:lineRule="auto"/>
        <w:jc w:val="both"/>
        <w:rPr>
          <w:ins w:id="53" w:author="SHAPHAN YONG CHIA" w:date="2023-09-12T11:22:00Z"/>
          <w:rFonts w:ascii="Times New Roman" w:hAnsi="Times New Roman" w:cs="Times New Roman"/>
          <w:color w:val="FF0000"/>
          <w:sz w:val="24"/>
          <w:szCs w:val="24"/>
          <w:lang w:val="en-US"/>
          <w:rPrChange w:id="54" w:author="SHAPHAN YONG CHIA" w:date="2023-09-14T16:38:00Z">
            <w:rPr>
              <w:ins w:id="55" w:author="SHAPHAN YONG CHIA" w:date="2023-09-12T11:22:00Z"/>
              <w:rFonts w:ascii="Times New Roman" w:hAnsi="Times New Roman" w:cs="Times New Roman"/>
              <w:color w:val="000000" w:themeColor="text1"/>
              <w:sz w:val="24"/>
              <w:szCs w:val="24"/>
              <w:lang w:val="en-US"/>
            </w:rPr>
          </w:rPrChange>
        </w:rPr>
      </w:pPr>
      <w:ins w:id="56" w:author="SHAPHAN YONG CHIA" w:date="2023-09-12T11:22:00Z">
        <w:r w:rsidRPr="001822B6">
          <w:rPr>
            <w:rFonts w:ascii="Times New Roman" w:hAnsi="Times New Roman" w:cs="Times New Roman"/>
            <w:color w:val="FF0000"/>
            <w:sz w:val="24"/>
            <w:szCs w:val="24"/>
            <w:lang w:val="en-US"/>
            <w:rPrChange w:id="57" w:author="SHAPHAN YONG CHIA" w:date="2023-09-14T16:38:00Z">
              <w:rPr>
                <w:rFonts w:ascii="Times New Roman" w:hAnsi="Times New Roman" w:cs="Times New Roman"/>
                <w:color w:val="000000" w:themeColor="text1"/>
                <w:sz w:val="24"/>
                <w:szCs w:val="24"/>
                <w:lang w:val="en-US"/>
              </w:rPr>
            </w:rPrChange>
          </w:rPr>
          <w:lastRenderedPageBreak/>
          <w:t>Incorporating frass into the soil can enhance a plant's natural defense against insect herbivores (Barragán-Fonseca et al., 2022; Poveda, 2021). This enhanced resistance is often associated with bacilli, which are commonly found among PGPR in agricultural soils.</w:t>
        </w:r>
      </w:ins>
      <w:ins w:id="58" w:author="SHAPHAN YONG CHIA" w:date="2023-09-14T16:34:00Z">
        <w:r w:rsidR="00426655" w:rsidRPr="001822B6">
          <w:rPr>
            <w:rFonts w:ascii="Times New Roman" w:hAnsi="Times New Roman" w:cs="Times New Roman"/>
            <w:color w:val="FF0000"/>
            <w:sz w:val="24"/>
            <w:szCs w:val="24"/>
            <w:lang w:val="en-US"/>
          </w:rPr>
          <w:t xml:space="preserve"> </w:t>
        </w:r>
      </w:ins>
      <w:ins w:id="59" w:author="SHAPHAN YONG CHIA" w:date="2023-09-12T11:22:00Z">
        <w:r w:rsidRPr="001822B6">
          <w:rPr>
            <w:rFonts w:ascii="Times New Roman" w:hAnsi="Times New Roman" w:cs="Times New Roman"/>
            <w:color w:val="FF0000"/>
            <w:sz w:val="24"/>
            <w:szCs w:val="24"/>
            <w:lang w:val="en-US"/>
            <w:rPrChange w:id="60" w:author="SHAPHAN YONG CHIA" w:date="2023-09-14T16:38:00Z">
              <w:rPr>
                <w:rFonts w:ascii="Times New Roman" w:hAnsi="Times New Roman" w:cs="Times New Roman"/>
                <w:color w:val="000000" w:themeColor="text1"/>
                <w:sz w:val="24"/>
                <w:szCs w:val="24"/>
                <w:lang w:val="en-US"/>
              </w:rPr>
            </w:rPrChange>
          </w:rPr>
          <w:t xml:space="preserve">Bacilli, </w:t>
        </w:r>
      </w:ins>
      <w:ins w:id="61" w:author="SHAPHAN YONG CHIA" w:date="2023-09-12T11:27:00Z">
        <w:r w:rsidR="00CE4725" w:rsidRPr="001822B6">
          <w:rPr>
            <w:rFonts w:ascii="Times New Roman" w:hAnsi="Times New Roman" w:cs="Times New Roman"/>
            <w:color w:val="FF0000"/>
            <w:sz w:val="24"/>
            <w:szCs w:val="24"/>
            <w:lang w:val="en-US"/>
            <w:rPrChange w:id="62" w:author="SHAPHAN YONG CHIA" w:date="2023-09-14T16:38:00Z">
              <w:rPr>
                <w:rFonts w:ascii="Times New Roman" w:hAnsi="Times New Roman" w:cs="Times New Roman"/>
                <w:color w:val="000000" w:themeColor="text1"/>
                <w:sz w:val="24"/>
                <w:szCs w:val="24"/>
                <w:lang w:val="en-US"/>
              </w:rPr>
            </w:rPrChange>
          </w:rPr>
          <w:t>particularly</w:t>
        </w:r>
      </w:ins>
      <w:ins w:id="63" w:author="SHAPHAN YONG CHIA" w:date="2023-09-12T11:22:00Z">
        <w:r w:rsidRPr="001822B6">
          <w:rPr>
            <w:rFonts w:ascii="Times New Roman" w:hAnsi="Times New Roman" w:cs="Times New Roman"/>
            <w:color w:val="FF0000"/>
            <w:sz w:val="24"/>
            <w:szCs w:val="24"/>
            <w:lang w:val="en-US"/>
            <w:rPrChange w:id="64" w:author="SHAPHAN YONG CHIA" w:date="2023-09-14T16:38:00Z">
              <w:rPr>
                <w:rFonts w:ascii="Times New Roman" w:hAnsi="Times New Roman" w:cs="Times New Roman"/>
                <w:color w:val="000000" w:themeColor="text1"/>
                <w:sz w:val="24"/>
                <w:szCs w:val="24"/>
                <w:lang w:val="en-US"/>
              </w:rPr>
            </w:rPrChange>
          </w:rPr>
          <w:t xml:space="preserve">, are renowned for </w:t>
        </w:r>
      </w:ins>
      <w:ins w:id="65" w:author="SHAPHAN YONG CHIA" w:date="2023-09-12T11:27:00Z">
        <w:r w:rsidR="00CE4725" w:rsidRPr="001822B6">
          <w:rPr>
            <w:rFonts w:ascii="Times New Roman" w:hAnsi="Times New Roman" w:cs="Times New Roman"/>
            <w:color w:val="FF0000"/>
            <w:sz w:val="24"/>
            <w:szCs w:val="24"/>
            <w:lang w:val="en-US"/>
            <w:rPrChange w:id="66" w:author="SHAPHAN YONG CHIA" w:date="2023-09-14T16:38:00Z">
              <w:rPr>
                <w:rFonts w:ascii="Times New Roman" w:hAnsi="Times New Roman" w:cs="Times New Roman"/>
                <w:color w:val="000000" w:themeColor="text1"/>
                <w:sz w:val="24"/>
                <w:szCs w:val="24"/>
                <w:lang w:val="en-US"/>
              </w:rPr>
            </w:rPrChange>
          </w:rPr>
          <w:t>boosting</w:t>
        </w:r>
      </w:ins>
      <w:ins w:id="67" w:author="SHAPHAN YONG CHIA" w:date="2023-09-12T11:22:00Z">
        <w:r w:rsidRPr="001822B6">
          <w:rPr>
            <w:rFonts w:ascii="Times New Roman" w:hAnsi="Times New Roman" w:cs="Times New Roman"/>
            <w:color w:val="FF0000"/>
            <w:sz w:val="24"/>
            <w:szCs w:val="24"/>
            <w:lang w:val="en-US"/>
            <w:rPrChange w:id="68" w:author="SHAPHAN YONG CHIA" w:date="2023-09-14T16:38:00Z">
              <w:rPr>
                <w:rFonts w:ascii="Times New Roman" w:hAnsi="Times New Roman" w:cs="Times New Roman"/>
                <w:color w:val="000000" w:themeColor="text1"/>
                <w:sz w:val="24"/>
                <w:szCs w:val="24"/>
                <w:lang w:val="en-US"/>
              </w:rPr>
            </w:rPrChange>
          </w:rPr>
          <w:t xml:space="preserve"> a plant's resistance to insect infestations (</w:t>
        </w:r>
        <w:proofErr w:type="spellStart"/>
        <w:r w:rsidRPr="001822B6">
          <w:rPr>
            <w:rFonts w:ascii="Times New Roman" w:hAnsi="Times New Roman" w:cs="Times New Roman"/>
            <w:color w:val="FF0000"/>
            <w:sz w:val="24"/>
            <w:szCs w:val="24"/>
            <w:lang w:val="en-US"/>
            <w:rPrChange w:id="69" w:author="SHAPHAN YONG CHIA" w:date="2023-09-14T16:38:00Z">
              <w:rPr>
                <w:rFonts w:ascii="Times New Roman" w:hAnsi="Times New Roman" w:cs="Times New Roman"/>
                <w:color w:val="000000" w:themeColor="text1"/>
                <w:sz w:val="24"/>
                <w:szCs w:val="24"/>
                <w:lang w:val="en-US"/>
              </w:rPr>
            </w:rPrChange>
          </w:rPr>
          <w:t>Gadhave</w:t>
        </w:r>
        <w:proofErr w:type="spellEnd"/>
        <w:r w:rsidRPr="001822B6">
          <w:rPr>
            <w:rFonts w:ascii="Times New Roman" w:hAnsi="Times New Roman" w:cs="Times New Roman"/>
            <w:color w:val="FF0000"/>
            <w:sz w:val="24"/>
            <w:szCs w:val="24"/>
            <w:lang w:val="en-US"/>
            <w:rPrChange w:id="70" w:author="SHAPHAN YONG CHIA" w:date="2023-09-14T16:38:00Z">
              <w:rPr>
                <w:rFonts w:ascii="Times New Roman" w:hAnsi="Times New Roman" w:cs="Times New Roman"/>
                <w:color w:val="000000" w:themeColor="text1"/>
                <w:sz w:val="24"/>
                <w:szCs w:val="24"/>
                <w:lang w:val="en-US"/>
              </w:rPr>
            </w:rPrChange>
          </w:rPr>
          <w:t xml:space="preserve"> et al., 2016; </w:t>
        </w:r>
        <w:proofErr w:type="spellStart"/>
        <w:r w:rsidRPr="001822B6">
          <w:rPr>
            <w:rFonts w:ascii="Times New Roman" w:hAnsi="Times New Roman" w:cs="Times New Roman"/>
            <w:color w:val="FF0000"/>
            <w:sz w:val="24"/>
            <w:szCs w:val="24"/>
            <w:lang w:val="en-US"/>
            <w:rPrChange w:id="71" w:author="SHAPHAN YONG CHIA" w:date="2023-09-14T16:38:00Z">
              <w:rPr>
                <w:rFonts w:ascii="Times New Roman" w:hAnsi="Times New Roman" w:cs="Times New Roman"/>
                <w:color w:val="000000" w:themeColor="text1"/>
                <w:sz w:val="24"/>
                <w:szCs w:val="24"/>
                <w:lang w:val="en-US"/>
              </w:rPr>
            </w:rPrChange>
          </w:rPr>
          <w:t>Pangesti</w:t>
        </w:r>
        <w:proofErr w:type="spellEnd"/>
        <w:r w:rsidRPr="001822B6">
          <w:rPr>
            <w:rFonts w:ascii="Times New Roman" w:hAnsi="Times New Roman" w:cs="Times New Roman"/>
            <w:color w:val="FF0000"/>
            <w:sz w:val="24"/>
            <w:szCs w:val="24"/>
            <w:lang w:val="en-US"/>
            <w:rPrChange w:id="72" w:author="SHAPHAN YONG CHIA" w:date="2023-09-14T16:38:00Z">
              <w:rPr>
                <w:rFonts w:ascii="Times New Roman" w:hAnsi="Times New Roman" w:cs="Times New Roman"/>
                <w:color w:val="000000" w:themeColor="text1"/>
                <w:sz w:val="24"/>
                <w:szCs w:val="24"/>
                <w:lang w:val="en-US"/>
              </w:rPr>
            </w:rPrChange>
          </w:rPr>
          <w:t xml:space="preserve"> et al., 2013).</w:t>
        </w:r>
      </w:ins>
    </w:p>
    <w:p w14:paraId="2A32B7B7" w14:textId="0C917715" w:rsidR="00ED64D8" w:rsidRPr="00C70602" w:rsidRDefault="00A06885" w:rsidP="00A06885">
      <w:pPr>
        <w:spacing w:after="0" w:line="480" w:lineRule="auto"/>
        <w:jc w:val="both"/>
        <w:rPr>
          <w:rFonts w:ascii="Times New Roman" w:hAnsi="Times New Roman" w:cs="Times New Roman"/>
          <w:color w:val="000000" w:themeColor="text1"/>
          <w:sz w:val="24"/>
          <w:szCs w:val="24"/>
          <w:lang w:val="en-US"/>
        </w:rPr>
      </w:pPr>
      <w:ins w:id="73" w:author="SHAPHAN YONG CHIA" w:date="2023-09-12T11:22:00Z">
        <w:r w:rsidRPr="001822B6">
          <w:rPr>
            <w:rFonts w:ascii="Times New Roman" w:hAnsi="Times New Roman" w:cs="Times New Roman"/>
            <w:color w:val="FF0000"/>
            <w:sz w:val="24"/>
            <w:szCs w:val="24"/>
            <w:lang w:val="en-US"/>
            <w:rPrChange w:id="74" w:author="SHAPHAN YONG CHIA" w:date="2023-09-14T16:38:00Z">
              <w:rPr>
                <w:rFonts w:ascii="Times New Roman" w:hAnsi="Times New Roman" w:cs="Times New Roman"/>
                <w:color w:val="000000" w:themeColor="text1"/>
                <w:sz w:val="24"/>
                <w:szCs w:val="24"/>
                <w:lang w:val="en-US"/>
              </w:rPr>
            </w:rPrChange>
          </w:rPr>
          <w:t>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can foster the proliferation of these beneficial antagonists.</w:t>
        </w:r>
        <w:r>
          <w:rPr>
            <w:rFonts w:ascii="Times New Roman" w:hAnsi="Times New Roman" w:cs="Times New Roman"/>
            <w:color w:val="000000" w:themeColor="text1"/>
            <w:sz w:val="24"/>
            <w:szCs w:val="24"/>
            <w:lang w:val="en-US"/>
          </w:rPr>
          <w:t xml:space="preserve"> </w:t>
        </w:r>
      </w:ins>
      <w:del w:id="75" w:author="SHAPHAN YONG CHIA" w:date="2023-09-12T11:22:00Z">
        <w:r w:rsidR="003422FD" w:rsidRPr="00C70602" w:rsidDel="00A06885">
          <w:rPr>
            <w:rFonts w:ascii="Times New Roman" w:hAnsi="Times New Roman" w:cs="Times New Roman"/>
            <w:color w:val="000000" w:themeColor="text1"/>
            <w:sz w:val="24"/>
            <w:szCs w:val="24"/>
            <w:lang w:val="en-US"/>
          </w:rPr>
          <w:delText>F</w:delText>
        </w:r>
        <w:r w:rsidR="00ED64D8" w:rsidRPr="00C70602" w:rsidDel="00A06885">
          <w:rPr>
            <w:rFonts w:ascii="Times New Roman" w:hAnsi="Times New Roman" w:cs="Times New Roman"/>
            <w:color w:val="000000" w:themeColor="text1"/>
            <w:sz w:val="24"/>
            <w:szCs w:val="24"/>
            <w:lang w:val="en-US"/>
          </w:rPr>
          <w:delText xml:space="preserve">rass may also confer </w:delText>
        </w:r>
        <w:r w:rsidR="0040723B" w:rsidRPr="00C70602" w:rsidDel="00A06885">
          <w:rPr>
            <w:rFonts w:ascii="Times New Roman" w:hAnsi="Times New Roman" w:cs="Times New Roman"/>
            <w:color w:val="000000" w:themeColor="text1"/>
            <w:sz w:val="24"/>
            <w:szCs w:val="24"/>
            <w:lang w:val="en-US"/>
          </w:rPr>
          <w:delText xml:space="preserve">plant </w:delText>
        </w:r>
        <w:r w:rsidR="00ED64D8" w:rsidRPr="00C70602" w:rsidDel="00A06885">
          <w:rPr>
            <w:rFonts w:ascii="Times New Roman" w:hAnsi="Times New Roman" w:cs="Times New Roman"/>
            <w:color w:val="000000" w:themeColor="text1"/>
            <w:sz w:val="24"/>
            <w:szCs w:val="24"/>
            <w:lang w:val="en-US"/>
          </w:rPr>
          <w:delText xml:space="preserve">resistance to insect herbivores </w:delText>
        </w:r>
        <w:r w:rsidR="00A06B0E" w:rsidRPr="00C70602" w:rsidDel="00A06885">
          <w:rPr>
            <w:rFonts w:ascii="Times New Roman" w:hAnsi="Times New Roman" w:cs="Times New Roman"/>
            <w:noProof/>
            <w:color w:val="000000" w:themeColor="text1"/>
            <w:sz w:val="24"/>
            <w:szCs w:val="24"/>
            <w:lang w:val="en-US"/>
          </w:rPr>
          <w:delText>(Barragán-Fonseca et al., 2022; Poveda, 2021)</w:delText>
        </w:r>
        <w:r w:rsidR="002E18A5" w:rsidRPr="00C70602" w:rsidDel="00A06885">
          <w:rPr>
            <w:rFonts w:ascii="Times New Roman" w:hAnsi="Times New Roman" w:cs="Times New Roman"/>
            <w:color w:val="000000" w:themeColor="text1"/>
            <w:sz w:val="24"/>
            <w:szCs w:val="24"/>
            <w:lang w:val="en-US"/>
          </w:rPr>
          <w:delText xml:space="preserve">. Induced systemic resistance has been linked to bacilli, common </w:delText>
        </w:r>
        <w:r w:rsidR="003422FD" w:rsidRPr="00C70602" w:rsidDel="00A06885">
          <w:rPr>
            <w:rFonts w:ascii="Times New Roman" w:hAnsi="Times New Roman" w:cs="Times New Roman"/>
            <w:color w:val="000000" w:themeColor="text1"/>
            <w:sz w:val="24"/>
            <w:szCs w:val="24"/>
            <w:lang w:val="en-US"/>
          </w:rPr>
          <w:delText>PGPR</w:delText>
        </w:r>
        <w:r w:rsidR="00A26B81" w:rsidRPr="00C70602" w:rsidDel="00A06885">
          <w:rPr>
            <w:rFonts w:ascii="Times New Roman" w:hAnsi="Times New Roman" w:cs="Times New Roman"/>
            <w:color w:val="000000" w:themeColor="text1"/>
            <w:sz w:val="24"/>
            <w:szCs w:val="24"/>
            <w:lang w:val="en-US"/>
          </w:rPr>
          <w:delText>s</w:delText>
        </w:r>
        <w:r w:rsidR="003422FD" w:rsidRPr="00C70602" w:rsidDel="00A06885">
          <w:rPr>
            <w:rFonts w:ascii="Times New Roman" w:hAnsi="Times New Roman" w:cs="Times New Roman"/>
            <w:color w:val="000000" w:themeColor="text1"/>
            <w:sz w:val="24"/>
            <w:szCs w:val="24"/>
            <w:lang w:val="en-US"/>
          </w:rPr>
          <w:delText xml:space="preserve"> </w:delText>
        </w:r>
        <w:r w:rsidR="002E18A5" w:rsidRPr="00C70602" w:rsidDel="00A06885">
          <w:rPr>
            <w:rFonts w:ascii="Times New Roman" w:hAnsi="Times New Roman" w:cs="Times New Roman"/>
            <w:color w:val="000000" w:themeColor="text1"/>
            <w:sz w:val="24"/>
            <w:szCs w:val="24"/>
            <w:lang w:val="en-US"/>
          </w:rPr>
          <w:delText>in agricultural soils.</w:delText>
        </w:r>
        <w:r w:rsidR="002536FC" w:rsidRPr="00C70602" w:rsidDel="00A06885">
          <w:rPr>
            <w:rFonts w:ascii="Times New Roman" w:hAnsi="Times New Roman" w:cs="Times New Roman"/>
            <w:color w:val="000000" w:themeColor="text1"/>
            <w:sz w:val="24"/>
            <w:szCs w:val="24"/>
            <w:lang w:val="en-US"/>
          </w:rPr>
          <w:delText xml:space="preserve"> </w:delText>
        </w:r>
        <w:r w:rsidR="003422FD" w:rsidRPr="00C70602" w:rsidDel="00A06885">
          <w:rPr>
            <w:rFonts w:ascii="Times New Roman" w:hAnsi="Times New Roman" w:cs="Times New Roman"/>
            <w:color w:val="000000" w:themeColor="text1"/>
            <w:sz w:val="24"/>
            <w:szCs w:val="24"/>
            <w:lang w:val="en-US"/>
          </w:rPr>
          <w:delText xml:space="preserve">PGPRs </w:delText>
        </w:r>
        <w:r w:rsidR="002536FC" w:rsidRPr="00C70602" w:rsidDel="00A06885">
          <w:rPr>
            <w:rFonts w:ascii="Times New Roman" w:hAnsi="Times New Roman" w:cs="Times New Roman"/>
            <w:color w:val="000000" w:themeColor="text1"/>
            <w:sz w:val="24"/>
            <w:szCs w:val="24"/>
            <w:lang w:val="en-US"/>
          </w:rPr>
          <w:delText xml:space="preserve">are rhizosphere bacteria that colonise the roots and </w:delText>
        </w:r>
        <w:r w:rsidR="0040723B" w:rsidRPr="00C70602" w:rsidDel="00A06885">
          <w:rPr>
            <w:rFonts w:ascii="Times New Roman" w:hAnsi="Times New Roman" w:cs="Times New Roman"/>
            <w:color w:val="000000" w:themeColor="text1"/>
            <w:sz w:val="24"/>
            <w:szCs w:val="24"/>
            <w:lang w:val="en-US"/>
          </w:rPr>
          <w:delText xml:space="preserve">increase </w:delText>
        </w:r>
        <w:r w:rsidR="002536FC" w:rsidRPr="00C70602" w:rsidDel="00A06885">
          <w:rPr>
            <w:rFonts w:ascii="Times New Roman" w:hAnsi="Times New Roman" w:cs="Times New Roman"/>
            <w:color w:val="000000" w:themeColor="text1"/>
            <w:sz w:val="24"/>
            <w:szCs w:val="24"/>
            <w:lang w:val="en-US"/>
          </w:rPr>
          <w:delText>host plant resistan</w:delText>
        </w:r>
        <w:r w:rsidR="0040723B" w:rsidRPr="00C70602" w:rsidDel="00A06885">
          <w:rPr>
            <w:rFonts w:ascii="Times New Roman" w:hAnsi="Times New Roman" w:cs="Times New Roman"/>
            <w:color w:val="000000" w:themeColor="text1"/>
            <w:sz w:val="24"/>
            <w:szCs w:val="24"/>
            <w:lang w:val="en-US"/>
          </w:rPr>
          <w:delText>ce</w:delText>
        </w:r>
        <w:r w:rsidR="002536FC" w:rsidRPr="00C70602" w:rsidDel="00A06885">
          <w:rPr>
            <w:rFonts w:ascii="Times New Roman" w:hAnsi="Times New Roman" w:cs="Times New Roman"/>
            <w:color w:val="000000" w:themeColor="text1"/>
            <w:sz w:val="24"/>
            <w:szCs w:val="24"/>
            <w:lang w:val="en-US"/>
          </w:rPr>
          <w:delText xml:space="preserve"> to diseases and insect herbivory </w:delText>
        </w:r>
        <w:r w:rsidR="00DC16C6" w:rsidRPr="00C70602" w:rsidDel="00A06885">
          <w:rPr>
            <w:rFonts w:ascii="Times New Roman" w:hAnsi="Times New Roman" w:cs="Times New Roman"/>
            <w:noProof/>
            <w:color w:val="000000" w:themeColor="text1"/>
            <w:sz w:val="24"/>
            <w:szCs w:val="24"/>
            <w:lang w:val="en-US"/>
          </w:rPr>
          <w:delText>(Basu et al., 2021; Berendsen et al., 2012; Gadhave et al., 2016; Hu et al., 2018; Mahapatra et al., 2022; Pineda et al., 2010)</w:delText>
        </w:r>
        <w:r w:rsidR="001347E1" w:rsidRPr="00C70602" w:rsidDel="00A06885">
          <w:rPr>
            <w:rFonts w:ascii="Times New Roman" w:hAnsi="Times New Roman" w:cs="Times New Roman"/>
            <w:color w:val="000000" w:themeColor="text1"/>
            <w:sz w:val="24"/>
            <w:szCs w:val="24"/>
            <w:lang w:val="en-US"/>
          </w:rPr>
          <w:delText>.</w:delText>
        </w:r>
        <w:r w:rsidR="00D468A7" w:rsidRPr="00C70602" w:rsidDel="00A06885">
          <w:rPr>
            <w:rFonts w:ascii="Times New Roman" w:hAnsi="Times New Roman" w:cs="Times New Roman"/>
            <w:color w:val="000000" w:themeColor="text1"/>
            <w:sz w:val="24"/>
            <w:szCs w:val="24"/>
            <w:lang w:val="en-US"/>
          </w:rPr>
          <w:delText xml:space="preserve"> </w:delText>
        </w:r>
        <w:r w:rsidR="000C6C7C" w:rsidRPr="00C70602" w:rsidDel="00A06885">
          <w:rPr>
            <w:rFonts w:ascii="Times New Roman" w:hAnsi="Times New Roman" w:cs="Times New Roman"/>
            <w:color w:val="000000" w:themeColor="text1"/>
            <w:sz w:val="24"/>
            <w:szCs w:val="24"/>
            <w:lang w:val="en-US"/>
          </w:rPr>
          <w:delText>Bacill</w:delText>
        </w:r>
        <w:r w:rsidR="0040723B" w:rsidRPr="00C70602" w:rsidDel="00A06885">
          <w:rPr>
            <w:rFonts w:ascii="Times New Roman" w:hAnsi="Times New Roman" w:cs="Times New Roman"/>
            <w:color w:val="000000" w:themeColor="text1"/>
            <w:sz w:val="24"/>
            <w:szCs w:val="24"/>
            <w:lang w:val="en-US"/>
          </w:rPr>
          <w:delText>i</w:delText>
        </w:r>
        <w:r w:rsidR="000C6C7C" w:rsidRPr="00C70602" w:rsidDel="00A06885">
          <w:rPr>
            <w:rFonts w:ascii="Times New Roman" w:hAnsi="Times New Roman" w:cs="Times New Roman"/>
            <w:color w:val="000000" w:themeColor="text1"/>
            <w:sz w:val="24"/>
            <w:szCs w:val="24"/>
            <w:lang w:val="en-US"/>
          </w:rPr>
          <w:delText xml:space="preserve"> are well-known to induce plant resistance to insect infestation (Gadhave et al., 2016; Pangesti et al., 2013).</w:delText>
        </w:r>
        <w:r w:rsidR="00F85120" w:rsidRPr="00C70602" w:rsidDel="00A06885">
          <w:rPr>
            <w:rFonts w:ascii="Times New Roman" w:hAnsi="Times New Roman" w:cs="Times New Roman"/>
            <w:color w:val="000000" w:themeColor="text1"/>
            <w:sz w:val="24"/>
            <w:szCs w:val="24"/>
            <w:lang w:val="en-US"/>
          </w:rPr>
          <w:delText xml:space="preserve"> </w:delText>
        </w:r>
        <w:r w:rsidR="0040723B" w:rsidRPr="00C70602" w:rsidDel="00A06885">
          <w:rPr>
            <w:rFonts w:ascii="Times New Roman" w:hAnsi="Times New Roman" w:cs="Times New Roman"/>
            <w:color w:val="000000" w:themeColor="text1"/>
            <w:sz w:val="24"/>
            <w:szCs w:val="24"/>
            <w:lang w:val="en-US"/>
          </w:rPr>
          <w:delText>P</w:delText>
        </w:r>
        <w:r w:rsidR="00D468A7" w:rsidRPr="00C70602" w:rsidDel="00A06885">
          <w:rPr>
            <w:rFonts w:ascii="Times New Roman" w:hAnsi="Times New Roman" w:cs="Times New Roman"/>
            <w:color w:val="000000" w:themeColor="text1"/>
            <w:sz w:val="24"/>
            <w:szCs w:val="24"/>
            <w:lang w:val="en-US"/>
          </w:rPr>
          <w:delText xml:space="preserve">lants and beneficial </w:delText>
        </w:r>
        <w:r w:rsidR="003422FD" w:rsidRPr="00C70602" w:rsidDel="00A06885">
          <w:rPr>
            <w:rFonts w:ascii="Times New Roman" w:hAnsi="Times New Roman" w:cs="Times New Roman"/>
            <w:color w:val="000000" w:themeColor="text1"/>
            <w:sz w:val="24"/>
            <w:szCs w:val="24"/>
            <w:lang w:val="en-US"/>
          </w:rPr>
          <w:delText xml:space="preserve">soil </w:delText>
        </w:r>
        <w:r w:rsidR="00D468A7" w:rsidRPr="00C70602" w:rsidDel="00A06885">
          <w:rPr>
            <w:rFonts w:ascii="Times New Roman" w:hAnsi="Times New Roman" w:cs="Times New Roman"/>
            <w:color w:val="000000" w:themeColor="text1"/>
            <w:sz w:val="24"/>
            <w:szCs w:val="24"/>
            <w:lang w:val="en-US"/>
          </w:rPr>
          <w:delText xml:space="preserve">microorganisms can use frass as a nutrient and energy source when added to the soil. Inorganic </w:delText>
        </w:r>
        <w:r w:rsidR="003422FD" w:rsidRPr="00C70602" w:rsidDel="00A06885">
          <w:rPr>
            <w:rFonts w:ascii="Times New Roman" w:hAnsi="Times New Roman" w:cs="Times New Roman"/>
            <w:color w:val="000000" w:themeColor="text1"/>
            <w:sz w:val="24"/>
            <w:szCs w:val="24"/>
            <w:lang w:val="en-US"/>
          </w:rPr>
          <w:delText xml:space="preserve">nitrogen (N) </w:delText>
        </w:r>
        <w:r w:rsidR="00D468A7" w:rsidRPr="00C70602" w:rsidDel="00A06885">
          <w:rPr>
            <w:rFonts w:ascii="Times New Roman" w:hAnsi="Times New Roman" w:cs="Times New Roman"/>
            <w:color w:val="000000" w:themeColor="text1"/>
            <w:sz w:val="24"/>
            <w:szCs w:val="24"/>
            <w:lang w:val="en-US"/>
          </w:rPr>
          <w:delText xml:space="preserve">is released </w:delText>
        </w:r>
        <w:r w:rsidR="003422FD" w:rsidRPr="00C70602" w:rsidDel="00A06885">
          <w:rPr>
            <w:rFonts w:ascii="Times New Roman" w:hAnsi="Times New Roman" w:cs="Times New Roman"/>
            <w:color w:val="000000" w:themeColor="text1"/>
            <w:sz w:val="24"/>
            <w:szCs w:val="24"/>
            <w:lang w:val="en-US"/>
          </w:rPr>
          <w:delText xml:space="preserve">from soil amendments </w:delText>
        </w:r>
        <w:r w:rsidR="00D468A7" w:rsidRPr="00C70602" w:rsidDel="00A06885">
          <w:rPr>
            <w:rFonts w:ascii="Times New Roman" w:hAnsi="Times New Roman" w:cs="Times New Roman"/>
            <w:color w:val="000000" w:themeColor="text1"/>
            <w:sz w:val="24"/>
            <w:szCs w:val="24"/>
            <w:lang w:val="en-US"/>
          </w:rPr>
          <w:delText>through microbial decomposition</w:delText>
        </w:r>
        <w:r w:rsidR="00025355" w:rsidRPr="00C70602" w:rsidDel="00A06885">
          <w:rPr>
            <w:rFonts w:ascii="Times New Roman" w:hAnsi="Times New Roman" w:cs="Times New Roman"/>
            <w:color w:val="000000" w:themeColor="text1"/>
            <w:sz w:val="24"/>
            <w:szCs w:val="24"/>
            <w:lang w:val="en-US"/>
          </w:rPr>
          <w:delText>.</w:delText>
        </w:r>
        <w:r w:rsidR="003422FD" w:rsidRPr="00C70602" w:rsidDel="00A06885">
          <w:rPr>
            <w:rFonts w:ascii="Times New Roman" w:hAnsi="Times New Roman" w:cs="Times New Roman"/>
            <w:color w:val="000000" w:themeColor="text1"/>
            <w:sz w:val="24"/>
            <w:szCs w:val="24"/>
            <w:lang w:val="en-US"/>
          </w:rPr>
          <w:delText xml:space="preserve"> </w:delText>
        </w:r>
        <w:r w:rsidR="00D468A7" w:rsidRPr="00C70602" w:rsidDel="00A06885">
          <w:rPr>
            <w:rFonts w:ascii="Times New Roman" w:hAnsi="Times New Roman" w:cs="Times New Roman"/>
            <w:color w:val="000000" w:themeColor="text1"/>
            <w:sz w:val="24"/>
            <w:szCs w:val="24"/>
            <w:lang w:val="en-US"/>
          </w:rPr>
          <w:delText xml:space="preserve">Chitinolytic microbes </w:delText>
        </w:r>
        <w:r w:rsidR="006C3BDA" w:rsidRPr="00C70602" w:rsidDel="00A06885">
          <w:rPr>
            <w:rFonts w:ascii="Times New Roman" w:hAnsi="Times New Roman" w:cs="Times New Roman"/>
            <w:color w:val="000000" w:themeColor="text1"/>
            <w:sz w:val="24"/>
            <w:szCs w:val="24"/>
            <w:lang w:val="en-US"/>
          </w:rPr>
          <w:delText>can</w:delText>
        </w:r>
        <w:r w:rsidR="00D468A7" w:rsidRPr="00C70602" w:rsidDel="00A06885">
          <w:rPr>
            <w:rFonts w:ascii="Times New Roman" w:hAnsi="Times New Roman" w:cs="Times New Roman"/>
            <w:color w:val="000000" w:themeColor="text1"/>
            <w:sz w:val="24"/>
            <w:szCs w:val="24"/>
            <w:lang w:val="en-US"/>
          </w:rPr>
          <w:delText xml:space="preserve"> control insect pests biologically (Sharp, 2013). Thus, amending soil with chitin-rich residual streams may</w:delText>
        </w:r>
        <w:r w:rsidR="00124FD0" w:rsidRPr="00C70602" w:rsidDel="00A06885">
          <w:rPr>
            <w:rFonts w:ascii="Times New Roman" w:hAnsi="Times New Roman" w:cs="Times New Roman"/>
            <w:color w:val="000000" w:themeColor="text1"/>
            <w:sz w:val="24"/>
            <w:szCs w:val="24"/>
            <w:lang w:val="en-US"/>
          </w:rPr>
          <w:delText xml:space="preserve"> promote</w:delText>
        </w:r>
        <w:r w:rsidR="00D468A7" w:rsidRPr="00C70602" w:rsidDel="00A06885">
          <w:rPr>
            <w:rFonts w:ascii="Times New Roman" w:hAnsi="Times New Roman" w:cs="Times New Roman"/>
            <w:color w:val="000000" w:themeColor="text1"/>
            <w:sz w:val="24"/>
            <w:szCs w:val="24"/>
            <w:lang w:val="en-US"/>
          </w:rPr>
          <w:delText xml:space="preserve"> beneficial antagonists</w:delText>
        </w:r>
        <w:r w:rsidR="00025355" w:rsidRPr="00C70602" w:rsidDel="00A06885">
          <w:rPr>
            <w:rFonts w:ascii="Times New Roman" w:hAnsi="Times New Roman" w:cs="Times New Roman"/>
            <w:color w:val="000000" w:themeColor="text1"/>
            <w:sz w:val="24"/>
            <w:szCs w:val="24"/>
            <w:lang w:val="en-US"/>
          </w:rPr>
          <w:delText>.</w:delText>
        </w:r>
      </w:del>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7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w:t>
      </w:r>
      <w:r w:rsidR="008E29CB" w:rsidRPr="00C70602">
        <w:rPr>
          <w:rFonts w:ascii="Times New Roman" w:hAnsi="Times New Roman" w:cs="Times New Roman"/>
          <w:color w:val="000000" w:themeColor="text1"/>
          <w:sz w:val="24"/>
          <w:szCs w:val="24"/>
          <w:lang w:val="en-US"/>
        </w:rPr>
        <w:lastRenderedPageBreak/>
        <w:t xml:space="preserve">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108EC32D" w:rsidR="008E58CC" w:rsidRDefault="00DE1727" w:rsidP="00800E69">
      <w:pPr>
        <w:spacing w:after="0" w:line="480" w:lineRule="auto"/>
        <w:jc w:val="both"/>
        <w:rPr>
          <w:rFonts w:ascii="Times New Roman" w:hAnsi="Times New Roman" w:cs="Times New Roman"/>
          <w:color w:val="000000" w:themeColor="text1"/>
          <w:sz w:val="24"/>
          <w:szCs w:val="24"/>
          <w:lang w:val="en-US"/>
        </w:rPr>
      </w:pPr>
      <w:bookmarkStart w:id="77" w:name="_Hlk145692976"/>
      <w:r w:rsidRPr="00C70602">
        <w:rPr>
          <w:rFonts w:ascii="Times New Roman" w:hAnsi="Times New Roman" w:cs="Times New Roman"/>
          <w:color w:val="000000" w:themeColor="text1"/>
          <w:sz w:val="24"/>
          <w:szCs w:val="24"/>
          <w:lang w:val="en-US"/>
        </w:rPr>
        <w:t>Field mustard</w:t>
      </w:r>
      <w:ins w:id="78" w:author="SHAPHAN YONG CHIA" w:date="2023-09-12T16:17:00Z">
        <w:r w:rsidR="00EE72ED">
          <w:rPr>
            <w:rFonts w:ascii="Times New Roman" w:hAnsi="Times New Roman" w:cs="Times New Roman"/>
            <w:color w:val="000000" w:themeColor="text1"/>
            <w:sz w:val="24"/>
            <w:szCs w:val="24"/>
            <w:lang w:val="en-US"/>
          </w:rPr>
          <w:t>,</w:t>
        </w:r>
      </w:ins>
      <w:r w:rsidRPr="00C70602">
        <w:rPr>
          <w:rFonts w:ascii="Times New Roman" w:hAnsi="Times New Roman" w:cs="Times New Roman"/>
          <w:color w:val="000000" w:themeColor="text1"/>
          <w:sz w:val="24"/>
          <w:szCs w:val="24"/>
          <w:lang w:val="en-US"/>
        </w:rPr>
        <w:t xml:space="preserve"> </w:t>
      </w:r>
      <w:del w:id="79" w:author="SHAPHAN YONG CHIA" w:date="2023-09-12T16:17:00Z">
        <w:r w:rsidRPr="00C70602" w:rsidDel="00EE72ED">
          <w:rPr>
            <w:rFonts w:ascii="Times New Roman" w:hAnsi="Times New Roman" w:cs="Times New Roman"/>
            <w:color w:val="000000" w:themeColor="text1"/>
            <w:sz w:val="24"/>
            <w:szCs w:val="24"/>
            <w:lang w:val="en-US"/>
          </w:rPr>
          <w:delText>(</w:delText>
        </w:r>
      </w:del>
      <w:r w:rsidRPr="00C70602">
        <w:rPr>
          <w:rFonts w:ascii="Times New Roman" w:hAnsi="Times New Roman" w:cs="Times New Roman"/>
          <w:i/>
          <w:iCs/>
          <w:color w:val="000000" w:themeColor="text1"/>
          <w:sz w:val="24"/>
          <w:szCs w:val="24"/>
          <w:lang w:val="en-US"/>
        </w:rPr>
        <w:t xml:space="preserve">Brassica rapa </w:t>
      </w:r>
      <w:ins w:id="80" w:author="SHAPHAN YONG CHIA" w:date="2023-09-14T10:42:00Z">
        <w:r w:rsidR="00777203" w:rsidRPr="00777203">
          <w:rPr>
            <w:rFonts w:ascii="Times New Roman" w:hAnsi="Times New Roman" w:cs="Times New Roman"/>
            <w:color w:val="FF0000"/>
            <w:sz w:val="24"/>
            <w:szCs w:val="24"/>
            <w:lang w:val="en-US"/>
            <w:rPrChange w:id="81" w:author="SHAPHAN YONG CHIA" w:date="2023-09-14T10:44:00Z">
              <w:rPr>
                <w:rFonts w:ascii="Times New Roman" w:hAnsi="Times New Roman" w:cs="Times New Roman"/>
                <w:color w:val="000000" w:themeColor="text1"/>
                <w:sz w:val="24"/>
                <w:szCs w:val="24"/>
                <w:lang w:val="en-US"/>
              </w:rPr>
            </w:rPrChange>
          </w:rPr>
          <w:t>Linnaeus</w:t>
        </w:r>
      </w:ins>
      <w:del w:id="82" w:author="SHAPHAN YONG CHIA" w:date="2023-09-14T10:42:00Z">
        <w:r w:rsidRPr="00C70602" w:rsidDel="00777203">
          <w:rPr>
            <w:rFonts w:ascii="Times New Roman" w:hAnsi="Times New Roman" w:cs="Times New Roman"/>
            <w:color w:val="000000" w:themeColor="text1"/>
            <w:sz w:val="24"/>
            <w:szCs w:val="24"/>
            <w:lang w:val="en-US"/>
          </w:rPr>
          <w:delText>L</w:delText>
        </w:r>
        <w:r w:rsidR="008B63B7" w:rsidRPr="00C70602" w:rsidDel="00777203">
          <w:rPr>
            <w:rFonts w:ascii="Times New Roman" w:hAnsi="Times New Roman" w:cs="Times New Roman"/>
            <w:color w:val="000000" w:themeColor="text1"/>
            <w:sz w:val="24"/>
            <w:szCs w:val="24"/>
            <w:lang w:val="en-US"/>
          </w:rPr>
          <w:delText>.</w:delText>
        </w:r>
      </w:del>
      <w:ins w:id="83" w:author="SHAPHAN YONG CHIA" w:date="2023-09-12T16:17:00Z">
        <w:r w:rsidR="00EE72ED">
          <w:rPr>
            <w:rFonts w:ascii="Times New Roman" w:hAnsi="Times New Roman" w:cs="Times New Roman"/>
            <w:color w:val="000000" w:themeColor="text1"/>
            <w:sz w:val="24"/>
            <w:szCs w:val="24"/>
            <w:lang w:val="en-US"/>
          </w:rPr>
          <w:t>,</w:t>
        </w:r>
      </w:ins>
      <w:del w:id="84" w:author="SHAPHAN YONG CHIA" w:date="2023-09-12T16:17:00Z">
        <w:r w:rsidRPr="00C70602" w:rsidDel="00EE72ED">
          <w:rPr>
            <w:rFonts w:ascii="Times New Roman" w:hAnsi="Times New Roman" w:cs="Times New Roman"/>
            <w:color w:val="000000" w:themeColor="text1"/>
            <w:sz w:val="24"/>
            <w:szCs w:val="24"/>
            <w:lang w:val="en-US"/>
          </w:rPr>
          <w:delText>)</w:delText>
        </w:r>
      </w:del>
      <w:ins w:id="85" w:author="SHAPHAN YONG CHIA" w:date="2023-09-12T16:17:00Z">
        <w:r w:rsidR="00EE72ED" w:rsidRPr="00EE72ED">
          <w:rPr>
            <w:rFonts w:ascii="Times New Roman" w:hAnsi="Times New Roman" w:cs="Times New Roman"/>
            <w:sz w:val="24"/>
            <w:szCs w:val="24"/>
          </w:rPr>
          <w:t xml:space="preserve"> </w:t>
        </w:r>
        <w:r w:rsidR="00EE72ED" w:rsidRPr="00777203">
          <w:rPr>
            <w:rFonts w:ascii="Times New Roman" w:hAnsi="Times New Roman" w:cs="Times New Roman"/>
            <w:color w:val="FF0000"/>
            <w:sz w:val="24"/>
            <w:szCs w:val="24"/>
            <w:rPrChange w:id="86" w:author="SHAPHAN YONG CHIA" w:date="2023-09-14T10:42:00Z">
              <w:rPr>
                <w:rFonts w:ascii="Times New Roman" w:hAnsi="Times New Roman" w:cs="Times New Roman"/>
                <w:sz w:val="24"/>
                <w:szCs w:val="24"/>
              </w:rPr>
            </w:rPrChange>
          </w:rPr>
          <w:t>(</w:t>
        </w:r>
        <w:proofErr w:type="spellStart"/>
        <w:r w:rsidR="00EE72ED" w:rsidRPr="00777203">
          <w:rPr>
            <w:rFonts w:ascii="Times New Roman" w:hAnsi="Times New Roman" w:cs="Times New Roman"/>
            <w:color w:val="FF0000"/>
            <w:sz w:val="24"/>
            <w:szCs w:val="24"/>
            <w:rPrChange w:id="87" w:author="SHAPHAN YONG CHIA" w:date="2023-09-14T10:42:00Z">
              <w:rPr>
                <w:rFonts w:ascii="Times New Roman" w:hAnsi="Times New Roman" w:cs="Times New Roman"/>
                <w:sz w:val="24"/>
                <w:szCs w:val="24"/>
              </w:rPr>
            </w:rPrChange>
          </w:rPr>
          <w:t>Brassicales</w:t>
        </w:r>
        <w:proofErr w:type="spellEnd"/>
        <w:r w:rsidR="00EE72ED" w:rsidRPr="00777203">
          <w:rPr>
            <w:rFonts w:ascii="Times New Roman" w:hAnsi="Times New Roman" w:cs="Times New Roman"/>
            <w:color w:val="FF0000"/>
            <w:sz w:val="24"/>
            <w:szCs w:val="24"/>
            <w:rPrChange w:id="88" w:author="SHAPHAN YONG CHIA" w:date="2023-09-14T10:42:00Z">
              <w:rPr>
                <w:rFonts w:ascii="Times New Roman" w:hAnsi="Times New Roman" w:cs="Times New Roman"/>
                <w:sz w:val="24"/>
                <w:szCs w:val="24"/>
              </w:rPr>
            </w:rPrChange>
          </w:rPr>
          <w:t>: Brassicaceae)</w:t>
        </w:r>
      </w:ins>
      <w:r w:rsidRPr="00C70602">
        <w:rPr>
          <w:rFonts w:ascii="Times New Roman" w:hAnsi="Times New Roman" w:cs="Times New Roman"/>
          <w:color w:val="000000" w:themeColor="text1"/>
          <w:sz w:val="24"/>
          <w:szCs w:val="24"/>
          <w:lang w:val="en-US"/>
        </w:rPr>
        <w:t xml:space="preserve">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w:t>
      </w:r>
      <w:bookmarkEnd w:id="77"/>
      <w:ins w:id="89" w:author="SHAPHAN YONG CHIA" w:date="2023-09-15T18:08:00Z">
        <w:r w:rsidR="00601B09">
          <w:rPr>
            <w:rFonts w:ascii="Times New Roman" w:hAnsi="Times New Roman" w:cs="Times New Roman"/>
            <w:color w:val="000000" w:themeColor="text1"/>
            <w:sz w:val="24"/>
            <w:szCs w:val="24"/>
            <w:lang w:val="en-US"/>
          </w:rPr>
          <w:t xml:space="preserve"> </w:t>
        </w:r>
        <w:r w:rsidR="00601B09" w:rsidRPr="00745CF9">
          <w:rPr>
            <w:rFonts w:ascii="Times New Roman" w:hAnsi="Times New Roman" w:cs="Times New Roman"/>
            <w:color w:val="FF0000"/>
            <w:sz w:val="24"/>
            <w:szCs w:val="24"/>
            <w:lang w:val="en-US"/>
            <w:rPrChange w:id="90" w:author="SHAPHAN YONG CHIA" w:date="2023-09-15T18:11:00Z">
              <w:rPr>
                <w:rFonts w:ascii="Times New Roman" w:hAnsi="Times New Roman" w:cs="Times New Roman"/>
                <w:color w:val="000000" w:themeColor="text1"/>
                <w:sz w:val="24"/>
                <w:szCs w:val="24"/>
                <w:lang w:val="en-US"/>
              </w:rPr>
            </w:rPrChange>
          </w:rPr>
          <w:t xml:space="preserve">For instance, in Bangladesh, </w:t>
        </w:r>
        <w:r w:rsidR="00601B09" w:rsidRPr="00745CF9">
          <w:rPr>
            <w:rFonts w:ascii="Times New Roman" w:hAnsi="Times New Roman" w:cs="Times New Roman"/>
            <w:i/>
            <w:iCs/>
            <w:color w:val="FF0000"/>
            <w:sz w:val="24"/>
            <w:szCs w:val="24"/>
            <w:lang w:val="en-US"/>
            <w:rPrChange w:id="91" w:author="SHAPHAN YONG CHIA" w:date="2023-09-15T18:11:00Z">
              <w:rPr>
                <w:rFonts w:ascii="Times New Roman" w:hAnsi="Times New Roman" w:cs="Times New Roman"/>
                <w:color w:val="000000" w:themeColor="text1"/>
                <w:sz w:val="24"/>
                <w:szCs w:val="24"/>
                <w:lang w:val="en-US"/>
              </w:rPr>
            </w:rPrChange>
          </w:rPr>
          <w:t>B. rapa</w:t>
        </w:r>
        <w:r w:rsidR="00601B09" w:rsidRPr="00745CF9">
          <w:rPr>
            <w:rFonts w:ascii="Times New Roman" w:hAnsi="Times New Roman" w:cs="Times New Roman"/>
            <w:color w:val="FF0000"/>
            <w:sz w:val="24"/>
            <w:szCs w:val="24"/>
            <w:lang w:val="en-US"/>
            <w:rPrChange w:id="92" w:author="SHAPHAN YONG CHIA" w:date="2023-09-15T18:11:00Z">
              <w:rPr>
                <w:rFonts w:ascii="Times New Roman" w:hAnsi="Times New Roman" w:cs="Times New Roman"/>
                <w:color w:val="000000" w:themeColor="text1"/>
                <w:sz w:val="24"/>
                <w:szCs w:val="24"/>
                <w:lang w:val="en-US"/>
              </w:rPr>
            </w:rPrChange>
          </w:rPr>
          <w:t xml:space="preserve"> serves as a major oilseed crop, contributing to approximately 70% of the total oil crop production. According to the latest available data, during the period 2017-2018, </w:t>
        </w:r>
        <w:r w:rsidR="00601B09" w:rsidRPr="00745CF9">
          <w:rPr>
            <w:rFonts w:ascii="Times New Roman" w:hAnsi="Times New Roman" w:cs="Times New Roman"/>
            <w:i/>
            <w:iCs/>
            <w:color w:val="FF0000"/>
            <w:sz w:val="24"/>
            <w:szCs w:val="24"/>
            <w:lang w:val="en-US"/>
            <w:rPrChange w:id="93" w:author="SHAPHAN YONG CHIA" w:date="2023-09-15T18:11:00Z">
              <w:rPr>
                <w:rFonts w:ascii="Times New Roman" w:hAnsi="Times New Roman" w:cs="Times New Roman"/>
                <w:color w:val="000000" w:themeColor="text1"/>
                <w:sz w:val="24"/>
                <w:szCs w:val="24"/>
                <w:lang w:val="en-US"/>
              </w:rPr>
            </w:rPrChange>
          </w:rPr>
          <w:t>B. rapa</w:t>
        </w:r>
        <w:r w:rsidR="00601B09" w:rsidRPr="00745CF9">
          <w:rPr>
            <w:rFonts w:ascii="Times New Roman" w:hAnsi="Times New Roman" w:cs="Times New Roman"/>
            <w:color w:val="FF0000"/>
            <w:sz w:val="24"/>
            <w:szCs w:val="24"/>
            <w:lang w:val="en-US"/>
            <w:rPrChange w:id="94" w:author="SHAPHAN YONG CHIA" w:date="2023-09-15T18:11:00Z">
              <w:rPr>
                <w:rFonts w:ascii="Times New Roman" w:hAnsi="Times New Roman" w:cs="Times New Roman"/>
                <w:color w:val="000000" w:themeColor="text1"/>
                <w:sz w:val="24"/>
                <w:szCs w:val="24"/>
                <w:lang w:val="en-US"/>
              </w:rPr>
            </w:rPrChange>
          </w:rPr>
          <w:t xml:space="preserve"> was cultivated across 0.308 million hectares, resulting in a total production yield of 351,537 metric tons of oilseeds</w:t>
        </w:r>
      </w:ins>
      <w:ins w:id="95" w:author="SHAPHAN YONG CHIA" w:date="2023-09-15T18:10:00Z">
        <w:r w:rsidR="00745CF9" w:rsidRPr="00745CF9">
          <w:rPr>
            <w:rFonts w:ascii="Times New Roman" w:hAnsi="Times New Roman" w:cs="Times New Roman"/>
            <w:color w:val="FF0000"/>
            <w:sz w:val="24"/>
            <w:szCs w:val="24"/>
            <w:lang w:val="en-US"/>
            <w:rPrChange w:id="96" w:author="SHAPHAN YONG CHIA" w:date="2023-09-15T18:11:00Z">
              <w:rPr>
                <w:rFonts w:ascii="Times New Roman" w:hAnsi="Times New Roman" w:cs="Times New Roman"/>
                <w:color w:val="000000" w:themeColor="text1"/>
                <w:sz w:val="24"/>
                <w:szCs w:val="24"/>
                <w:lang w:val="en-US"/>
              </w:rPr>
            </w:rPrChange>
          </w:rPr>
          <w:t xml:space="preserve"> </w:t>
        </w:r>
      </w:ins>
      <w:r w:rsidR="00745CF9" w:rsidRPr="00745CF9">
        <w:rPr>
          <w:rFonts w:ascii="Times New Roman" w:hAnsi="Times New Roman" w:cs="Times New Roman"/>
          <w:color w:val="FF0000"/>
          <w:sz w:val="24"/>
          <w:szCs w:val="24"/>
          <w:lang w:val="en-US"/>
          <w:rPrChange w:id="97" w:author="SHAPHAN YONG CHIA" w:date="2023-09-15T18:11:00Z">
            <w:rPr>
              <w:rFonts w:ascii="Times New Roman" w:hAnsi="Times New Roman" w:cs="Times New Roman"/>
              <w:color w:val="000000" w:themeColor="text1"/>
              <w:sz w:val="24"/>
              <w:szCs w:val="24"/>
              <w:lang w:val="en-US"/>
            </w:rPr>
          </w:rPrChange>
        </w:rPr>
        <w:fldChar w:fldCharType="begin"/>
      </w:r>
      <w:r w:rsidR="00745CF9" w:rsidRPr="00745CF9">
        <w:rPr>
          <w:rFonts w:ascii="Times New Roman" w:hAnsi="Times New Roman" w:cs="Times New Roman"/>
          <w:color w:val="FF0000"/>
          <w:sz w:val="24"/>
          <w:szCs w:val="24"/>
          <w:lang w:val="en-US"/>
          <w:rPrChange w:id="98" w:author="SHAPHAN YONG CHIA" w:date="2023-09-15T18:11:00Z">
            <w:rPr>
              <w:rFonts w:ascii="Times New Roman" w:hAnsi="Times New Roman" w:cs="Times New Roman"/>
              <w:color w:val="000000" w:themeColor="text1"/>
              <w:sz w:val="24"/>
              <w:szCs w:val="24"/>
              <w:lang w:val="en-US"/>
            </w:rPr>
          </w:rPrChange>
        </w:rPr>
        <w:instrText xml:space="preserve"> ADDIN EN.CITE &lt;EndNote&gt;&lt;Cite&gt;&lt;Author&gt;RAHMAN&lt;/Author&gt;&lt;Year&gt;2022&lt;/Year&gt;&lt;RecNum&gt;261&lt;/RecNum&gt;&lt;DisplayText&gt;(RAHMAN et al., 2022)&lt;/DisplayText&gt;&lt;record&gt;&lt;rec-number&gt;261&lt;/rec-number&gt;&lt;foreign-keys&gt;&lt;key app="EN" db-id="xd0pawtz8pvxwper2vj52t2p9efdppdxxdrr" timestamp="1694794203"&gt;261&lt;/key&gt;&lt;/foreign-keys&gt;&lt;ref-type name="Journal Article"&gt;17&lt;/ref-type&gt;&lt;contributors&gt;&lt;authors&gt;&lt;author&gt;RAHMAN, J&lt;/author&gt;&lt;author&gt;SULTANA, F&lt;/author&gt;&lt;author&gt;FATIMA, K&lt;/author&gt;&lt;author&gt;HASAN, MM&lt;/author&gt;&lt;author&gt;GAIN, N&lt;/author&gt;&lt;author&gt;HOSSAIN, MS&lt;/author&gt;&lt;author&gt;CHOWDHURY, AK&lt;/author&gt;&lt;author&gt;RAHMAN, A&lt;/author&gt;&lt;/authors&gt;&lt;/contributors&gt;&lt;titles&gt;&lt;title&gt;GENETIC DIVERSITY OF FIELD MUSTARD (BRASSICA RAPA L.) AND THEIR SATURATED AND UNSATURATED FATTY ACIDS ASSOCIATION&lt;/title&gt;&lt;secondary-title&gt;SABRAO Journal of Breeding and Genetics&lt;/secondary-title&gt;&lt;/titles&gt;&lt;periodical&gt;&lt;full-title&gt;SABRAO Journal of Breeding and Genetics&lt;/full-title&gt;&lt;/periodical&gt;&lt;pages&gt;249-266&lt;/pages&gt;&lt;volume&gt;54&lt;/volume&gt;&lt;number&gt;2&lt;/number&gt;&lt;dates&gt;&lt;year&gt;2022&lt;/year&gt;&lt;/dates&gt;&lt;urls&gt;&lt;/urls&gt;&lt;/record&gt;&lt;/Cite&gt;&lt;/EndNote&gt;</w:instrText>
      </w:r>
      <w:r w:rsidR="00745CF9" w:rsidRPr="00745CF9">
        <w:rPr>
          <w:rFonts w:ascii="Times New Roman" w:hAnsi="Times New Roman" w:cs="Times New Roman"/>
          <w:color w:val="FF0000"/>
          <w:sz w:val="24"/>
          <w:szCs w:val="24"/>
          <w:lang w:val="en-US"/>
          <w:rPrChange w:id="99" w:author="SHAPHAN YONG CHIA" w:date="2023-09-15T18:11:00Z">
            <w:rPr>
              <w:rFonts w:ascii="Times New Roman" w:hAnsi="Times New Roman" w:cs="Times New Roman"/>
              <w:color w:val="000000" w:themeColor="text1"/>
              <w:sz w:val="24"/>
              <w:szCs w:val="24"/>
              <w:lang w:val="en-US"/>
            </w:rPr>
          </w:rPrChange>
        </w:rPr>
        <w:fldChar w:fldCharType="separate"/>
      </w:r>
      <w:r w:rsidR="00745CF9" w:rsidRPr="00745CF9">
        <w:rPr>
          <w:rFonts w:ascii="Times New Roman" w:hAnsi="Times New Roman" w:cs="Times New Roman"/>
          <w:noProof/>
          <w:color w:val="FF0000"/>
          <w:sz w:val="24"/>
          <w:szCs w:val="24"/>
          <w:lang w:val="en-US"/>
          <w:rPrChange w:id="100" w:author="SHAPHAN YONG CHIA" w:date="2023-09-15T18:11:00Z">
            <w:rPr>
              <w:rFonts w:ascii="Times New Roman" w:hAnsi="Times New Roman" w:cs="Times New Roman"/>
              <w:noProof/>
              <w:color w:val="000000" w:themeColor="text1"/>
              <w:sz w:val="24"/>
              <w:szCs w:val="24"/>
              <w:lang w:val="en-US"/>
            </w:rPr>
          </w:rPrChange>
        </w:rPr>
        <w:t>(RAHMAN et al., 2022)</w:t>
      </w:r>
      <w:r w:rsidR="00745CF9" w:rsidRPr="00745CF9">
        <w:rPr>
          <w:rFonts w:ascii="Times New Roman" w:hAnsi="Times New Roman" w:cs="Times New Roman"/>
          <w:color w:val="FF0000"/>
          <w:sz w:val="24"/>
          <w:szCs w:val="24"/>
          <w:lang w:val="en-US"/>
          <w:rPrChange w:id="101" w:author="SHAPHAN YONG CHIA" w:date="2023-09-15T18:11:00Z">
            <w:rPr>
              <w:rFonts w:ascii="Times New Roman" w:hAnsi="Times New Roman" w:cs="Times New Roman"/>
              <w:color w:val="000000" w:themeColor="text1"/>
              <w:sz w:val="24"/>
              <w:szCs w:val="24"/>
              <w:lang w:val="en-US"/>
            </w:rPr>
          </w:rPrChange>
        </w:rPr>
        <w:fldChar w:fldCharType="end"/>
      </w:r>
      <w:ins w:id="102" w:author="SHAPHAN YONG CHIA" w:date="2023-09-15T18:08:00Z">
        <w:r w:rsidR="00601B09" w:rsidRPr="00601B09">
          <w:rPr>
            <w:rFonts w:ascii="Times New Roman" w:hAnsi="Times New Roman" w:cs="Times New Roman"/>
            <w:color w:val="000000" w:themeColor="text1"/>
            <w:sz w:val="24"/>
            <w:szCs w:val="24"/>
            <w:lang w:val="en-US"/>
          </w:rPr>
          <w:t>.</w:t>
        </w:r>
      </w:ins>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w:t>
      </w:r>
      <w:ins w:id="103" w:author="SHAPHAN YONG CHIA" w:date="2023-09-14T10:44:00Z">
        <w:r w:rsidR="00777203" w:rsidRPr="00745CF9">
          <w:rPr>
            <w:rFonts w:ascii="Times New Roman" w:hAnsi="Times New Roman" w:cs="Times New Roman"/>
            <w:color w:val="FF0000"/>
            <w:sz w:val="24"/>
            <w:szCs w:val="24"/>
            <w:lang w:val="en-US"/>
            <w:rPrChange w:id="104" w:author="SHAPHAN YONG CHIA" w:date="2023-09-15T18:11:00Z">
              <w:rPr>
                <w:rFonts w:ascii="Times New Roman" w:hAnsi="Times New Roman" w:cs="Times New Roman"/>
                <w:color w:val="000000" w:themeColor="text1"/>
                <w:sz w:val="24"/>
                <w:szCs w:val="24"/>
                <w:lang w:val="en-US"/>
              </w:rPr>
            </w:rPrChange>
          </w:rPr>
          <w:t>Linnaeus</w:t>
        </w:r>
        <w:r w:rsidR="00777203">
          <w:rPr>
            <w:rFonts w:ascii="Times New Roman" w:hAnsi="Times New Roman" w:cs="Times New Roman"/>
            <w:color w:val="FF0000"/>
            <w:sz w:val="24"/>
            <w:szCs w:val="24"/>
            <w:lang w:val="en-US"/>
          </w:rPr>
          <w:t xml:space="preserve"> </w:t>
        </w:r>
      </w:ins>
      <w:r w:rsidR="001D41CD" w:rsidRPr="00C70602">
        <w:rPr>
          <w:rFonts w:ascii="Times New Roman" w:hAnsi="Times New Roman" w:cs="Times New Roman"/>
          <w:color w:val="000000" w:themeColor="text1"/>
          <w:sz w:val="24"/>
          <w:szCs w:val="24"/>
          <w:lang w:val="en-US"/>
        </w:rPr>
        <w:t xml:space="preserve">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w:t>
      </w:r>
      <w:r w:rsidR="001D41CD" w:rsidRPr="00C70602">
        <w:rPr>
          <w:rFonts w:ascii="Times New Roman" w:hAnsi="Times New Roman" w:cs="Times New Roman"/>
          <w:color w:val="000000" w:themeColor="text1"/>
          <w:sz w:val="24"/>
          <w:szCs w:val="24"/>
          <w:lang w:val="en-US"/>
        </w:rPr>
        <w:lastRenderedPageBreak/>
        <w:t xml:space="preserve">moth </w:t>
      </w:r>
      <w:r w:rsidR="001D41CD" w:rsidRPr="00C70602">
        <w:rPr>
          <w:rFonts w:ascii="Times New Roman" w:hAnsi="Times New Roman" w:cs="Times New Roman"/>
          <w:i/>
          <w:iCs/>
          <w:color w:val="000000" w:themeColor="text1"/>
          <w:sz w:val="24"/>
          <w:szCs w:val="24"/>
          <w:lang w:val="en-US"/>
        </w:rPr>
        <w:t>Plutella xylostella</w:t>
      </w:r>
      <w:ins w:id="105" w:author="SHAPHAN YONG CHIA" w:date="2023-09-14T10:44:00Z">
        <w:r w:rsidR="00777203">
          <w:rPr>
            <w:rFonts w:ascii="Times New Roman" w:hAnsi="Times New Roman" w:cs="Times New Roman"/>
            <w:i/>
            <w:iCs/>
            <w:color w:val="000000" w:themeColor="text1"/>
            <w:sz w:val="24"/>
            <w:szCs w:val="24"/>
            <w:lang w:val="en-US"/>
          </w:rPr>
          <w:t xml:space="preserve"> </w:t>
        </w:r>
        <w:r w:rsidR="00777203" w:rsidRPr="00745CF9">
          <w:rPr>
            <w:rFonts w:ascii="Times New Roman" w:hAnsi="Times New Roman" w:cs="Times New Roman"/>
            <w:color w:val="FF0000"/>
            <w:sz w:val="24"/>
            <w:szCs w:val="24"/>
            <w:lang w:val="en-US"/>
            <w:rPrChange w:id="106" w:author="SHAPHAN YONG CHIA" w:date="2023-09-15T18:11:00Z">
              <w:rPr>
                <w:rFonts w:ascii="Times New Roman" w:hAnsi="Times New Roman" w:cs="Times New Roman"/>
                <w:color w:val="000000" w:themeColor="text1"/>
                <w:sz w:val="24"/>
                <w:szCs w:val="24"/>
                <w:lang w:val="en-US"/>
              </w:rPr>
            </w:rPrChange>
          </w:rPr>
          <w:t>Linnaeus</w:t>
        </w:r>
      </w:ins>
      <w:del w:id="107" w:author="SHAPHAN YONG CHIA" w:date="2023-09-12T16:09:00Z">
        <w:r w:rsidR="001D41CD" w:rsidRPr="00C70602" w:rsidDel="00EE72ED">
          <w:rPr>
            <w:rFonts w:ascii="Times New Roman" w:hAnsi="Times New Roman" w:cs="Times New Roman"/>
            <w:i/>
            <w:iCs/>
            <w:color w:val="000000" w:themeColor="text1"/>
            <w:sz w:val="24"/>
            <w:szCs w:val="24"/>
            <w:lang w:val="en-US"/>
          </w:rPr>
          <w:delText xml:space="preserve"> </w:delText>
        </w:r>
        <w:r w:rsidR="001D41CD" w:rsidRPr="00C70602" w:rsidDel="00EE72ED">
          <w:rPr>
            <w:rFonts w:ascii="Times New Roman" w:hAnsi="Times New Roman" w:cs="Times New Roman"/>
            <w:noProof/>
            <w:color w:val="000000" w:themeColor="text1"/>
            <w:sz w:val="24"/>
            <w:szCs w:val="24"/>
            <w:lang w:val="en-US"/>
          </w:rPr>
          <w:delText>(Ahuja et al., 2010)</w:delText>
        </w:r>
      </w:del>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1CAC5E42"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ins w:id="108" w:author="SHAPHAN YONG CHIA" w:date="2023-09-14T11:17:00Z">
        <w:r w:rsidR="007D4BE3" w:rsidRPr="00FE41BC">
          <w:rPr>
            <w:rFonts w:ascii="Times New Roman" w:hAnsi="Times New Roman" w:cs="Times New Roman"/>
            <w:color w:val="FF0000"/>
            <w:sz w:val="24"/>
            <w:szCs w:val="24"/>
            <w:lang w:val="en-US"/>
            <w:rPrChange w:id="109" w:author="SHAPHAN YONG CHIA" w:date="2023-09-14T11:22:00Z">
              <w:rPr>
                <w:rFonts w:ascii="Times New Roman" w:hAnsi="Times New Roman" w:cs="Times New Roman"/>
                <w:color w:val="000000" w:themeColor="text1"/>
                <w:sz w:val="24"/>
                <w:szCs w:val="24"/>
                <w:lang w:val="en-US"/>
              </w:rPr>
            </w:rPrChange>
          </w:rPr>
          <w:t xml:space="preserve">They focused solely on a below-ground root-feeding </w:t>
        </w:r>
      </w:ins>
      <w:ins w:id="110" w:author="SHAPHAN YONG CHIA" w:date="2023-09-14T11:19:00Z">
        <w:r w:rsidR="00FE41BC" w:rsidRPr="00FE41BC">
          <w:rPr>
            <w:rFonts w:ascii="Times New Roman" w:hAnsi="Times New Roman" w:cs="Times New Roman"/>
            <w:color w:val="FF0000"/>
            <w:sz w:val="24"/>
            <w:szCs w:val="24"/>
            <w:lang w:val="en-US"/>
            <w:rPrChange w:id="111" w:author="SHAPHAN YONG CHIA" w:date="2023-09-14T11:22:00Z">
              <w:rPr>
                <w:rFonts w:ascii="Times New Roman" w:hAnsi="Times New Roman" w:cs="Times New Roman"/>
                <w:color w:val="000000" w:themeColor="text1"/>
                <w:sz w:val="24"/>
                <w:szCs w:val="24"/>
                <w:lang w:val="en-US"/>
              </w:rPr>
            </w:rPrChange>
          </w:rPr>
          <w:t>pest</w:t>
        </w:r>
      </w:ins>
      <w:ins w:id="112" w:author="SHAPHAN YONG CHIA" w:date="2023-09-14T11:17:00Z">
        <w:r w:rsidR="007D4BE3" w:rsidRPr="00FE41BC">
          <w:rPr>
            <w:rFonts w:ascii="Times New Roman" w:hAnsi="Times New Roman" w:cs="Times New Roman"/>
            <w:color w:val="FF0000"/>
            <w:sz w:val="24"/>
            <w:szCs w:val="24"/>
            <w:lang w:val="en-US"/>
            <w:rPrChange w:id="113" w:author="SHAPHAN YONG CHIA" w:date="2023-09-14T11:22:00Z">
              <w:rPr>
                <w:rFonts w:ascii="Times New Roman" w:hAnsi="Times New Roman" w:cs="Times New Roman"/>
                <w:color w:val="000000" w:themeColor="text1"/>
                <w:sz w:val="24"/>
                <w:szCs w:val="24"/>
                <w:lang w:val="en-US"/>
              </w:rPr>
            </w:rPrChange>
          </w:rPr>
          <w:t xml:space="preserve">, </w:t>
        </w:r>
        <w:r w:rsidR="007D4BE3" w:rsidRPr="00FE41BC">
          <w:rPr>
            <w:rFonts w:ascii="Times New Roman" w:hAnsi="Times New Roman" w:cs="Times New Roman"/>
            <w:i/>
            <w:iCs/>
            <w:color w:val="FF0000"/>
            <w:sz w:val="24"/>
            <w:szCs w:val="24"/>
            <w:lang w:val="en-US"/>
            <w:rPrChange w:id="114" w:author="SHAPHAN YONG CHIA" w:date="2023-09-14T11:22:00Z">
              <w:rPr>
                <w:rFonts w:ascii="Times New Roman" w:hAnsi="Times New Roman" w:cs="Times New Roman"/>
                <w:color w:val="000000" w:themeColor="text1"/>
                <w:sz w:val="24"/>
                <w:szCs w:val="24"/>
                <w:lang w:val="en-US"/>
              </w:rPr>
            </w:rPrChange>
          </w:rPr>
          <w:t>D. radicum</w:t>
        </w:r>
        <w:r w:rsidR="007D4BE3" w:rsidRPr="00FE41BC">
          <w:rPr>
            <w:rFonts w:ascii="Times New Roman" w:hAnsi="Times New Roman" w:cs="Times New Roman"/>
            <w:color w:val="FF0000"/>
            <w:sz w:val="24"/>
            <w:szCs w:val="24"/>
            <w:lang w:val="en-US"/>
            <w:rPrChange w:id="115" w:author="SHAPHAN YONG CHIA" w:date="2023-09-14T11:22:00Z">
              <w:rPr>
                <w:rFonts w:ascii="Times New Roman" w:hAnsi="Times New Roman" w:cs="Times New Roman"/>
                <w:color w:val="000000" w:themeColor="text1"/>
                <w:sz w:val="24"/>
                <w:szCs w:val="24"/>
                <w:lang w:val="en-US"/>
              </w:rPr>
            </w:rPrChange>
          </w:rPr>
          <w:t xml:space="preserve"> and did not </w:t>
        </w:r>
      </w:ins>
      <w:ins w:id="116" w:author="SHAPHAN YONG CHIA" w:date="2023-09-14T11:18:00Z">
        <w:r w:rsidR="007D4BE3" w:rsidRPr="00FE41BC">
          <w:rPr>
            <w:rFonts w:ascii="Times New Roman" w:hAnsi="Times New Roman" w:cs="Times New Roman"/>
            <w:color w:val="FF0000"/>
            <w:sz w:val="24"/>
            <w:szCs w:val="24"/>
            <w:lang w:val="en-US"/>
            <w:rPrChange w:id="117" w:author="SHAPHAN YONG CHIA" w:date="2023-09-14T11:22:00Z">
              <w:rPr>
                <w:rFonts w:ascii="Times New Roman" w:hAnsi="Times New Roman" w:cs="Times New Roman"/>
                <w:color w:val="000000" w:themeColor="text1"/>
                <w:sz w:val="24"/>
                <w:szCs w:val="24"/>
                <w:lang w:val="en-US"/>
              </w:rPr>
            </w:rPrChange>
          </w:rPr>
          <w:t xml:space="preserve">consider </w:t>
        </w:r>
      </w:ins>
      <w:ins w:id="118" w:author="SHAPHAN YONG CHIA" w:date="2023-09-14T11:17:00Z">
        <w:r w:rsidR="007D4BE3" w:rsidRPr="00FE41BC">
          <w:rPr>
            <w:rFonts w:ascii="Times New Roman" w:hAnsi="Times New Roman" w:cs="Times New Roman"/>
            <w:color w:val="FF0000"/>
            <w:sz w:val="24"/>
            <w:szCs w:val="24"/>
            <w:lang w:val="en-US"/>
            <w:rPrChange w:id="119" w:author="SHAPHAN YONG CHIA" w:date="2023-09-14T11:22:00Z">
              <w:rPr>
                <w:rFonts w:ascii="Times New Roman" w:hAnsi="Times New Roman" w:cs="Times New Roman"/>
                <w:color w:val="000000" w:themeColor="text1"/>
                <w:sz w:val="24"/>
                <w:szCs w:val="24"/>
                <w:lang w:val="en-US"/>
              </w:rPr>
            </w:rPrChange>
          </w:rPr>
          <w:t xml:space="preserve">shoot-feeding </w:t>
        </w:r>
      </w:ins>
      <w:ins w:id="120" w:author="SHAPHAN YONG CHIA" w:date="2023-09-14T11:18:00Z">
        <w:r w:rsidR="007D4BE3" w:rsidRPr="00FE41BC">
          <w:rPr>
            <w:rFonts w:ascii="Times New Roman" w:hAnsi="Times New Roman" w:cs="Times New Roman"/>
            <w:color w:val="FF0000"/>
            <w:sz w:val="24"/>
            <w:szCs w:val="24"/>
            <w:lang w:val="en-US"/>
            <w:rPrChange w:id="121" w:author="SHAPHAN YONG CHIA" w:date="2023-09-14T11:22:00Z">
              <w:rPr>
                <w:rFonts w:ascii="Times New Roman" w:hAnsi="Times New Roman" w:cs="Times New Roman"/>
                <w:color w:val="000000" w:themeColor="text1"/>
                <w:sz w:val="24"/>
                <w:szCs w:val="24"/>
                <w:lang w:val="en-US"/>
              </w:rPr>
            </w:rPrChange>
          </w:rPr>
          <w:t xml:space="preserve">insect </w:t>
        </w:r>
      </w:ins>
      <w:ins w:id="122" w:author="SHAPHAN YONG CHIA" w:date="2023-09-14T11:17:00Z">
        <w:r w:rsidR="007D4BE3" w:rsidRPr="00FE41BC">
          <w:rPr>
            <w:rFonts w:ascii="Times New Roman" w:hAnsi="Times New Roman" w:cs="Times New Roman"/>
            <w:color w:val="FF0000"/>
            <w:sz w:val="24"/>
            <w:szCs w:val="24"/>
            <w:lang w:val="en-US"/>
            <w:rPrChange w:id="123" w:author="SHAPHAN YONG CHIA" w:date="2023-09-14T11:22:00Z">
              <w:rPr>
                <w:rFonts w:ascii="Times New Roman" w:hAnsi="Times New Roman" w:cs="Times New Roman"/>
                <w:color w:val="000000" w:themeColor="text1"/>
                <w:sz w:val="24"/>
                <w:szCs w:val="24"/>
                <w:lang w:val="en-US"/>
              </w:rPr>
            </w:rPrChange>
          </w:rPr>
          <w:t xml:space="preserve">pests. </w:t>
        </w:r>
      </w:ins>
      <w:ins w:id="124" w:author="SHAPHAN YONG CHIA" w:date="2023-09-14T11:22:00Z">
        <w:r w:rsidR="00FE41BC" w:rsidRPr="00FE41BC">
          <w:rPr>
            <w:rFonts w:ascii="Times New Roman" w:hAnsi="Times New Roman" w:cs="Times New Roman"/>
            <w:color w:val="FF0000"/>
            <w:sz w:val="24"/>
            <w:szCs w:val="24"/>
            <w:lang w:val="en-US"/>
            <w:rPrChange w:id="125" w:author="SHAPHAN YONG CHIA" w:date="2023-09-14T11:22:00Z">
              <w:rPr>
                <w:rFonts w:ascii="Times New Roman" w:hAnsi="Times New Roman" w:cs="Times New Roman"/>
                <w:color w:val="000000" w:themeColor="text1"/>
                <w:sz w:val="24"/>
                <w:szCs w:val="24"/>
                <w:lang w:val="en-US"/>
              </w:rPr>
            </w:rPrChange>
          </w:rPr>
          <w:t>Additionally</w:t>
        </w:r>
      </w:ins>
      <w:ins w:id="126" w:author="SHAPHAN YONG CHIA" w:date="2023-09-14T11:17:00Z">
        <w:r w:rsidR="007D4BE3" w:rsidRPr="00FE41BC">
          <w:rPr>
            <w:rFonts w:ascii="Times New Roman" w:hAnsi="Times New Roman" w:cs="Times New Roman"/>
            <w:color w:val="FF0000"/>
            <w:sz w:val="24"/>
            <w:szCs w:val="24"/>
            <w:lang w:val="en-US"/>
            <w:rPrChange w:id="127" w:author="SHAPHAN YONG CHIA" w:date="2023-09-14T11:22:00Z">
              <w:rPr>
                <w:rFonts w:ascii="Times New Roman" w:hAnsi="Times New Roman" w:cs="Times New Roman"/>
                <w:color w:val="000000" w:themeColor="text1"/>
                <w:sz w:val="24"/>
                <w:szCs w:val="24"/>
                <w:lang w:val="en-US"/>
              </w:rPr>
            </w:rPrChange>
          </w:rPr>
          <w:t xml:space="preserve">, </w:t>
        </w:r>
        <w:proofErr w:type="spellStart"/>
        <w:r w:rsidR="007D4BE3" w:rsidRPr="00FE41BC">
          <w:rPr>
            <w:rFonts w:ascii="Times New Roman" w:hAnsi="Times New Roman" w:cs="Times New Roman"/>
            <w:color w:val="FF0000"/>
            <w:sz w:val="24"/>
            <w:szCs w:val="24"/>
            <w:lang w:val="en-US"/>
            <w:rPrChange w:id="128" w:author="SHAPHAN YONG CHIA" w:date="2023-09-14T11:22:00Z">
              <w:rPr>
                <w:rFonts w:ascii="Times New Roman" w:hAnsi="Times New Roman" w:cs="Times New Roman"/>
                <w:color w:val="000000" w:themeColor="text1"/>
                <w:sz w:val="24"/>
                <w:szCs w:val="24"/>
                <w:lang w:val="en-US"/>
              </w:rPr>
            </w:rPrChange>
          </w:rPr>
          <w:t>Wantulla</w:t>
        </w:r>
        <w:proofErr w:type="spellEnd"/>
        <w:r w:rsidR="007D4BE3" w:rsidRPr="00FE41BC">
          <w:rPr>
            <w:rFonts w:ascii="Times New Roman" w:hAnsi="Times New Roman" w:cs="Times New Roman"/>
            <w:color w:val="FF0000"/>
            <w:sz w:val="24"/>
            <w:szCs w:val="24"/>
            <w:lang w:val="en-US"/>
            <w:rPrChange w:id="129" w:author="SHAPHAN YONG CHIA" w:date="2023-09-14T11:22:00Z">
              <w:rPr>
                <w:rFonts w:ascii="Times New Roman" w:hAnsi="Times New Roman" w:cs="Times New Roman"/>
                <w:color w:val="000000" w:themeColor="text1"/>
                <w:sz w:val="24"/>
                <w:szCs w:val="24"/>
                <w:lang w:val="en-US"/>
              </w:rPr>
            </w:rPrChange>
          </w:rPr>
          <w:t xml:space="preserve"> et al. (2022) </w:t>
        </w:r>
      </w:ins>
      <w:ins w:id="130" w:author="SHAPHAN YONG CHIA" w:date="2023-09-14T11:18:00Z">
        <w:r w:rsidR="00FE41BC" w:rsidRPr="00FE41BC">
          <w:rPr>
            <w:rFonts w:ascii="Times New Roman" w:hAnsi="Times New Roman" w:cs="Times New Roman"/>
            <w:color w:val="FF0000"/>
            <w:sz w:val="24"/>
            <w:szCs w:val="24"/>
            <w:lang w:val="en-US"/>
            <w:rPrChange w:id="131" w:author="SHAPHAN YONG CHIA" w:date="2023-09-14T11:22:00Z">
              <w:rPr>
                <w:rFonts w:ascii="Times New Roman" w:hAnsi="Times New Roman" w:cs="Times New Roman"/>
                <w:color w:val="000000" w:themeColor="text1"/>
                <w:sz w:val="24"/>
                <w:szCs w:val="24"/>
                <w:lang w:val="en-US"/>
              </w:rPr>
            </w:rPrChange>
          </w:rPr>
          <w:t>did not</w:t>
        </w:r>
      </w:ins>
      <w:ins w:id="132" w:author="SHAPHAN YONG CHIA" w:date="2023-09-14T11:19:00Z">
        <w:r w:rsidR="00FE41BC" w:rsidRPr="00FE41BC">
          <w:rPr>
            <w:rFonts w:ascii="Times New Roman" w:hAnsi="Times New Roman" w:cs="Times New Roman"/>
            <w:color w:val="FF0000"/>
            <w:sz w:val="24"/>
            <w:szCs w:val="24"/>
            <w:lang w:val="en-US"/>
            <w:rPrChange w:id="133" w:author="SHAPHAN YONG CHIA" w:date="2023-09-14T11:22:00Z">
              <w:rPr>
                <w:rFonts w:ascii="Times New Roman" w:hAnsi="Times New Roman" w:cs="Times New Roman"/>
                <w:color w:val="000000" w:themeColor="text1"/>
                <w:sz w:val="24"/>
                <w:szCs w:val="24"/>
                <w:lang w:val="en-US"/>
              </w:rPr>
            </w:rPrChange>
          </w:rPr>
          <w:t xml:space="preserve"> investigate</w:t>
        </w:r>
      </w:ins>
      <w:ins w:id="134" w:author="SHAPHAN YONG CHIA" w:date="2023-09-14T11:17:00Z">
        <w:r w:rsidR="007D4BE3" w:rsidRPr="00FE41BC">
          <w:rPr>
            <w:rFonts w:ascii="Times New Roman" w:hAnsi="Times New Roman" w:cs="Times New Roman"/>
            <w:color w:val="FF0000"/>
            <w:sz w:val="24"/>
            <w:szCs w:val="24"/>
            <w:lang w:val="en-US"/>
            <w:rPrChange w:id="135" w:author="SHAPHAN YONG CHIA" w:date="2023-09-14T11:22:00Z">
              <w:rPr>
                <w:rFonts w:ascii="Times New Roman" w:hAnsi="Times New Roman" w:cs="Times New Roman"/>
                <w:color w:val="000000" w:themeColor="text1"/>
                <w:sz w:val="24"/>
                <w:szCs w:val="24"/>
                <w:lang w:val="en-US"/>
              </w:rPr>
            </w:rPrChange>
          </w:rPr>
          <w:t xml:space="preserve"> the effects of preprocessing insect residual streams. </w:t>
        </w:r>
      </w:ins>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w:t>
      </w:r>
      <w:r w:rsidR="002261CE" w:rsidRPr="00C70602">
        <w:rPr>
          <w:rFonts w:ascii="Times New Roman" w:hAnsi="Times New Roman" w:cs="Times New Roman"/>
          <w:color w:val="000000" w:themeColor="text1"/>
          <w:sz w:val="24"/>
          <w:szCs w:val="24"/>
          <w:lang w:val="en-US"/>
        </w:rPr>
        <w:lastRenderedPageBreak/>
        <w:t xml:space="preserve">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xploring the effects of insect frass on plant resistance to herbivores</w:t>
      </w:r>
      <w:del w:id="136" w:author="SHAPHAN YONG CHIA" w:date="2023-09-14T16:40:00Z">
        <w:r w:rsidR="00A901B5" w:rsidRPr="00C70602" w:rsidDel="001822B6">
          <w:rPr>
            <w:rFonts w:ascii="Times New Roman" w:hAnsi="Times New Roman" w:cs="Times New Roman"/>
            <w:sz w:val="24"/>
            <w:szCs w:val="24"/>
          </w:rPr>
          <w:delText>,</w:delText>
        </w:r>
      </w:del>
      <w:r w:rsidR="00A901B5" w:rsidRPr="00C70602">
        <w:rPr>
          <w:rFonts w:ascii="Times New Roman" w:hAnsi="Times New Roman" w:cs="Times New Roman"/>
          <w:sz w:val="24"/>
          <w:szCs w:val="24"/>
        </w:rPr>
        <w:t xml:space="preserve">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29"/>
    <w:bookmarkEnd w:id="30"/>
    <w:bookmarkEnd w:id="7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07B14E12" w:rsidR="009D65E1" w:rsidRPr="00C70602" w:rsidRDefault="00693435" w:rsidP="00800E69">
      <w:pPr>
        <w:spacing w:after="0" w:line="480" w:lineRule="auto"/>
        <w:jc w:val="both"/>
        <w:rPr>
          <w:rFonts w:ascii="Times New Roman" w:hAnsi="Times New Roman" w:cs="Times New Roman"/>
          <w:sz w:val="24"/>
          <w:szCs w:val="24"/>
        </w:rPr>
      </w:pPr>
      <w:bookmarkStart w:id="13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del w:id="138" w:author="SHAPHAN YONG CHIA" w:date="2023-09-12T16:14:00Z">
        <w:r w:rsidR="00DC0C5D" w:rsidRPr="00C70602" w:rsidDel="00EE72ED">
          <w:rPr>
            <w:rFonts w:ascii="Times New Roman" w:hAnsi="Times New Roman" w:cs="Times New Roman"/>
            <w:sz w:val="24"/>
            <w:szCs w:val="24"/>
          </w:rPr>
          <w:delText>f</w:delText>
        </w:r>
        <w:r w:rsidR="009277D1" w:rsidRPr="00C70602" w:rsidDel="00EE72ED">
          <w:rPr>
            <w:rFonts w:ascii="Times New Roman" w:hAnsi="Times New Roman" w:cs="Times New Roman"/>
            <w:sz w:val="24"/>
            <w:szCs w:val="24"/>
          </w:rPr>
          <w:delText>ield mustard</w:delText>
        </w:r>
        <w:r w:rsidR="001B67B8" w:rsidDel="00EE72ED">
          <w:rPr>
            <w:rFonts w:ascii="Times New Roman" w:hAnsi="Times New Roman" w:cs="Times New Roman"/>
            <w:sz w:val="24"/>
            <w:szCs w:val="24"/>
          </w:rPr>
          <w:delText>,</w:delText>
        </w:r>
        <w:r w:rsidR="009277D1" w:rsidRPr="00C70602" w:rsidDel="00EE72ED">
          <w:rPr>
            <w:rFonts w:ascii="Times New Roman" w:hAnsi="Times New Roman" w:cs="Times New Roman"/>
            <w:sz w:val="24"/>
            <w:szCs w:val="24"/>
          </w:rPr>
          <w:delText xml:space="preserve"> </w:delText>
        </w:r>
      </w:del>
      <w:r w:rsidR="008E6313" w:rsidRPr="00C70602">
        <w:rPr>
          <w:rFonts w:ascii="Times New Roman" w:hAnsi="Times New Roman" w:cs="Times New Roman"/>
          <w:i/>
          <w:iCs/>
          <w:sz w:val="24"/>
          <w:szCs w:val="24"/>
        </w:rPr>
        <w:t>B</w:t>
      </w:r>
      <w:ins w:id="139" w:author="SHAPHAN YONG CHIA" w:date="2023-09-12T16:14:00Z">
        <w:r w:rsidR="00EE72ED">
          <w:rPr>
            <w:rFonts w:ascii="Times New Roman" w:hAnsi="Times New Roman" w:cs="Times New Roman"/>
            <w:i/>
            <w:iCs/>
            <w:sz w:val="24"/>
            <w:szCs w:val="24"/>
          </w:rPr>
          <w:t>.</w:t>
        </w:r>
      </w:ins>
      <w:del w:id="140" w:author="SHAPHAN YONG CHIA" w:date="2023-09-12T16:14:00Z">
        <w:r w:rsidR="008E6313" w:rsidRPr="00C70602" w:rsidDel="00EE72ED">
          <w:rPr>
            <w:rFonts w:ascii="Times New Roman" w:hAnsi="Times New Roman" w:cs="Times New Roman"/>
            <w:i/>
            <w:iCs/>
            <w:sz w:val="24"/>
            <w:szCs w:val="24"/>
          </w:rPr>
          <w:delText>rassica</w:delText>
        </w:r>
      </w:del>
      <w:r w:rsidR="009277D1" w:rsidRPr="00C70602">
        <w:rPr>
          <w:rFonts w:ascii="Times New Roman" w:hAnsi="Times New Roman" w:cs="Times New Roman"/>
          <w:i/>
          <w:iCs/>
          <w:sz w:val="24"/>
          <w:szCs w:val="24"/>
        </w:rPr>
        <w:t xml:space="preserve"> rapa</w:t>
      </w:r>
      <w:del w:id="141" w:author="SHAPHAN YONG CHIA" w:date="2023-09-12T16:15:00Z">
        <w:r w:rsidR="001C3FB9" w:rsidRPr="00C70602" w:rsidDel="00EE72ED">
          <w:rPr>
            <w:rFonts w:ascii="Times New Roman" w:hAnsi="Times New Roman" w:cs="Times New Roman"/>
            <w:i/>
            <w:iCs/>
            <w:sz w:val="24"/>
            <w:szCs w:val="24"/>
          </w:rPr>
          <w:delText xml:space="preserve"> </w:delText>
        </w:r>
      </w:del>
      <w:del w:id="142" w:author="SHAPHAN YONG CHIA" w:date="2023-09-12T16:14:00Z">
        <w:r w:rsidR="001C3FB9" w:rsidRPr="00C70602" w:rsidDel="00EE72ED">
          <w:rPr>
            <w:rFonts w:ascii="Times New Roman" w:hAnsi="Times New Roman" w:cs="Times New Roman"/>
            <w:sz w:val="24"/>
            <w:szCs w:val="24"/>
          </w:rPr>
          <w:delText>L</w:delText>
        </w:r>
      </w:del>
      <w:del w:id="143" w:author="SHAPHAN YONG CHIA" w:date="2023-09-12T16:15:00Z">
        <w:r w:rsidR="007334CC" w:rsidRPr="00C70602" w:rsidDel="00EE72ED">
          <w:rPr>
            <w:rFonts w:ascii="Times New Roman" w:hAnsi="Times New Roman" w:cs="Times New Roman"/>
            <w:sz w:val="24"/>
            <w:szCs w:val="24"/>
          </w:rPr>
          <w:delText>.</w:delText>
        </w:r>
        <w:r w:rsidR="00370D3E" w:rsidRPr="00C70602" w:rsidDel="00EE72ED">
          <w:rPr>
            <w:rFonts w:ascii="Times New Roman" w:hAnsi="Times New Roman" w:cs="Times New Roman"/>
            <w:sz w:val="24"/>
            <w:szCs w:val="24"/>
          </w:rPr>
          <w:delText xml:space="preserve"> </w:delText>
        </w:r>
        <w:r w:rsidR="001B67B8" w:rsidRPr="001B67B8" w:rsidDel="00EE72ED">
          <w:rPr>
            <w:rFonts w:ascii="Times New Roman" w:hAnsi="Times New Roman" w:cs="Times New Roman"/>
            <w:sz w:val="24"/>
            <w:szCs w:val="24"/>
          </w:rPr>
          <w:delText>(Brassicales: Brassicaceae)</w:delText>
        </w:r>
      </w:del>
      <w:r w:rsidR="001B67B8" w:rsidRPr="001B67B8">
        <w:rPr>
          <w:rFonts w:ascii="Times New Roman" w:hAnsi="Times New Roman" w:cs="Times New Roman"/>
          <w:sz w:val="24"/>
          <w:szCs w:val="24"/>
        </w:rPr>
        <w:t xml:space="preserv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13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ins w:id="144" w:author="SHAPHAN YONG CHIA" w:date="2023-09-14T10:37:00Z">
        <w:r w:rsidR="003804BD" w:rsidRPr="003804BD">
          <w:rPr>
            <w:rFonts w:ascii="Times New Roman" w:hAnsi="Times New Roman" w:cs="Times New Roman"/>
            <w:color w:val="000000" w:themeColor="text1"/>
            <w:sz w:val="24"/>
            <w:szCs w:val="24"/>
            <w:lang w:val="en-US"/>
          </w:rPr>
          <w:t>Linnaeus</w:t>
        </w:r>
      </w:ins>
      <w:del w:id="145" w:author="SHAPHAN YONG CHIA" w:date="2023-09-14T10:37:00Z">
        <w:r w:rsidR="007B755D" w:rsidRPr="00C70602" w:rsidDel="003804BD">
          <w:rPr>
            <w:rFonts w:ascii="Times New Roman" w:hAnsi="Times New Roman" w:cs="Times New Roman"/>
            <w:sz w:val="24"/>
            <w:szCs w:val="24"/>
          </w:rPr>
          <w:delText>L.</w:delText>
        </w:r>
      </w:del>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w:t>
      </w:r>
      <w:r w:rsidR="00E93544" w:rsidRPr="00C70602">
        <w:rPr>
          <w:rFonts w:ascii="Times New Roman" w:hAnsi="Times New Roman" w:cs="Times New Roman"/>
          <w:sz w:val="24"/>
          <w:szCs w:val="24"/>
        </w:rPr>
        <w:lastRenderedPageBreak/>
        <w:t>recently been grown at the location selected for soil collection.</w:t>
      </w:r>
      <w:ins w:id="146" w:author="SHAPHAN YONG CHIA" w:date="2023-09-15T13:12:00Z">
        <w:r w:rsidR="00A10B18">
          <w:rPr>
            <w:rFonts w:ascii="Times New Roman" w:hAnsi="Times New Roman" w:cs="Times New Roman"/>
            <w:sz w:val="24"/>
            <w:szCs w:val="24"/>
          </w:rPr>
          <w:t xml:space="preserve"> </w:t>
        </w:r>
      </w:ins>
      <w:ins w:id="147" w:author="SHAPHAN YONG CHIA" w:date="2023-09-15T13:26:00Z">
        <w:r w:rsidR="00095423">
          <w:rPr>
            <w:rFonts w:ascii="Times New Roman" w:hAnsi="Times New Roman" w:cs="Times New Roman"/>
            <w:sz w:val="24"/>
            <w:szCs w:val="24"/>
          </w:rPr>
          <w:t>T</w:t>
        </w:r>
      </w:ins>
      <w:ins w:id="148" w:author="SHAPHAN YONG CHIA" w:date="2023-09-15T13:12:00Z">
        <w:r w:rsidR="00A10B18">
          <w:rPr>
            <w:rFonts w:ascii="Times New Roman" w:hAnsi="Times New Roman" w:cs="Times New Roman"/>
            <w:sz w:val="24"/>
            <w:szCs w:val="24"/>
          </w:rPr>
          <w:t>he physicochemical properties of the soil</w:t>
        </w:r>
      </w:ins>
      <w:ins w:id="149" w:author="SHAPHAN YONG CHIA" w:date="2023-09-15T13:28:00Z">
        <w:r w:rsidR="00095423">
          <w:rPr>
            <w:rFonts w:ascii="Times New Roman" w:hAnsi="Times New Roman" w:cs="Times New Roman"/>
            <w:sz w:val="24"/>
            <w:szCs w:val="24"/>
          </w:rPr>
          <w:t>,</w:t>
        </w:r>
      </w:ins>
      <w:ins w:id="150" w:author="SHAPHAN YONG CHIA" w:date="2023-09-15T13:26:00Z">
        <w:r w:rsidR="00095423">
          <w:rPr>
            <w:rFonts w:ascii="Times New Roman" w:hAnsi="Times New Roman" w:cs="Times New Roman"/>
            <w:sz w:val="24"/>
            <w:szCs w:val="24"/>
          </w:rPr>
          <w:t xml:space="preserve"> </w:t>
        </w:r>
      </w:ins>
      <w:ins w:id="151" w:author="SHAPHAN YONG CHIA" w:date="2023-09-15T13:28:00Z">
        <w:r w:rsidR="00095423" w:rsidRPr="00095423">
          <w:rPr>
            <w:rFonts w:ascii="Times New Roman" w:hAnsi="Times New Roman" w:cs="Times New Roman"/>
            <w:sz w:val="24"/>
            <w:szCs w:val="24"/>
          </w:rPr>
          <w:t xml:space="preserve">including sand, silt, clay, organic matter, </w:t>
        </w:r>
        <w:r w:rsidR="00095423">
          <w:rPr>
            <w:rFonts w:ascii="Times New Roman" w:hAnsi="Times New Roman" w:cs="Times New Roman"/>
            <w:sz w:val="24"/>
            <w:szCs w:val="24"/>
          </w:rPr>
          <w:t xml:space="preserve">and </w:t>
        </w:r>
        <w:r w:rsidR="00095423" w:rsidRPr="00095423">
          <w:rPr>
            <w:rFonts w:ascii="Times New Roman" w:hAnsi="Times New Roman" w:cs="Times New Roman"/>
            <w:sz w:val="24"/>
            <w:szCs w:val="24"/>
          </w:rPr>
          <w:t>nitrogen delivery capacity</w:t>
        </w:r>
      </w:ins>
      <w:ins w:id="152" w:author="SHAPHAN YONG CHIA" w:date="2023-09-15T13:29:00Z">
        <w:r w:rsidR="00095423">
          <w:rPr>
            <w:rFonts w:ascii="Times New Roman" w:hAnsi="Times New Roman" w:cs="Times New Roman"/>
            <w:sz w:val="24"/>
            <w:szCs w:val="24"/>
          </w:rPr>
          <w:t>,</w:t>
        </w:r>
      </w:ins>
      <w:ins w:id="153" w:author="SHAPHAN YONG CHIA" w:date="2023-09-15T13:28:00Z">
        <w:r w:rsidR="00095423" w:rsidRPr="00095423">
          <w:rPr>
            <w:rFonts w:ascii="Times New Roman" w:hAnsi="Times New Roman" w:cs="Times New Roman"/>
            <w:sz w:val="24"/>
            <w:szCs w:val="24"/>
          </w:rPr>
          <w:t xml:space="preserve"> </w:t>
        </w:r>
      </w:ins>
      <w:ins w:id="154" w:author="SHAPHAN YONG CHIA" w:date="2023-09-15T13:27:00Z">
        <w:r w:rsidR="00095423">
          <w:rPr>
            <w:rFonts w:ascii="Times New Roman" w:hAnsi="Times New Roman" w:cs="Times New Roman"/>
            <w:sz w:val="24"/>
            <w:szCs w:val="24"/>
          </w:rPr>
          <w:t xml:space="preserve">have been reported in a previous study by </w:t>
        </w:r>
        <w:proofErr w:type="spellStart"/>
        <w:r w:rsidR="00095423">
          <w:rPr>
            <w:rFonts w:ascii="Times New Roman" w:hAnsi="Times New Roman" w:cs="Times New Roman"/>
            <w:sz w:val="24"/>
            <w:szCs w:val="24"/>
          </w:rPr>
          <w:t>Wantulla</w:t>
        </w:r>
        <w:proofErr w:type="spellEnd"/>
        <w:r w:rsidR="00095423">
          <w:rPr>
            <w:rFonts w:ascii="Times New Roman" w:hAnsi="Times New Roman" w:cs="Times New Roman"/>
            <w:sz w:val="24"/>
            <w:szCs w:val="24"/>
          </w:rPr>
          <w:t xml:space="preserve"> et al. (2022).</w:t>
        </w:r>
      </w:ins>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3BBA4554"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del w:id="155" w:author="SHAPHAN YONG CHIA" w:date="2023-09-12T16:20:00Z">
        <w:r w:rsidR="00960122" w:rsidRPr="00C70602" w:rsidDel="00E04561">
          <w:rPr>
            <w:rFonts w:ascii="Times New Roman" w:hAnsi="Times New Roman" w:cs="Times New Roman"/>
            <w:sz w:val="24"/>
            <w:szCs w:val="24"/>
            <w:lang w:val="en-US"/>
          </w:rPr>
          <w:delText xml:space="preserve">black soldier fly </w:delText>
        </w:r>
      </w:del>
      <w:del w:id="156" w:author="SHAPHAN YONG CHIA" w:date="2023-09-12T16:23:00Z">
        <w:r w:rsidR="00960122" w:rsidRPr="00C70602" w:rsidDel="00E04561">
          <w:rPr>
            <w:rFonts w:ascii="Times New Roman" w:hAnsi="Times New Roman" w:cs="Times New Roman"/>
            <w:sz w:val="24"/>
            <w:szCs w:val="24"/>
            <w:lang w:val="en-US"/>
          </w:rPr>
          <w:delText xml:space="preserve">larvae </w:delText>
        </w:r>
      </w:del>
      <w:r w:rsidR="00960122" w:rsidRPr="00C70602">
        <w:rPr>
          <w:rFonts w:ascii="Times New Roman" w:hAnsi="Times New Roman" w:cs="Times New Roman"/>
          <w:i/>
          <w:iCs/>
          <w:sz w:val="24"/>
          <w:szCs w:val="24"/>
        </w:rPr>
        <w:t>H</w:t>
      </w:r>
      <w:ins w:id="157" w:author="SHAPHAN YONG CHIA" w:date="2023-09-12T16:21:00Z">
        <w:r w:rsidR="00E04561">
          <w:rPr>
            <w:rFonts w:ascii="Times New Roman" w:hAnsi="Times New Roman" w:cs="Times New Roman"/>
            <w:i/>
            <w:iCs/>
            <w:sz w:val="24"/>
            <w:szCs w:val="24"/>
          </w:rPr>
          <w:t>.</w:t>
        </w:r>
      </w:ins>
      <w:del w:id="158" w:author="SHAPHAN YONG CHIA" w:date="2023-09-12T16:20:00Z">
        <w:r w:rsidR="00960122" w:rsidRPr="00C70602" w:rsidDel="00E04561">
          <w:rPr>
            <w:rFonts w:ascii="Times New Roman" w:hAnsi="Times New Roman" w:cs="Times New Roman"/>
            <w:i/>
            <w:iCs/>
            <w:sz w:val="24"/>
            <w:szCs w:val="24"/>
          </w:rPr>
          <w:delText>ermetia</w:delText>
        </w:r>
      </w:del>
      <w:r w:rsidR="00960122" w:rsidRPr="00C70602">
        <w:rPr>
          <w:rFonts w:ascii="Times New Roman" w:hAnsi="Times New Roman" w:cs="Times New Roman"/>
          <w:i/>
          <w:iCs/>
          <w:sz w:val="24"/>
          <w:szCs w:val="24"/>
        </w:rPr>
        <w:t xml:space="preserve"> illucens</w:t>
      </w:r>
      <w:del w:id="159" w:author="SHAPHAN YONG CHIA" w:date="2023-09-12T16:21:00Z">
        <w:r w:rsidR="00960122" w:rsidRPr="00C70602" w:rsidDel="00E04561">
          <w:rPr>
            <w:rFonts w:ascii="Times New Roman" w:hAnsi="Times New Roman" w:cs="Times New Roman"/>
            <w:sz w:val="24"/>
            <w:szCs w:val="24"/>
          </w:rPr>
          <w:delText xml:space="preserve"> L. (Diptera: Stratiomyidae) </w:delText>
        </w:r>
      </w:del>
      <w:ins w:id="160" w:author="SHAPHAN YONG CHIA" w:date="2023-09-12T16:24:00Z">
        <w:r w:rsidR="00E04561">
          <w:rPr>
            <w:rFonts w:ascii="Times New Roman" w:hAnsi="Times New Roman" w:cs="Times New Roman"/>
            <w:sz w:val="24"/>
            <w:szCs w:val="24"/>
          </w:rPr>
          <w:t xml:space="preserve"> </w:t>
        </w:r>
      </w:ins>
      <w:r w:rsidR="00960122" w:rsidRPr="00C70602">
        <w:rPr>
          <w:rFonts w:ascii="Times New Roman" w:hAnsi="Times New Roman" w:cs="Times New Roman"/>
          <w:sz w:val="24"/>
          <w:szCs w:val="24"/>
        </w:rPr>
        <w:t xml:space="preserve">provided by Bestico, Berkel en Rodenrijs, the Netherlands and </w:t>
      </w:r>
      <w:r w:rsidR="00E316A4" w:rsidRPr="00C70602">
        <w:rPr>
          <w:rFonts w:ascii="Times New Roman" w:hAnsi="Times New Roman" w:cs="Times New Roman"/>
          <w:sz w:val="24"/>
          <w:szCs w:val="24"/>
        </w:rPr>
        <w:t xml:space="preserve">(2) </w:t>
      </w:r>
      <w:del w:id="161" w:author="SHAPHAN YONG CHIA" w:date="2023-09-12T16:22:00Z">
        <w:r w:rsidR="00960122" w:rsidRPr="00C70602" w:rsidDel="00E04561">
          <w:rPr>
            <w:rFonts w:ascii="Times New Roman" w:hAnsi="Times New Roman" w:cs="Times New Roman"/>
            <w:sz w:val="24"/>
            <w:szCs w:val="24"/>
          </w:rPr>
          <w:delText>yellow mealworm</w:delText>
        </w:r>
        <w:r w:rsidR="003E0AB7" w:rsidRPr="00C70602" w:rsidDel="00E04561">
          <w:rPr>
            <w:rFonts w:ascii="Times New Roman" w:hAnsi="Times New Roman" w:cs="Times New Roman"/>
            <w:sz w:val="24"/>
            <w:szCs w:val="24"/>
          </w:rPr>
          <w:delText xml:space="preserve"> </w:delText>
        </w:r>
      </w:del>
      <w:del w:id="162" w:author="SHAPHAN YONG CHIA" w:date="2023-09-12T16:23:00Z">
        <w:r w:rsidR="003E0AB7" w:rsidRPr="00C70602" w:rsidDel="00E04561">
          <w:rPr>
            <w:rFonts w:ascii="Times New Roman" w:hAnsi="Times New Roman" w:cs="Times New Roman"/>
            <w:sz w:val="24"/>
            <w:szCs w:val="24"/>
          </w:rPr>
          <w:delText>larvae</w:delText>
        </w:r>
      </w:del>
      <w:del w:id="163" w:author="SHAPHAN YONG CHIA" w:date="2023-09-12T16:22:00Z">
        <w:r w:rsidR="00E316A4" w:rsidRPr="00C70602" w:rsidDel="00E04561">
          <w:rPr>
            <w:rFonts w:ascii="Times New Roman" w:hAnsi="Times New Roman" w:cs="Times New Roman"/>
            <w:sz w:val="24"/>
            <w:szCs w:val="24"/>
          </w:rPr>
          <w:delText>,</w:delText>
        </w:r>
        <w:r w:rsidR="00960122" w:rsidRPr="00C70602" w:rsidDel="00E04561">
          <w:rPr>
            <w:rFonts w:ascii="Times New Roman" w:hAnsi="Times New Roman" w:cs="Times New Roman"/>
            <w:sz w:val="24"/>
            <w:szCs w:val="24"/>
          </w:rPr>
          <w:delText xml:space="preserve"> </w:delText>
        </w:r>
      </w:del>
      <w:r w:rsidR="00960122" w:rsidRPr="00C70602">
        <w:rPr>
          <w:rFonts w:ascii="Times New Roman" w:hAnsi="Times New Roman" w:cs="Times New Roman"/>
          <w:i/>
          <w:iCs/>
          <w:sz w:val="24"/>
          <w:szCs w:val="24"/>
        </w:rPr>
        <w:t>T</w:t>
      </w:r>
      <w:ins w:id="164" w:author="SHAPHAN YONG CHIA" w:date="2023-09-12T16:22:00Z">
        <w:r w:rsidR="00E04561">
          <w:rPr>
            <w:rFonts w:ascii="Times New Roman" w:hAnsi="Times New Roman" w:cs="Times New Roman"/>
            <w:i/>
            <w:iCs/>
            <w:sz w:val="24"/>
            <w:szCs w:val="24"/>
          </w:rPr>
          <w:t>.</w:t>
        </w:r>
      </w:ins>
      <w:del w:id="165" w:author="SHAPHAN YONG CHIA" w:date="2023-09-12T16:22:00Z">
        <w:r w:rsidR="00960122" w:rsidRPr="00C70602" w:rsidDel="00E04561">
          <w:rPr>
            <w:rFonts w:ascii="Times New Roman" w:hAnsi="Times New Roman" w:cs="Times New Roman"/>
            <w:i/>
            <w:iCs/>
            <w:sz w:val="24"/>
            <w:szCs w:val="24"/>
          </w:rPr>
          <w:delText>enebrio</w:delText>
        </w:r>
      </w:del>
      <w:r w:rsidR="00960122" w:rsidRPr="00C70602">
        <w:rPr>
          <w:rFonts w:ascii="Times New Roman" w:hAnsi="Times New Roman" w:cs="Times New Roman"/>
          <w:i/>
          <w:iCs/>
          <w:sz w:val="24"/>
          <w:szCs w:val="24"/>
        </w:rPr>
        <w:t xml:space="preserve"> molito</w:t>
      </w:r>
      <w:r w:rsidR="00DC0C5D" w:rsidRPr="00C70602">
        <w:rPr>
          <w:rFonts w:ascii="Times New Roman" w:hAnsi="Times New Roman" w:cs="Times New Roman"/>
          <w:i/>
          <w:iCs/>
          <w:sz w:val="24"/>
          <w:szCs w:val="24"/>
        </w:rPr>
        <w:t>r</w:t>
      </w:r>
      <w:del w:id="166" w:author="SHAPHAN YONG CHIA" w:date="2023-09-12T16:22:00Z">
        <w:r w:rsidR="00960122" w:rsidRPr="00C70602" w:rsidDel="00E04561">
          <w:rPr>
            <w:rFonts w:ascii="Times New Roman" w:hAnsi="Times New Roman" w:cs="Times New Roman"/>
            <w:sz w:val="24"/>
            <w:szCs w:val="24"/>
          </w:rPr>
          <w:delText xml:space="preserve"> L. (Coleoptera: Tenebrionidae)</w:delText>
        </w:r>
      </w:del>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43C8C3C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w:t>
      </w:r>
      <w:ins w:id="167" w:author="SHAPHAN YONG CHIA" w:date="2023-09-12T16:27:00Z">
        <w:r w:rsidR="00E04561">
          <w:rPr>
            <w:rFonts w:ascii="Times New Roman" w:hAnsi="Times New Roman" w:cs="Times New Roman"/>
            <w:i/>
            <w:iCs/>
            <w:sz w:val="24"/>
            <w:szCs w:val="24"/>
          </w:rPr>
          <w:t>.</w:t>
        </w:r>
      </w:ins>
      <w:del w:id="168"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p>
    <w:p w14:paraId="7055942D" w14:textId="69112CD3"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ins w:id="169" w:author="SHAPHAN YONG CHIA" w:date="2023-09-12T16:27:00Z">
        <w:r w:rsidR="00E04561">
          <w:rPr>
            <w:rFonts w:ascii="Times New Roman" w:hAnsi="Times New Roman" w:cs="Times New Roman"/>
            <w:i/>
            <w:iCs/>
            <w:sz w:val="24"/>
            <w:szCs w:val="24"/>
          </w:rPr>
          <w:t>.</w:t>
        </w:r>
      </w:ins>
      <w:del w:id="170"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w:t>
      </w:r>
      <w:del w:id="171" w:author="SHAPHAN YONG CHIA" w:date="2023-09-12T16:27:00Z">
        <w:r w:rsidRPr="00C70602" w:rsidDel="00E04561">
          <w:rPr>
            <w:rFonts w:ascii="Times New Roman" w:hAnsi="Times New Roman" w:cs="Times New Roman"/>
            <w:sz w:val="24"/>
            <w:szCs w:val="24"/>
          </w:rPr>
          <w:delText xml:space="preserve">L. (Diptera: Anthomyiidae) </w:delText>
        </w:r>
      </w:del>
      <w:r w:rsidRPr="00C70602">
        <w:rPr>
          <w:rFonts w:ascii="Times New Roman" w:hAnsi="Times New Roman" w:cs="Times New Roman"/>
          <w:sz w:val="24"/>
          <w:szCs w:val="24"/>
        </w:rPr>
        <w:t xml:space="preserve">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172" w:name="_Hlk118811876"/>
      <w:r w:rsidRPr="00C70602">
        <w:rPr>
          <w:rFonts w:ascii="Times New Roman" w:hAnsi="Times New Roman" w:cs="Times New Roman"/>
          <w:sz w:val="24"/>
          <w:szCs w:val="24"/>
        </w:rPr>
        <w:t>a climate cabinet (22 ± 1 °C, 50-70 % RH)</w:t>
      </w:r>
      <w:bookmarkEnd w:id="172"/>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08D2FA6"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w:t>
      </w:r>
      <w:ins w:id="173" w:author="SHAPHAN YONG CHIA" w:date="2023-09-12T16:29:00Z">
        <w:r w:rsidR="00E04561">
          <w:rPr>
            <w:rFonts w:ascii="Times New Roman" w:hAnsi="Times New Roman" w:cs="Times New Roman"/>
            <w:i/>
            <w:iCs/>
            <w:sz w:val="24"/>
            <w:szCs w:val="24"/>
          </w:rPr>
          <w:t>.</w:t>
        </w:r>
      </w:ins>
      <w:del w:id="174"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p>
    <w:p w14:paraId="580266C4" w14:textId="5ACB0C51"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w:t>
      </w:r>
      <w:ins w:id="175" w:author="SHAPHAN YONG CHIA" w:date="2023-09-12T16:29:00Z">
        <w:r w:rsidR="00E04561">
          <w:rPr>
            <w:rFonts w:ascii="Times New Roman" w:hAnsi="Times New Roman" w:cs="Times New Roman"/>
            <w:i/>
            <w:iCs/>
            <w:sz w:val="24"/>
            <w:szCs w:val="24"/>
          </w:rPr>
          <w:t>.</w:t>
        </w:r>
      </w:ins>
      <w:del w:id="176"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del w:id="177" w:author="SHAPHAN YONG CHIA" w:date="2023-09-12T16:29:00Z">
        <w:r w:rsidRPr="00C70602" w:rsidDel="00E04561">
          <w:rPr>
            <w:rFonts w:ascii="Times New Roman" w:hAnsi="Times New Roman" w:cs="Times New Roman"/>
            <w:sz w:val="24"/>
            <w:szCs w:val="24"/>
          </w:rPr>
          <w:delText xml:space="preserve"> L. (Lepidoptera: </w:delText>
        </w:r>
        <w:r w:rsidR="007B755D" w:rsidRPr="00C70602" w:rsidDel="00E04561">
          <w:rPr>
            <w:rFonts w:ascii="Times New Roman" w:hAnsi="Times New Roman" w:cs="Times New Roman"/>
            <w:sz w:val="24"/>
            <w:szCs w:val="24"/>
          </w:rPr>
          <w:delText>Plutellidae</w:delText>
        </w:r>
        <w:r w:rsidRPr="00C70602" w:rsidDel="00E04561">
          <w:rPr>
            <w:rFonts w:ascii="Times New Roman" w:hAnsi="Times New Roman" w:cs="Times New Roman"/>
            <w:sz w:val="24"/>
            <w:szCs w:val="24"/>
          </w:rPr>
          <w:delText>)</w:delText>
        </w:r>
      </w:del>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178"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178"/>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0B6203E2"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w:t>
      </w:r>
      <w:ins w:id="179" w:author="SHAPHAN YONG CHIA" w:date="2023-09-12T16:31:00Z">
        <w:r w:rsidR="00BA5522">
          <w:rPr>
            <w:rFonts w:ascii="Times New Roman" w:hAnsi="Times New Roman" w:cs="Times New Roman"/>
            <w:b/>
            <w:bCs/>
            <w:i/>
            <w:iCs/>
            <w:sz w:val="24"/>
            <w:szCs w:val="24"/>
          </w:rPr>
          <w:t>.</w:t>
        </w:r>
      </w:ins>
      <w:del w:id="180" w:author="SHAPHAN YONG CHIA" w:date="2023-09-12T16:31:00Z">
        <w:r w:rsidR="00383C29" w:rsidRPr="00C70602" w:rsidDel="00BA5522">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76622F4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181" w:author="SHAPHAN YONG CHIA" w:date="2023-09-12T16:32:00Z">
        <w:r w:rsidR="00BA5522">
          <w:rPr>
            <w:rFonts w:ascii="Times New Roman" w:hAnsi="Times New Roman" w:cs="Times New Roman"/>
            <w:i/>
            <w:iCs/>
            <w:sz w:val="24"/>
            <w:szCs w:val="24"/>
          </w:rPr>
          <w:t>.</w:t>
        </w:r>
      </w:ins>
      <w:del w:id="182" w:author="SHAPHAN YONG CHIA" w:date="2023-09-12T16:32:00Z">
        <w:r w:rsidR="00383C29"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del w:id="183" w:author="SHAPHAN YONG CHIA" w:date="2023-09-12T16:32:00Z">
        <w:r w:rsidR="00383C29" w:rsidRPr="00C70602" w:rsidDel="00BA5522">
          <w:rPr>
            <w:rFonts w:ascii="Times New Roman" w:hAnsi="Times New Roman" w:cs="Times New Roman"/>
            <w:sz w:val="24"/>
            <w:szCs w:val="24"/>
          </w:rPr>
          <w:delText xml:space="preserve"> L</w:delText>
        </w:r>
        <w:r w:rsidR="007B755D" w:rsidDel="00BA5522">
          <w:rPr>
            <w:rFonts w:ascii="Times New Roman" w:hAnsi="Times New Roman" w:cs="Times New Roman"/>
            <w:sz w:val="24"/>
            <w:szCs w:val="24"/>
          </w:rPr>
          <w:delText>. (</w:delText>
        </w:r>
        <w:r w:rsidR="007B755D" w:rsidRPr="007B755D" w:rsidDel="00BA5522">
          <w:rPr>
            <w:rFonts w:ascii="Times New Roman" w:hAnsi="Times New Roman" w:cs="Times New Roman"/>
            <w:sz w:val="24"/>
            <w:szCs w:val="24"/>
          </w:rPr>
          <w:delText>Brassicales</w:delText>
        </w:r>
        <w:r w:rsidR="007B755D" w:rsidDel="00BA5522">
          <w:rPr>
            <w:rFonts w:ascii="Times New Roman" w:hAnsi="Times New Roman" w:cs="Times New Roman"/>
            <w:sz w:val="24"/>
            <w:szCs w:val="24"/>
          </w:rPr>
          <w:delText xml:space="preserve">: </w:delText>
        </w:r>
        <w:r w:rsidR="007B755D" w:rsidRPr="001B67B8" w:rsidDel="00BA5522">
          <w:rPr>
            <w:rFonts w:ascii="Times New Roman" w:hAnsi="Times New Roman" w:cs="Times New Roman"/>
            <w:sz w:val="24"/>
            <w:szCs w:val="24"/>
          </w:rPr>
          <w:delText>Brassicaceae</w:delText>
        </w:r>
        <w:r w:rsidR="007B755D" w:rsidDel="00BA5522">
          <w:rPr>
            <w:rFonts w:ascii="Times New Roman" w:hAnsi="Times New Roman" w:cs="Times New Roman"/>
            <w:sz w:val="24"/>
            <w:szCs w:val="24"/>
          </w:rPr>
          <w:delText>)</w:delText>
        </w:r>
      </w:del>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w:t>
      </w:r>
      <w:r w:rsidR="00F93332">
        <w:rPr>
          <w:rFonts w:ascii="Times New Roman" w:hAnsi="Times New Roman" w:cs="Times New Roman"/>
          <w:sz w:val="24"/>
          <w:szCs w:val="24"/>
        </w:rPr>
        <w:fldChar w:fldCharType="begin"/>
      </w:r>
      <w:r w:rsidR="00F93332">
        <w:rPr>
          <w:rFonts w:ascii="Times New Roman" w:hAnsi="Times New Roman" w:cs="Times New Roman"/>
          <w:sz w:val="24"/>
          <w:szCs w:val="24"/>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Pr>
          <w:rFonts w:ascii="Times New Roman" w:hAnsi="Times New Roman" w:cs="Times New Roman"/>
          <w:sz w:val="24"/>
          <w:szCs w:val="24"/>
        </w:rPr>
        <w:fldChar w:fldCharType="separate"/>
      </w:r>
      <w:r w:rsidR="00F93332">
        <w:rPr>
          <w:rFonts w:ascii="Times New Roman" w:hAnsi="Times New Roman" w:cs="Times New Roman"/>
          <w:noProof/>
          <w:sz w:val="24"/>
          <w:szCs w:val="24"/>
        </w:rPr>
        <w:t>(Ilyas et al., 2022)</w:t>
      </w:r>
      <w:r w:rsidR="00F93332">
        <w:rPr>
          <w:rFonts w:ascii="Times New Roman" w:hAnsi="Times New Roman" w:cs="Times New Roman"/>
          <w:sz w:val="24"/>
          <w:szCs w:val="24"/>
        </w:rPr>
        <w:fldChar w:fldCharType="end"/>
      </w:r>
      <w:del w:id="184" w:author="SHAPHAN YONG CHIA" w:date="2023-09-15T13:47:00Z">
        <w:r w:rsidR="00F93332" w:rsidDel="00F93332">
          <w:rPr>
            <w:rFonts w:ascii="Times New Roman" w:hAnsi="Times New Roman" w:cs="Times New Roman"/>
            <w:sz w:val="24"/>
            <w:szCs w:val="24"/>
          </w:rPr>
          <w:delText xml:space="preserve"> </w:delText>
        </w:r>
      </w:del>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185" w:author="SHAPHAN YONG CHIA" w:date="2023-09-12T16:32:00Z">
        <w:r w:rsidR="00BA5522">
          <w:rPr>
            <w:rFonts w:ascii="Times New Roman" w:hAnsi="Times New Roman" w:cs="Times New Roman"/>
            <w:i/>
            <w:iCs/>
            <w:sz w:val="24"/>
            <w:szCs w:val="24"/>
          </w:rPr>
          <w:t>.</w:t>
        </w:r>
      </w:ins>
      <w:del w:id="186" w:author="SHAPHAN YONG CHIA" w:date="2023-09-12T16:32:00Z">
        <w:r w:rsidR="006A17CE"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del w:id="187" w:author="SHAPHAN YONG CHIA" w:date="2023-09-12T16:33:00Z">
        <w:r w:rsidR="00741881" w:rsidRPr="00C70602" w:rsidDel="00BA5522">
          <w:rPr>
            <w:rFonts w:ascii="Times New Roman" w:hAnsi="Times New Roman" w:cs="Times New Roman"/>
            <w:sz w:val="24"/>
            <w:szCs w:val="24"/>
          </w:rPr>
          <w:delText xml:space="preserve">seeds </w:delText>
        </w:r>
      </w:del>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sz w:val="24"/>
          <w:szCs w:val="24"/>
        </w:rPr>
        <w:lastRenderedPageBreak/>
        <w:t xml:space="preserve">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4AFC5D9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 xml:space="preserve">first two weeks </w:t>
      </w:r>
      <w:del w:id="188" w:author="SHAPHAN YONG CHIA" w:date="2023-09-14T16:57:00Z">
        <w:r w:rsidR="00D15F2B" w:rsidRPr="00C70602" w:rsidDel="00651795">
          <w:rPr>
            <w:rFonts w:ascii="Times New Roman" w:hAnsi="Times New Roman" w:cs="Times New Roman"/>
            <w:sz w:val="24"/>
            <w:szCs w:val="24"/>
          </w:rPr>
          <w:delText>since</w:delText>
        </w:r>
      </w:del>
      <w:ins w:id="189" w:author="SHAPHAN YONG CHIA" w:date="2023-09-14T16:57:00Z">
        <w:r w:rsidR="00651795" w:rsidRPr="00907BDD">
          <w:rPr>
            <w:rFonts w:ascii="Times New Roman" w:hAnsi="Times New Roman" w:cs="Times New Roman"/>
            <w:color w:val="FF0000"/>
            <w:sz w:val="24"/>
            <w:szCs w:val="24"/>
            <w:rPrChange w:id="190" w:author="SHAPHAN YONG CHIA" w:date="2023-09-14T17:02:00Z">
              <w:rPr>
                <w:rFonts w:ascii="Times New Roman" w:hAnsi="Times New Roman" w:cs="Times New Roman"/>
                <w:sz w:val="24"/>
                <w:szCs w:val="24"/>
              </w:rPr>
            </w:rPrChange>
          </w:rPr>
          <w:t>after</w:t>
        </w:r>
      </w:ins>
      <w:r w:rsidR="00D15F2B" w:rsidRPr="00C70602">
        <w:rPr>
          <w:rFonts w:ascii="Times New Roman" w:hAnsi="Times New Roman" w:cs="Times New Roman"/>
          <w:sz w:val="24"/>
          <w:szCs w:val="24"/>
        </w:rPr>
        <w:t xml:space="preserv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w:t>
      </w:r>
      <w:ins w:id="191" w:author="SHAPHAN YONG CHIA" w:date="2023-09-14T16:58:00Z">
        <w:r w:rsidR="00907BDD" w:rsidRPr="00907BDD">
          <w:rPr>
            <w:rFonts w:ascii="Times New Roman" w:hAnsi="Times New Roman" w:cs="Times New Roman"/>
            <w:color w:val="FF0000"/>
            <w:sz w:val="24"/>
            <w:szCs w:val="24"/>
            <w:rPrChange w:id="192" w:author="SHAPHAN YONG CHIA" w:date="2023-09-14T17:02:00Z">
              <w:rPr>
                <w:rFonts w:ascii="Times New Roman" w:hAnsi="Times New Roman" w:cs="Times New Roman"/>
                <w:sz w:val="24"/>
                <w:szCs w:val="24"/>
              </w:rPr>
            </w:rPrChange>
          </w:rPr>
          <w:t>and</w:t>
        </w:r>
        <w:r w:rsidR="00907BDD">
          <w:rPr>
            <w:rFonts w:ascii="Times New Roman" w:hAnsi="Times New Roman" w:cs="Times New Roman"/>
            <w:sz w:val="24"/>
            <w:szCs w:val="24"/>
          </w:rPr>
          <w:t xml:space="preserve"> </w:t>
        </w:r>
      </w:ins>
      <w:r w:rsidR="00D15F2B" w:rsidRPr="00C70602">
        <w:rPr>
          <w:rFonts w:ascii="Times New Roman" w:hAnsi="Times New Roman" w:cs="Times New Roman"/>
          <w:sz w:val="24"/>
          <w:szCs w:val="24"/>
        </w:rPr>
        <w:t>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del w:id="193" w:author="SHAPHAN YONG CHIA" w:date="2023-09-14T17:01:00Z">
        <w:r w:rsidR="00D15F2B" w:rsidRPr="00C70602" w:rsidDel="00907BDD">
          <w:rPr>
            <w:rFonts w:ascii="Times New Roman" w:hAnsi="Times New Roman" w:cs="Times New Roman"/>
            <w:sz w:val="24"/>
            <w:szCs w:val="24"/>
          </w:rPr>
          <w:delText>,</w:delText>
        </w:r>
      </w:del>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94"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94"/>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del w:id="195" w:author="SHAPHAN YONG CHIA" w:date="2023-09-14T17:03:00Z">
        <w:r w:rsidR="0071184E" w:rsidDel="00907BDD">
          <w:rPr>
            <w:rFonts w:ascii="Times New Roman" w:hAnsi="Times New Roman" w:cs="Times New Roman"/>
            <w:sz w:val="24"/>
            <w:szCs w:val="24"/>
          </w:rPr>
          <w:delText>,</w:delText>
        </w:r>
      </w:del>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del w:id="196" w:author="SHAPHAN YONG CHIA" w:date="2023-09-14T17:03:00Z">
        <w:r w:rsidR="0071184E" w:rsidDel="00907BDD">
          <w:rPr>
            <w:rFonts w:ascii="Times New Roman" w:hAnsi="Times New Roman" w:cs="Times New Roman"/>
            <w:sz w:val="24"/>
            <w:szCs w:val="24"/>
          </w:rPr>
          <w:delText>,</w:delText>
        </w:r>
      </w:del>
      <w:r w:rsidR="0071184E">
        <w:rPr>
          <w:rFonts w:ascii="Times New Roman" w:hAnsi="Times New Roman" w:cs="Times New Roman"/>
          <w:sz w:val="24"/>
          <w:szCs w:val="24"/>
        </w:rPr>
        <w:t xml:space="preserve"> until the first flower emerged</w:t>
      </w:r>
      <w:del w:id="197" w:author="SHAPHAN YONG CHIA" w:date="2023-09-14T17:03:00Z">
        <w:r w:rsidR="0071184E" w:rsidDel="00907BDD">
          <w:rPr>
            <w:rFonts w:ascii="Times New Roman" w:hAnsi="Times New Roman" w:cs="Times New Roman"/>
            <w:sz w:val="24"/>
            <w:szCs w:val="24"/>
          </w:rPr>
          <w:delText>,</w:delText>
        </w:r>
      </w:del>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198" w:name="_Hlk119075696"/>
      <w:r w:rsidRPr="00C70602">
        <w:rPr>
          <w:rFonts w:ascii="Times New Roman" w:hAnsi="Times New Roman" w:cs="Times New Roman"/>
          <w:b/>
          <w:bCs/>
          <w:sz w:val="24"/>
          <w:szCs w:val="24"/>
        </w:rPr>
        <w:t>Assessment of plant resistance to insect herbivory</w:t>
      </w:r>
    </w:p>
    <w:bookmarkEnd w:id="198"/>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When </w:t>
      </w:r>
      <w:r w:rsidR="005E552B" w:rsidRPr="00C70602">
        <w:rPr>
          <w:rFonts w:ascii="Times New Roman" w:hAnsi="Times New Roman" w:cs="Times New Roman"/>
          <w:sz w:val="24"/>
          <w:szCs w:val="24"/>
        </w:rPr>
        <w:lastRenderedPageBreak/>
        <w:t>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w:t>
      </w:r>
      <w:bookmarkStart w:id="199" w:name="_Hlk145597287"/>
      <w:r w:rsidR="005E552B" w:rsidRPr="00C70602">
        <w:rPr>
          <w:rFonts w:ascii="Times New Roman" w:hAnsi="Times New Roman" w:cs="Times New Roman"/>
          <w:sz w:val="24"/>
          <w:szCs w:val="24"/>
        </w:rPr>
        <w:t xml:space="preserve">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were inoculated</w:t>
      </w:r>
      <w:bookmarkEnd w:id="199"/>
      <w:r w:rsidR="005E552B" w:rsidRPr="00C70602">
        <w:rPr>
          <w:rFonts w:ascii="Times New Roman" w:hAnsi="Times New Roman" w:cs="Times New Roman"/>
          <w:sz w:val="24"/>
          <w:szCs w:val="24"/>
        </w:rPr>
        <w:t xml:space="preserve">.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200"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200"/>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201" w:name="_Hlk119075797"/>
      <w:r w:rsidR="000903C6" w:rsidRPr="00C70602">
        <w:rPr>
          <w:rFonts w:ascii="Times New Roman" w:hAnsi="Times New Roman" w:cs="Times New Roman"/>
          <w:sz w:val="24"/>
          <w:szCs w:val="24"/>
        </w:rPr>
        <w:t>pupal development,</w:t>
      </w:r>
      <w:bookmarkEnd w:id="201"/>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1C0746D" w:rsidR="00200BC5" w:rsidRPr="00C70602" w:rsidRDefault="00E158EE" w:rsidP="00800E69">
      <w:pPr>
        <w:spacing w:after="0" w:line="480" w:lineRule="auto"/>
        <w:jc w:val="both"/>
        <w:rPr>
          <w:rFonts w:ascii="Times New Roman" w:hAnsi="Times New Roman" w:cs="Times New Roman"/>
          <w:sz w:val="24"/>
          <w:szCs w:val="24"/>
        </w:rPr>
      </w:pPr>
      <w:bookmarkStart w:id="202" w:name="_Hlk145597339"/>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bookmarkEnd w:id="202"/>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w:t>
      </w:r>
      <w:ins w:id="203" w:author="SHAPHAN YONG CHIA" w:date="2023-09-14T15:19:00Z">
        <w:r w:rsidR="00F13655" w:rsidRPr="00F13655">
          <w:rPr>
            <w:rFonts w:ascii="Times New Roman" w:hAnsi="Times New Roman" w:cs="Times New Roman"/>
            <w:color w:val="FF0000"/>
            <w:sz w:val="24"/>
            <w:szCs w:val="24"/>
            <w:rPrChange w:id="204" w:author="SHAPHAN YONG CHIA" w:date="2023-09-14T15:20:00Z">
              <w:rPr>
                <w:rFonts w:ascii="Times New Roman" w:hAnsi="Times New Roman" w:cs="Times New Roman"/>
                <w:sz w:val="24"/>
                <w:szCs w:val="24"/>
              </w:rPr>
            </w:rPrChange>
          </w:rPr>
          <w:t>Ten plants per treatment and control (BSFF, MWF and NoFrass) were inoculated.</w:t>
        </w:r>
        <w:r w:rsidR="00F13655" w:rsidRPr="00F13655">
          <w:rPr>
            <w:rFonts w:ascii="Times New Roman" w:hAnsi="Times New Roman" w:cs="Times New Roman"/>
            <w:sz w:val="24"/>
            <w:szCs w:val="24"/>
          </w:rPr>
          <w:t xml:space="preserve"> </w:t>
        </w:r>
      </w:ins>
      <w:r w:rsidRPr="00C70602">
        <w:rPr>
          <w:rFonts w:ascii="Times New Roman" w:hAnsi="Times New Roman" w:cs="Times New Roman"/>
          <w:sz w:val="24"/>
          <w:szCs w:val="24"/>
        </w:rPr>
        <w:t xml:space="preserve">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205" w:name="_Hlk119076142"/>
      <w:r w:rsidRPr="00C70602">
        <w:rPr>
          <w:rFonts w:ascii="Times New Roman" w:hAnsi="Times New Roman" w:cs="Times New Roman"/>
          <w:sz w:val="24"/>
          <w:szCs w:val="24"/>
        </w:rPr>
        <w:t>the pupation of the larvae</w:t>
      </w:r>
      <w:bookmarkEnd w:id="205"/>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206" w:name="_Hlk119076278"/>
      <w:r w:rsidRPr="00C70602">
        <w:rPr>
          <w:rFonts w:ascii="Times New Roman" w:hAnsi="Times New Roman" w:cs="Times New Roman"/>
          <w:sz w:val="24"/>
          <w:szCs w:val="24"/>
        </w:rPr>
        <w:t>leaf damage</w:t>
      </w:r>
      <w:bookmarkEnd w:id="206"/>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lastRenderedPageBreak/>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178E57F3"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B</w:t>
      </w:r>
      <w:ins w:id="207" w:author="SHAPHAN YONG CHIA" w:date="2023-09-12T17:51:00Z">
        <w:r w:rsidR="0090103B">
          <w:rPr>
            <w:rFonts w:ascii="Times New Roman" w:hAnsi="Times New Roman" w:cs="Times New Roman"/>
            <w:i/>
            <w:iCs/>
            <w:sz w:val="20"/>
            <w:szCs w:val="20"/>
            <w:lang w:val="en-US"/>
          </w:rPr>
          <w:t>.</w:t>
        </w:r>
      </w:ins>
      <w:del w:id="208" w:author="SHAPHAN YONG CHIA" w:date="2023-09-12T17:51:00Z">
        <w:r w:rsidRPr="00C70602" w:rsidDel="0090103B">
          <w:rPr>
            <w:rFonts w:ascii="Times New Roman" w:hAnsi="Times New Roman" w:cs="Times New Roman"/>
            <w:i/>
            <w:iCs/>
            <w:sz w:val="20"/>
            <w:szCs w:val="20"/>
            <w:lang w:val="en-US"/>
          </w:rPr>
          <w:delText>rassica</w:delText>
        </w:r>
      </w:del>
      <w:r w:rsidRPr="00C70602">
        <w:rPr>
          <w:rFonts w:ascii="Times New Roman" w:hAnsi="Times New Roman" w:cs="Times New Roman"/>
          <w:i/>
          <w:iCs/>
          <w:sz w:val="20"/>
          <w:szCs w:val="20"/>
          <w:lang w:val="en-US"/>
        </w:rPr>
        <w:t xml:space="preserve"> rapa </w:t>
      </w:r>
      <w:r w:rsidRPr="00C70602">
        <w:rPr>
          <w:rFonts w:ascii="Times New Roman" w:hAnsi="Times New Roman" w:cs="Times New Roman"/>
          <w:sz w:val="20"/>
          <w:szCs w:val="20"/>
          <w:lang w:val="en-US"/>
        </w:rPr>
        <w:t xml:space="preserve">plants by larvae of </w:t>
      </w:r>
      <w:del w:id="209" w:author="SHAPHAN YONG CHIA" w:date="2023-09-12T17:51:00Z">
        <w:r w:rsidR="00D4098C" w:rsidRPr="00C70602" w:rsidDel="0090103B">
          <w:rPr>
            <w:rFonts w:ascii="Times New Roman" w:hAnsi="Times New Roman" w:cs="Times New Roman"/>
            <w:sz w:val="20"/>
            <w:szCs w:val="20"/>
            <w:lang w:val="en-US"/>
          </w:rPr>
          <w:delText>d</w:delText>
        </w:r>
        <w:r w:rsidRPr="00C70602" w:rsidDel="0090103B">
          <w:rPr>
            <w:rFonts w:ascii="Times New Roman" w:hAnsi="Times New Roman" w:cs="Times New Roman"/>
            <w:sz w:val="20"/>
            <w:szCs w:val="20"/>
            <w:lang w:val="en-US"/>
          </w:rPr>
          <w:delText>iamondback moth (DBM)</w:delText>
        </w:r>
      </w:del>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P</w:t>
      </w:r>
      <w:ins w:id="210" w:author="SHAPHAN YONG CHIA" w:date="2023-09-12T17:51:00Z">
        <w:r w:rsidR="0090103B">
          <w:rPr>
            <w:rFonts w:ascii="Times New Roman" w:hAnsi="Times New Roman" w:cs="Times New Roman"/>
            <w:i/>
            <w:iCs/>
            <w:sz w:val="20"/>
            <w:szCs w:val="20"/>
            <w:lang w:val="en-US"/>
          </w:rPr>
          <w:t>.</w:t>
        </w:r>
      </w:ins>
      <w:del w:id="211" w:author="SHAPHAN YONG CHIA" w:date="2023-09-12T17:51:00Z">
        <w:r w:rsidRPr="00C70602" w:rsidDel="0090103B">
          <w:rPr>
            <w:rFonts w:ascii="Times New Roman" w:hAnsi="Times New Roman" w:cs="Times New Roman"/>
            <w:i/>
            <w:iCs/>
            <w:sz w:val="20"/>
            <w:szCs w:val="20"/>
            <w:lang w:val="en-US"/>
          </w:rPr>
          <w:delText>lutella</w:delText>
        </w:r>
      </w:del>
      <w:r w:rsidRPr="00C70602">
        <w:rPr>
          <w:rFonts w:ascii="Times New Roman" w:hAnsi="Times New Roman" w:cs="Times New Roman"/>
          <w:i/>
          <w:iCs/>
          <w:sz w:val="20"/>
          <w:szCs w:val="20"/>
          <w:lang w:val="en-US"/>
        </w:rPr>
        <w:t xml:space="preserve">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212"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800E69">
      <w:pPr>
        <w:spacing w:line="480" w:lineRule="auto"/>
        <w:jc w:val="both"/>
        <w:rPr>
          <w:rFonts w:ascii="Times New Roman" w:hAnsi="Times New Roman" w:cs="Times New Roman"/>
          <w:i/>
          <w:iCs/>
          <w:sz w:val="24"/>
          <w:szCs w:val="24"/>
        </w:rPr>
      </w:pPr>
      <w:bookmarkStart w:id="213"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213"/>
    </w:p>
    <w:bookmarkEnd w:id="212"/>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214"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214"/>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t>
      </w:r>
      <w:r w:rsidR="000F78C8" w:rsidRPr="00C70602">
        <w:rPr>
          <w:rFonts w:ascii="Times New Roman" w:hAnsi="Times New Roman" w:cs="Times New Roman"/>
          <w:sz w:val="24"/>
          <w:szCs w:val="24"/>
        </w:rPr>
        <w:lastRenderedPageBreak/>
        <w:t xml:space="preserve">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Del="00E15638" w:rsidRDefault="005C6214" w:rsidP="00800E69">
      <w:pPr>
        <w:spacing w:line="480" w:lineRule="auto"/>
        <w:jc w:val="both"/>
        <w:rPr>
          <w:del w:id="215" w:author="SHAPHAN YONG CHIA" w:date="2023-09-12T18:18:00Z"/>
          <w:rFonts w:ascii="Times New Roman" w:hAnsi="Times New Roman" w:cs="Times New Roman"/>
          <w:i/>
          <w:iCs/>
          <w:sz w:val="24"/>
          <w:szCs w:val="24"/>
        </w:rPr>
      </w:pPr>
      <w:bookmarkStart w:id="216" w:name="_Hlk119076594"/>
    </w:p>
    <w:p w14:paraId="59DE855C" w14:textId="4B6FF3D0" w:rsidR="00283E9B" w:rsidRPr="00C70602" w:rsidRDefault="00283E9B" w:rsidP="00800E69">
      <w:pPr>
        <w:spacing w:line="480" w:lineRule="auto"/>
        <w:jc w:val="both"/>
        <w:rPr>
          <w:rFonts w:ascii="Times New Roman" w:hAnsi="Times New Roman" w:cs="Times New Roman"/>
          <w:i/>
          <w:iCs/>
          <w:sz w:val="24"/>
          <w:szCs w:val="24"/>
        </w:rPr>
      </w:pPr>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216"/>
    <w:p w14:paraId="34A0A0E8" w14:textId="3C748F6E"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w:t>
      </w:r>
      <w:del w:id="217" w:author="SHAPHAN YONG CHIA" w:date="2023-09-12T18:18:00Z">
        <w:r w:rsidR="00283E9B" w:rsidRPr="00C70602" w:rsidDel="00E15638">
          <w:rPr>
            <w:rFonts w:ascii="Times New Roman" w:hAnsi="Times New Roman" w:cs="Times New Roman"/>
            <w:sz w:val="24"/>
            <w:szCs w:val="24"/>
          </w:rPr>
          <w:delText>black soldier fly</w:delText>
        </w:r>
      </w:del>
      <w:ins w:id="218" w:author="SHAPHAN YONG CHIA" w:date="2023-09-12T18:18:00Z">
        <w:r w:rsidR="00E15638" w:rsidRPr="003804BD">
          <w:rPr>
            <w:rFonts w:ascii="Times New Roman" w:hAnsi="Times New Roman" w:cs="Times New Roman"/>
            <w:color w:val="FF0000"/>
            <w:sz w:val="24"/>
            <w:szCs w:val="24"/>
            <w:rPrChange w:id="219" w:author="SHAPHAN YONG CHIA" w:date="2023-09-14T10:39:00Z">
              <w:rPr>
                <w:rFonts w:ascii="Times New Roman" w:hAnsi="Times New Roman" w:cs="Times New Roman"/>
                <w:sz w:val="24"/>
                <w:szCs w:val="24"/>
              </w:rPr>
            </w:rPrChange>
          </w:rPr>
          <w:t>BSF</w:t>
        </w:r>
      </w:ins>
      <w:r w:rsidR="00283E9B" w:rsidRPr="00C70602">
        <w:rPr>
          <w:rFonts w:ascii="Times New Roman" w:hAnsi="Times New Roman" w:cs="Times New Roman"/>
          <w:sz w:val="24"/>
          <w:szCs w:val="24"/>
        </w:rPr>
        <w:t xml:space="preserve">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lastRenderedPageBreak/>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w:t>
      </w:r>
      <w:r w:rsidR="003E2CAD" w:rsidRPr="00C70602">
        <w:rPr>
          <w:rFonts w:ascii="Times New Roman" w:hAnsi="Times New Roman" w:cs="Times New Roman"/>
          <w:sz w:val="24"/>
          <w:szCs w:val="24"/>
        </w:rPr>
        <w:lastRenderedPageBreak/>
        <w:t xml:space="preserve">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71CC9708" w:rsidR="00973D2C" w:rsidRPr="00C70602" w:rsidRDefault="002B0935" w:rsidP="00800E69">
      <w:pPr>
        <w:spacing w:after="0" w:line="480" w:lineRule="auto"/>
        <w:jc w:val="both"/>
        <w:rPr>
          <w:rFonts w:ascii="Times New Roman" w:hAnsi="Times New Roman" w:cs="Times New Roman"/>
          <w:sz w:val="24"/>
          <w:szCs w:val="24"/>
        </w:rPr>
      </w:pPr>
      <w:bookmarkStart w:id="2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w:t>
      </w:r>
      <w:del w:id="221" w:author="SHAPHAN YONG CHIA" w:date="2023-09-15T12:44:00Z">
        <w:r w:rsidR="007D1916" w:rsidRPr="00C70602" w:rsidDel="00A16792">
          <w:rPr>
            <w:rFonts w:ascii="Times New Roman" w:hAnsi="Times New Roman" w:cs="Times New Roman"/>
            <w:sz w:val="24"/>
            <w:szCs w:val="24"/>
          </w:rPr>
          <w:delText>BSF frass (</w:delText>
        </w:r>
      </w:del>
      <w:r w:rsidR="007D1916" w:rsidRPr="00C70602">
        <w:rPr>
          <w:rFonts w:ascii="Times New Roman" w:hAnsi="Times New Roman" w:cs="Times New Roman"/>
          <w:sz w:val="24"/>
          <w:szCs w:val="24"/>
        </w:rPr>
        <w:t>BSFF</w:t>
      </w:r>
      <w:del w:id="222"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and </w:t>
      </w:r>
      <w:del w:id="223" w:author="SHAPHAN YONG CHIA" w:date="2023-09-15T12:44:00Z">
        <w:r w:rsidR="007D1916" w:rsidRPr="00C70602" w:rsidDel="00A16792">
          <w:rPr>
            <w:rFonts w:ascii="Times New Roman" w:hAnsi="Times New Roman" w:cs="Times New Roman"/>
            <w:sz w:val="24"/>
            <w:szCs w:val="24"/>
          </w:rPr>
          <w:delText>yellow mealworm frass (</w:delText>
        </w:r>
      </w:del>
      <w:r w:rsidR="007D1916" w:rsidRPr="00C70602">
        <w:rPr>
          <w:rFonts w:ascii="Times New Roman" w:hAnsi="Times New Roman" w:cs="Times New Roman"/>
          <w:sz w:val="24"/>
          <w:szCs w:val="24"/>
        </w:rPr>
        <w:t>MWF</w:t>
      </w:r>
      <w:del w:id="224"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w:t>
      </w:r>
      <w:del w:id="225" w:author="SHAPHAN YONG CHIA" w:date="2023-09-15T12:45:00Z">
        <w:r w:rsidR="00CB6E86" w:rsidRPr="00C70602" w:rsidDel="00A16792">
          <w:rPr>
            <w:rFonts w:ascii="Times New Roman" w:hAnsi="Times New Roman" w:cs="Times New Roman"/>
            <w:sz w:val="24"/>
            <w:szCs w:val="24"/>
          </w:rPr>
          <w:delText xml:space="preserve">21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14.26</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 0.0008; 28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w:delText>
        </w:r>
        <w:r w:rsidR="009265BB" w:rsidRPr="00C70602" w:rsidDel="00A16792">
          <w:rPr>
            <w:rFonts w:ascii="Times New Roman" w:hAnsi="Times New Roman" w:cs="Times New Roman"/>
            <w:sz w:val="24"/>
            <w:szCs w:val="24"/>
          </w:rPr>
          <w:delText>56.67</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B6E86" w:rsidRPr="00C70602">
        <w:rPr>
          <w:rFonts w:ascii="Times New Roman" w:hAnsi="Times New Roman" w:cs="Times New Roman"/>
          <w:sz w:val="24"/>
          <w:szCs w:val="24"/>
        </w:rPr>
        <w:t>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del w:id="226" w:author="SHAPHAN YONG CHIA" w:date="2023-09-15T12:48:00Z">
        <w:r w:rsidR="00CB6E86" w:rsidRPr="00C70602" w:rsidDel="00A16792">
          <w:rPr>
            <w:rFonts w:ascii="Times New Roman" w:hAnsi="Times New Roman" w:cs="Times New Roman"/>
            <w:sz w:val="24"/>
            <w:szCs w:val="24"/>
          </w:rPr>
          <w:delText xml:space="preserve">35 days: </w:delText>
        </w:r>
        <w:r w:rsidR="00C82453" w:rsidRPr="00C70602" w:rsidDel="00A16792">
          <w:rPr>
            <w:rFonts w:ascii="Times New Roman" w:hAnsi="Times New Roman" w:cs="Times New Roman"/>
            <w:i/>
            <w:iCs/>
            <w:sz w:val="24"/>
            <w:szCs w:val="24"/>
            <w:lang w:val="el-GR"/>
          </w:rPr>
          <w:delText>χ</w:delText>
        </w:r>
        <w:r w:rsidR="00C82453" w:rsidRPr="00C70602" w:rsidDel="00A16792">
          <w:rPr>
            <w:rFonts w:ascii="Times New Roman" w:hAnsi="Times New Roman" w:cs="Times New Roman"/>
            <w:i/>
            <w:iCs/>
            <w:sz w:val="24"/>
            <w:szCs w:val="24"/>
            <w:vertAlign w:val="superscript"/>
            <w:lang w:val="el-GR"/>
          </w:rPr>
          <w:delText>2</w:delText>
        </w:r>
        <w:r w:rsidR="00C82453"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 73.64</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w:delText>
        </w:r>
        <w:r w:rsidR="00C82453" w:rsidRPr="00C70602" w:rsidDel="00A16792">
          <w:rPr>
            <w:rFonts w:ascii="Times New Roman" w:hAnsi="Times New Roman" w:cs="Times New Roman"/>
            <w:i/>
            <w:iCs/>
            <w:sz w:val="24"/>
            <w:szCs w:val="24"/>
          </w:rPr>
          <w:delText>p</w:delText>
        </w:r>
        <w:r w:rsidR="00C82453" w:rsidRPr="00C70602" w:rsidDel="00A16792">
          <w:rPr>
            <w:rFonts w:ascii="Times New Roman" w:hAnsi="Times New Roman" w:cs="Times New Roman"/>
            <w:sz w:val="24"/>
            <w:szCs w:val="24"/>
          </w:rPr>
          <w:delText xml:space="preserve"> &lt; 0.0001</w:delText>
        </w:r>
        <w:r w:rsidR="00C6644C"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42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94.14</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800E69">
      <w:pPr>
        <w:spacing w:after="0" w:line="480" w:lineRule="auto"/>
        <w:jc w:val="both"/>
        <w:rPr>
          <w:rFonts w:ascii="Times New Roman" w:hAnsi="Times New Roman" w:cs="Times New Roman"/>
          <w:sz w:val="24"/>
          <w:szCs w:val="24"/>
        </w:rPr>
      </w:pPr>
    </w:p>
    <w:p w14:paraId="78DA79A8" w14:textId="3D9F8B71" w:rsidR="006B695B" w:rsidRPr="00C70602" w:rsidRDefault="0015518D"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B58A33A" wp14:editId="4CEC48EC">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1"/>
                    <a:stretch>
                      <a:fillRect/>
                    </a:stretch>
                  </pic:blipFill>
                  <pic:spPr>
                    <a:xfrm>
                      <a:off x="0" y="0"/>
                      <a:ext cx="5731510" cy="4560570"/>
                    </a:xfrm>
                    <a:prstGeom prst="rect">
                      <a:avLst/>
                    </a:prstGeom>
                  </pic:spPr>
                </pic:pic>
              </a:graphicData>
            </a:graphic>
          </wp:inline>
        </w:drawing>
      </w:r>
      <w:bookmarkEnd w:id="220"/>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w:t>
      </w:r>
      <w:ins w:id="227" w:author="SHAPHAN YONG CHIA" w:date="2023-09-12T18:20:00Z">
        <w:r w:rsidR="00E15638">
          <w:rPr>
            <w:rFonts w:ascii="Times New Roman" w:hAnsi="Times New Roman" w:cs="Times New Roman"/>
            <w:i/>
            <w:iCs/>
            <w:sz w:val="20"/>
            <w:szCs w:val="20"/>
            <w:lang w:val="en-US"/>
          </w:rPr>
          <w:t>.</w:t>
        </w:r>
      </w:ins>
      <w:del w:id="228" w:author="SHAPHAN YONG CHIA" w:date="2023-09-12T18:20:00Z">
        <w:r w:rsidR="002149F1" w:rsidRPr="00C70602" w:rsidDel="00E15638">
          <w:rPr>
            <w:rFonts w:ascii="Times New Roman" w:hAnsi="Times New Roman" w:cs="Times New Roman"/>
            <w:i/>
            <w:iCs/>
            <w:sz w:val="20"/>
            <w:szCs w:val="20"/>
            <w:lang w:val="en-US"/>
          </w:rPr>
          <w:delText>rassica</w:delText>
        </w:r>
      </w:del>
      <w:r w:rsidR="002149F1" w:rsidRPr="00C70602">
        <w:rPr>
          <w:rFonts w:ascii="Times New Roman" w:hAnsi="Times New Roman" w:cs="Times New Roman"/>
          <w:i/>
          <w:iCs/>
          <w:sz w:val="20"/>
          <w:szCs w:val="20"/>
          <w:lang w:val="en-US"/>
        </w:rPr>
        <w:t xml:space="preserve">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65ADD377"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29" w:name="_Hlk127816553"/>
      <w:r w:rsidRPr="00C70602">
        <w:rPr>
          <w:rFonts w:ascii="Times New Roman" w:hAnsi="Times New Roman" w:cs="Times New Roman"/>
          <w:sz w:val="24"/>
          <w:szCs w:val="24"/>
        </w:rPr>
        <w:t>raw BSFF or raw MWF</w:t>
      </w:r>
      <w:bookmarkEnd w:id="229"/>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del w:id="230" w:author="SHAPHAN YONG CHIA" w:date="2023-09-15T12:49:00Z">
        <w:r w:rsidR="00F95059" w:rsidRPr="00C70602" w:rsidDel="00AB6141">
          <w:rPr>
            <w:rFonts w:ascii="Times New Roman" w:hAnsi="Times New Roman" w:cs="Times New Roman"/>
            <w:sz w:val="24"/>
            <w:szCs w:val="24"/>
          </w:rPr>
          <w:delText xml:space="preserve">21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1</w:delText>
        </w:r>
        <w:r w:rsidR="00495AA6" w:rsidRPr="00C70602" w:rsidDel="00AB6141">
          <w:rPr>
            <w:rFonts w:ascii="Times New Roman" w:hAnsi="Times New Roman" w:cs="Times New Roman"/>
            <w:sz w:val="24"/>
            <w:szCs w:val="24"/>
          </w:rPr>
          <w:delText>0</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40</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 0.00</w:delText>
        </w:r>
        <w:r w:rsidR="00495AA6" w:rsidRPr="00C70602" w:rsidDel="00AB6141">
          <w:rPr>
            <w:rFonts w:ascii="Times New Roman" w:hAnsi="Times New Roman" w:cs="Times New Roman"/>
            <w:sz w:val="24"/>
            <w:szCs w:val="24"/>
          </w:rPr>
          <w:delText>55</w:delText>
        </w:r>
        <w:r w:rsidR="00F95059" w:rsidRPr="00C70602" w:rsidDel="00AB6141">
          <w:rPr>
            <w:rFonts w:ascii="Times New Roman" w:hAnsi="Times New Roman" w:cs="Times New Roman"/>
            <w:sz w:val="24"/>
            <w:szCs w:val="24"/>
          </w:rPr>
          <w:delText xml:space="preserve">; 28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w:delText>
        </w:r>
        <w:r w:rsidR="00495AA6" w:rsidRPr="00C70602" w:rsidDel="00AB6141">
          <w:rPr>
            <w:rFonts w:ascii="Times New Roman" w:hAnsi="Times New Roman" w:cs="Times New Roman"/>
            <w:sz w:val="24"/>
            <w:szCs w:val="24"/>
          </w:rPr>
          <w:delText>32</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92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&lt; 0.0001; </w:delText>
        </w:r>
      </w:del>
      <w:r w:rsidR="00F95059" w:rsidRPr="00C70602">
        <w:rPr>
          <w:rFonts w:ascii="Times New Roman" w:hAnsi="Times New Roman" w:cs="Times New Roman"/>
          <w:sz w:val="24"/>
          <w:szCs w:val="24"/>
        </w:rPr>
        <w:t xml:space="preserve">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w:t>
      </w:r>
      <w:del w:id="231" w:author="SHAPHAN YONG CHIA" w:date="2023-09-15T12:49:00Z">
        <w:r w:rsidR="00495AA6" w:rsidRPr="00C70602" w:rsidDel="00AB6141">
          <w:rPr>
            <w:rFonts w:ascii="Times New Roman" w:hAnsi="Times New Roman" w:cs="Times New Roman"/>
            <w:sz w:val="24"/>
            <w:szCs w:val="24"/>
          </w:rPr>
          <w:delText xml:space="preserve">35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44.62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42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33.64</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w:delText>
        </w:r>
      </w:del>
      <w:r w:rsidR="00495AA6" w:rsidRPr="00C70602">
        <w:rPr>
          <w:rFonts w:ascii="Times New Roman" w:hAnsi="Times New Roman" w:cs="Times New Roman"/>
          <w:sz w:val="24"/>
          <w:szCs w:val="24"/>
        </w:rPr>
        <w:t>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del w:id="232" w:author="SHAPHAN YONG CHIA" w:date="2023-09-15T12:50:00Z">
        <w:r w:rsidR="00041FE1" w:rsidRPr="00C70602" w:rsidDel="00AB6141">
          <w:rPr>
            <w:rFonts w:ascii="Times New Roman" w:hAnsi="Times New Roman" w:cs="Times New Roman"/>
            <w:sz w:val="24"/>
            <w:szCs w:val="24"/>
          </w:rPr>
          <w:delText xml:space="preserve">21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17.62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 0.0002; 28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33.15</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35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48.37</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42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49.80</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w:delText>
        </w:r>
      </w:del>
      <w:r w:rsidR="00041FE1" w:rsidRPr="00C70602">
        <w:rPr>
          <w:rFonts w:ascii="Times New Roman" w:hAnsi="Times New Roman" w:cs="Times New Roman"/>
          <w:sz w:val="24"/>
          <w:szCs w:val="24"/>
        </w:rPr>
        <w:t>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0E3D604A"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del w:id="233" w:author="SHAPHAN YONG CHIA" w:date="2023-09-15T12:54:00Z">
        <w:r w:rsidR="00DA2850" w:rsidRPr="00C70602" w:rsidDel="00AB6141">
          <w:rPr>
            <w:rFonts w:ascii="Times New Roman" w:hAnsi="Times New Roman" w:cs="Times New Roman"/>
            <w:i/>
            <w:iCs/>
            <w:sz w:val="24"/>
            <w:szCs w:val="24"/>
            <w:lang w:val="el-GR"/>
          </w:rPr>
          <w:delText>χ</w:delText>
        </w:r>
        <w:r w:rsidR="00DA2850" w:rsidRPr="00C70602" w:rsidDel="00AB6141">
          <w:rPr>
            <w:rFonts w:ascii="Times New Roman" w:hAnsi="Times New Roman" w:cs="Times New Roman"/>
            <w:i/>
            <w:iCs/>
            <w:sz w:val="24"/>
            <w:szCs w:val="24"/>
            <w:vertAlign w:val="superscript"/>
            <w:lang w:val="el-GR"/>
          </w:rPr>
          <w:delText>2</w:delText>
        </w:r>
        <w:r w:rsidR="00DA2850" w:rsidRPr="00C70602" w:rsidDel="00AB6141">
          <w:rPr>
            <w:rFonts w:ascii="Times New Roman" w:hAnsi="Times New Roman" w:cs="Times New Roman"/>
            <w:sz w:val="24"/>
            <w:szCs w:val="24"/>
          </w:rPr>
          <w:delText xml:space="preserve"> = 6.25</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w:delText>
        </w:r>
        <w:r w:rsidR="00DA2850" w:rsidRPr="00C70602" w:rsidDel="00AB6141">
          <w:rPr>
            <w:rFonts w:ascii="Times New Roman" w:hAnsi="Times New Roman" w:cs="Times New Roman"/>
            <w:i/>
            <w:iCs/>
            <w:sz w:val="24"/>
            <w:szCs w:val="24"/>
          </w:rPr>
          <w:delText>p</w:delText>
        </w:r>
        <w:r w:rsidR="00DA2850" w:rsidRPr="00C70602" w:rsidDel="00AB6141">
          <w:rPr>
            <w:rFonts w:ascii="Times New Roman" w:hAnsi="Times New Roman" w:cs="Times New Roman"/>
            <w:sz w:val="24"/>
            <w:szCs w:val="24"/>
          </w:rPr>
          <w:delText xml:space="preserve"> = 0</w:delText>
        </w:r>
        <w:r w:rsidR="00DA2850" w:rsidRPr="00C70602" w:rsidDel="00AB6141">
          <w:rPr>
            <w:rFonts w:ascii="Times New Roman" w:hAnsi="Times New Roman" w:cs="Times New Roman"/>
            <w:sz w:val="24"/>
            <w:szCs w:val="24"/>
            <w:lang w:val="en-US"/>
          </w:rPr>
          <w:delText>.0441</w:delText>
        </w:r>
        <w:r w:rsidR="00994E27" w:rsidRPr="00C70602" w:rsidDel="00AB6141">
          <w:rPr>
            <w:rFonts w:ascii="Times New Roman" w:hAnsi="Times New Roman" w:cs="Times New Roman"/>
            <w:sz w:val="24"/>
            <w:szCs w:val="24"/>
            <w:lang w:val="en-US"/>
          </w:rPr>
          <w:delText xml:space="preserve">; </w:delText>
        </w:r>
      </w:del>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del w:id="234" w:author="SHAPHAN YONG CHIA" w:date="2023-09-15T12:54:00Z">
        <w:r w:rsidR="0034766B" w:rsidRPr="00C70602" w:rsidDel="00AB6141">
          <w:rPr>
            <w:rFonts w:ascii="Times New Roman" w:hAnsi="Times New Roman" w:cs="Times New Roman"/>
            <w:i/>
            <w:iCs/>
            <w:sz w:val="24"/>
            <w:szCs w:val="24"/>
            <w:lang w:val="el-GR"/>
          </w:rPr>
          <w:delText>χ</w:delText>
        </w:r>
        <w:r w:rsidR="0034766B" w:rsidRPr="00C70602" w:rsidDel="00AB6141">
          <w:rPr>
            <w:rFonts w:ascii="Times New Roman" w:hAnsi="Times New Roman" w:cs="Times New Roman"/>
            <w:i/>
            <w:iCs/>
            <w:sz w:val="24"/>
            <w:szCs w:val="24"/>
            <w:vertAlign w:val="superscript"/>
            <w:lang w:val="el-GR"/>
          </w:rPr>
          <w:delText>2</w:delText>
        </w:r>
        <w:r w:rsidR="0034766B" w:rsidRPr="00C70602" w:rsidDel="00AB6141">
          <w:rPr>
            <w:rFonts w:ascii="Times New Roman" w:hAnsi="Times New Roman" w:cs="Times New Roman"/>
            <w:sz w:val="24"/>
            <w:szCs w:val="24"/>
          </w:rPr>
          <w:delText xml:space="preserve"> = 1.44</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w:delText>
        </w:r>
        <w:r w:rsidR="0034766B" w:rsidRPr="00C70602" w:rsidDel="00AB6141">
          <w:rPr>
            <w:rFonts w:ascii="Times New Roman" w:hAnsi="Times New Roman" w:cs="Times New Roman"/>
            <w:i/>
            <w:iCs/>
            <w:sz w:val="24"/>
            <w:szCs w:val="24"/>
          </w:rPr>
          <w:delText>p</w:delText>
        </w:r>
        <w:r w:rsidR="0034766B" w:rsidRPr="00C70602" w:rsidDel="00AB6141">
          <w:rPr>
            <w:rFonts w:ascii="Times New Roman" w:hAnsi="Times New Roman" w:cs="Times New Roman"/>
            <w:sz w:val="24"/>
            <w:szCs w:val="24"/>
          </w:rPr>
          <w:delText xml:space="preserve"> = 0</w:delText>
        </w:r>
        <w:r w:rsidR="0034766B" w:rsidRPr="00C70602" w:rsidDel="00AB6141">
          <w:rPr>
            <w:rFonts w:ascii="Times New Roman" w:hAnsi="Times New Roman" w:cs="Times New Roman"/>
            <w:sz w:val="24"/>
            <w:szCs w:val="24"/>
            <w:lang w:val="en-US"/>
          </w:rPr>
          <w:delText>.4859</w:delText>
        </w:r>
        <w:r w:rsidR="0034766B" w:rsidRPr="00C70602" w:rsidDel="00AB6141">
          <w:rPr>
            <w:rFonts w:ascii="Times New Roman" w:hAnsi="Times New Roman" w:cs="Times New Roman"/>
            <w:sz w:val="24"/>
            <w:szCs w:val="24"/>
          </w:rPr>
          <w:delText xml:space="preserve">; </w:delText>
        </w:r>
      </w:del>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7D999B4E" w:rsidR="009F3D15" w:rsidRPr="00C70602" w:rsidRDefault="00242C20" w:rsidP="00800E69">
      <w:pPr>
        <w:spacing w:after="0" w:line="480" w:lineRule="auto"/>
        <w:jc w:val="both"/>
        <w:rPr>
          <w:rFonts w:ascii="Times New Roman" w:hAnsi="Times New Roman" w:cs="Times New Roman"/>
          <w:sz w:val="24"/>
          <w:szCs w:val="24"/>
        </w:rPr>
      </w:pPr>
      <w:bookmarkStart w:id="235"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35"/>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del w:id="236" w:author="SHAPHAN YONG CHIA" w:date="2023-09-15T12:54:00Z">
        <w:r w:rsidR="002454B9" w:rsidRPr="00C70602" w:rsidDel="00AB6141">
          <w:rPr>
            <w:rFonts w:ascii="Times New Roman" w:hAnsi="Times New Roman" w:cs="Times New Roman"/>
            <w:i/>
            <w:iCs/>
            <w:sz w:val="24"/>
            <w:szCs w:val="24"/>
            <w:lang w:val="el-GR"/>
          </w:rPr>
          <w:delText>χ</w:delText>
        </w:r>
        <w:r w:rsidR="002454B9" w:rsidRPr="00C70602" w:rsidDel="00AB6141">
          <w:rPr>
            <w:rFonts w:ascii="Times New Roman" w:hAnsi="Times New Roman" w:cs="Times New Roman"/>
            <w:i/>
            <w:iCs/>
            <w:sz w:val="24"/>
            <w:szCs w:val="24"/>
            <w:vertAlign w:val="superscript"/>
            <w:lang w:val="el-GR"/>
          </w:rPr>
          <w:delText>2</w:delText>
        </w:r>
        <w:r w:rsidR="002454B9" w:rsidRPr="00C70602" w:rsidDel="00AB6141">
          <w:rPr>
            <w:rFonts w:ascii="Times New Roman" w:hAnsi="Times New Roman" w:cs="Times New Roman"/>
            <w:sz w:val="24"/>
            <w:szCs w:val="24"/>
          </w:rPr>
          <w:delText xml:space="preserve"> = 56.28</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w:delText>
        </w:r>
        <w:r w:rsidR="002454B9" w:rsidRPr="00C70602" w:rsidDel="00AB6141">
          <w:rPr>
            <w:rFonts w:ascii="Times New Roman" w:hAnsi="Times New Roman" w:cs="Times New Roman"/>
            <w:i/>
            <w:iCs/>
            <w:sz w:val="24"/>
            <w:szCs w:val="24"/>
          </w:rPr>
          <w:delText>p</w:delText>
        </w:r>
        <w:r w:rsidR="002454B9" w:rsidRPr="00C70602" w:rsidDel="00AB6141">
          <w:rPr>
            <w:rFonts w:ascii="Times New Roman" w:hAnsi="Times New Roman" w:cs="Times New Roman"/>
            <w:sz w:val="24"/>
            <w:szCs w:val="24"/>
          </w:rPr>
          <w:delText xml:space="preserve"> &lt; 0</w:delText>
        </w:r>
        <w:r w:rsidR="002454B9" w:rsidRPr="00C70602" w:rsidDel="00AB6141">
          <w:rPr>
            <w:rFonts w:ascii="Times New Roman" w:hAnsi="Times New Roman" w:cs="Times New Roman"/>
            <w:sz w:val="24"/>
            <w:szCs w:val="24"/>
            <w:lang w:val="en-US"/>
          </w:rPr>
          <w:delText xml:space="preserve">.0001; </w:delText>
        </w:r>
      </w:del>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5B4E861A" w:rsidR="0028425E" w:rsidRPr="00C70602" w:rsidRDefault="00797519" w:rsidP="00800E69">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41D7725E"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w:t>
      </w:r>
      <w:ins w:id="237" w:author="SHAPHAN YONG CHIA" w:date="2023-09-12T18:22:00Z">
        <w:r w:rsidR="00E15638">
          <w:rPr>
            <w:rFonts w:eastAsiaTheme="minorEastAsia"/>
            <w:i/>
            <w:iCs/>
            <w:color w:val="000000" w:themeColor="text1"/>
            <w:kern w:val="24"/>
            <w:sz w:val="20"/>
            <w:szCs w:val="20"/>
            <w:lang w:val="en-US"/>
          </w:rPr>
          <w:t>.</w:t>
        </w:r>
      </w:ins>
      <w:del w:id="238" w:author="SHAPHAN YONG CHIA" w:date="2023-09-12T18:22:00Z">
        <w:r w:rsidR="00F94337" w:rsidRPr="00C70602" w:rsidDel="00E15638">
          <w:rPr>
            <w:rFonts w:eastAsiaTheme="minorEastAsia"/>
            <w:i/>
            <w:iCs/>
            <w:color w:val="000000" w:themeColor="text1"/>
            <w:kern w:val="24"/>
            <w:sz w:val="20"/>
            <w:szCs w:val="20"/>
            <w:lang w:val="en-US"/>
          </w:rPr>
          <w:delText>elia</w:delText>
        </w:r>
      </w:del>
      <w:r w:rsidR="00F94337" w:rsidRPr="00C70602">
        <w:rPr>
          <w:rFonts w:eastAsiaTheme="minorEastAsia"/>
          <w:i/>
          <w:iCs/>
          <w:color w:val="000000" w:themeColor="text1"/>
          <w:kern w:val="24"/>
          <w:sz w:val="20"/>
          <w:szCs w:val="20"/>
          <w:lang w:val="en-US"/>
        </w:rPr>
        <w:t xml:space="preserve">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9"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9"/>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240"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0"/>
    <w:p w14:paraId="3D7167C1" w14:textId="62BB9D34"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41"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w:t>
      </w:r>
      <w:del w:id="242" w:author="SHAPHAN YONG CHIA" w:date="2023-09-14T17:23:00Z">
        <w:r w:rsidR="00D50F7E" w:rsidRPr="00C70602" w:rsidDel="003665B6">
          <w:delText>only marginally</w:delText>
        </w:r>
      </w:del>
      <w:ins w:id="243" w:author="SHAPHAN YONG CHIA" w:date="2023-09-14T17:23:00Z">
        <w:r w:rsidR="003665B6" w:rsidRPr="003665B6">
          <w:rPr>
            <w:color w:val="FF0000"/>
            <w:rPrChange w:id="244" w:author="SHAPHAN YONG CHIA" w:date="2023-09-14T17:24:00Z">
              <w:rPr/>
            </w:rPrChange>
          </w:rPr>
          <w:t>not sta</w:t>
        </w:r>
      </w:ins>
      <w:ins w:id="245" w:author="SHAPHAN YONG CHIA" w:date="2023-09-14T17:24:00Z">
        <w:r w:rsidR="003665B6" w:rsidRPr="003665B6">
          <w:rPr>
            <w:color w:val="FF0000"/>
            <w:rPrChange w:id="246" w:author="SHAPHAN YONG CHIA" w:date="2023-09-14T17:24:00Z">
              <w:rPr/>
            </w:rPrChange>
          </w:rPr>
          <w:t>tistically</w:t>
        </w:r>
      </w:ins>
      <w:r w:rsidR="00D50F7E" w:rsidRPr="003665B6">
        <w:rPr>
          <w:color w:val="FF0000"/>
          <w:rPrChange w:id="247" w:author="SHAPHAN YONG CHIA" w:date="2023-09-14T17:24:00Z">
            <w:rPr/>
          </w:rPrChange>
        </w:rPr>
        <w:t xml:space="preserve"> </w:t>
      </w:r>
      <w:r w:rsidR="00D50F7E" w:rsidRPr="00C70602">
        <w:t xml:space="preserve">significant </w:t>
      </w:r>
      <w:r w:rsidR="002454B9" w:rsidRPr="00C70602">
        <w:t>(</w:t>
      </w:r>
      <w:del w:id="248" w:author="SHAPHAN YONG CHIA" w:date="2023-09-15T12:54:00Z">
        <w:r w:rsidR="002454B9" w:rsidRPr="00C70602" w:rsidDel="00AB6141">
          <w:rPr>
            <w:i/>
            <w:iCs/>
            <w:lang w:val="el-GR"/>
          </w:rPr>
          <w:delText>χ</w:delText>
        </w:r>
        <w:r w:rsidR="002454B9" w:rsidRPr="00C70602" w:rsidDel="00AB6141">
          <w:rPr>
            <w:i/>
            <w:iCs/>
            <w:vertAlign w:val="superscript"/>
            <w:lang w:val="el-GR"/>
          </w:rPr>
          <w:delText>2</w:delText>
        </w:r>
        <w:r w:rsidR="002454B9" w:rsidRPr="00C70602" w:rsidDel="00AB6141">
          <w:delText xml:space="preserve"> = 5.12</w:delText>
        </w:r>
        <w:r w:rsidR="006000EE" w:rsidRPr="00C70602" w:rsidDel="00AB6141">
          <w:delText>,</w:delText>
        </w:r>
        <w:r w:rsidR="002454B9" w:rsidRPr="00C70602" w:rsidDel="00AB6141">
          <w:delText xml:space="preserve"> df = 2</w:delText>
        </w:r>
        <w:r w:rsidR="006000EE" w:rsidRPr="00C70602" w:rsidDel="00AB6141">
          <w:delText>,</w:delText>
        </w:r>
        <w:r w:rsidR="002454B9" w:rsidRPr="00C70602" w:rsidDel="00AB6141">
          <w:delText xml:space="preserve"> </w:delText>
        </w:r>
        <w:r w:rsidR="002454B9" w:rsidRPr="00C70602" w:rsidDel="00AB6141">
          <w:rPr>
            <w:i/>
            <w:iCs/>
          </w:rPr>
          <w:delText>p</w:delText>
        </w:r>
        <w:r w:rsidR="002454B9" w:rsidRPr="00C70602" w:rsidDel="00AB6141">
          <w:delText xml:space="preserve"> &lt; 0</w:delText>
        </w:r>
        <w:r w:rsidR="002454B9" w:rsidRPr="00C70602" w:rsidDel="00AB6141">
          <w:rPr>
            <w:lang w:val="en-US"/>
          </w:rPr>
          <w:delText xml:space="preserve">.0773; </w:delText>
        </w:r>
      </w:del>
      <w:r w:rsidR="002454B9" w:rsidRPr="00C70602">
        <w:t xml:space="preserve">Figure </w:t>
      </w:r>
      <w:r w:rsidR="007E5826" w:rsidRPr="00C70602">
        <w:t>S6</w:t>
      </w:r>
      <w:r w:rsidR="002454B9" w:rsidRPr="00C70602">
        <w:t>).</w:t>
      </w:r>
      <w:bookmarkEnd w:id="241"/>
    </w:p>
    <w:p w14:paraId="330274D9" w14:textId="7A2CC510" w:rsidR="007A0AB4" w:rsidRPr="00C70602" w:rsidRDefault="00237B25" w:rsidP="00800E69">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47BFD967"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ins w:id="249" w:author="SHAPHAN YONG CHIA" w:date="2023-09-12T18:23:00Z">
        <w:r w:rsidR="00E15638">
          <w:rPr>
            <w:rFonts w:eastAsiaTheme="minorEastAsia"/>
            <w:i/>
            <w:iCs/>
            <w:sz w:val="20"/>
            <w:szCs w:val="20"/>
            <w:lang w:val="en-US"/>
          </w:rPr>
          <w:t>.</w:t>
        </w:r>
      </w:ins>
      <w:del w:id="250" w:author="SHAPHAN YONG CHIA" w:date="2023-09-12T18:23:00Z">
        <w:r w:rsidR="00AB47FE" w:rsidRPr="00C70602" w:rsidDel="00E15638">
          <w:rPr>
            <w:rFonts w:eastAsiaTheme="minorEastAsia"/>
            <w:i/>
            <w:iCs/>
            <w:sz w:val="20"/>
            <w:szCs w:val="20"/>
            <w:lang w:val="en-US"/>
          </w:rPr>
          <w:delText>elia</w:delText>
        </w:r>
      </w:del>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represents the median, while the whiskers extend to 1.5 times the IQR, encompassing the minimum (Q1-1.5IQR) </w:t>
      </w:r>
      <w:r w:rsidR="004A777F" w:rsidRPr="004A777F">
        <w:rPr>
          <w:sz w:val="20"/>
          <w:szCs w:val="20"/>
          <w:lang w:val="en-US"/>
        </w:rPr>
        <w:lastRenderedPageBreak/>
        <w:t>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3BEC8C78" w:rsidR="00BD242A" w:rsidRPr="00C70602" w:rsidRDefault="00FB7605" w:rsidP="00800E69">
      <w:pPr>
        <w:spacing w:after="0" w:line="480" w:lineRule="auto"/>
        <w:jc w:val="both"/>
        <w:rPr>
          <w:rFonts w:ascii="Times New Roman" w:hAnsi="Times New Roman" w:cs="Times New Roman"/>
          <w:b/>
          <w:bCs/>
          <w:sz w:val="24"/>
          <w:szCs w:val="24"/>
        </w:rPr>
      </w:pPr>
      <w:bookmarkStart w:id="251"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D</w:t>
      </w:r>
      <w:ins w:id="252" w:author="SHAPHAN YONG CHIA" w:date="2023-09-12T18:23:00Z">
        <w:r w:rsidR="00E15638">
          <w:rPr>
            <w:rFonts w:ascii="Times New Roman" w:hAnsi="Times New Roman" w:cs="Times New Roman"/>
            <w:b/>
            <w:bCs/>
            <w:i/>
            <w:iCs/>
            <w:sz w:val="24"/>
            <w:szCs w:val="24"/>
          </w:rPr>
          <w:t>.</w:t>
        </w:r>
      </w:ins>
      <w:del w:id="253" w:author="SHAPHAN YONG CHIA" w:date="2023-09-12T18:23:00Z">
        <w:r w:rsidR="00BD242A" w:rsidRPr="00C70602" w:rsidDel="00E15638">
          <w:rPr>
            <w:rFonts w:ascii="Times New Roman" w:hAnsi="Times New Roman" w:cs="Times New Roman"/>
            <w:b/>
            <w:bCs/>
            <w:i/>
            <w:iCs/>
            <w:sz w:val="24"/>
            <w:szCs w:val="24"/>
          </w:rPr>
          <w:delText>elia</w:delText>
        </w:r>
      </w:del>
      <w:r w:rsidR="00BD242A" w:rsidRPr="00C70602">
        <w:rPr>
          <w:rFonts w:ascii="Times New Roman" w:hAnsi="Times New Roman" w:cs="Times New Roman"/>
          <w:b/>
          <w:bCs/>
          <w:i/>
          <w:iCs/>
          <w:sz w:val="24"/>
          <w:szCs w:val="24"/>
        </w:rPr>
        <w:t xml:space="preserve">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51"/>
    <w:p w14:paraId="72E251AD" w14:textId="25A07168"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del w:id="254" w:author="SHAPHAN YONG CHIA" w:date="2023-09-15T12:53:00Z">
        <w:r w:rsidR="00A72BF2" w:rsidRPr="00C70602" w:rsidDel="00AB6141">
          <w:rPr>
            <w:rFonts w:ascii="Times New Roman" w:hAnsi="Times New Roman" w:cs="Times New Roman"/>
            <w:i/>
            <w:iCs/>
            <w:sz w:val="24"/>
            <w:szCs w:val="24"/>
            <w:lang w:val="el-GR"/>
          </w:rPr>
          <w:delText>χ</w:delText>
        </w:r>
        <w:r w:rsidR="00A72BF2" w:rsidRPr="00C70602" w:rsidDel="00AB6141">
          <w:rPr>
            <w:rFonts w:ascii="Times New Roman" w:hAnsi="Times New Roman" w:cs="Times New Roman"/>
            <w:i/>
            <w:iCs/>
            <w:sz w:val="24"/>
            <w:szCs w:val="24"/>
            <w:vertAlign w:val="superscript"/>
            <w:lang w:val="el-GR"/>
          </w:rPr>
          <w:delText>2</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6.0</w:delText>
        </w:r>
        <w:r w:rsidR="009E6FC4" w:rsidRPr="00C70602" w:rsidDel="00AB6141">
          <w:rPr>
            <w:rFonts w:ascii="Times New Roman" w:hAnsi="Times New Roman" w:cs="Times New Roman"/>
            <w:sz w:val="24"/>
            <w:szCs w:val="24"/>
            <w:lang w:val="en-US"/>
          </w:rPr>
          <w:delText>6</w:delText>
        </w:r>
        <w:r w:rsidR="00A72BF2" w:rsidRPr="00C70602" w:rsidDel="00AB6141">
          <w:rPr>
            <w:rFonts w:ascii="Times New Roman" w:hAnsi="Times New Roman" w:cs="Times New Roman"/>
            <w:sz w:val="24"/>
            <w:szCs w:val="24"/>
            <w:lang w:val="el-GR"/>
          </w:rPr>
          <w:delText>, df</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xml:space="preserve"> 2</w:delText>
        </w:r>
        <w:r w:rsidR="00A72BF2" w:rsidRPr="00C70602" w:rsidDel="00AB6141">
          <w:rPr>
            <w:rFonts w:ascii="Times New Roman" w:hAnsi="Times New Roman" w:cs="Times New Roman"/>
            <w:i/>
            <w:iCs/>
            <w:sz w:val="24"/>
            <w:szCs w:val="24"/>
            <w:lang w:val="el-GR"/>
          </w:rPr>
          <w:delText xml:space="preserve">, p </w:delText>
        </w:r>
        <w:r w:rsidR="00A72BF2" w:rsidRPr="00C70602" w:rsidDel="00AB6141">
          <w:rPr>
            <w:rFonts w:ascii="Times New Roman" w:hAnsi="Times New Roman" w:cs="Times New Roman"/>
            <w:sz w:val="24"/>
            <w:szCs w:val="24"/>
            <w:lang w:val="el-GR"/>
          </w:rPr>
          <w:delText>= 0.0484</w:delText>
        </w:r>
        <w:r w:rsidR="009E6FC4" w:rsidRPr="00C70602" w:rsidDel="00AB6141">
          <w:rPr>
            <w:rFonts w:ascii="Times New Roman" w:hAnsi="Times New Roman" w:cs="Times New Roman"/>
            <w:sz w:val="24"/>
            <w:szCs w:val="24"/>
            <w:lang w:val="en-US"/>
          </w:rPr>
          <w:delText xml:space="preserve">; </w:delText>
        </w:r>
      </w:del>
      <w:r w:rsidR="009E6FC4"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del w:id="255" w:author="SHAPHAN YONG CHIA" w:date="2023-09-15T12:53: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0.24</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8896;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del w:id="256" w:author="SHAPHAN YONG CHIA" w:date="2023-09-15T12:53:00Z">
        <w:r w:rsidR="005D79E6" w:rsidRPr="00C70602" w:rsidDel="00AB6141">
          <w:rPr>
            <w:rFonts w:ascii="Times New Roman" w:hAnsi="Times New Roman" w:cs="Times New Roman"/>
            <w:i/>
            <w:iCs/>
            <w:sz w:val="24"/>
            <w:szCs w:val="24"/>
            <w:lang w:val="el-GR"/>
          </w:rPr>
          <w:delText>χ</w:delText>
        </w:r>
        <w:r w:rsidR="005D79E6" w:rsidRPr="00C70602" w:rsidDel="00AB6141">
          <w:rPr>
            <w:rFonts w:ascii="Times New Roman" w:hAnsi="Times New Roman" w:cs="Times New Roman"/>
            <w:i/>
            <w:iCs/>
            <w:sz w:val="24"/>
            <w:szCs w:val="24"/>
            <w:vertAlign w:val="superscript"/>
            <w:lang w:val="el-GR"/>
          </w:rPr>
          <w:delText>2</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w:delText>
        </w:r>
        <w:r w:rsidR="005D79E6" w:rsidRPr="00C70602" w:rsidDel="00AB6141">
          <w:rPr>
            <w:rFonts w:ascii="Times New Roman" w:hAnsi="Times New Roman" w:cs="Times New Roman"/>
            <w:sz w:val="24"/>
            <w:szCs w:val="24"/>
            <w:lang w:val="en-US"/>
          </w:rPr>
          <w:delText>0.92</w:delText>
        </w:r>
        <w:r w:rsidR="005D79E6" w:rsidRPr="00C70602" w:rsidDel="00AB6141">
          <w:rPr>
            <w:rFonts w:ascii="Times New Roman" w:hAnsi="Times New Roman" w:cs="Times New Roman"/>
            <w:sz w:val="24"/>
            <w:szCs w:val="24"/>
            <w:lang w:val="el-GR"/>
          </w:rPr>
          <w:delText>, df</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2</w:delText>
        </w:r>
        <w:r w:rsidR="005D79E6" w:rsidRPr="00C70602" w:rsidDel="00AB6141">
          <w:rPr>
            <w:rFonts w:ascii="Times New Roman" w:hAnsi="Times New Roman" w:cs="Times New Roman"/>
            <w:i/>
            <w:iCs/>
            <w:sz w:val="24"/>
            <w:szCs w:val="24"/>
            <w:lang w:val="el-GR"/>
          </w:rPr>
          <w:delText xml:space="preserve">, p </w:delText>
        </w:r>
        <w:r w:rsidR="005D79E6" w:rsidRPr="00C70602" w:rsidDel="00AB6141">
          <w:rPr>
            <w:rFonts w:ascii="Times New Roman" w:hAnsi="Times New Roman" w:cs="Times New Roman"/>
            <w:sz w:val="24"/>
            <w:szCs w:val="24"/>
            <w:lang w:val="el-GR"/>
          </w:rPr>
          <w:delText>= 0.</w:delText>
        </w:r>
        <w:r w:rsidR="005D79E6" w:rsidRPr="00C70602" w:rsidDel="00AB6141">
          <w:rPr>
            <w:rFonts w:ascii="Times New Roman" w:hAnsi="Times New Roman" w:cs="Times New Roman"/>
            <w:sz w:val="24"/>
            <w:szCs w:val="24"/>
            <w:lang w:val="en-US"/>
          </w:rPr>
          <w:delText xml:space="preserve">6314; </w:delText>
        </w:r>
      </w:del>
      <w:r w:rsidR="005D79E6" w:rsidRPr="00C70602">
        <w:rPr>
          <w:rFonts w:ascii="Times New Roman" w:hAnsi="Times New Roman" w:cs="Times New Roman"/>
          <w:sz w:val="24"/>
          <w:szCs w:val="24"/>
          <w:lang w:val="en-US"/>
        </w:rPr>
        <w:t xml:space="preserve">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del w:id="257" w:author="SHAPHAN YONG CHIA" w:date="2023-09-15T12:52: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0.11</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9468;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36D3B170" w:rsidR="007E5826" w:rsidRPr="00C70602" w:rsidRDefault="007E5826"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P</w:t>
      </w:r>
      <w:ins w:id="258" w:author="SHAPHAN YONG CHIA" w:date="2023-09-12T18:25:00Z">
        <w:r w:rsidR="00E15638">
          <w:rPr>
            <w:rFonts w:ascii="Times New Roman" w:hAnsi="Times New Roman" w:cs="Times New Roman"/>
            <w:b/>
            <w:bCs/>
            <w:i/>
            <w:iCs/>
            <w:sz w:val="24"/>
            <w:szCs w:val="24"/>
          </w:rPr>
          <w:t>.</w:t>
        </w:r>
      </w:ins>
      <w:del w:id="259" w:author="SHAPHAN YONG CHIA" w:date="2023-09-12T18:25:00Z">
        <w:r w:rsidRPr="00C70602" w:rsidDel="00E15638">
          <w:rPr>
            <w:rFonts w:ascii="Times New Roman" w:hAnsi="Times New Roman" w:cs="Times New Roman"/>
            <w:b/>
            <w:bCs/>
            <w:i/>
            <w:iCs/>
            <w:sz w:val="24"/>
            <w:szCs w:val="24"/>
          </w:rPr>
          <w:delText>lutella</w:delText>
        </w:r>
      </w:del>
      <w:r w:rsidRPr="00C70602">
        <w:rPr>
          <w:rFonts w:ascii="Times New Roman" w:hAnsi="Times New Roman" w:cs="Times New Roman"/>
          <w:b/>
          <w:bCs/>
          <w:i/>
          <w:iCs/>
          <w:sz w:val="24"/>
          <w:szCs w:val="24"/>
        </w:rPr>
        <w:t xml:space="preserve">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56ACDBA6"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w:t>
      </w:r>
      <w:del w:id="260" w:author="SHAPHAN YONG CHIA" w:date="2023-09-15T12:52:00Z">
        <w:r w:rsidRPr="00C70602" w:rsidDel="00AB6141">
          <w:rPr>
            <w:rFonts w:ascii="Times New Roman" w:hAnsi="Times New Roman" w:cs="Times New Roman"/>
            <w:sz w:val="24"/>
            <w:szCs w:val="24"/>
          </w:rPr>
          <w:delText xml:space="preserve">Trial 1: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2.46</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0.2931; Trial 2: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5.40</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0.0672; </w:delText>
        </w:r>
      </w:del>
      <w:r w:rsidRPr="00C70602">
        <w:rPr>
          <w:rFonts w:ascii="Times New Roman" w:eastAsia="Times New Roman" w:hAnsi="Times New Roman" w:cs="Times New Roman"/>
          <w:sz w:val="24"/>
          <w:szCs w:val="24"/>
        </w:rPr>
        <w:t>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252FA953" w:rsidR="001F5E00" w:rsidRPr="00C70602" w:rsidRDefault="005D5DE0"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P</w:t>
      </w:r>
      <w:ins w:id="261" w:author="SHAPHAN YONG CHIA" w:date="2023-09-12T18:25:00Z">
        <w:r w:rsidR="00E15638">
          <w:rPr>
            <w:rFonts w:ascii="Times New Roman" w:hAnsi="Times New Roman" w:cs="Times New Roman"/>
            <w:b/>
            <w:bCs/>
            <w:i/>
            <w:iCs/>
            <w:sz w:val="24"/>
            <w:szCs w:val="24"/>
          </w:rPr>
          <w:t>.</w:t>
        </w:r>
      </w:ins>
      <w:del w:id="262" w:author="SHAPHAN YONG CHIA" w:date="2023-09-12T18:25:00Z">
        <w:r w:rsidR="001F5E00" w:rsidRPr="00C70602" w:rsidDel="00E15638">
          <w:rPr>
            <w:rFonts w:ascii="Times New Roman" w:hAnsi="Times New Roman" w:cs="Times New Roman"/>
            <w:b/>
            <w:bCs/>
            <w:i/>
            <w:iCs/>
            <w:sz w:val="24"/>
            <w:szCs w:val="24"/>
          </w:rPr>
          <w:delText>lutella</w:delText>
        </w:r>
      </w:del>
      <w:r w:rsidR="001F5E00" w:rsidRPr="00C70602">
        <w:rPr>
          <w:rFonts w:ascii="Times New Roman" w:hAnsi="Times New Roman" w:cs="Times New Roman"/>
          <w:b/>
          <w:bCs/>
          <w:i/>
          <w:iCs/>
          <w:sz w:val="24"/>
          <w:szCs w:val="24"/>
        </w:rPr>
        <w:t xml:space="preserve">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00B112C4" w14:textId="644FEDCA"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w:t>
      </w:r>
      <w:r w:rsidR="00905ED6" w:rsidRPr="00C70602">
        <w:rPr>
          <w:rFonts w:ascii="Times New Roman" w:hAnsi="Times New Roman" w:cs="Times New Roman"/>
          <w:sz w:val="24"/>
          <w:szCs w:val="24"/>
        </w:rPr>
        <w:lastRenderedPageBreak/>
        <w:t xml:space="preserve">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ins w:id="263" w:author="SHAPHAN YONG CHIA" w:date="2023-09-14T17:27:00Z">
        <w:r w:rsidR="00A1206C">
          <w:rPr>
            <w:rFonts w:ascii="Times New Roman" w:hAnsi="Times New Roman" w:cs="Times New Roman"/>
            <w:sz w:val="24"/>
            <w:szCs w:val="24"/>
          </w:rPr>
          <w:t xml:space="preserve">There was no significant </w:t>
        </w:r>
      </w:ins>
      <w:del w:id="264" w:author="SHAPHAN YONG CHIA" w:date="2023-09-14T17:28:00Z">
        <w:r w:rsidR="00FC0DD4" w:rsidRPr="00C70602" w:rsidDel="00A1206C">
          <w:rPr>
            <w:rFonts w:ascii="Times New Roman" w:hAnsi="Times New Roman" w:cs="Times New Roman"/>
            <w:sz w:val="24"/>
            <w:szCs w:val="24"/>
          </w:rPr>
          <w:delText xml:space="preserve">A </w:delText>
        </w:r>
        <w:r w:rsidR="00905ED6" w:rsidRPr="00C70602" w:rsidDel="00A1206C">
          <w:rPr>
            <w:rFonts w:ascii="Times New Roman" w:hAnsi="Times New Roman" w:cs="Times New Roman"/>
            <w:sz w:val="24"/>
            <w:szCs w:val="24"/>
          </w:rPr>
          <w:delText xml:space="preserve">marginally </w:delText>
        </w:r>
      </w:del>
      <w:r w:rsidR="00905ED6" w:rsidRPr="00C70602">
        <w:rPr>
          <w:rFonts w:ascii="Times New Roman" w:hAnsi="Times New Roman" w:cs="Times New Roman"/>
          <w:sz w:val="24"/>
          <w:szCs w:val="24"/>
        </w:rPr>
        <w:t>differen</w:t>
      </w:r>
      <w:ins w:id="265" w:author="SHAPHAN YONG CHIA" w:date="2023-09-14T17:28:00Z">
        <w:r w:rsidR="00A1206C">
          <w:rPr>
            <w:rFonts w:ascii="Times New Roman" w:hAnsi="Times New Roman" w:cs="Times New Roman"/>
            <w:sz w:val="24"/>
            <w:szCs w:val="24"/>
          </w:rPr>
          <w:t>ce</w:t>
        </w:r>
      </w:ins>
      <w:del w:id="266" w:author="SHAPHAN YONG CHIA" w:date="2023-09-14T17:28:00Z">
        <w:r w:rsidR="00905ED6" w:rsidRPr="00C70602" w:rsidDel="00A1206C">
          <w:rPr>
            <w:rFonts w:ascii="Times New Roman" w:hAnsi="Times New Roman" w:cs="Times New Roman"/>
            <w:sz w:val="24"/>
            <w:szCs w:val="24"/>
          </w:rPr>
          <w:delText>t</w:delText>
        </w:r>
      </w:del>
      <w:ins w:id="267" w:author="SHAPHAN YONG CHIA" w:date="2023-09-14T17:28:00Z">
        <w:r w:rsidR="00A1206C">
          <w:rPr>
            <w:rFonts w:ascii="Times New Roman" w:hAnsi="Times New Roman" w:cs="Times New Roman"/>
            <w:sz w:val="24"/>
            <w:szCs w:val="24"/>
          </w:rPr>
          <w:t xml:space="preserve"> in</w:t>
        </w:r>
      </w:ins>
      <w:r w:rsidR="00905ED6" w:rsidRPr="00C70602">
        <w:rPr>
          <w:rFonts w:ascii="Times New Roman" w:hAnsi="Times New Roman" w:cs="Times New Roman"/>
          <w:sz w:val="24"/>
          <w:szCs w:val="24"/>
        </w:rPr>
        <w:t xml:space="preserve"> mean larval survival </w:t>
      </w:r>
      <w:del w:id="268" w:author="SHAPHAN YONG CHIA" w:date="2023-09-14T17:28:00Z">
        <w:r w:rsidR="00905ED6" w:rsidRPr="00C70602" w:rsidDel="0049196B">
          <w:rPr>
            <w:rFonts w:ascii="Times New Roman" w:hAnsi="Times New Roman" w:cs="Times New Roman"/>
            <w:sz w:val="24"/>
            <w:szCs w:val="24"/>
          </w:rPr>
          <w:delText xml:space="preserve">was recorded </w:delText>
        </w:r>
      </w:del>
      <w:r w:rsidR="00905ED6" w:rsidRPr="00C70602">
        <w:rPr>
          <w:rFonts w:ascii="Times New Roman" w:hAnsi="Times New Roman" w:cs="Times New Roman"/>
          <w:sz w:val="24"/>
          <w:szCs w:val="24"/>
        </w:rPr>
        <w:t>when this experiment was repeated under similar conditions (</w:t>
      </w:r>
      <w:del w:id="269" w:author="SHAPHAN YONG CHIA" w:date="2023-09-15T12:52:00Z">
        <w:r w:rsidR="00905ED6" w:rsidRPr="00C70602" w:rsidDel="00AB6141">
          <w:rPr>
            <w:rFonts w:ascii="Times New Roman" w:hAnsi="Times New Roman" w:cs="Times New Roman"/>
            <w:i/>
            <w:iCs/>
            <w:sz w:val="24"/>
            <w:szCs w:val="24"/>
            <w:lang w:val="el-GR"/>
          </w:rPr>
          <w:delText>χ</w:delText>
        </w:r>
        <w:r w:rsidR="00905ED6" w:rsidRPr="00C70602" w:rsidDel="00AB6141">
          <w:rPr>
            <w:rFonts w:ascii="Times New Roman" w:hAnsi="Times New Roman" w:cs="Times New Roman"/>
            <w:i/>
            <w:iCs/>
            <w:sz w:val="24"/>
            <w:szCs w:val="24"/>
            <w:vertAlign w:val="superscript"/>
            <w:lang w:val="el-GR"/>
          </w:rPr>
          <w:delText>2</w:delText>
        </w:r>
        <w:r w:rsidR="00905ED6" w:rsidRPr="00C70602" w:rsidDel="00AB6141">
          <w:rPr>
            <w:rFonts w:ascii="Times New Roman" w:hAnsi="Times New Roman" w:cs="Times New Roman"/>
            <w:sz w:val="24"/>
            <w:szCs w:val="24"/>
          </w:rPr>
          <w:delText xml:space="preserve"> = 5.84</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df = 2</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w:delText>
        </w:r>
        <w:r w:rsidR="00905ED6" w:rsidRPr="00C70602" w:rsidDel="00AB6141">
          <w:rPr>
            <w:rFonts w:ascii="Times New Roman" w:hAnsi="Times New Roman" w:cs="Times New Roman"/>
            <w:i/>
            <w:iCs/>
            <w:sz w:val="24"/>
            <w:szCs w:val="24"/>
          </w:rPr>
          <w:delText>p</w:delText>
        </w:r>
        <w:r w:rsidR="00905ED6" w:rsidRPr="00C70602" w:rsidDel="00AB6141">
          <w:rPr>
            <w:rFonts w:ascii="Times New Roman" w:hAnsi="Times New Roman" w:cs="Times New Roman"/>
            <w:sz w:val="24"/>
            <w:szCs w:val="24"/>
          </w:rPr>
          <w:delText xml:space="preserve"> &lt; 0.0540; </w:delText>
        </w:r>
      </w:del>
      <w:r w:rsidR="00905ED6" w:rsidRPr="00C70602">
        <w:rPr>
          <w:rFonts w:ascii="Times New Roman" w:hAnsi="Times New Roman" w:cs="Times New Roman"/>
          <w:sz w:val="24"/>
          <w:szCs w:val="24"/>
        </w:rPr>
        <w:t>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47047197" w14:textId="492B4276" w:rsidR="00905ED6" w:rsidRDefault="00B55CCF" w:rsidP="00800E69">
      <w:pPr>
        <w:spacing w:line="480" w:lineRule="auto"/>
        <w:jc w:val="both"/>
        <w:rPr>
          <w:sz w:val="20"/>
          <w:szCs w:val="20"/>
          <w:lang w:val="en-US"/>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bookmarkStart w:id="270" w:name="_Hlk127451932"/>
      <w:r w:rsidR="00905ED6"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00905ED6" w:rsidRPr="00C70602">
        <w:rPr>
          <w:rFonts w:eastAsiaTheme="minorEastAsia"/>
          <w:b/>
          <w:bCs/>
          <w:color w:val="000000" w:themeColor="text1"/>
          <w:kern w:val="24"/>
          <w:lang w:val="en-US"/>
        </w:rPr>
        <w:t xml:space="preserve">. </w:t>
      </w:r>
      <w:r w:rsidR="00905ED6" w:rsidRPr="00C70602">
        <w:rPr>
          <w:rFonts w:eastAsiaTheme="minorEastAsia"/>
          <w:color w:val="000000" w:themeColor="text1"/>
          <w:kern w:val="24"/>
          <w:sz w:val="20"/>
          <w:szCs w:val="20"/>
          <w:lang w:val="en-US"/>
        </w:rPr>
        <w:t xml:space="preserve">Survival </w:t>
      </w:r>
      <w:r>
        <w:rPr>
          <w:rFonts w:eastAsiaTheme="minorEastAsia"/>
          <w:color w:val="000000" w:themeColor="text1"/>
          <w:kern w:val="24"/>
          <w:sz w:val="20"/>
          <w:szCs w:val="20"/>
          <w:lang w:val="en-US"/>
        </w:rPr>
        <w:t xml:space="preserve">(%) </w:t>
      </w:r>
      <w:r w:rsidR="00905ED6" w:rsidRPr="00C70602">
        <w:rPr>
          <w:rFonts w:eastAsiaTheme="minorEastAsia"/>
          <w:color w:val="000000" w:themeColor="text1"/>
          <w:kern w:val="24"/>
          <w:sz w:val="20"/>
          <w:szCs w:val="20"/>
          <w:lang w:val="en-US"/>
        </w:rPr>
        <w:t xml:space="preserve">of </w:t>
      </w:r>
      <w:r w:rsidR="00905ED6" w:rsidRPr="00C70602">
        <w:rPr>
          <w:rFonts w:eastAsiaTheme="minorEastAsia"/>
          <w:i/>
          <w:iCs/>
          <w:color w:val="000000" w:themeColor="text1"/>
          <w:kern w:val="24"/>
          <w:sz w:val="20"/>
          <w:szCs w:val="20"/>
          <w:lang w:val="en-US"/>
        </w:rPr>
        <w:t>P</w:t>
      </w:r>
      <w:ins w:id="271" w:author="SHAPHAN YONG CHIA" w:date="2023-09-12T18:26:00Z">
        <w:r w:rsidR="00E15638">
          <w:rPr>
            <w:rFonts w:eastAsiaTheme="minorEastAsia"/>
            <w:i/>
            <w:iCs/>
            <w:color w:val="000000" w:themeColor="text1"/>
            <w:kern w:val="24"/>
            <w:sz w:val="20"/>
            <w:szCs w:val="20"/>
            <w:lang w:val="en-US"/>
          </w:rPr>
          <w:t>.</w:t>
        </w:r>
      </w:ins>
      <w:del w:id="272" w:author="SHAPHAN YONG CHIA" w:date="2023-09-12T18:26:00Z">
        <w:r w:rsidR="00905ED6" w:rsidRPr="00C70602" w:rsidDel="00E15638">
          <w:rPr>
            <w:rFonts w:eastAsiaTheme="minorEastAsia"/>
            <w:i/>
            <w:iCs/>
            <w:color w:val="000000" w:themeColor="text1"/>
            <w:kern w:val="24"/>
            <w:sz w:val="20"/>
            <w:szCs w:val="20"/>
            <w:lang w:val="en-US"/>
          </w:rPr>
          <w:delText>lutella</w:delText>
        </w:r>
      </w:del>
      <w:r w:rsidR="00905ED6" w:rsidRPr="00C70602">
        <w:rPr>
          <w:rFonts w:eastAsiaTheme="minorEastAsia"/>
          <w:i/>
          <w:iCs/>
          <w:color w:val="000000" w:themeColor="text1"/>
          <w:kern w:val="24"/>
          <w:sz w:val="20"/>
          <w:szCs w:val="20"/>
          <w:lang w:val="en-US"/>
        </w:rPr>
        <w:t xml:space="preserve"> xylostella</w:t>
      </w:r>
      <w:r w:rsidR="00905ED6" w:rsidRPr="00C70602">
        <w:rPr>
          <w:rFonts w:eastAsiaTheme="minorEastAsia"/>
          <w:color w:val="000000" w:themeColor="text1"/>
          <w:kern w:val="24"/>
          <w:sz w:val="20"/>
          <w:szCs w:val="20"/>
          <w:lang w:val="en-US"/>
        </w:rPr>
        <w:t xml:space="preserve"> larvae on </w:t>
      </w:r>
      <w:r w:rsidR="00905ED6"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00905ED6" w:rsidRPr="00C70602">
        <w:rPr>
          <w:rFonts w:eastAsiaTheme="minorEastAsia"/>
          <w:i/>
          <w:iCs/>
          <w:color w:val="000000" w:themeColor="text1"/>
          <w:kern w:val="24"/>
          <w:sz w:val="20"/>
          <w:szCs w:val="20"/>
          <w:lang w:val="en-US"/>
        </w:rPr>
        <w:t xml:space="preserve"> rapa </w:t>
      </w:r>
      <w:r w:rsidR="00905ED6"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00905ED6"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00905ED6"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00905ED6" w:rsidRPr="00C70602">
        <w:rPr>
          <w:sz w:val="20"/>
          <w:szCs w:val="20"/>
          <w:lang w:val="en-US"/>
        </w:rPr>
        <w:t xml:space="preserve"> The dots </w:t>
      </w:r>
      <w:r w:rsidR="00CA3B7A" w:rsidRPr="00C70602">
        <w:rPr>
          <w:sz w:val="20"/>
          <w:szCs w:val="20"/>
          <w:lang w:val="en-US"/>
        </w:rPr>
        <w:t xml:space="preserve">beyond the whiskers </w:t>
      </w:r>
      <w:r w:rsidR="00905ED6" w:rsidRPr="00C70602">
        <w:rPr>
          <w:sz w:val="20"/>
          <w:szCs w:val="20"/>
          <w:lang w:val="en-US"/>
        </w:rPr>
        <w:t xml:space="preserve">represent </w:t>
      </w:r>
      <w:r w:rsidR="00223B38" w:rsidRPr="00C70602">
        <w:rPr>
          <w:sz w:val="20"/>
          <w:szCs w:val="20"/>
          <w:lang w:val="en-US"/>
        </w:rPr>
        <w:t>outliers</w:t>
      </w:r>
      <w:r w:rsidR="00905ED6" w:rsidRPr="00C70602">
        <w:rPr>
          <w:sz w:val="20"/>
          <w:szCs w:val="20"/>
          <w:lang w:val="en-US"/>
        </w:rPr>
        <w:t xml:space="preserve">. Data were analysed by </w:t>
      </w:r>
      <w:r w:rsidR="00EB41B2">
        <w:rPr>
          <w:sz w:val="20"/>
          <w:szCs w:val="20"/>
          <w:lang w:val="en-US"/>
        </w:rPr>
        <w:t>generalised</w:t>
      </w:r>
      <w:r w:rsidR="00905ED6" w:rsidRPr="00C70602">
        <w:rPr>
          <w:sz w:val="20"/>
          <w:szCs w:val="20"/>
          <w:lang w:val="en-US"/>
        </w:rPr>
        <w:t xml:space="preserve"> linear models (GLM). </w:t>
      </w:r>
      <w:bookmarkStart w:id="273" w:name="_Hlk138900017"/>
      <w:r w:rsidR="005359B5">
        <w:rPr>
          <w:sz w:val="20"/>
          <w:szCs w:val="20"/>
          <w:lang w:val="en-US"/>
        </w:rPr>
        <w:t>n</w:t>
      </w:r>
      <w:r w:rsidR="00905ED6"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273"/>
      <w:r w:rsidR="00905ED6" w:rsidRPr="00C70602">
        <w:rPr>
          <w:sz w:val="20"/>
          <w:szCs w:val="20"/>
          <w:lang w:val="en-US"/>
        </w:rPr>
        <w:t xml:space="preserve">. Boxes with different letters </w:t>
      </w:r>
      <w:r w:rsidR="00EB41B2">
        <w:rPr>
          <w:sz w:val="20"/>
          <w:szCs w:val="20"/>
          <w:lang w:val="en-US"/>
        </w:rPr>
        <w:t>differ significantly</w:t>
      </w:r>
      <w:r w:rsidR="00905ED6" w:rsidRPr="00C70602">
        <w:rPr>
          <w:sz w:val="20"/>
          <w:szCs w:val="20"/>
          <w:lang w:val="en-US"/>
        </w:rPr>
        <w:t xml:space="preserve"> (</w:t>
      </w:r>
      <w:r w:rsidR="00905ED6" w:rsidRPr="00C70602">
        <w:rPr>
          <w:color w:val="1C1D1E"/>
          <w:sz w:val="20"/>
          <w:szCs w:val="20"/>
          <w:shd w:val="clear" w:color="auto" w:fill="FFFFFF"/>
        </w:rPr>
        <w:t>Tukey</w:t>
      </w:r>
      <w:r w:rsidR="00857146">
        <w:rPr>
          <w:color w:val="1C1D1E"/>
          <w:sz w:val="20"/>
          <w:szCs w:val="20"/>
          <w:shd w:val="clear" w:color="auto" w:fill="FFFFFF"/>
        </w:rPr>
        <w:t>’</w:t>
      </w:r>
      <w:r w:rsidR="00905ED6" w:rsidRPr="00C70602">
        <w:rPr>
          <w:color w:val="1C1D1E"/>
          <w:sz w:val="20"/>
          <w:szCs w:val="20"/>
          <w:shd w:val="clear" w:color="auto" w:fill="FFFFFF"/>
        </w:rPr>
        <w:t xml:space="preserve">s </w:t>
      </w:r>
      <w:r w:rsidR="00905ED6" w:rsidRPr="00C70602">
        <w:rPr>
          <w:sz w:val="20"/>
          <w:szCs w:val="20"/>
          <w:lang w:val="en-US"/>
        </w:rPr>
        <w:t>post</w:t>
      </w:r>
      <w:r w:rsidR="0034281F" w:rsidRPr="00C70602">
        <w:rPr>
          <w:sz w:val="20"/>
          <w:szCs w:val="20"/>
          <w:lang w:val="en-US"/>
        </w:rPr>
        <w:t>-</w:t>
      </w:r>
      <w:r w:rsidR="00905ED6" w:rsidRPr="00C70602">
        <w:rPr>
          <w:sz w:val="20"/>
          <w:szCs w:val="20"/>
          <w:lang w:val="en-US"/>
        </w:rPr>
        <w:t xml:space="preserve">hoc test, </w:t>
      </w:r>
      <w:r w:rsidR="00905ED6" w:rsidRPr="00C70602">
        <w:rPr>
          <w:i/>
          <w:iCs/>
          <w:sz w:val="20"/>
          <w:szCs w:val="20"/>
          <w:lang w:val="en-US"/>
        </w:rPr>
        <w:t>p</w:t>
      </w:r>
      <w:r w:rsidR="00905ED6"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270"/>
    <w:p w14:paraId="4F3F2B40" w14:textId="5E3CC2BE"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w:t>
      </w:r>
      <w:ins w:id="274" w:author="SHAPHAN YONG CHIA" w:date="2023-09-12T18:27:00Z">
        <w:r w:rsidR="00E15638">
          <w:rPr>
            <w:rFonts w:ascii="Times New Roman" w:hAnsi="Times New Roman" w:cs="Times New Roman"/>
            <w:b/>
            <w:bCs/>
            <w:i/>
            <w:iCs/>
            <w:sz w:val="24"/>
            <w:szCs w:val="24"/>
          </w:rPr>
          <w:t>.</w:t>
        </w:r>
      </w:ins>
      <w:del w:id="275" w:author="SHAPHAN YONG CHIA" w:date="2023-09-12T18:27:00Z">
        <w:r w:rsidRPr="00C70602" w:rsidDel="00E15638">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7B5EC699" w14:textId="032608FF"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76"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del w:id="277" w:author="SHAPHAN YONG CHIA" w:date="2023-09-15T12:56:00Z">
        <w:r w:rsidR="00784CAA" w:rsidRPr="00C70602" w:rsidDel="00AB6141">
          <w:rPr>
            <w:rFonts w:ascii="Times New Roman" w:hAnsi="Times New Roman" w:cs="Times New Roman"/>
            <w:sz w:val="24"/>
            <w:szCs w:val="24"/>
          </w:rPr>
          <w:delText xml:space="preserve">14 days: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w:delText>
        </w:r>
        <w:r w:rsidR="0035343A" w:rsidRPr="00C70602" w:rsidDel="00AB6141">
          <w:rPr>
            <w:rFonts w:ascii="Times New Roman" w:hAnsi="Times New Roman" w:cs="Times New Roman"/>
            <w:sz w:val="24"/>
            <w:szCs w:val="24"/>
          </w:rPr>
          <w:delText>1</w:delText>
        </w:r>
        <w:r w:rsidR="00784CAA" w:rsidRPr="00C70602" w:rsidDel="00AB6141">
          <w:rPr>
            <w:rFonts w:ascii="Times New Roman" w:hAnsi="Times New Roman" w:cs="Times New Roman"/>
            <w:sz w:val="24"/>
            <w:szCs w:val="24"/>
          </w:rPr>
          <w:delText>.22,</w:delText>
        </w:r>
        <w:r w:rsidRPr="00C70602" w:rsidDel="00AB6141">
          <w:rPr>
            <w:rFonts w:ascii="Times New Roman" w:hAnsi="Times New Roman" w:cs="Times New Roman"/>
            <w:sz w:val="24"/>
            <w:szCs w:val="24"/>
          </w:rPr>
          <w:delText xml:space="preserve"> df = 2</w:delText>
        </w:r>
        <w:r w:rsidR="00784CA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0035343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0.</w:delText>
        </w:r>
        <w:r w:rsidR="00784CAA" w:rsidRPr="00C70602" w:rsidDel="00AB6141">
          <w:rPr>
            <w:rFonts w:ascii="Times New Roman" w:hAnsi="Times New Roman" w:cs="Times New Roman"/>
            <w:sz w:val="24"/>
            <w:szCs w:val="24"/>
          </w:rPr>
          <w:delText>5438</w:delText>
        </w:r>
        <w:r w:rsidR="005B3DC0"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00784CAA" w:rsidRPr="00C70602" w:rsidDel="00AB6141">
          <w:rPr>
            <w:rFonts w:ascii="Times New Roman" w:hAnsi="Times New Roman" w:cs="Times New Roman"/>
            <w:sz w:val="24"/>
            <w:szCs w:val="24"/>
          </w:rPr>
          <w:delText xml:space="preserve">21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4.65,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0.0977; 28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3.40,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0.1656; 35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13.48,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0.0012; </w:delText>
        </w:r>
      </w:del>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76"/>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278"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105B2D49"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at days 14 and 35 (</w:t>
      </w:r>
      <w:del w:id="279" w:author="SHAPHAN YONG CHIA" w:date="2023-09-15T12:56:00Z">
        <w:r w:rsidR="00824357" w:rsidRPr="00C70602" w:rsidDel="00AB6141">
          <w:rPr>
            <w:rFonts w:ascii="Times New Roman" w:hAnsi="Times New Roman" w:cs="Times New Roman"/>
            <w:sz w:val="24"/>
            <w:szCs w:val="24"/>
          </w:rPr>
          <w:delText xml:space="preserve">14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6.99</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0.0303; 35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8.86</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0.0119; </w:delText>
        </w:r>
      </w:del>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del w:id="280" w:author="SHAPHAN YONG CHIA" w:date="2023-09-15T12:56:00Z">
        <w:r w:rsidR="00DF3AF8" w:rsidRPr="00C70602" w:rsidDel="00AB6141">
          <w:rPr>
            <w:rFonts w:ascii="Times New Roman" w:hAnsi="Times New Roman" w:cs="Times New Roman"/>
            <w:sz w:val="24"/>
            <w:szCs w:val="24"/>
          </w:rPr>
          <w:delText xml:space="preserve">21 days: </w:delText>
        </w:r>
        <w:r w:rsidR="004C1EFC" w:rsidRPr="00C70602" w:rsidDel="00AB6141">
          <w:rPr>
            <w:rFonts w:ascii="Times New Roman" w:hAnsi="Times New Roman" w:cs="Times New Roman"/>
            <w:i/>
            <w:iCs/>
            <w:sz w:val="24"/>
            <w:szCs w:val="24"/>
          </w:rPr>
          <w:delText>χ</w:delText>
        </w:r>
        <w:r w:rsidR="004C1EFC" w:rsidRPr="00C70602" w:rsidDel="00AB6141">
          <w:rPr>
            <w:rFonts w:ascii="Times New Roman" w:hAnsi="Times New Roman" w:cs="Times New Roman"/>
            <w:i/>
            <w:iCs/>
            <w:sz w:val="24"/>
            <w:szCs w:val="24"/>
            <w:vertAlign w:val="superscript"/>
          </w:rPr>
          <w:delText xml:space="preserve">2 </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2.23</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w:delText>
        </w:r>
        <w:r w:rsidR="004C1EFC" w:rsidRPr="00C70602" w:rsidDel="00AB6141">
          <w:rPr>
            <w:rFonts w:ascii="Times New Roman" w:hAnsi="Times New Roman" w:cs="Times New Roman"/>
            <w:i/>
            <w:iCs/>
            <w:sz w:val="24"/>
            <w:szCs w:val="24"/>
          </w:rPr>
          <w:delText>p</w:delText>
        </w:r>
        <w:r w:rsidR="004C1EFC" w:rsidRPr="00C70602" w:rsidDel="00AB6141">
          <w:rPr>
            <w:rFonts w:ascii="Times New Roman" w:hAnsi="Times New Roman" w:cs="Times New Roman"/>
            <w:sz w:val="24"/>
            <w:szCs w:val="24"/>
          </w:rPr>
          <w:delText xml:space="preserve"> = 0.</w:delText>
        </w:r>
        <w:r w:rsidR="00DF3AF8" w:rsidRPr="00C70602" w:rsidDel="00AB6141">
          <w:rPr>
            <w:rFonts w:ascii="Times New Roman" w:hAnsi="Times New Roman" w:cs="Times New Roman"/>
            <w:sz w:val="24"/>
            <w:szCs w:val="24"/>
          </w:rPr>
          <w:delText>3279</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 xml:space="preserve">28 days: </w:delText>
        </w:r>
        <w:r w:rsidR="00DF3AF8" w:rsidRPr="00C70602" w:rsidDel="00AB6141">
          <w:rPr>
            <w:rFonts w:ascii="Times New Roman" w:hAnsi="Times New Roman" w:cs="Times New Roman"/>
            <w:i/>
            <w:iCs/>
            <w:sz w:val="24"/>
            <w:szCs w:val="24"/>
          </w:rPr>
          <w:delText>χ</w:delText>
        </w:r>
        <w:r w:rsidR="00DF3AF8" w:rsidRPr="00C70602" w:rsidDel="00AB6141">
          <w:rPr>
            <w:rFonts w:ascii="Times New Roman" w:hAnsi="Times New Roman" w:cs="Times New Roman"/>
            <w:i/>
            <w:iCs/>
            <w:sz w:val="24"/>
            <w:szCs w:val="24"/>
            <w:vertAlign w:val="superscript"/>
          </w:rPr>
          <w:delText xml:space="preserve">2 </w:delText>
        </w:r>
        <w:r w:rsidR="00DF3AF8" w:rsidRPr="00C70602" w:rsidDel="00AB6141">
          <w:rPr>
            <w:rFonts w:ascii="Times New Roman" w:hAnsi="Times New Roman" w:cs="Times New Roman"/>
            <w:sz w:val="24"/>
            <w:szCs w:val="24"/>
          </w:rPr>
          <w:delText>= 3.23</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i/>
            <w:iCs/>
            <w:sz w:val="24"/>
            <w:szCs w:val="24"/>
          </w:rPr>
          <w:delText>p</w:delText>
        </w:r>
        <w:r w:rsidR="00DF3AF8" w:rsidRPr="00C70602" w:rsidDel="00AB6141">
          <w:rPr>
            <w:rFonts w:ascii="Times New Roman" w:hAnsi="Times New Roman" w:cs="Times New Roman"/>
            <w:sz w:val="24"/>
            <w:szCs w:val="24"/>
          </w:rPr>
          <w:delText xml:space="preserve"> = 0.1993; </w:delText>
        </w:r>
      </w:del>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278"/>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5A54F0CC"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del w:id="281" w:author="SHAPHAN YONG CHIA" w:date="2023-09-15T12:56:00Z">
        <w:r w:rsidR="00BA7B50"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2.0</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df = 2</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0.36</w:delText>
        </w:r>
        <w:r w:rsidR="00BA7B50" w:rsidRPr="00C70602" w:rsidDel="00AB6141">
          <w:rPr>
            <w:rFonts w:ascii="Times New Roman" w:hAnsi="Times New Roman" w:cs="Times New Roman"/>
            <w:sz w:val="24"/>
            <w:szCs w:val="24"/>
          </w:rPr>
          <w:delText>79</w:delText>
        </w:r>
        <w:r w:rsidR="00591C05" w:rsidRPr="00C70602" w:rsidDel="00AB6141">
          <w:rPr>
            <w:rFonts w:ascii="Times New Roman" w:hAnsi="Times New Roman" w:cs="Times New Roman"/>
            <w:sz w:val="24"/>
            <w:szCs w:val="24"/>
          </w:rPr>
          <w:delText xml:space="preserve">; </w:delText>
        </w:r>
        <w:r w:rsidR="00BA7B50" w:rsidRPr="00C70602" w:rsidDel="00AB6141">
          <w:rPr>
            <w:rFonts w:ascii="Times New Roman" w:hAnsi="Times New Roman" w:cs="Times New Roman"/>
            <w:sz w:val="24"/>
            <w:szCs w:val="24"/>
          </w:rPr>
          <w:delText xml:space="preserve">21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3.42,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0.1808; 28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0.60,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0.7419; 35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1.77,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0.4138; </w:delText>
        </w:r>
      </w:del>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282"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del w:id="283" w:author="SHAPHAN YONG CHIA" w:date="2023-09-15T12:57:00Z">
        <w:r w:rsidR="00C764A3"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1</w:delText>
        </w:r>
        <w:r w:rsidR="00C764A3" w:rsidRPr="00C70602" w:rsidDel="00AB6141">
          <w:rPr>
            <w:rFonts w:ascii="Times New Roman" w:hAnsi="Times New Roman" w:cs="Times New Roman"/>
            <w:sz w:val="24"/>
            <w:szCs w:val="24"/>
          </w:rPr>
          <w:delText>1.69,</w:delText>
        </w:r>
        <w:r w:rsidR="00591C05" w:rsidRPr="00C70602" w:rsidDel="00AB6141">
          <w:rPr>
            <w:rFonts w:ascii="Times New Roman" w:hAnsi="Times New Roman" w:cs="Times New Roman"/>
            <w:sz w:val="24"/>
            <w:szCs w:val="24"/>
          </w:rPr>
          <w:delText xml:space="preserve"> df = 2</w:delText>
        </w:r>
        <w:r w:rsidR="00C764A3"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0.00</w:delText>
        </w:r>
        <w:r w:rsidR="00C764A3" w:rsidRPr="00C70602" w:rsidDel="00AB6141">
          <w:rPr>
            <w:rFonts w:ascii="Times New Roman" w:hAnsi="Times New Roman" w:cs="Times New Roman"/>
            <w:sz w:val="24"/>
            <w:szCs w:val="24"/>
          </w:rPr>
          <w:delText>29</w:delText>
        </w:r>
        <w:r w:rsidR="00591C05" w:rsidRPr="00C70602" w:rsidDel="00AB6141">
          <w:rPr>
            <w:rFonts w:ascii="Times New Roman" w:hAnsi="Times New Roman" w:cs="Times New Roman"/>
            <w:sz w:val="24"/>
            <w:szCs w:val="24"/>
          </w:rPr>
          <w:delText>;</w:delText>
        </w:r>
        <w:r w:rsidR="00C764A3" w:rsidRPr="00C70602" w:rsidDel="00AB6141">
          <w:rPr>
            <w:rFonts w:ascii="Times New Roman" w:hAnsi="Times New Roman" w:cs="Times New Roman"/>
            <w:sz w:val="24"/>
            <w:szCs w:val="24"/>
          </w:rPr>
          <w:delText xml:space="preserve"> 21 days: </w:delText>
        </w:r>
        <w:r w:rsidR="00C764A3" w:rsidRPr="00C70602" w:rsidDel="00AB6141">
          <w:rPr>
            <w:rFonts w:ascii="Times New Roman" w:hAnsi="Times New Roman" w:cs="Times New Roman"/>
            <w:i/>
            <w:iCs/>
            <w:sz w:val="24"/>
            <w:szCs w:val="24"/>
          </w:rPr>
          <w:delText>χ</w:delText>
        </w:r>
        <w:r w:rsidR="00C764A3" w:rsidRPr="00C70602" w:rsidDel="00AB6141">
          <w:rPr>
            <w:rFonts w:ascii="Times New Roman" w:hAnsi="Times New Roman" w:cs="Times New Roman"/>
            <w:i/>
            <w:iCs/>
            <w:sz w:val="24"/>
            <w:szCs w:val="24"/>
            <w:vertAlign w:val="superscript"/>
          </w:rPr>
          <w:delText xml:space="preserve">2 </w:delText>
        </w:r>
        <w:r w:rsidR="00C764A3" w:rsidRPr="00C70602" w:rsidDel="00AB6141">
          <w:rPr>
            <w:rFonts w:ascii="Times New Roman" w:hAnsi="Times New Roman" w:cs="Times New Roman"/>
            <w:sz w:val="24"/>
            <w:szCs w:val="24"/>
          </w:rPr>
          <w:delText xml:space="preserve">= 7.72, df = 2, </w:delText>
        </w:r>
        <w:r w:rsidR="00C764A3" w:rsidRPr="00C70602" w:rsidDel="00AB6141">
          <w:rPr>
            <w:rFonts w:ascii="Times New Roman" w:hAnsi="Times New Roman" w:cs="Times New Roman"/>
            <w:i/>
            <w:iCs/>
            <w:sz w:val="24"/>
            <w:szCs w:val="24"/>
          </w:rPr>
          <w:delText>p</w:delText>
        </w:r>
        <w:r w:rsidR="00C764A3" w:rsidRPr="00C70602" w:rsidDel="00AB6141">
          <w:rPr>
            <w:rFonts w:ascii="Times New Roman" w:hAnsi="Times New Roman" w:cs="Times New Roman"/>
            <w:sz w:val="24"/>
            <w:szCs w:val="24"/>
          </w:rPr>
          <w:delText xml:space="preserve"> = 0.0211;</w:delText>
        </w:r>
        <w:r w:rsidR="00591C05" w:rsidRPr="00C70602" w:rsidDel="00AB6141">
          <w:rPr>
            <w:rFonts w:ascii="Times New Roman" w:hAnsi="Times New Roman" w:cs="Times New Roman"/>
            <w:sz w:val="24"/>
            <w:szCs w:val="24"/>
          </w:rPr>
          <w:delText xml:space="preserve"> </w:delText>
        </w:r>
      </w:del>
      <w:r w:rsidR="00591C05" w:rsidRPr="00C70602">
        <w:rPr>
          <w:rFonts w:ascii="Times New Roman" w:hAnsi="Times New Roman" w:cs="Times New Roman"/>
          <w:sz w:val="24"/>
          <w:szCs w:val="24"/>
        </w:rPr>
        <w:t>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del w:id="284" w:author="SHAPHAN YONG CHIA" w:date="2023-09-15T12:57:00Z">
        <w:r w:rsidR="00EF2B8C" w:rsidRPr="00C70602" w:rsidDel="00AB6141">
          <w:rPr>
            <w:rFonts w:ascii="Times New Roman" w:hAnsi="Times New Roman" w:cs="Times New Roman"/>
            <w:sz w:val="24"/>
            <w:szCs w:val="24"/>
          </w:rPr>
          <w:delText xml:space="preserve">28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4.14,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0.1260; 35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3.64,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0.1622; </w:delText>
        </w:r>
      </w:del>
      <w:r w:rsidR="00EF2B8C" w:rsidRPr="00C70602">
        <w:rPr>
          <w:rFonts w:ascii="Times New Roman" w:hAnsi="Times New Roman" w:cs="Times New Roman"/>
          <w:sz w:val="24"/>
          <w:szCs w:val="24"/>
        </w:rPr>
        <w:t xml:space="preserve">Figure S11). </w:t>
      </w:r>
      <w:bookmarkEnd w:id="282"/>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1252487E"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del w:id="285" w:author="SHAPHAN YONG CHIA" w:date="2023-09-15T12:57:00Z">
        <w:r w:rsidR="000010E7" w:rsidRPr="00C70602" w:rsidDel="00AB6141">
          <w:rPr>
            <w:rFonts w:ascii="Times New Roman" w:hAnsi="Times New Roman" w:cs="Times New Roman"/>
            <w:i/>
            <w:iCs/>
            <w:sz w:val="24"/>
            <w:szCs w:val="24"/>
          </w:rPr>
          <w:delText>χ</w:delText>
        </w:r>
        <w:r w:rsidR="000010E7" w:rsidRPr="00C70602" w:rsidDel="00AB6141">
          <w:rPr>
            <w:rFonts w:ascii="Times New Roman" w:hAnsi="Times New Roman" w:cs="Times New Roman"/>
            <w:i/>
            <w:iCs/>
            <w:sz w:val="24"/>
            <w:szCs w:val="24"/>
            <w:vertAlign w:val="superscript"/>
          </w:rPr>
          <w:delText>2</w:delText>
        </w:r>
        <w:r w:rsidR="000010E7" w:rsidRPr="00C70602" w:rsidDel="00AB6141">
          <w:rPr>
            <w:rFonts w:ascii="Times New Roman" w:hAnsi="Times New Roman" w:cs="Times New Roman"/>
            <w:sz w:val="24"/>
            <w:szCs w:val="24"/>
            <w:vertAlign w:val="superscript"/>
          </w:rPr>
          <w:delText xml:space="preserve"> </w:delText>
        </w:r>
        <w:r w:rsidR="000010E7" w:rsidRPr="00C70602" w:rsidDel="00AB6141">
          <w:rPr>
            <w:rFonts w:ascii="Times New Roman" w:hAnsi="Times New Roman" w:cs="Times New Roman"/>
            <w:sz w:val="24"/>
            <w:szCs w:val="24"/>
          </w:rPr>
          <w:delText>= 0.13</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w:delText>
        </w:r>
        <w:r w:rsidR="000010E7" w:rsidRPr="00C70602" w:rsidDel="00AB6141">
          <w:rPr>
            <w:rFonts w:ascii="Times New Roman" w:hAnsi="Times New Roman" w:cs="Times New Roman"/>
            <w:i/>
            <w:iCs/>
            <w:sz w:val="24"/>
            <w:szCs w:val="24"/>
          </w:rPr>
          <w:delText>p</w:delText>
        </w:r>
        <w:r w:rsidR="000010E7" w:rsidRPr="00C70602" w:rsidDel="00AB6141">
          <w:rPr>
            <w:rFonts w:ascii="Times New Roman" w:hAnsi="Times New Roman" w:cs="Times New Roman"/>
            <w:sz w:val="24"/>
            <w:szCs w:val="24"/>
          </w:rPr>
          <w:delText xml:space="preserve"> = 0.9355; </w:delText>
        </w:r>
      </w:del>
      <w:r w:rsidR="000010E7"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del w:id="286" w:author="SHAPHAN YONG CHIA" w:date="2023-09-15T12:57:00Z">
        <w:r w:rsidR="007B6B5E" w:rsidRPr="00C70602" w:rsidDel="00AB6141">
          <w:rPr>
            <w:rFonts w:ascii="Times New Roman" w:hAnsi="Times New Roman" w:cs="Times New Roman"/>
            <w:i/>
            <w:iCs/>
            <w:sz w:val="24"/>
            <w:szCs w:val="24"/>
          </w:rPr>
          <w:delText>χ</w:delText>
        </w:r>
        <w:r w:rsidR="007B6B5E" w:rsidRPr="00C70602" w:rsidDel="00AB6141">
          <w:rPr>
            <w:rFonts w:ascii="Times New Roman" w:hAnsi="Times New Roman" w:cs="Times New Roman"/>
            <w:i/>
            <w:iCs/>
            <w:sz w:val="24"/>
            <w:szCs w:val="24"/>
            <w:vertAlign w:val="superscript"/>
          </w:rPr>
          <w:delText>2</w:delText>
        </w:r>
        <w:r w:rsidR="007B6B5E" w:rsidRPr="00C70602" w:rsidDel="00AB6141">
          <w:rPr>
            <w:rFonts w:ascii="Times New Roman" w:hAnsi="Times New Roman" w:cs="Times New Roman"/>
            <w:sz w:val="24"/>
            <w:szCs w:val="24"/>
            <w:vertAlign w:val="superscript"/>
          </w:rPr>
          <w:delText xml:space="preserve"> </w:delText>
        </w:r>
        <w:r w:rsidR="007B6B5E" w:rsidRPr="00C70602" w:rsidDel="00AB6141">
          <w:rPr>
            <w:rFonts w:ascii="Times New Roman" w:hAnsi="Times New Roman" w:cs="Times New Roman"/>
            <w:sz w:val="24"/>
            <w:szCs w:val="24"/>
          </w:rPr>
          <w:delText>= 0.26</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w:delText>
        </w:r>
        <w:r w:rsidR="007B6B5E" w:rsidRPr="00C70602" w:rsidDel="00AB6141">
          <w:rPr>
            <w:rFonts w:ascii="Times New Roman" w:hAnsi="Times New Roman" w:cs="Times New Roman"/>
            <w:i/>
            <w:iCs/>
            <w:sz w:val="24"/>
            <w:szCs w:val="24"/>
          </w:rPr>
          <w:delText>p</w:delText>
        </w:r>
        <w:r w:rsidR="007B6B5E" w:rsidRPr="00C70602" w:rsidDel="00AB6141">
          <w:rPr>
            <w:rFonts w:ascii="Times New Roman" w:hAnsi="Times New Roman" w:cs="Times New Roman"/>
            <w:sz w:val="24"/>
            <w:szCs w:val="24"/>
          </w:rPr>
          <w:delText xml:space="preserve"> = 0.8782; </w:delText>
        </w:r>
      </w:del>
      <w:r w:rsidR="007B6B5E"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97C088C" w:rsidR="00085E71" w:rsidRPr="00C70602" w:rsidRDefault="004B2A39" w:rsidP="00800E69">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07B4F0A9" w14:textId="6A5B3047" w:rsidR="00A21EF4" w:rsidRDefault="00FE710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9441715" w14:textId="5B53CBFB" w:rsidR="00C97DF7" w:rsidDel="00E15638" w:rsidRDefault="00F71214" w:rsidP="00800E69">
      <w:pPr>
        <w:spacing w:after="0" w:line="480" w:lineRule="auto"/>
        <w:jc w:val="both"/>
        <w:rPr>
          <w:del w:id="287" w:author="SHAPHAN YONG CHIA" w:date="2023-09-12T18:28:00Z"/>
          <w:rFonts w:ascii="Times New Roman" w:hAnsi="Times New Roman" w:cs="Times New Roman"/>
          <w:sz w:val="20"/>
          <w:szCs w:val="20"/>
          <w:lang w:val="en-US"/>
        </w:rPr>
      </w:pPr>
      <w:r>
        <w:rPr>
          <w:noProof/>
        </w:rPr>
        <w:lastRenderedPageBreak/>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w:t>
      </w:r>
      <w:ins w:id="288" w:author="SHAPHAN YONG CHIA" w:date="2023-09-12T18:29:00Z">
        <w:r w:rsidR="00E15638">
          <w:rPr>
            <w:rFonts w:ascii="Times New Roman" w:hAnsi="Times New Roman" w:cs="Times New Roman"/>
            <w:sz w:val="20"/>
            <w:szCs w:val="20"/>
            <w:lang w:val="en-US"/>
          </w:rPr>
          <w:t xml:space="preserve"> </w:t>
        </w:r>
      </w:ins>
      <w:del w:id="289" w:author="SHAPHAN YONG CHIA" w:date="2023-09-12T18:29:00Z">
        <w:r w:rsidR="002976CB" w:rsidRPr="00C70602" w:rsidDel="00E15638">
          <w:rPr>
            <w:rFonts w:ascii="Times New Roman" w:hAnsi="Times New Roman" w:cs="Times New Roman"/>
            <w:sz w:val="20"/>
            <w:szCs w:val="20"/>
            <w:lang w:val="en-US"/>
          </w:rPr>
          <w:delText xml:space="preserve"> </w:delText>
        </w:r>
      </w:del>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del w:id="290" w:author="SHAPHAN YONG CHIA" w:date="2023-09-12T18:28:00Z">
        <w:r w:rsidRPr="00C70602" w:rsidDel="00E15638">
          <w:rPr>
            <w:rFonts w:ascii="Times New Roman" w:hAnsi="Times New Roman" w:cs="Times New Roman"/>
            <w:sz w:val="20"/>
            <w:szCs w:val="20"/>
            <w:lang w:val="en-US"/>
          </w:rPr>
          <w:delText xml:space="preserve"> </w:delText>
        </w:r>
      </w:del>
      <w:r w:rsidRPr="00C70602">
        <w:rPr>
          <w:rFonts w:ascii="Times New Roman" w:hAnsi="Times New Roman" w:cs="Times New Roman"/>
          <w:sz w:val="20"/>
          <w:szCs w:val="20"/>
          <w:lang w:val="en-US"/>
        </w:rPr>
        <w:t xml:space="preserve">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291"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291"/>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306DA599"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w:t>
      </w:r>
      <w:del w:id="292" w:author="SHAPHAN YONG CHIA" w:date="2023-09-14T18:27:00Z">
        <w:r w:rsidR="00C018EA" w:rsidRPr="00C70602" w:rsidDel="00AD04D0">
          <w:rPr>
            <w:rFonts w:ascii="Times New Roman" w:hAnsi="Times New Roman" w:cs="Times New Roman"/>
            <w:sz w:val="24"/>
            <w:szCs w:val="24"/>
          </w:rPr>
          <w:delText>slightly reduced total microbial counts without affecting bacterial endospores. However</w:delText>
        </w:r>
        <w:r w:rsidR="00375EC7" w:rsidDel="00AD04D0">
          <w:rPr>
            <w:rFonts w:ascii="Times New Roman" w:hAnsi="Times New Roman" w:cs="Times New Roman"/>
            <w:sz w:val="24"/>
            <w:szCs w:val="24"/>
          </w:rPr>
          <w:delText xml:space="preserve">, when introduced to the frass, it </w:delText>
        </w:r>
      </w:del>
      <w:r w:rsidR="00375EC7">
        <w:rPr>
          <w:rFonts w:ascii="Times New Roman" w:hAnsi="Times New Roman" w:cs="Times New Roman"/>
          <w:sz w:val="24"/>
          <w:szCs w:val="24"/>
        </w:rPr>
        <w:t>successfully eliminated detectable amounts of foodborne pathogens (</w:t>
      </w:r>
      <w:r w:rsidR="00375EC7" w:rsidRPr="00AB6141">
        <w:rPr>
          <w:rFonts w:ascii="Times New Roman" w:hAnsi="Times New Roman" w:cs="Times New Roman"/>
          <w:i/>
          <w:iCs/>
          <w:color w:val="FF0000"/>
          <w:sz w:val="24"/>
          <w:szCs w:val="24"/>
          <w:rPrChange w:id="293" w:author="SHAPHAN YONG CHIA" w:date="2023-09-15T12:58:00Z">
            <w:rPr>
              <w:rFonts w:ascii="Times New Roman" w:hAnsi="Times New Roman" w:cs="Times New Roman"/>
              <w:sz w:val="24"/>
              <w:szCs w:val="24"/>
            </w:rPr>
          </w:rPrChange>
        </w:rPr>
        <w:t>Salmonella</w:t>
      </w:r>
      <w:r w:rsidR="00375EC7">
        <w:rPr>
          <w:rFonts w:ascii="Times New Roman" w:hAnsi="Times New Roman" w:cs="Times New Roman"/>
          <w:sz w:val="24"/>
          <w:szCs w:val="24"/>
        </w:rPr>
        <w:t xml:space="preserve">, </w:t>
      </w:r>
      <w:r w:rsidR="00375EC7" w:rsidRPr="00AB6141">
        <w:rPr>
          <w:rFonts w:ascii="Times New Roman" w:hAnsi="Times New Roman" w:cs="Times New Roman"/>
          <w:i/>
          <w:iCs/>
          <w:color w:val="FF0000"/>
          <w:sz w:val="24"/>
          <w:szCs w:val="24"/>
          <w:rPrChange w:id="294" w:author="SHAPHAN YONG CHIA" w:date="2023-09-15T12:58:00Z">
            <w:rPr>
              <w:rFonts w:ascii="Times New Roman" w:hAnsi="Times New Roman" w:cs="Times New Roman"/>
              <w:sz w:val="24"/>
              <w:szCs w:val="24"/>
            </w:rPr>
          </w:rPrChange>
        </w:rPr>
        <w:t>Clostridium perfringens</w:t>
      </w:r>
      <w:r w:rsidR="00375EC7">
        <w:rPr>
          <w:rFonts w:ascii="Times New Roman" w:hAnsi="Times New Roman" w:cs="Times New Roman"/>
          <w:sz w:val="24"/>
          <w:szCs w:val="24"/>
        </w:rPr>
        <w:t>,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w:t>
      </w:r>
      <w:r w:rsidR="00375EC7" w:rsidRPr="0045532B">
        <w:rPr>
          <w:rFonts w:ascii="Times New Roman" w:hAnsi="Times New Roman" w:cs="Times New Roman"/>
          <w:i/>
          <w:iCs/>
          <w:color w:val="FF0000"/>
          <w:sz w:val="24"/>
          <w:szCs w:val="24"/>
          <w:rPrChange w:id="295" w:author="SHAPHAN YONG CHIA" w:date="2023-09-14T15:36:00Z">
            <w:rPr>
              <w:rFonts w:ascii="Times New Roman" w:hAnsi="Times New Roman" w:cs="Times New Roman"/>
              <w:sz w:val="24"/>
              <w:szCs w:val="24"/>
            </w:rPr>
          </w:rPrChange>
        </w:rPr>
        <w:t>B. rapa</w:t>
      </w:r>
      <w:r w:rsidR="00375EC7">
        <w:rPr>
          <w:rFonts w:ascii="Times New Roman" w:hAnsi="Times New Roman" w:cs="Times New Roman"/>
          <w:sz w:val="24"/>
          <w:szCs w:val="24"/>
        </w:rPr>
        <w:t xml:space="preserve"> plants, particularly in </w:t>
      </w:r>
      <w:r w:rsidR="0063469F" w:rsidRPr="00C70602">
        <w:rPr>
          <w:rFonts w:ascii="Times New Roman" w:hAnsi="Times New Roman" w:cs="Times New Roman"/>
          <w:sz w:val="24"/>
          <w:szCs w:val="24"/>
        </w:rPr>
        <w:t xml:space="preserve">leaf production. </w:t>
      </w:r>
      <w:bookmarkStart w:id="296" w:name="_Hlk145599723"/>
      <w:ins w:id="297" w:author="SHAPHAN YONG CHIA" w:date="2023-09-14T15:43:00Z">
        <w:r w:rsidR="0045532B" w:rsidRPr="00AB6141">
          <w:rPr>
            <w:rFonts w:ascii="Times New Roman" w:hAnsi="Times New Roman" w:cs="Times New Roman"/>
            <w:color w:val="FF0000"/>
            <w:sz w:val="24"/>
            <w:szCs w:val="24"/>
            <w:rPrChange w:id="298" w:author="SHAPHAN YONG CHIA" w:date="2023-09-15T12:58:00Z">
              <w:rPr>
                <w:rFonts w:ascii="Times New Roman" w:hAnsi="Times New Roman" w:cs="Times New Roman"/>
                <w:sz w:val="24"/>
                <w:szCs w:val="24"/>
              </w:rPr>
            </w:rPrChange>
          </w:rPr>
          <w:t xml:space="preserve">The negative effects observed </w:t>
        </w:r>
      </w:ins>
      <w:ins w:id="299" w:author="SHAPHAN YONG CHIA" w:date="2023-09-14T15:59:00Z">
        <w:r w:rsidR="00773A1D" w:rsidRPr="00AB6141">
          <w:rPr>
            <w:rFonts w:ascii="Times New Roman" w:hAnsi="Times New Roman" w:cs="Times New Roman"/>
            <w:color w:val="FF0000"/>
            <w:sz w:val="24"/>
            <w:szCs w:val="24"/>
            <w:rPrChange w:id="300" w:author="SHAPHAN YONG CHIA" w:date="2023-09-15T12:58:00Z">
              <w:rPr>
                <w:rFonts w:ascii="Times New Roman" w:hAnsi="Times New Roman" w:cs="Times New Roman"/>
                <w:sz w:val="24"/>
                <w:szCs w:val="24"/>
              </w:rPr>
            </w:rPrChange>
          </w:rPr>
          <w:t xml:space="preserve">of </w:t>
        </w:r>
      </w:ins>
      <w:ins w:id="301" w:author="SHAPHAN YONG CHIA" w:date="2023-09-14T15:43:00Z">
        <w:r w:rsidR="0045532B" w:rsidRPr="00AB6141">
          <w:rPr>
            <w:rFonts w:ascii="Times New Roman" w:hAnsi="Times New Roman" w:cs="Times New Roman"/>
            <w:color w:val="FF0000"/>
            <w:sz w:val="24"/>
            <w:szCs w:val="24"/>
            <w:rPrChange w:id="302" w:author="SHAPHAN YONG CHIA" w:date="2023-09-15T12:58:00Z">
              <w:rPr>
                <w:rFonts w:ascii="Times New Roman" w:hAnsi="Times New Roman" w:cs="Times New Roman"/>
                <w:sz w:val="24"/>
                <w:szCs w:val="24"/>
              </w:rPr>
            </w:rPrChange>
          </w:rPr>
          <w:t xml:space="preserve">raw BSFF or MWF </w:t>
        </w:r>
      </w:ins>
      <w:ins w:id="303" w:author="SHAPHAN YONG CHIA" w:date="2023-09-14T16:00:00Z">
        <w:r w:rsidR="00773A1D" w:rsidRPr="00AB6141">
          <w:rPr>
            <w:rFonts w:ascii="Times New Roman" w:hAnsi="Times New Roman" w:cs="Times New Roman"/>
            <w:color w:val="FF0000"/>
            <w:sz w:val="24"/>
            <w:szCs w:val="24"/>
            <w:rPrChange w:id="304" w:author="SHAPHAN YONG CHIA" w:date="2023-09-15T12:58:00Z">
              <w:rPr>
                <w:rFonts w:ascii="Times New Roman" w:hAnsi="Times New Roman" w:cs="Times New Roman"/>
                <w:sz w:val="24"/>
                <w:szCs w:val="24"/>
              </w:rPr>
            </w:rPrChange>
          </w:rPr>
          <w:t xml:space="preserve">on leaf production of </w:t>
        </w:r>
      </w:ins>
      <w:ins w:id="305" w:author="SHAPHAN YONG CHIA" w:date="2023-09-14T15:43:00Z">
        <w:r w:rsidR="0045532B" w:rsidRPr="00AB6141">
          <w:rPr>
            <w:rFonts w:ascii="Times New Roman" w:hAnsi="Times New Roman" w:cs="Times New Roman"/>
            <w:i/>
            <w:iCs/>
            <w:color w:val="FF0000"/>
            <w:sz w:val="24"/>
            <w:szCs w:val="24"/>
            <w:rPrChange w:id="306" w:author="SHAPHAN YONG CHIA" w:date="2023-09-15T12:58:00Z">
              <w:rPr>
                <w:rFonts w:ascii="Times New Roman" w:hAnsi="Times New Roman" w:cs="Times New Roman"/>
                <w:sz w:val="24"/>
                <w:szCs w:val="24"/>
              </w:rPr>
            </w:rPrChange>
          </w:rPr>
          <w:t>B. rapa</w:t>
        </w:r>
        <w:r w:rsidR="0045532B" w:rsidRPr="00AB6141">
          <w:rPr>
            <w:rFonts w:ascii="Times New Roman" w:hAnsi="Times New Roman" w:cs="Times New Roman"/>
            <w:color w:val="FF0000"/>
            <w:sz w:val="24"/>
            <w:szCs w:val="24"/>
            <w:rPrChange w:id="307" w:author="SHAPHAN YONG CHIA" w:date="2023-09-15T12:58:00Z">
              <w:rPr>
                <w:rFonts w:ascii="Times New Roman" w:hAnsi="Times New Roman" w:cs="Times New Roman"/>
                <w:sz w:val="24"/>
                <w:szCs w:val="24"/>
              </w:rPr>
            </w:rPrChange>
          </w:rPr>
          <w:t xml:space="preserve"> could be due to a combination of factors </w:t>
        </w:r>
        <w:bookmarkEnd w:id="296"/>
        <w:r w:rsidR="0045532B" w:rsidRPr="00AB6141">
          <w:rPr>
            <w:rFonts w:ascii="Times New Roman" w:hAnsi="Times New Roman" w:cs="Times New Roman"/>
            <w:color w:val="FF0000"/>
            <w:sz w:val="24"/>
            <w:szCs w:val="24"/>
            <w:rPrChange w:id="308" w:author="SHAPHAN YONG CHIA" w:date="2023-09-15T12:58:00Z">
              <w:rPr>
                <w:rFonts w:ascii="Times New Roman" w:hAnsi="Times New Roman" w:cs="Times New Roman"/>
                <w:sz w:val="24"/>
                <w:szCs w:val="24"/>
              </w:rPr>
            </w:rPrChange>
          </w:rPr>
          <w:t>related to nutrient composition, pH, soil structure, toxicity, microbial activity</w:t>
        </w:r>
      </w:ins>
      <w:ins w:id="309" w:author="SHAPHAN YONG CHIA" w:date="2023-09-14T15:44:00Z">
        <w:r w:rsidR="0045532B" w:rsidRPr="00AB6141">
          <w:rPr>
            <w:rFonts w:ascii="Times New Roman" w:hAnsi="Times New Roman" w:cs="Times New Roman"/>
            <w:color w:val="FF0000"/>
            <w:sz w:val="24"/>
            <w:szCs w:val="24"/>
            <w:rPrChange w:id="310" w:author="SHAPHAN YONG CHIA" w:date="2023-09-15T12:58:00Z">
              <w:rPr>
                <w:rFonts w:ascii="Times New Roman" w:hAnsi="Times New Roman" w:cs="Times New Roman"/>
                <w:sz w:val="24"/>
                <w:szCs w:val="24"/>
              </w:rPr>
            </w:rPrChange>
          </w:rPr>
          <w:t xml:space="preserve"> </w:t>
        </w:r>
      </w:ins>
      <w:ins w:id="311" w:author="SHAPHAN YONG CHIA" w:date="2023-09-14T15:51:00Z">
        <w:r w:rsidR="002E69AF" w:rsidRPr="00AB6141">
          <w:rPr>
            <w:rFonts w:ascii="Times New Roman" w:hAnsi="Times New Roman" w:cs="Times New Roman"/>
            <w:color w:val="FF0000"/>
            <w:sz w:val="24"/>
            <w:szCs w:val="24"/>
            <w:rPrChange w:id="312" w:author="SHAPHAN YONG CHIA" w:date="2023-09-15T12:58:00Z">
              <w:rPr>
                <w:rFonts w:ascii="Times New Roman" w:hAnsi="Times New Roman" w:cs="Times New Roman"/>
                <w:sz w:val="24"/>
                <w:szCs w:val="24"/>
              </w:rPr>
            </w:rPrChange>
          </w:rPr>
          <w:t>and</w:t>
        </w:r>
      </w:ins>
      <w:ins w:id="313" w:author="SHAPHAN YONG CHIA" w:date="2023-09-14T15:43:00Z">
        <w:r w:rsidR="0045532B" w:rsidRPr="00AB6141">
          <w:rPr>
            <w:rFonts w:ascii="Times New Roman" w:hAnsi="Times New Roman" w:cs="Times New Roman"/>
            <w:color w:val="FF0000"/>
            <w:sz w:val="24"/>
            <w:szCs w:val="24"/>
            <w:rPrChange w:id="314" w:author="SHAPHAN YONG CHIA" w:date="2023-09-15T12:58:00Z">
              <w:rPr>
                <w:rFonts w:ascii="Times New Roman" w:hAnsi="Times New Roman" w:cs="Times New Roman"/>
                <w:sz w:val="24"/>
                <w:szCs w:val="24"/>
              </w:rPr>
            </w:rPrChange>
          </w:rPr>
          <w:t>, salinity. Further research and detailed analysis would be needed to pinpoint the exact mechanisms responsible for these observations</w:t>
        </w:r>
        <w:r w:rsidR="0045532B" w:rsidRPr="009A745F">
          <w:rPr>
            <w:rFonts w:ascii="Times New Roman" w:hAnsi="Times New Roman" w:cs="Times New Roman"/>
            <w:color w:val="FF0000"/>
            <w:sz w:val="24"/>
            <w:szCs w:val="24"/>
            <w:rPrChange w:id="315" w:author="SHAPHAN YONG CHIA" w:date="2023-09-14T18:30:00Z">
              <w:rPr>
                <w:rFonts w:ascii="Times New Roman" w:hAnsi="Times New Roman" w:cs="Times New Roman"/>
                <w:sz w:val="24"/>
                <w:szCs w:val="24"/>
              </w:rPr>
            </w:rPrChange>
          </w:rPr>
          <w:t>.</w:t>
        </w:r>
      </w:ins>
      <w:ins w:id="316" w:author="SHAPHAN YONG CHIA" w:date="2023-09-14T15:51:00Z">
        <w:r w:rsidR="002E69AF" w:rsidRPr="009A745F">
          <w:rPr>
            <w:rFonts w:ascii="Times New Roman" w:hAnsi="Times New Roman" w:cs="Times New Roman"/>
            <w:color w:val="FF0000"/>
            <w:sz w:val="24"/>
            <w:szCs w:val="24"/>
            <w:rPrChange w:id="317" w:author="SHAPHAN YONG CHIA" w:date="2023-09-14T18:30:00Z">
              <w:rPr>
                <w:rFonts w:ascii="Times New Roman" w:hAnsi="Times New Roman" w:cs="Times New Roman"/>
                <w:sz w:val="24"/>
                <w:szCs w:val="24"/>
              </w:rPr>
            </w:rPrChange>
          </w:rPr>
          <w:t xml:space="preserve"> </w:t>
        </w:r>
      </w:ins>
      <w:r w:rsidR="0063469F" w:rsidRPr="00C70602">
        <w:rPr>
          <w:rFonts w:ascii="Times New Roman" w:hAnsi="Times New Roman" w:cs="Times New Roman"/>
          <w:sz w:val="24"/>
          <w:szCs w:val="24"/>
        </w:rPr>
        <w:t xml:space="preserve">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6F36D2BE"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2B0A8C">
        <w:rPr>
          <w:rFonts w:ascii="Times New Roman" w:hAnsi="Times New Roman" w:cs="Times New Roman"/>
          <w:i/>
          <w:iCs/>
          <w:color w:val="FF0000"/>
          <w:sz w:val="24"/>
          <w:szCs w:val="24"/>
          <w:rPrChange w:id="318" w:author="SHAPHAN YONG CHIA" w:date="2023-09-12T18:59:00Z">
            <w:rPr>
              <w:rFonts w:ascii="Times New Roman" w:hAnsi="Times New Roman" w:cs="Times New Roman"/>
              <w:i/>
              <w:iCs/>
              <w:sz w:val="24"/>
              <w:szCs w:val="24"/>
            </w:rPr>
          </w:rPrChange>
        </w:rPr>
        <w:t>D</w:t>
      </w:r>
      <w:ins w:id="319" w:author="SHAPHAN YONG CHIA" w:date="2023-09-12T18:46:00Z">
        <w:r w:rsidR="003209D2" w:rsidRPr="002B0A8C">
          <w:rPr>
            <w:rFonts w:ascii="Times New Roman" w:hAnsi="Times New Roman" w:cs="Times New Roman"/>
            <w:i/>
            <w:iCs/>
            <w:color w:val="FF0000"/>
            <w:sz w:val="24"/>
            <w:szCs w:val="24"/>
            <w:rPrChange w:id="320" w:author="SHAPHAN YONG CHIA" w:date="2023-09-12T18:59:00Z">
              <w:rPr>
                <w:rFonts w:ascii="Times New Roman" w:hAnsi="Times New Roman" w:cs="Times New Roman"/>
                <w:i/>
                <w:iCs/>
                <w:sz w:val="24"/>
                <w:szCs w:val="24"/>
              </w:rPr>
            </w:rPrChange>
          </w:rPr>
          <w:t>.</w:t>
        </w:r>
      </w:ins>
      <w:del w:id="321" w:author="SHAPHAN YONG CHIA" w:date="2023-09-12T18:46:00Z">
        <w:r w:rsidR="00B21058" w:rsidRPr="00C70602" w:rsidDel="003209D2">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172D198C" w:rsidR="00E53919" w:rsidRPr="00C70602" w:rsidDel="00773A1D" w:rsidRDefault="00E53919" w:rsidP="00800E69">
      <w:pPr>
        <w:spacing w:after="0" w:line="480" w:lineRule="auto"/>
        <w:jc w:val="both"/>
        <w:rPr>
          <w:del w:id="322" w:author="SHAPHAN YONG CHIA" w:date="2023-09-14T16:05:00Z"/>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ins w:id="323" w:author="SHAPHAN YONG CHIA" w:date="2023-09-14T16:05:00Z">
        <w:r w:rsidR="00773A1D">
          <w:rPr>
            <w:rFonts w:ascii="Times New Roman" w:hAnsi="Times New Roman" w:cs="Times New Roman"/>
            <w:sz w:val="24"/>
            <w:szCs w:val="24"/>
          </w:rPr>
          <w:t xml:space="preserve"> </w:t>
        </w:r>
      </w:ins>
    </w:p>
    <w:p w14:paraId="05D252AF" w14:textId="1E1C6953" w:rsidR="003878CC" w:rsidRPr="00C70602" w:rsidDel="00773A1D" w:rsidRDefault="00E53919" w:rsidP="00800E69">
      <w:pPr>
        <w:spacing w:after="0" w:line="480" w:lineRule="auto"/>
        <w:jc w:val="both"/>
        <w:rPr>
          <w:del w:id="324" w:author="SHAPHAN YONG CHIA" w:date="2023-09-14T16:05:00Z"/>
          <w:rFonts w:ascii="Times New Roman" w:hAnsi="Times New Roman" w:cs="Times New Roman"/>
          <w:sz w:val="24"/>
          <w:szCs w:val="24"/>
        </w:rPr>
      </w:pPr>
      <w:del w:id="325" w:author="SHAPHAN YONG CHIA" w:date="2023-09-14T16:05:00Z">
        <w:r w:rsidRPr="00C70602" w:rsidDel="00773A1D">
          <w:rPr>
            <w:rFonts w:ascii="Times New Roman" w:hAnsi="Times New Roman" w:cs="Times New Roman"/>
            <w:sz w:val="24"/>
            <w:szCs w:val="24"/>
          </w:rPr>
          <w:delText xml:space="preserve"> </w:delText>
        </w:r>
      </w:del>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26"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26"/>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w:t>
      </w:r>
      <w:r w:rsidR="003A1ED7" w:rsidRPr="00C70602">
        <w:rPr>
          <w:rFonts w:ascii="Times New Roman" w:hAnsi="Times New Roman" w:cs="Times New Roman"/>
          <w:sz w:val="24"/>
          <w:szCs w:val="24"/>
        </w:rPr>
        <w:lastRenderedPageBreak/>
        <w:t xml:space="preserve">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27"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27"/>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EC944A0" w:rsidR="005C6214" w:rsidRPr="005C6214" w:rsidDel="00F93332" w:rsidRDefault="005C6214" w:rsidP="00800E69">
      <w:pPr>
        <w:spacing w:after="0" w:line="480" w:lineRule="auto"/>
        <w:jc w:val="both"/>
        <w:rPr>
          <w:del w:id="328" w:author="SHAPHAN YONG CHIA" w:date="2023-09-15T13:49:00Z"/>
          <w:rFonts w:ascii="Times New Roman" w:hAnsi="Times New Roman" w:cs="Times New Roman"/>
          <w:b/>
          <w:bCs/>
          <w:sz w:val="28"/>
          <w:szCs w:val="28"/>
        </w:rPr>
      </w:pPr>
      <w:del w:id="329" w:author="SHAPHAN YONG CHIA" w:date="2023-09-15T13:49:00Z">
        <w:r w:rsidRPr="005C6214" w:rsidDel="00F93332">
          <w:rPr>
            <w:rFonts w:ascii="Times New Roman" w:hAnsi="Times New Roman" w:cs="Times New Roman"/>
            <w:b/>
            <w:bCs/>
            <w:sz w:val="28"/>
            <w:szCs w:val="28"/>
          </w:rPr>
          <w:delText>Conclusion</w:delText>
        </w:r>
      </w:del>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30" w:name="_Hlk132417782"/>
      <w:r w:rsidRPr="00C70602">
        <w:rPr>
          <w:rFonts w:ascii="Times New Roman" w:hAnsi="Times New Roman" w:cs="Times New Roman"/>
          <w:i/>
          <w:iCs/>
          <w:sz w:val="24"/>
          <w:szCs w:val="24"/>
        </w:rPr>
        <w:t>P. xylostella</w:t>
      </w:r>
      <w:bookmarkEnd w:id="330"/>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4C71E65F" w:rsidR="0023274B" w:rsidRDefault="00CF7291" w:rsidP="00800E69">
      <w:pPr>
        <w:spacing w:line="480" w:lineRule="auto"/>
        <w:jc w:val="both"/>
        <w:rPr>
          <w:rFonts w:ascii="Times New Roman" w:hAnsi="Times New Roman" w:cs="Times New Roman"/>
          <w:b/>
          <w:bCs/>
          <w:sz w:val="28"/>
          <w:szCs w:val="28"/>
        </w:rPr>
      </w:pPr>
      <w:ins w:id="331" w:author="SHAPHAN YONG CHIA" w:date="2023-09-15T13:51:00Z">
        <w:r w:rsidRPr="00CF7291">
          <w:rPr>
            <w:rFonts w:ascii="Times New Roman" w:hAnsi="Times New Roman" w:cs="Times New Roman"/>
            <w:b/>
            <w:bCs/>
            <w:sz w:val="28"/>
            <w:szCs w:val="28"/>
          </w:rPr>
          <w:t>Author Contribution</w:t>
        </w:r>
      </w:ins>
    </w:p>
    <w:p w14:paraId="01D8A459" w14:textId="77777777" w:rsidR="0023274B" w:rsidRPr="00CF7291" w:rsidRDefault="0023274B" w:rsidP="00800E69">
      <w:pPr>
        <w:spacing w:line="480" w:lineRule="auto"/>
        <w:jc w:val="both"/>
        <w:rPr>
          <w:rFonts w:ascii="Times New Roman" w:hAnsi="Times New Roman" w:cs="Times New Roman"/>
          <w:b/>
          <w:bCs/>
          <w:sz w:val="24"/>
          <w:szCs w:val="24"/>
          <w:rPrChange w:id="332" w:author="SHAPHAN YONG CHIA" w:date="2023-09-15T13:51:00Z">
            <w:rPr>
              <w:rFonts w:ascii="Times New Roman" w:hAnsi="Times New Roman" w:cs="Times New Roman"/>
              <w:b/>
              <w:bCs/>
              <w:sz w:val="28"/>
              <w:szCs w:val="28"/>
            </w:rPr>
          </w:rPrChange>
        </w:rPr>
      </w:pPr>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w:t>
      </w:r>
      <w:del w:id="333" w:author="SHAPHAN YONG CHIA" w:date="2023-09-12T10:30:00Z">
        <w:r w:rsidDel="00975068">
          <w:rPr>
            <w:rFonts w:ascii="Times New Roman" w:hAnsi="Times New Roman" w:cs="Times New Roman"/>
            <w:sz w:val="24"/>
            <w:szCs w:val="24"/>
          </w:rPr>
          <w:delText>s</w:delText>
        </w:r>
      </w:del>
      <w:r>
        <w:rPr>
          <w:rFonts w:ascii="Times New Roman" w:hAnsi="Times New Roman" w:cs="Times New Roman"/>
          <w:sz w:val="24"/>
          <w:szCs w:val="24"/>
        </w:rPr>
        <w:t xml:space="preserve">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334" w:name="_Hlk134550334"/>
      <w:bookmarkStart w:id="335"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w:t>
      </w:r>
      <w:r w:rsidRPr="004A38D0">
        <w:rPr>
          <w:rFonts w:ascii="Times New Roman" w:hAnsi="Times New Roman" w:cs="Times New Roman"/>
          <w:sz w:val="24"/>
          <w:szCs w:val="24"/>
        </w:rPr>
        <w:lastRenderedPageBreak/>
        <w:t xml:space="preserve">(Lepidoptera: Plutellidae) from the Southern to Northern Regions of China. PLOS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34"/>
      <w:bookmarkEnd w:id="335"/>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RDefault="00800E69" w:rsidP="00800E69">
      <w:pPr>
        <w:spacing w:line="480" w:lineRule="auto"/>
        <w:jc w:val="both"/>
        <w:rPr>
          <w:rFonts w:ascii="Times New Roman" w:hAnsi="Times New Roman" w:cs="Times New Roman"/>
          <w:b/>
          <w:bCs/>
          <w:sz w:val="24"/>
          <w:szCs w:val="24"/>
          <w:lang w:val="en-US"/>
        </w:rPr>
      </w:pPr>
    </w:p>
    <w:p w14:paraId="48748729" w14:textId="77777777" w:rsidR="00800E69" w:rsidRDefault="00800E69" w:rsidP="00800E69">
      <w:pPr>
        <w:spacing w:line="480" w:lineRule="auto"/>
        <w:jc w:val="both"/>
        <w:rPr>
          <w:rFonts w:ascii="Times New Roman" w:hAnsi="Times New Roman" w:cs="Times New Roman"/>
          <w:b/>
          <w:bCs/>
          <w:sz w:val="24"/>
          <w:szCs w:val="24"/>
          <w:lang w:val="en-US"/>
        </w:rPr>
      </w:pPr>
    </w:p>
    <w:p w14:paraId="3971FE7F" w14:textId="77777777" w:rsidR="00800E69" w:rsidRDefault="00800E69" w:rsidP="00800E69">
      <w:pPr>
        <w:spacing w:line="480" w:lineRule="auto"/>
        <w:jc w:val="both"/>
        <w:rPr>
          <w:rFonts w:ascii="Times New Roman" w:hAnsi="Times New Roman" w:cs="Times New Roman"/>
          <w:b/>
          <w:bCs/>
          <w:sz w:val="24"/>
          <w:szCs w:val="24"/>
          <w:lang w:val="en-US"/>
        </w:rPr>
      </w:pPr>
    </w:p>
    <w:p w14:paraId="653D165E" w14:textId="77777777" w:rsidR="00800E69" w:rsidRDefault="00800E69" w:rsidP="00800E69">
      <w:pPr>
        <w:spacing w:line="480" w:lineRule="auto"/>
        <w:jc w:val="both"/>
        <w:rPr>
          <w:rFonts w:ascii="Times New Roman" w:hAnsi="Times New Roman" w:cs="Times New Roman"/>
          <w:b/>
          <w:bCs/>
          <w:sz w:val="24"/>
          <w:szCs w:val="24"/>
          <w:lang w:val="en-US"/>
        </w:rPr>
      </w:pPr>
    </w:p>
    <w:p w14:paraId="738FF1E2" w14:textId="77777777" w:rsidR="00800E69" w:rsidRDefault="00800E69" w:rsidP="00800E69">
      <w:pPr>
        <w:spacing w:line="480" w:lineRule="auto"/>
        <w:jc w:val="both"/>
        <w:rPr>
          <w:rFonts w:ascii="Times New Roman" w:hAnsi="Times New Roman" w:cs="Times New Roman"/>
          <w:b/>
          <w:bCs/>
          <w:sz w:val="24"/>
          <w:szCs w:val="24"/>
          <w:lang w:val="en-US"/>
        </w:rPr>
      </w:pPr>
    </w:p>
    <w:p w14:paraId="743F4DDB" w14:textId="77777777" w:rsidR="00800E69" w:rsidRDefault="00800E69" w:rsidP="00800E69">
      <w:pPr>
        <w:spacing w:line="480" w:lineRule="auto"/>
        <w:jc w:val="both"/>
        <w:rPr>
          <w:rFonts w:ascii="Times New Roman" w:hAnsi="Times New Roman" w:cs="Times New Roman"/>
          <w:b/>
          <w:bCs/>
          <w:sz w:val="24"/>
          <w:szCs w:val="24"/>
          <w:lang w:val="en-US"/>
        </w:rPr>
      </w:pPr>
    </w:p>
    <w:p w14:paraId="1D2E2AFA" w14:textId="77777777" w:rsidR="00800E69" w:rsidRDefault="00800E69" w:rsidP="00800E69">
      <w:pPr>
        <w:spacing w:line="480" w:lineRule="auto"/>
        <w:jc w:val="both"/>
        <w:rPr>
          <w:rFonts w:ascii="Times New Roman" w:hAnsi="Times New Roman" w:cs="Times New Roman"/>
          <w:b/>
          <w:bCs/>
          <w:sz w:val="24"/>
          <w:szCs w:val="24"/>
          <w:lang w:val="en-US"/>
        </w:rPr>
      </w:pPr>
    </w:p>
    <w:p w14:paraId="1AB2E71B" w14:textId="77777777" w:rsidR="00800E69" w:rsidRDefault="00800E69" w:rsidP="00800E69">
      <w:pPr>
        <w:spacing w:line="480" w:lineRule="auto"/>
        <w:jc w:val="both"/>
        <w:rPr>
          <w:rFonts w:ascii="Times New Roman" w:hAnsi="Times New Roman" w:cs="Times New Roman"/>
          <w:b/>
          <w:bCs/>
          <w:sz w:val="24"/>
          <w:szCs w:val="24"/>
          <w:lang w:val="en-US"/>
        </w:rPr>
      </w:pPr>
    </w:p>
    <w:p w14:paraId="4AB590BF" w14:textId="77777777" w:rsidR="00800E69" w:rsidRDefault="00800E69" w:rsidP="00800E69">
      <w:pPr>
        <w:spacing w:line="480" w:lineRule="auto"/>
        <w:jc w:val="both"/>
        <w:rPr>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77777777" w:rsidR="00800E69" w:rsidRPr="00C70602" w:rsidRDefault="00800E69" w:rsidP="00800E69">
      <w:pPr>
        <w:spacing w:before="120" w:after="0" w:line="480" w:lineRule="auto"/>
        <w:jc w:val="both"/>
        <w:rPr>
          <w:rFonts w:ascii="Times New Roman" w:hAnsi="Times New Roman" w:cs="Times New Roman"/>
          <w:sz w:val="20"/>
          <w:szCs w:val="20"/>
        </w:rPr>
      </w:pPr>
      <w:r w:rsidRPr="00C70602">
        <w:rPr>
          <w:rFonts w:ascii="Times New Roman" w:hAnsi="Times New Roman" w:cs="Times New Roman"/>
          <w:sz w:val="20"/>
          <w:szCs w:val="20"/>
        </w:rPr>
        <w:t xml:space="preserve"> </w:t>
      </w:r>
    </w:p>
    <w:p w14:paraId="2B8EE170"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1AFE1ED" wp14:editId="037B2A9A">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Pr="00C70602" w:rsidRDefault="00800E69" w:rsidP="00800E69">
      <w:pPr>
        <w:spacing w:line="480" w:lineRule="auto"/>
        <w:rPr>
          <w:rFonts w:ascii="Times New Roman" w:hAnsi="Times New Roman" w:cs="Times New Roman"/>
          <w:sz w:val="20"/>
          <w:szCs w:val="20"/>
          <w:lang w:val="en-US"/>
        </w:rPr>
      </w:pPr>
    </w:p>
    <w:p w14:paraId="687078E5"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271DFFD5" wp14:editId="44EC5676">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77777777" w:rsidR="00800E69" w:rsidRPr="00C70602" w:rsidRDefault="00800E69" w:rsidP="00800E69">
      <w:pPr>
        <w:tabs>
          <w:tab w:val="left" w:pos="2910"/>
        </w:tabs>
        <w:spacing w:line="480" w:lineRule="auto"/>
        <w:rPr>
          <w:rFonts w:ascii="Times New Roman" w:hAnsi="Times New Roman" w:cs="Times New Roman"/>
          <w:sz w:val="20"/>
          <w:szCs w:val="20"/>
          <w:lang w:val="en-US"/>
        </w:rPr>
      </w:pPr>
    </w:p>
    <w:p w14:paraId="4430E1B7"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39BDBCAB" wp14:editId="3EFBB0C1">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24FFAA1" w14:textId="77777777"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560B6F0" w14:textId="77777777" w:rsidR="00800E69" w:rsidRPr="00C70602" w:rsidRDefault="00800E69" w:rsidP="00800E69">
      <w:pPr>
        <w:spacing w:after="0" w:line="480" w:lineRule="auto"/>
        <w:jc w:val="both"/>
        <w:rPr>
          <w:rFonts w:ascii="Times New Roman" w:hAnsi="Times New Roman" w:cs="Times New Roman"/>
          <w:lang w:val="en-US"/>
        </w:rPr>
      </w:pPr>
      <w:r>
        <w:rPr>
          <w:noProof/>
        </w:rPr>
        <w:lastRenderedPageBreak/>
        <w:drawing>
          <wp:inline distT="0" distB="0" distL="0" distR="0" wp14:anchorId="58B8C4A3" wp14:editId="435C89F7">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36"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336"/>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5025A005" wp14:editId="4E78D11C">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Delia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337"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337"/>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AEB3A" wp14:editId="341ED18F">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Delia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7777777" w:rsidR="00800E69" w:rsidRPr="00C70602" w:rsidRDefault="00800E69" w:rsidP="00800E69">
      <w:pPr>
        <w:spacing w:line="480" w:lineRule="auto"/>
        <w:jc w:val="both"/>
        <w:rPr>
          <w:rFonts w:ascii="Times New Roman" w:hAnsi="Times New Roman" w:cs="Times New Roman"/>
          <w:sz w:val="24"/>
          <w:szCs w:val="24"/>
          <w:lang w:val="en-US"/>
        </w:rPr>
      </w:pPr>
    </w:p>
    <w:p w14:paraId="2F1FFE1F" w14:textId="77777777" w:rsidR="00800E69" w:rsidRPr="00C70602" w:rsidRDefault="00800E69" w:rsidP="00800E69">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1D5A2B5A" wp14:editId="273DCB5A">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D4CAD1F" wp14:editId="519A3DCD">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Pr="00C70602" w:rsidRDefault="00800E69" w:rsidP="00800E69">
      <w:pPr>
        <w:spacing w:line="480" w:lineRule="auto"/>
        <w:jc w:val="both"/>
        <w:rPr>
          <w:rFonts w:ascii="Times New Roman" w:hAnsi="Times New Roman" w:cs="Times New Roman"/>
          <w:sz w:val="24"/>
          <w:szCs w:val="24"/>
          <w:lang w:val="en-US"/>
        </w:rPr>
      </w:pPr>
    </w:p>
    <w:p w14:paraId="4F8006CF"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2541BC83" wp14:editId="65E9BBAA">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 xml:space="preserve">whiskers represent outliers. Data were analysed with a generalised linear model (GLM). n is the number of replicate plants for leaf counts. </w:t>
      </w:r>
    </w:p>
    <w:p w14:paraId="7D921594"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52D14CF0" wp14:editId="42816768">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338"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338"/>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968E0E9" wp14:editId="47894C9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75CA4D7D" w14:textId="77777777" w:rsidR="00AB0998" w:rsidRDefault="00AB0998" w:rsidP="00800E69">
      <w:pPr>
        <w:pStyle w:val="EndNoteBibliography"/>
        <w:spacing w:line="480" w:lineRule="auto"/>
        <w:ind w:left="720" w:hanging="720"/>
        <w:jc w:val="both"/>
        <w:rPr>
          <w:ins w:id="339" w:author="SHAPHAN YONG CHIA" w:date="2023-09-12T11:03:00Z"/>
          <w:rFonts w:ascii="Times New Roman" w:hAnsi="Times New Roman" w:cs="Times New Roman"/>
          <w:sz w:val="24"/>
          <w:szCs w:val="24"/>
        </w:rPr>
      </w:pPr>
    </w:p>
    <w:p w14:paraId="3D3B84C6" w14:textId="6604329D" w:rsidR="004175DE" w:rsidRDefault="004175DE" w:rsidP="00800E69">
      <w:pPr>
        <w:pStyle w:val="EndNoteBibliography"/>
        <w:spacing w:line="480" w:lineRule="auto"/>
        <w:ind w:left="720" w:hanging="720"/>
        <w:jc w:val="both"/>
        <w:rPr>
          <w:rFonts w:ascii="Times New Roman" w:hAnsi="Times New Roman" w:cs="Times New Roman"/>
          <w:sz w:val="24"/>
          <w:szCs w:val="24"/>
        </w:rPr>
      </w:pPr>
      <w:ins w:id="340" w:author="SHAPHAN YONG CHIA" w:date="2023-09-12T11:03:00Z">
        <w:r w:rsidRPr="004175DE">
          <w:rPr>
            <w:rFonts w:ascii="Times New Roman" w:hAnsi="Times New Roman" w:cs="Times New Roman"/>
            <w:sz w:val="24"/>
            <w:szCs w:val="24"/>
            <w:highlight w:val="yellow"/>
            <w:rPrChange w:id="341" w:author="SHAPHAN YONG CHIA" w:date="2023-09-12T11:03:00Z">
              <w:rPr>
                <w:rFonts w:ascii="Times New Roman" w:hAnsi="Times New Roman" w:cs="Times New Roman"/>
                <w:sz w:val="24"/>
                <w:szCs w:val="24"/>
              </w:rPr>
            </w:rPrChange>
          </w:rPr>
          <w:t>NEW REFERENCES</w:t>
        </w:r>
      </w:ins>
    </w:p>
    <w:p w14:paraId="7547DAEA" w14:textId="77777777" w:rsidR="00AB0998" w:rsidRDefault="00AB0998" w:rsidP="00800E69">
      <w:pPr>
        <w:pStyle w:val="EndNoteBibliography"/>
        <w:spacing w:line="480" w:lineRule="auto"/>
        <w:ind w:left="720" w:hanging="720"/>
        <w:jc w:val="both"/>
        <w:rPr>
          <w:rFonts w:ascii="Times New Roman" w:hAnsi="Times New Roman" w:cs="Times New Roman"/>
          <w:sz w:val="24"/>
          <w:szCs w:val="24"/>
        </w:rPr>
      </w:pPr>
    </w:p>
    <w:p w14:paraId="0B0D5FBC" w14:textId="77777777" w:rsidR="00745CF9" w:rsidRPr="00745CF9" w:rsidRDefault="00AB0998" w:rsidP="00745CF9">
      <w:pPr>
        <w:pStyle w:val="EndNoteBibliography"/>
        <w:spacing w:after="0"/>
        <w:ind w:left="720" w:hanging="720"/>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745CF9" w:rsidRPr="00745CF9">
        <w:t>Barragán-Fonseca KY, Nurfikari A, van de Zande EM, Wantulla M, van Loon JJA, de Boer W &amp; Dicke M (2022) Insect frass and exuviae to promote plant growth and health. Trends Plant Sci 27: 646-654. doi:10.1016/j.tplants.2022.01.007.</w:t>
      </w:r>
    </w:p>
    <w:p w14:paraId="17D1D59F" w14:textId="79850261" w:rsidR="00745CF9" w:rsidRPr="00745CF9" w:rsidRDefault="00745CF9" w:rsidP="00745CF9">
      <w:pPr>
        <w:pStyle w:val="EndNoteBibliography"/>
        <w:spacing w:after="0"/>
        <w:ind w:left="720" w:hanging="720"/>
      </w:pPr>
      <w:r w:rsidRPr="00745CF9">
        <w:t>Ilyas M, Khan WA, Ali T, Ahmad N, Khan Z, Fazal H, Zaman N, Ualiyeva D, Ali M, Amissah OB &amp; Rizwan M (2022) Cold Stress-induced Seed Germination and Biosynthesis of Polyphenolics Content in Medicinally Important Brassica rapa. Phytomedicine Plus 2: 100185. doi:</w:t>
      </w:r>
      <w:hyperlink r:id="rId28" w:history="1">
        <w:r w:rsidRPr="00745CF9">
          <w:rPr>
            <w:rStyle w:val="Hyperlink"/>
          </w:rPr>
          <w:t>https://doi.org/10.1016/j.phyplu.2021.100185</w:t>
        </w:r>
      </w:hyperlink>
      <w:r w:rsidRPr="00745CF9">
        <w:t>.</w:t>
      </w:r>
    </w:p>
    <w:p w14:paraId="76190F80" w14:textId="77777777" w:rsidR="00745CF9" w:rsidRPr="00745CF9" w:rsidRDefault="00745CF9" w:rsidP="00745CF9">
      <w:pPr>
        <w:pStyle w:val="EndNoteBibliography"/>
        <w:spacing w:after="0"/>
        <w:ind w:left="720" w:hanging="720"/>
      </w:pPr>
      <w:r w:rsidRPr="00745CF9">
        <w:t>RAHMAN J, SULTANA F, FATIMA K, HASAN M, GAIN N, HOSSAIN M, CHOWDHURY A &amp; RAHMAN A (2022) GENETIC DIVERSITY OF FIELD MUSTARD (BRASSICA RAPA L.) AND THEIR SATURATED AND UNSATURATED FATTY ACIDS ASSOCIATION. SABRAO Journal of Breeding and Genetics 54: 249-266.</w:t>
      </w:r>
    </w:p>
    <w:p w14:paraId="27DF42F7" w14:textId="77777777" w:rsidR="00745CF9" w:rsidRPr="00745CF9" w:rsidRDefault="00745CF9" w:rsidP="00745CF9">
      <w:pPr>
        <w:pStyle w:val="EndNoteBibliography"/>
        <w:ind w:left="720" w:hanging="720"/>
      </w:pPr>
      <w:r w:rsidRPr="00745CF9">
        <w:t>Watson C, Schlösser C, Vögerl J &amp; Wichern F (2021) Excellent excrement? Frass impacts on a soil's microbial community, processes and metal bioavailability. Applied Soil Ecology 168: 104110.</w:t>
      </w:r>
    </w:p>
    <w:p w14:paraId="52EDBEAE" w14:textId="3A74A4B3" w:rsidR="00800E69" w:rsidRDefault="00AB0998" w:rsidP="00800E69">
      <w:pPr>
        <w:pStyle w:val="EndNoteBibliography"/>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800E69" w:rsidSect="002261F4">
      <w:footerReference w:type="default" r:id="rId29"/>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422E9" w14:textId="77777777" w:rsidR="00C066CD" w:rsidRDefault="00C066CD" w:rsidP="00AB3437">
      <w:pPr>
        <w:spacing w:after="0" w:line="240" w:lineRule="auto"/>
      </w:pPr>
      <w:r>
        <w:separator/>
      </w:r>
    </w:p>
  </w:endnote>
  <w:endnote w:type="continuationSeparator" w:id="0">
    <w:p w14:paraId="4DD20420" w14:textId="77777777" w:rsidR="00C066CD" w:rsidRDefault="00C066CD"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F0CA0" w14:textId="77777777" w:rsidR="00C066CD" w:rsidRDefault="00C066CD" w:rsidP="00AB3437">
      <w:pPr>
        <w:spacing w:after="0" w:line="240" w:lineRule="auto"/>
      </w:pPr>
      <w:r>
        <w:separator/>
      </w:r>
    </w:p>
  </w:footnote>
  <w:footnote w:type="continuationSeparator" w:id="0">
    <w:p w14:paraId="7961E74F" w14:textId="77777777" w:rsidR="00C066CD" w:rsidRDefault="00C066CD"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PHAN YONG CHIA">
    <w15:presenceInfo w15:providerId="Windows Live" w15:userId="a6a44988be940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183&lt;/item&gt;&lt;item&gt;259&lt;/item&gt;&lt;item&gt;260&lt;/item&gt;&lt;item&gt;26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0F05"/>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22B6"/>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1F7A8E"/>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2A77"/>
    <w:rsid w:val="00373805"/>
    <w:rsid w:val="003743F5"/>
    <w:rsid w:val="00374CB6"/>
    <w:rsid w:val="00375EC7"/>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32B"/>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1B09"/>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56F3"/>
    <w:rsid w:val="00710ED9"/>
    <w:rsid w:val="0071184E"/>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4BE3"/>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76DF"/>
    <w:rsid w:val="00907BDD"/>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45F"/>
    <w:rsid w:val="009A7667"/>
    <w:rsid w:val="009B00E9"/>
    <w:rsid w:val="009B1016"/>
    <w:rsid w:val="009B1D52"/>
    <w:rsid w:val="009B1E03"/>
    <w:rsid w:val="009B1EED"/>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DF5"/>
    <w:rsid w:val="00A1549B"/>
    <w:rsid w:val="00A15871"/>
    <w:rsid w:val="00A16792"/>
    <w:rsid w:val="00A16E05"/>
    <w:rsid w:val="00A17219"/>
    <w:rsid w:val="00A1745F"/>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0998"/>
    <w:rsid w:val="00AB0BA1"/>
    <w:rsid w:val="00AB1CBD"/>
    <w:rsid w:val="00AB2E7D"/>
    <w:rsid w:val="00AB337A"/>
    <w:rsid w:val="00AB3437"/>
    <w:rsid w:val="00AB350A"/>
    <w:rsid w:val="00AB47FE"/>
    <w:rsid w:val="00AB48EC"/>
    <w:rsid w:val="00AB5165"/>
    <w:rsid w:val="00AB51B0"/>
    <w:rsid w:val="00AB5506"/>
    <w:rsid w:val="00AB584E"/>
    <w:rsid w:val="00AB6141"/>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04D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628"/>
    <w:rsid w:val="00B72778"/>
    <w:rsid w:val="00B745D1"/>
    <w:rsid w:val="00B7474A"/>
    <w:rsid w:val="00B75040"/>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66CD"/>
    <w:rsid w:val="00C07374"/>
    <w:rsid w:val="00C07391"/>
    <w:rsid w:val="00C07948"/>
    <w:rsid w:val="00C101DD"/>
    <w:rsid w:val="00C1040E"/>
    <w:rsid w:val="00C10ABB"/>
    <w:rsid w:val="00C11A87"/>
    <w:rsid w:val="00C11FB9"/>
    <w:rsid w:val="00C12D41"/>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4877"/>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4725"/>
    <w:rsid w:val="00CE5972"/>
    <w:rsid w:val="00CE59E2"/>
    <w:rsid w:val="00CE68C0"/>
    <w:rsid w:val="00CE753E"/>
    <w:rsid w:val="00CE7916"/>
    <w:rsid w:val="00CE7ACB"/>
    <w:rsid w:val="00CE7BD5"/>
    <w:rsid w:val="00CF0171"/>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D06"/>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76D"/>
    <w:rsid w:val="00D80AAD"/>
    <w:rsid w:val="00D81AB6"/>
    <w:rsid w:val="00D82AFF"/>
    <w:rsid w:val="00D84F4C"/>
    <w:rsid w:val="00D859DD"/>
    <w:rsid w:val="00D85C9B"/>
    <w:rsid w:val="00D8648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41E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55"/>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phyplu.2021.100185" TargetMode="External"/><Relationship Id="rId10" Type="http://schemas.openxmlformats.org/officeDocument/2006/relationships/image" Target="media/image1.jpe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53</Pages>
  <Words>11809</Words>
  <Characters>67314</Characters>
  <Application>Microsoft Office Word</Application>
  <DocSecurity>0</DocSecurity>
  <Lines>560</Lines>
  <Paragraphs>157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SHAPHAN YONG CHIA</cp:lastModifiedBy>
  <cp:revision>51</cp:revision>
  <dcterms:created xsi:type="dcterms:W3CDTF">2023-09-12T06:44:00Z</dcterms:created>
  <dcterms:modified xsi:type="dcterms:W3CDTF">2023-09-15T16:12:00Z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
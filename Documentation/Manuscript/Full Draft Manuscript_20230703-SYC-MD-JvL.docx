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22B03" w14:textId="1B790DB1" w:rsidR="002D27D7" w:rsidRPr="00EE5F47" w:rsidRDefault="002D27D7" w:rsidP="00126741">
      <w:pPr>
        <w:jc w:val="both"/>
        <w:rPr>
          <w:rFonts w:ascii="Times New Roman" w:hAnsi="Times New Roman" w:cs="Times New Roman"/>
          <w:b/>
          <w:bCs/>
          <w:sz w:val="32"/>
          <w:szCs w:val="32"/>
        </w:rPr>
      </w:pPr>
      <w:bookmarkStart w:id="0" w:name="_Hlk133390709"/>
      <w:bookmarkStart w:id="1" w:name="_Hlk139275244"/>
      <w:r w:rsidRPr="002B776A">
        <w:rPr>
          <w:rFonts w:ascii="Times New Roman" w:hAnsi="Times New Roman" w:cs="Times New Roman"/>
          <w:b/>
          <w:bCs/>
          <w:sz w:val="32"/>
          <w:szCs w:val="32"/>
        </w:rPr>
        <w:t xml:space="preserve">Target Journal: </w:t>
      </w:r>
      <w:proofErr w:type="spellStart"/>
      <w:r w:rsidRPr="002B776A">
        <w:rPr>
          <w:rFonts w:ascii="Times New Roman" w:hAnsi="Times New Roman" w:cs="Times New Roman"/>
          <w:b/>
          <w:bCs/>
          <w:sz w:val="32"/>
          <w:szCs w:val="32"/>
        </w:rPr>
        <w:t>Entomologia</w:t>
      </w:r>
      <w:proofErr w:type="spellEnd"/>
      <w:r w:rsidRPr="002B776A">
        <w:rPr>
          <w:rFonts w:ascii="Times New Roman" w:hAnsi="Times New Roman" w:cs="Times New Roman"/>
          <w:b/>
          <w:bCs/>
          <w:sz w:val="32"/>
          <w:szCs w:val="32"/>
        </w:rPr>
        <w:t xml:space="preserve"> </w:t>
      </w:r>
      <w:proofErr w:type="spellStart"/>
      <w:r w:rsidRPr="002B776A">
        <w:rPr>
          <w:rFonts w:ascii="Times New Roman" w:hAnsi="Times New Roman" w:cs="Times New Roman"/>
          <w:b/>
          <w:bCs/>
          <w:sz w:val="32"/>
          <w:szCs w:val="32"/>
        </w:rPr>
        <w:t>Experimentalis</w:t>
      </w:r>
      <w:proofErr w:type="spellEnd"/>
      <w:r w:rsidRPr="002B776A">
        <w:rPr>
          <w:rFonts w:ascii="Times New Roman" w:hAnsi="Times New Roman" w:cs="Times New Roman"/>
          <w:b/>
          <w:bCs/>
          <w:sz w:val="32"/>
          <w:szCs w:val="32"/>
        </w:rPr>
        <w:t xml:space="preserve"> et </w:t>
      </w:r>
      <w:proofErr w:type="spellStart"/>
      <w:r w:rsidRPr="002B776A">
        <w:rPr>
          <w:rFonts w:ascii="Times New Roman" w:hAnsi="Times New Roman" w:cs="Times New Roman"/>
          <w:b/>
          <w:bCs/>
          <w:sz w:val="32"/>
          <w:szCs w:val="32"/>
        </w:rPr>
        <w:t>Applicata</w:t>
      </w:r>
      <w:proofErr w:type="spellEnd"/>
    </w:p>
    <w:p w14:paraId="13E0DC22" w14:textId="77777777" w:rsidR="002D27D7" w:rsidRPr="00EE5F47" w:rsidRDefault="002D27D7" w:rsidP="00126741">
      <w:pPr>
        <w:jc w:val="both"/>
        <w:rPr>
          <w:rFonts w:ascii="Times New Roman" w:hAnsi="Times New Roman" w:cs="Times New Roman"/>
          <w:b/>
          <w:bCs/>
          <w:sz w:val="24"/>
          <w:szCs w:val="24"/>
        </w:rPr>
      </w:pPr>
    </w:p>
    <w:p w14:paraId="2C2EEEE1" w14:textId="50F64C7B" w:rsidR="00C47FB2" w:rsidRPr="002D27D7" w:rsidRDefault="00C47FB2" w:rsidP="00126741">
      <w:pPr>
        <w:jc w:val="both"/>
        <w:rPr>
          <w:rFonts w:ascii="Times New Roman" w:hAnsi="Times New Roman" w:cs="Times New Roman"/>
          <w:b/>
          <w:bCs/>
          <w:sz w:val="24"/>
          <w:szCs w:val="24"/>
        </w:rPr>
      </w:pPr>
      <w:bookmarkStart w:id="2" w:name="_Hlk140746169"/>
      <w:r w:rsidRPr="002D27D7">
        <w:rPr>
          <w:rFonts w:ascii="Times New Roman" w:hAnsi="Times New Roman" w:cs="Times New Roman"/>
          <w:b/>
          <w:bCs/>
          <w:sz w:val="24"/>
          <w:szCs w:val="24"/>
        </w:rPr>
        <w:t xml:space="preserve">Title: </w:t>
      </w:r>
    </w:p>
    <w:p w14:paraId="26F057E6" w14:textId="644787F9" w:rsidR="000825D9" w:rsidRPr="00126741" w:rsidRDefault="00770B24" w:rsidP="00126741">
      <w:pPr>
        <w:jc w:val="both"/>
        <w:rPr>
          <w:rFonts w:ascii="Times New Roman" w:hAnsi="Times New Roman" w:cs="Times New Roman"/>
          <w:b/>
          <w:bCs/>
          <w:sz w:val="24"/>
          <w:szCs w:val="24"/>
          <w:lang w:val="en-US"/>
        </w:rPr>
      </w:pPr>
      <w:r w:rsidRPr="00126741">
        <w:rPr>
          <w:rFonts w:ascii="Times New Roman" w:hAnsi="Times New Roman" w:cs="Times New Roman"/>
          <w:b/>
          <w:bCs/>
          <w:sz w:val="24"/>
          <w:szCs w:val="24"/>
        </w:rPr>
        <w:t>Effects of f</w:t>
      </w:r>
      <w:r w:rsidR="003B184D" w:rsidRPr="00126741">
        <w:rPr>
          <w:rFonts w:ascii="Times New Roman" w:hAnsi="Times New Roman" w:cs="Times New Roman"/>
          <w:b/>
          <w:bCs/>
          <w:sz w:val="24"/>
          <w:szCs w:val="24"/>
        </w:rPr>
        <w:t xml:space="preserve">rass from </w:t>
      </w:r>
      <w:r w:rsidR="00EE5F47">
        <w:rPr>
          <w:rFonts w:ascii="Times New Roman" w:hAnsi="Times New Roman" w:cs="Times New Roman"/>
          <w:b/>
          <w:bCs/>
          <w:sz w:val="24"/>
          <w:szCs w:val="24"/>
        </w:rPr>
        <w:t xml:space="preserve">larvae of </w:t>
      </w:r>
      <w:r w:rsidR="003B184D" w:rsidRPr="00126741">
        <w:rPr>
          <w:rFonts w:ascii="Times New Roman" w:hAnsi="Times New Roman" w:cs="Times New Roman"/>
          <w:b/>
          <w:bCs/>
          <w:sz w:val="24"/>
          <w:szCs w:val="24"/>
        </w:rPr>
        <w:t>black soldier fly (</w:t>
      </w:r>
      <w:r w:rsidR="003B184D" w:rsidRPr="00126741">
        <w:rPr>
          <w:rFonts w:ascii="Times New Roman" w:hAnsi="Times New Roman" w:cs="Times New Roman"/>
          <w:b/>
          <w:bCs/>
          <w:i/>
          <w:iCs/>
          <w:sz w:val="24"/>
          <w:szCs w:val="24"/>
        </w:rPr>
        <w:t>Hermetia illucens</w:t>
      </w:r>
      <w:r w:rsidR="003B184D" w:rsidRPr="00126741">
        <w:rPr>
          <w:rFonts w:ascii="Times New Roman" w:hAnsi="Times New Roman" w:cs="Times New Roman"/>
          <w:b/>
          <w:bCs/>
          <w:sz w:val="24"/>
          <w:szCs w:val="24"/>
        </w:rPr>
        <w:t>) and yellow mealworm (</w:t>
      </w:r>
      <w:r w:rsidR="003B184D" w:rsidRPr="00126741">
        <w:rPr>
          <w:rFonts w:ascii="Times New Roman" w:hAnsi="Times New Roman" w:cs="Times New Roman"/>
          <w:b/>
          <w:bCs/>
          <w:i/>
          <w:iCs/>
          <w:sz w:val="24"/>
          <w:szCs w:val="24"/>
        </w:rPr>
        <w:t>Tenebrio molito</w:t>
      </w:r>
      <w:r w:rsidR="005C06EA" w:rsidRPr="00126741">
        <w:rPr>
          <w:rFonts w:ascii="Times New Roman" w:hAnsi="Times New Roman" w:cs="Times New Roman"/>
          <w:b/>
          <w:bCs/>
          <w:i/>
          <w:iCs/>
          <w:sz w:val="24"/>
          <w:szCs w:val="24"/>
        </w:rPr>
        <w:t>r</w:t>
      </w:r>
      <w:r w:rsidR="003B184D" w:rsidRPr="00126741">
        <w:rPr>
          <w:rFonts w:ascii="Times New Roman" w:hAnsi="Times New Roman" w:cs="Times New Roman"/>
          <w:b/>
          <w:bCs/>
          <w:sz w:val="24"/>
          <w:szCs w:val="24"/>
        </w:rPr>
        <w:t xml:space="preserve">) </w:t>
      </w:r>
      <w:r w:rsidRPr="00126741">
        <w:rPr>
          <w:rFonts w:ascii="Times New Roman" w:hAnsi="Times New Roman" w:cs="Times New Roman"/>
          <w:b/>
          <w:bCs/>
          <w:sz w:val="24"/>
          <w:szCs w:val="24"/>
        </w:rPr>
        <w:t xml:space="preserve">on </w:t>
      </w:r>
      <w:r w:rsidR="003B184D" w:rsidRPr="00126741">
        <w:rPr>
          <w:rFonts w:ascii="Times New Roman" w:hAnsi="Times New Roman" w:cs="Times New Roman"/>
          <w:b/>
          <w:bCs/>
          <w:sz w:val="24"/>
          <w:szCs w:val="24"/>
        </w:rPr>
        <w:t xml:space="preserve">growth and </w:t>
      </w:r>
      <w:r w:rsidR="00890B67">
        <w:rPr>
          <w:rFonts w:ascii="Times New Roman" w:hAnsi="Times New Roman" w:cs="Times New Roman"/>
          <w:b/>
          <w:bCs/>
          <w:sz w:val="24"/>
          <w:szCs w:val="24"/>
        </w:rPr>
        <w:t xml:space="preserve">insect </w:t>
      </w:r>
      <w:r w:rsidR="003B184D" w:rsidRPr="00126741">
        <w:rPr>
          <w:rFonts w:ascii="Times New Roman" w:hAnsi="Times New Roman" w:cs="Times New Roman"/>
          <w:b/>
          <w:bCs/>
          <w:sz w:val="24"/>
          <w:szCs w:val="24"/>
        </w:rPr>
        <w:t xml:space="preserve">resistance </w:t>
      </w:r>
      <w:r w:rsidR="00890B67">
        <w:rPr>
          <w:rFonts w:ascii="Times New Roman" w:hAnsi="Times New Roman" w:cs="Times New Roman"/>
          <w:b/>
          <w:bCs/>
          <w:sz w:val="24"/>
          <w:szCs w:val="24"/>
        </w:rPr>
        <w:t xml:space="preserve">in </w:t>
      </w:r>
      <w:r w:rsidR="005C06EA" w:rsidRPr="00126741">
        <w:rPr>
          <w:rFonts w:ascii="Times New Roman" w:hAnsi="Times New Roman" w:cs="Times New Roman"/>
          <w:b/>
          <w:bCs/>
          <w:sz w:val="24"/>
          <w:szCs w:val="24"/>
          <w:lang w:val="en-US"/>
        </w:rPr>
        <w:t>f</w:t>
      </w:r>
      <w:r w:rsidR="00EB0397" w:rsidRPr="00126741">
        <w:rPr>
          <w:rFonts w:ascii="Times New Roman" w:hAnsi="Times New Roman" w:cs="Times New Roman"/>
          <w:b/>
          <w:bCs/>
          <w:sz w:val="24"/>
          <w:szCs w:val="24"/>
          <w:lang w:val="en-US"/>
        </w:rPr>
        <w:t>ield mustard (</w:t>
      </w:r>
      <w:r w:rsidR="00EB0397" w:rsidRPr="00126741">
        <w:rPr>
          <w:rFonts w:ascii="Times New Roman" w:hAnsi="Times New Roman" w:cs="Times New Roman"/>
          <w:b/>
          <w:bCs/>
          <w:i/>
          <w:iCs/>
          <w:sz w:val="24"/>
          <w:szCs w:val="24"/>
          <w:lang w:val="en-US"/>
        </w:rPr>
        <w:t>Brassica rapa</w:t>
      </w:r>
      <w:r w:rsidR="00EB0397" w:rsidRPr="00126741">
        <w:rPr>
          <w:rFonts w:ascii="Times New Roman" w:hAnsi="Times New Roman" w:cs="Times New Roman"/>
          <w:b/>
          <w:bCs/>
          <w:sz w:val="24"/>
          <w:szCs w:val="24"/>
          <w:lang w:val="en-US"/>
        </w:rPr>
        <w:t>)</w:t>
      </w:r>
      <w:r w:rsidRPr="00126741">
        <w:rPr>
          <w:rFonts w:ascii="Times New Roman" w:hAnsi="Times New Roman" w:cs="Times New Roman"/>
          <w:b/>
          <w:bCs/>
          <w:sz w:val="24"/>
          <w:szCs w:val="24"/>
          <w:lang w:val="en-US"/>
        </w:rPr>
        <w:t xml:space="preserve">: differences between insect species and frass treatments </w:t>
      </w:r>
    </w:p>
    <w:bookmarkEnd w:id="0"/>
    <w:p w14:paraId="6601F312" w14:textId="77777777" w:rsidR="000F268A" w:rsidRPr="00011ED2" w:rsidRDefault="000F268A" w:rsidP="00126741">
      <w:pPr>
        <w:jc w:val="both"/>
        <w:rPr>
          <w:rFonts w:ascii="Times New Roman" w:hAnsi="Times New Roman" w:cs="Times New Roman"/>
          <w:sz w:val="24"/>
          <w:szCs w:val="24"/>
        </w:rPr>
      </w:pPr>
    </w:p>
    <w:p w14:paraId="7AE286A7" w14:textId="105A7090" w:rsidR="000F268A" w:rsidRPr="00126741" w:rsidRDefault="000F268A" w:rsidP="00126741">
      <w:pPr>
        <w:jc w:val="both"/>
        <w:rPr>
          <w:rFonts w:ascii="Times New Roman" w:hAnsi="Times New Roman" w:cs="Times New Roman"/>
          <w:sz w:val="24"/>
          <w:szCs w:val="24"/>
        </w:rPr>
      </w:pPr>
      <w:r w:rsidRPr="00126741">
        <w:rPr>
          <w:rFonts w:ascii="Times New Roman" w:hAnsi="Times New Roman" w:cs="Times New Roman"/>
          <w:sz w:val="24"/>
          <w:szCs w:val="24"/>
        </w:rPr>
        <w:t>Shaphan Y</w:t>
      </w:r>
      <w:r w:rsidR="00FD6A73" w:rsidRPr="00126741">
        <w:rPr>
          <w:rFonts w:ascii="Times New Roman" w:hAnsi="Times New Roman" w:cs="Times New Roman"/>
          <w:sz w:val="24"/>
          <w:szCs w:val="24"/>
        </w:rPr>
        <w:t>.</w:t>
      </w:r>
      <w:r w:rsidRPr="00126741">
        <w:rPr>
          <w:rFonts w:ascii="Times New Roman" w:hAnsi="Times New Roman" w:cs="Times New Roman"/>
          <w:sz w:val="24"/>
          <w:szCs w:val="24"/>
        </w:rPr>
        <w:t xml:space="preserve"> Chia</w:t>
      </w:r>
      <w:r w:rsidR="002B776A">
        <w:rPr>
          <w:rFonts w:ascii="Times New Roman" w:hAnsi="Times New Roman" w:cs="Times New Roman"/>
          <w:sz w:val="24"/>
          <w:szCs w:val="24"/>
        </w:rPr>
        <w:t>*</w:t>
      </w:r>
      <w:r w:rsidRPr="00126741">
        <w:rPr>
          <w:rFonts w:ascii="Times New Roman" w:hAnsi="Times New Roman" w:cs="Times New Roman"/>
          <w:sz w:val="24"/>
          <w:szCs w:val="24"/>
          <w:vertAlign w:val="subscript"/>
        </w:rPr>
        <w:t xml:space="preserve">, </w:t>
      </w:r>
      <w:r w:rsidRPr="00126741">
        <w:rPr>
          <w:rFonts w:ascii="Times New Roman" w:hAnsi="Times New Roman" w:cs="Times New Roman"/>
          <w:sz w:val="24"/>
          <w:szCs w:val="24"/>
        </w:rPr>
        <w:t>Joop J</w:t>
      </w:r>
      <w:r w:rsidR="00FD6A73" w:rsidRPr="00126741">
        <w:rPr>
          <w:rFonts w:ascii="Times New Roman" w:hAnsi="Times New Roman" w:cs="Times New Roman"/>
          <w:sz w:val="24"/>
          <w:szCs w:val="24"/>
        </w:rPr>
        <w:t>.</w:t>
      </w:r>
      <w:r w:rsidRPr="00126741">
        <w:rPr>
          <w:rFonts w:ascii="Times New Roman" w:hAnsi="Times New Roman" w:cs="Times New Roman"/>
          <w:sz w:val="24"/>
          <w:szCs w:val="24"/>
        </w:rPr>
        <w:t>A</w:t>
      </w:r>
      <w:r w:rsidR="00FD6A73" w:rsidRPr="00126741">
        <w:rPr>
          <w:rFonts w:ascii="Times New Roman" w:hAnsi="Times New Roman" w:cs="Times New Roman"/>
          <w:sz w:val="24"/>
          <w:szCs w:val="24"/>
        </w:rPr>
        <w:t>.</w:t>
      </w:r>
      <w:r w:rsidRPr="00126741">
        <w:rPr>
          <w:rFonts w:ascii="Times New Roman" w:hAnsi="Times New Roman" w:cs="Times New Roman"/>
          <w:sz w:val="24"/>
          <w:szCs w:val="24"/>
        </w:rPr>
        <w:t xml:space="preserve"> van Loon</w:t>
      </w:r>
      <w:r w:rsidRPr="00126741">
        <w:rPr>
          <w:rFonts w:ascii="Times New Roman" w:hAnsi="Times New Roman" w:cs="Times New Roman"/>
          <w:sz w:val="24"/>
          <w:szCs w:val="24"/>
          <w:vertAlign w:val="subscript"/>
        </w:rPr>
        <w:t xml:space="preserve"> </w:t>
      </w:r>
      <w:r w:rsidRPr="00126741">
        <w:rPr>
          <w:rFonts w:ascii="Times New Roman" w:hAnsi="Times New Roman" w:cs="Times New Roman"/>
          <w:sz w:val="24"/>
          <w:szCs w:val="24"/>
        </w:rPr>
        <w:t>and Marcel Dicke</w:t>
      </w:r>
    </w:p>
    <w:p w14:paraId="124A2224" w14:textId="02765D50" w:rsidR="001849FC" w:rsidRPr="00126741" w:rsidRDefault="000F268A" w:rsidP="00126741">
      <w:pPr>
        <w:jc w:val="both"/>
        <w:rPr>
          <w:rFonts w:ascii="Times New Roman" w:hAnsi="Times New Roman" w:cs="Times New Roman"/>
          <w:b/>
          <w:bCs/>
          <w:sz w:val="24"/>
          <w:szCs w:val="24"/>
          <w:lang w:val="en-US"/>
        </w:rPr>
      </w:pPr>
      <w:r w:rsidRPr="00011ED2">
        <w:rPr>
          <w:rFonts w:ascii="Times New Roman" w:eastAsia="Times New Roman" w:hAnsi="Times New Roman" w:cs="Times New Roman"/>
          <w:sz w:val="24"/>
          <w:szCs w:val="24"/>
        </w:rPr>
        <w:t>Laboratory of Entomology, Wageningen University &amp; Research, P.O. Box 16, 6700 AA Wageningen, the Netherlands.</w:t>
      </w:r>
    </w:p>
    <w:p w14:paraId="14968EA4" w14:textId="77777777" w:rsidR="001849FC" w:rsidRPr="00126741" w:rsidRDefault="001849FC" w:rsidP="00126741">
      <w:pPr>
        <w:jc w:val="both"/>
        <w:rPr>
          <w:rFonts w:ascii="Times New Roman" w:hAnsi="Times New Roman" w:cs="Times New Roman"/>
          <w:b/>
          <w:bCs/>
          <w:sz w:val="24"/>
          <w:szCs w:val="24"/>
          <w:lang w:val="en-US"/>
        </w:rPr>
      </w:pPr>
    </w:p>
    <w:p w14:paraId="45B8D688" w14:textId="0F34AA82" w:rsidR="001849FC" w:rsidRPr="00126741" w:rsidRDefault="00C47FB2" w:rsidP="00126741">
      <w:pPr>
        <w:jc w:val="both"/>
        <w:rPr>
          <w:rFonts w:ascii="Times New Roman" w:hAnsi="Times New Roman" w:cs="Times New Roman"/>
          <w:b/>
          <w:bCs/>
          <w:sz w:val="24"/>
          <w:szCs w:val="24"/>
          <w:lang w:val="en-US"/>
        </w:rPr>
      </w:pPr>
      <w:r w:rsidRPr="00126741">
        <w:rPr>
          <w:rFonts w:ascii="Times New Roman" w:hAnsi="Times New Roman" w:cs="Times New Roman"/>
          <w:b/>
          <w:bCs/>
          <w:sz w:val="24"/>
          <w:szCs w:val="24"/>
          <w:lang w:val="en-US"/>
        </w:rPr>
        <w:t>Short title:</w:t>
      </w:r>
    </w:p>
    <w:p w14:paraId="415F4AB3" w14:textId="5A30FEEE" w:rsidR="001849FC" w:rsidRPr="00126741" w:rsidRDefault="00DF04E5" w:rsidP="00126741">
      <w:pPr>
        <w:jc w:val="both"/>
        <w:rPr>
          <w:rFonts w:ascii="Times New Roman" w:hAnsi="Times New Roman" w:cs="Times New Roman"/>
          <w:b/>
          <w:bCs/>
          <w:sz w:val="24"/>
          <w:szCs w:val="24"/>
          <w:lang w:val="en-US"/>
        </w:rPr>
      </w:pPr>
      <w:r w:rsidRPr="00011ED2">
        <w:rPr>
          <w:rFonts w:ascii="Times New Roman" w:hAnsi="Times New Roman" w:cs="Times New Roman"/>
          <w:b/>
          <w:bCs/>
          <w:sz w:val="24"/>
          <w:szCs w:val="24"/>
          <w:lang w:val="en-US"/>
        </w:rPr>
        <w:t>Frass as a sustainable soil amendment</w:t>
      </w:r>
      <w:r w:rsidR="009F4965">
        <w:rPr>
          <w:rFonts w:ascii="Times New Roman" w:hAnsi="Times New Roman" w:cs="Times New Roman"/>
          <w:b/>
          <w:bCs/>
          <w:sz w:val="24"/>
          <w:szCs w:val="24"/>
          <w:lang w:val="en-US"/>
        </w:rPr>
        <w:t>,</w:t>
      </w:r>
      <w:r w:rsidRPr="00011ED2">
        <w:rPr>
          <w:rFonts w:ascii="Times New Roman" w:hAnsi="Times New Roman" w:cs="Times New Roman"/>
          <w:b/>
          <w:bCs/>
          <w:sz w:val="24"/>
          <w:szCs w:val="24"/>
          <w:lang w:val="en-US"/>
        </w:rPr>
        <w:t xml:space="preserve"> enhancing plant growth and herbivor</w:t>
      </w:r>
      <w:r w:rsidR="00D76E52">
        <w:rPr>
          <w:rFonts w:ascii="Times New Roman" w:hAnsi="Times New Roman" w:cs="Times New Roman"/>
          <w:b/>
          <w:bCs/>
          <w:sz w:val="24"/>
          <w:szCs w:val="24"/>
          <w:lang w:val="en-US"/>
        </w:rPr>
        <w:t>e</w:t>
      </w:r>
      <w:r w:rsidRPr="00011ED2">
        <w:rPr>
          <w:rFonts w:ascii="Times New Roman" w:hAnsi="Times New Roman" w:cs="Times New Roman"/>
          <w:b/>
          <w:bCs/>
          <w:sz w:val="24"/>
          <w:szCs w:val="24"/>
          <w:lang w:val="en-US"/>
        </w:rPr>
        <w:t xml:space="preserve"> </w:t>
      </w:r>
      <w:r w:rsidR="00030797" w:rsidRPr="00011ED2">
        <w:rPr>
          <w:rFonts w:ascii="Times New Roman" w:hAnsi="Times New Roman" w:cs="Times New Roman"/>
          <w:b/>
          <w:bCs/>
          <w:sz w:val="24"/>
          <w:szCs w:val="24"/>
          <w:lang w:val="en-US"/>
        </w:rPr>
        <w:t>resistance</w:t>
      </w:r>
    </w:p>
    <w:bookmarkEnd w:id="2"/>
    <w:p w14:paraId="7CACD530" w14:textId="77777777" w:rsidR="00011ED2" w:rsidRDefault="00011ED2" w:rsidP="00011ED2">
      <w:pPr>
        <w:jc w:val="both"/>
        <w:rPr>
          <w:rFonts w:ascii="Times New Roman" w:hAnsi="Times New Roman" w:cs="Times New Roman"/>
          <w:b/>
          <w:bCs/>
          <w:sz w:val="24"/>
          <w:szCs w:val="24"/>
          <w:lang w:val="en-US"/>
        </w:rPr>
      </w:pPr>
    </w:p>
    <w:p w14:paraId="0CE7FFAE" w14:textId="77777777" w:rsidR="002B776A" w:rsidRDefault="002B776A" w:rsidP="002B776A">
      <w:pP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126741">
        <w:rPr>
          <w:rFonts w:ascii="Times New Roman" w:hAnsi="Times New Roman" w:cs="Times New Roman"/>
          <w:b/>
          <w:bCs/>
          <w:sz w:val="24"/>
          <w:szCs w:val="24"/>
          <w:lang w:val="en-US"/>
        </w:rPr>
        <w:t>Corresponding author</w:t>
      </w:r>
      <w:r>
        <w:rPr>
          <w:rFonts w:ascii="Times New Roman" w:hAnsi="Times New Roman" w:cs="Times New Roman"/>
          <w:b/>
          <w:bCs/>
          <w:sz w:val="24"/>
          <w:szCs w:val="24"/>
          <w:lang w:val="en-US"/>
        </w:rPr>
        <w:t>:</w:t>
      </w:r>
      <w:r w:rsidRPr="00C76E00">
        <w:rPr>
          <w:rFonts w:ascii="Times New Roman" w:hAnsi="Times New Roman" w:cs="Times New Roman"/>
          <w:b/>
          <w:bCs/>
          <w:sz w:val="24"/>
          <w:szCs w:val="24"/>
          <w:lang w:val="en-US"/>
        </w:rPr>
        <w:t xml:space="preserve"> </w:t>
      </w:r>
    </w:p>
    <w:p w14:paraId="3B487D18" w14:textId="77777777" w:rsidR="002B776A" w:rsidRPr="00126741" w:rsidRDefault="002B776A" w:rsidP="002B776A">
      <w:pPr>
        <w:rPr>
          <w:rFonts w:ascii="Times New Roman" w:hAnsi="Times New Roman" w:cs="Times New Roman"/>
          <w:sz w:val="24"/>
          <w:szCs w:val="24"/>
          <w:lang w:val="en-US"/>
        </w:rPr>
      </w:pPr>
      <w:r w:rsidRPr="00126741">
        <w:rPr>
          <w:rFonts w:ascii="Times New Roman" w:hAnsi="Times New Roman" w:cs="Times New Roman"/>
          <w:sz w:val="24"/>
          <w:szCs w:val="24"/>
          <w:lang w:val="en-US"/>
        </w:rPr>
        <w:t xml:space="preserve">S.Y. Chia, </w:t>
      </w:r>
      <w:r>
        <w:rPr>
          <w:rFonts w:ascii="Times New Roman" w:hAnsi="Times New Roman" w:cs="Times New Roman"/>
          <w:sz w:val="24"/>
          <w:szCs w:val="24"/>
          <w:lang w:val="en-US"/>
        </w:rPr>
        <w:t>e</w:t>
      </w:r>
      <w:r w:rsidRPr="00126741">
        <w:rPr>
          <w:rFonts w:ascii="Times New Roman" w:hAnsi="Times New Roman" w:cs="Times New Roman"/>
          <w:sz w:val="24"/>
          <w:szCs w:val="24"/>
          <w:lang w:val="en-US"/>
        </w:rPr>
        <w:t>-mail: shaphan.chia@wur.nl</w:t>
      </w:r>
      <w:r>
        <w:rPr>
          <w:rFonts w:ascii="Times New Roman" w:hAnsi="Times New Roman" w:cs="Times New Roman"/>
          <w:sz w:val="24"/>
          <w:szCs w:val="24"/>
          <w:lang w:val="en-US"/>
        </w:rPr>
        <w:t>, m</w:t>
      </w:r>
      <w:r w:rsidRPr="000912E0">
        <w:rPr>
          <w:rFonts w:ascii="Times New Roman" w:hAnsi="Times New Roman" w:cs="Times New Roman"/>
          <w:sz w:val="24"/>
          <w:szCs w:val="24"/>
          <w:lang w:val="en-US"/>
        </w:rPr>
        <w:t>obile tel.: +31</w:t>
      </w:r>
      <w:r>
        <w:rPr>
          <w:rFonts w:ascii="Times New Roman" w:hAnsi="Times New Roman" w:cs="Times New Roman"/>
          <w:sz w:val="24"/>
          <w:szCs w:val="24"/>
          <w:lang w:val="en-US"/>
        </w:rPr>
        <w:t>620409215</w:t>
      </w:r>
    </w:p>
    <w:p w14:paraId="420B653D" w14:textId="77777777" w:rsidR="002B776A" w:rsidRDefault="002B776A" w:rsidP="00011ED2">
      <w:pPr>
        <w:jc w:val="both"/>
        <w:rPr>
          <w:rFonts w:ascii="Times New Roman" w:hAnsi="Times New Roman" w:cs="Times New Roman"/>
          <w:b/>
          <w:bCs/>
          <w:sz w:val="24"/>
          <w:szCs w:val="24"/>
          <w:lang w:val="en-US"/>
        </w:rPr>
      </w:pPr>
    </w:p>
    <w:p w14:paraId="5610397F" w14:textId="33025CBF" w:rsidR="00011ED2" w:rsidRPr="00126741" w:rsidRDefault="000D5B84" w:rsidP="00126741">
      <w:pPr>
        <w:jc w:val="both"/>
        <w:rPr>
          <w:rFonts w:ascii="Times New Roman" w:hAnsi="Times New Roman" w:cs="Times New Roman"/>
          <w:b/>
          <w:bCs/>
          <w:sz w:val="24"/>
          <w:szCs w:val="24"/>
          <w:lang w:val="en-US"/>
        </w:rPr>
      </w:pPr>
      <w:r w:rsidRPr="00126741">
        <w:rPr>
          <w:rFonts w:ascii="Times New Roman" w:hAnsi="Times New Roman" w:cs="Times New Roman"/>
          <w:b/>
          <w:bCs/>
          <w:sz w:val="24"/>
          <w:szCs w:val="24"/>
          <w:lang w:val="en-US"/>
        </w:rPr>
        <w:t>Key</w:t>
      </w:r>
      <w:r w:rsidR="00AA33B5" w:rsidRPr="00126741">
        <w:rPr>
          <w:rFonts w:ascii="Times New Roman" w:hAnsi="Times New Roman" w:cs="Times New Roman"/>
          <w:b/>
          <w:bCs/>
          <w:sz w:val="24"/>
          <w:szCs w:val="24"/>
          <w:lang w:val="en-US"/>
        </w:rPr>
        <w:t xml:space="preserve"> </w:t>
      </w:r>
      <w:r w:rsidRPr="00126741">
        <w:rPr>
          <w:rFonts w:ascii="Times New Roman" w:hAnsi="Times New Roman" w:cs="Times New Roman"/>
          <w:b/>
          <w:bCs/>
          <w:sz w:val="24"/>
          <w:szCs w:val="24"/>
          <w:lang w:val="en-US"/>
        </w:rPr>
        <w:t xml:space="preserve">words: </w:t>
      </w:r>
    </w:p>
    <w:p w14:paraId="76424A2C" w14:textId="65158B49" w:rsidR="001849FC" w:rsidRPr="00126741" w:rsidRDefault="00AA33B5" w:rsidP="00126741">
      <w:pPr>
        <w:jc w:val="both"/>
        <w:rPr>
          <w:rFonts w:ascii="Times New Roman" w:hAnsi="Times New Roman" w:cs="Times New Roman"/>
          <w:b/>
          <w:bCs/>
          <w:i/>
          <w:iCs/>
          <w:sz w:val="24"/>
          <w:szCs w:val="24"/>
          <w:lang w:val="en-US"/>
        </w:rPr>
      </w:pPr>
      <w:r w:rsidRPr="00126741">
        <w:rPr>
          <w:rFonts w:ascii="Times New Roman" w:hAnsi="Times New Roman" w:cs="Times New Roman"/>
          <w:sz w:val="24"/>
          <w:szCs w:val="24"/>
          <w:lang w:val="en-US"/>
        </w:rPr>
        <w:t xml:space="preserve">Insect production, Insect residual streams, Soil amendment, Organic fertiliser, Incubated frass, Composted frass, Raw frass, </w:t>
      </w:r>
      <w:r w:rsidR="000D5B84" w:rsidRPr="00126741">
        <w:rPr>
          <w:rFonts w:ascii="Times New Roman" w:hAnsi="Times New Roman" w:cs="Times New Roman"/>
          <w:sz w:val="24"/>
          <w:szCs w:val="24"/>
          <w:lang w:val="en-US"/>
        </w:rPr>
        <w:t>Sustainable agriculture, Pest management</w:t>
      </w:r>
      <w:r w:rsidRPr="00126741">
        <w:rPr>
          <w:rFonts w:ascii="Times New Roman" w:hAnsi="Times New Roman" w:cs="Times New Roman"/>
          <w:sz w:val="24"/>
          <w:szCs w:val="24"/>
          <w:lang w:val="en-US"/>
        </w:rPr>
        <w:t xml:space="preserve">, </w:t>
      </w:r>
      <w:r w:rsidRPr="00126741">
        <w:rPr>
          <w:rFonts w:ascii="Times New Roman" w:hAnsi="Times New Roman" w:cs="Times New Roman"/>
          <w:i/>
          <w:iCs/>
          <w:sz w:val="24"/>
          <w:szCs w:val="24"/>
          <w:lang w:val="en-US"/>
        </w:rPr>
        <w:t xml:space="preserve">Delia radicum, Plutella xylostella, </w:t>
      </w:r>
      <w:r w:rsidRPr="00126741">
        <w:rPr>
          <w:rFonts w:ascii="Times New Roman" w:hAnsi="Times New Roman" w:cs="Times New Roman"/>
          <w:sz w:val="24"/>
          <w:szCs w:val="24"/>
          <w:lang w:val="en-US"/>
        </w:rPr>
        <w:t>Insect herbivory</w:t>
      </w:r>
    </w:p>
    <w:bookmarkEnd w:id="1"/>
    <w:p w14:paraId="63EC0BB3" w14:textId="77777777" w:rsidR="001849FC" w:rsidRPr="00C70602" w:rsidRDefault="001849FC" w:rsidP="00C70602">
      <w:pPr>
        <w:spacing w:line="480" w:lineRule="auto"/>
        <w:jc w:val="both"/>
        <w:rPr>
          <w:rFonts w:ascii="Times New Roman" w:hAnsi="Times New Roman" w:cs="Times New Roman"/>
          <w:b/>
          <w:bCs/>
          <w:sz w:val="28"/>
          <w:szCs w:val="28"/>
          <w:lang w:val="en-US"/>
        </w:rPr>
      </w:pPr>
    </w:p>
    <w:p w14:paraId="4AD246F7" w14:textId="77777777" w:rsidR="001849FC" w:rsidRPr="00C70602" w:rsidRDefault="001849FC" w:rsidP="00F173F6">
      <w:pPr>
        <w:spacing w:line="276" w:lineRule="auto"/>
        <w:jc w:val="both"/>
        <w:rPr>
          <w:rFonts w:ascii="Times New Roman" w:hAnsi="Times New Roman" w:cs="Times New Roman"/>
          <w:b/>
          <w:bCs/>
          <w:sz w:val="28"/>
          <w:szCs w:val="28"/>
          <w:lang w:val="en-US"/>
        </w:rPr>
      </w:pPr>
    </w:p>
    <w:p w14:paraId="5A931597" w14:textId="77777777" w:rsidR="00F173F6" w:rsidRDefault="00F173F6" w:rsidP="00F173F6">
      <w:pPr>
        <w:spacing w:line="276" w:lineRule="auto"/>
        <w:jc w:val="both"/>
        <w:rPr>
          <w:rFonts w:ascii="Times New Roman" w:hAnsi="Times New Roman" w:cs="Times New Roman"/>
          <w:b/>
          <w:bCs/>
          <w:color w:val="000000" w:themeColor="text1"/>
          <w:sz w:val="28"/>
          <w:szCs w:val="28"/>
          <w:lang w:val="en-US"/>
        </w:rPr>
      </w:pPr>
    </w:p>
    <w:p w14:paraId="6BBCEEDF" w14:textId="77777777" w:rsidR="00F173F6" w:rsidRDefault="00F173F6" w:rsidP="00F173F6">
      <w:pPr>
        <w:spacing w:line="276" w:lineRule="auto"/>
        <w:jc w:val="both"/>
        <w:rPr>
          <w:rFonts w:ascii="Times New Roman" w:hAnsi="Times New Roman" w:cs="Times New Roman"/>
          <w:b/>
          <w:bCs/>
          <w:color w:val="000000" w:themeColor="text1"/>
          <w:sz w:val="28"/>
          <w:szCs w:val="28"/>
          <w:lang w:val="en-US"/>
        </w:rPr>
      </w:pPr>
    </w:p>
    <w:p w14:paraId="764A1B4E" w14:textId="77777777" w:rsidR="00C47FB2" w:rsidRDefault="00C47FB2" w:rsidP="00F173F6">
      <w:pPr>
        <w:spacing w:line="276" w:lineRule="auto"/>
        <w:jc w:val="both"/>
        <w:rPr>
          <w:rFonts w:ascii="Times New Roman" w:hAnsi="Times New Roman" w:cs="Times New Roman"/>
          <w:b/>
          <w:bCs/>
          <w:color w:val="000000" w:themeColor="text1"/>
          <w:sz w:val="28"/>
          <w:szCs w:val="28"/>
          <w:lang w:val="en-US"/>
        </w:rPr>
      </w:pPr>
    </w:p>
    <w:p w14:paraId="5C40FE81" w14:textId="77777777" w:rsidR="00126741" w:rsidRDefault="00126741" w:rsidP="00F173F6">
      <w:pPr>
        <w:spacing w:line="276" w:lineRule="auto"/>
        <w:jc w:val="both"/>
        <w:rPr>
          <w:rFonts w:ascii="Times New Roman" w:hAnsi="Times New Roman" w:cs="Times New Roman"/>
          <w:b/>
          <w:bCs/>
          <w:color w:val="000000" w:themeColor="text1"/>
          <w:sz w:val="28"/>
          <w:szCs w:val="28"/>
          <w:lang w:val="en-US"/>
        </w:rPr>
      </w:pPr>
    </w:p>
    <w:p w14:paraId="3E2A8B21" w14:textId="41E7D7AF" w:rsidR="000825D9" w:rsidRPr="00C70602" w:rsidRDefault="000825D9" w:rsidP="00F173F6">
      <w:pPr>
        <w:spacing w:line="276" w:lineRule="auto"/>
        <w:jc w:val="both"/>
        <w:rPr>
          <w:rFonts w:ascii="Times New Roman" w:hAnsi="Times New Roman" w:cs="Times New Roman"/>
          <w:b/>
          <w:bCs/>
          <w:color w:val="000000" w:themeColor="text1"/>
          <w:sz w:val="28"/>
          <w:szCs w:val="28"/>
          <w:lang w:val="en-US"/>
        </w:rPr>
      </w:pPr>
      <w:r w:rsidRPr="00C70602">
        <w:rPr>
          <w:rFonts w:ascii="Times New Roman" w:hAnsi="Times New Roman" w:cs="Times New Roman"/>
          <w:b/>
          <w:bCs/>
          <w:color w:val="000000" w:themeColor="text1"/>
          <w:sz w:val="28"/>
          <w:szCs w:val="28"/>
          <w:lang w:val="en-US"/>
        </w:rPr>
        <w:lastRenderedPageBreak/>
        <w:t>Abstract</w:t>
      </w:r>
    </w:p>
    <w:p w14:paraId="09E4FFAD" w14:textId="4FFAF196" w:rsidR="00727E7B" w:rsidRPr="00126741" w:rsidRDefault="002F0564" w:rsidP="002B776A">
      <w:pPr>
        <w:spacing w:after="0" w:line="480" w:lineRule="auto"/>
        <w:jc w:val="both"/>
        <w:rPr>
          <w:rFonts w:ascii="Times New Roman" w:hAnsi="Times New Roman" w:cs="Times New Roman"/>
          <w:color w:val="000000" w:themeColor="text1"/>
          <w:sz w:val="24"/>
          <w:szCs w:val="24"/>
          <w:lang w:val="en-US"/>
        </w:rPr>
      </w:pPr>
      <w:r w:rsidRPr="00C70602">
        <w:rPr>
          <w:rFonts w:ascii="Times New Roman" w:hAnsi="Times New Roman" w:cs="Times New Roman"/>
          <w:color w:val="000000" w:themeColor="text1"/>
          <w:sz w:val="24"/>
          <w:szCs w:val="24"/>
          <w:lang w:val="en-US"/>
        </w:rPr>
        <w:t xml:space="preserve">Frass, a byproduct of insect rearing, has become popular for its potential use in sustainable agriculture. </w:t>
      </w:r>
      <w:r w:rsidR="00997A59" w:rsidRPr="00C70602">
        <w:rPr>
          <w:rFonts w:ascii="Times New Roman" w:hAnsi="Times New Roman" w:cs="Times New Roman"/>
          <w:color w:val="000000" w:themeColor="text1"/>
          <w:sz w:val="24"/>
          <w:szCs w:val="24"/>
          <w:lang w:val="en-US"/>
        </w:rPr>
        <w:t xml:space="preserve">The rapid growth </w:t>
      </w:r>
      <w:r w:rsidR="00200DA9" w:rsidRPr="00C70602">
        <w:rPr>
          <w:rFonts w:ascii="Times New Roman" w:hAnsi="Times New Roman" w:cs="Times New Roman"/>
          <w:color w:val="000000" w:themeColor="text1"/>
          <w:sz w:val="24"/>
          <w:szCs w:val="24"/>
          <w:lang w:val="en-US"/>
        </w:rPr>
        <w:t>of</w:t>
      </w:r>
      <w:r w:rsidR="00997A59" w:rsidRPr="00C70602">
        <w:rPr>
          <w:rFonts w:ascii="Times New Roman" w:hAnsi="Times New Roman" w:cs="Times New Roman"/>
          <w:color w:val="000000" w:themeColor="text1"/>
          <w:sz w:val="24"/>
          <w:szCs w:val="24"/>
          <w:lang w:val="en-US"/>
        </w:rPr>
        <w:t xml:space="preserve"> i</w:t>
      </w:r>
      <w:r w:rsidRPr="00C70602">
        <w:rPr>
          <w:rFonts w:ascii="Times New Roman" w:hAnsi="Times New Roman" w:cs="Times New Roman"/>
          <w:color w:val="000000" w:themeColor="text1"/>
          <w:sz w:val="24"/>
          <w:szCs w:val="24"/>
          <w:lang w:val="en-US"/>
        </w:rPr>
        <w:t xml:space="preserve">nsect production </w:t>
      </w:r>
      <w:r w:rsidR="00F91227" w:rsidRPr="00C70602">
        <w:rPr>
          <w:rFonts w:ascii="Times New Roman" w:hAnsi="Times New Roman" w:cs="Times New Roman"/>
          <w:color w:val="000000" w:themeColor="text1"/>
          <w:sz w:val="24"/>
          <w:szCs w:val="24"/>
          <w:lang w:val="en-US"/>
        </w:rPr>
        <w:t>result</w:t>
      </w:r>
      <w:r w:rsidR="00632F5D">
        <w:rPr>
          <w:rFonts w:ascii="Times New Roman" w:hAnsi="Times New Roman" w:cs="Times New Roman"/>
          <w:color w:val="000000" w:themeColor="text1"/>
          <w:sz w:val="24"/>
          <w:szCs w:val="24"/>
          <w:lang w:val="en-US"/>
        </w:rPr>
        <w:t>s</w:t>
      </w:r>
      <w:r w:rsidR="00F91227" w:rsidRPr="00C70602">
        <w:rPr>
          <w:rFonts w:ascii="Times New Roman" w:hAnsi="Times New Roman" w:cs="Times New Roman"/>
          <w:color w:val="000000" w:themeColor="text1"/>
          <w:sz w:val="24"/>
          <w:szCs w:val="24"/>
          <w:lang w:val="en-US"/>
        </w:rPr>
        <w:t xml:space="preserve"> in an </w:t>
      </w:r>
      <w:r w:rsidRPr="00C70602">
        <w:rPr>
          <w:rFonts w:ascii="Times New Roman" w:hAnsi="Times New Roman" w:cs="Times New Roman"/>
          <w:color w:val="000000" w:themeColor="text1"/>
          <w:sz w:val="24"/>
          <w:szCs w:val="24"/>
          <w:lang w:val="en-US"/>
        </w:rPr>
        <w:t>increase</w:t>
      </w:r>
      <w:r w:rsidR="00F91227" w:rsidRPr="00C70602">
        <w:rPr>
          <w:rFonts w:ascii="Times New Roman" w:hAnsi="Times New Roman" w:cs="Times New Roman"/>
          <w:color w:val="000000" w:themeColor="text1"/>
          <w:sz w:val="24"/>
          <w:szCs w:val="24"/>
          <w:lang w:val="en-US"/>
        </w:rPr>
        <w:t>d</w:t>
      </w:r>
      <w:r w:rsidRPr="00C70602">
        <w:rPr>
          <w:rFonts w:ascii="Times New Roman" w:hAnsi="Times New Roman" w:cs="Times New Roman"/>
          <w:color w:val="000000" w:themeColor="text1"/>
          <w:sz w:val="24"/>
          <w:szCs w:val="24"/>
          <w:lang w:val="en-US"/>
        </w:rPr>
        <w:t xml:space="preserve"> frass output. This study examined the effects of frass as soil amendment on plant growth and resistance to insect herbivory. </w:t>
      </w:r>
      <w:r w:rsidR="00C07374" w:rsidRPr="00C70602">
        <w:rPr>
          <w:rFonts w:ascii="Times New Roman" w:hAnsi="Times New Roman" w:cs="Times New Roman"/>
          <w:color w:val="000000" w:themeColor="text1"/>
          <w:sz w:val="24"/>
          <w:szCs w:val="24"/>
          <w:lang w:val="en-US"/>
        </w:rPr>
        <w:t xml:space="preserve">In greenhouse experiments, </w:t>
      </w:r>
      <w:bookmarkStart w:id="3" w:name="_Hlk139150379"/>
      <w:r w:rsidRPr="00C70602">
        <w:rPr>
          <w:rFonts w:ascii="Times New Roman" w:hAnsi="Times New Roman" w:cs="Times New Roman"/>
          <w:i/>
          <w:iCs/>
          <w:color w:val="000000" w:themeColor="text1"/>
          <w:sz w:val="24"/>
          <w:szCs w:val="24"/>
          <w:lang w:val="en-US"/>
        </w:rPr>
        <w:t>Brassica rapa</w:t>
      </w:r>
      <w:r w:rsidRPr="00C70602">
        <w:rPr>
          <w:rFonts w:ascii="Times New Roman" w:hAnsi="Times New Roman" w:cs="Times New Roman"/>
          <w:color w:val="000000" w:themeColor="text1"/>
          <w:sz w:val="24"/>
          <w:szCs w:val="24"/>
          <w:lang w:val="en-US"/>
        </w:rPr>
        <w:t xml:space="preserve"> </w:t>
      </w:r>
      <w:r w:rsidR="004823E8">
        <w:rPr>
          <w:rFonts w:ascii="Times New Roman" w:hAnsi="Times New Roman" w:cs="Times New Roman"/>
          <w:color w:val="000000" w:themeColor="text1"/>
          <w:sz w:val="24"/>
          <w:szCs w:val="24"/>
          <w:lang w:val="en-US"/>
        </w:rPr>
        <w:t>L</w:t>
      </w:r>
      <w:r w:rsidR="00AE50BD">
        <w:rPr>
          <w:rFonts w:ascii="Times New Roman" w:hAnsi="Times New Roman" w:cs="Times New Roman"/>
          <w:color w:val="000000" w:themeColor="text1"/>
          <w:sz w:val="24"/>
          <w:szCs w:val="24"/>
          <w:lang w:val="en-US"/>
        </w:rPr>
        <w:t>.</w:t>
      </w:r>
      <w:r w:rsidR="004823E8">
        <w:rPr>
          <w:rFonts w:ascii="Times New Roman" w:hAnsi="Times New Roman" w:cs="Times New Roman"/>
          <w:color w:val="000000" w:themeColor="text1"/>
          <w:sz w:val="24"/>
          <w:szCs w:val="24"/>
          <w:lang w:val="en-US"/>
        </w:rPr>
        <w:t xml:space="preserve"> (</w:t>
      </w:r>
      <w:proofErr w:type="spellStart"/>
      <w:r w:rsidR="00AE50BD" w:rsidRPr="00AE50BD">
        <w:rPr>
          <w:rFonts w:ascii="Times New Roman" w:hAnsi="Times New Roman" w:cs="Times New Roman"/>
          <w:color w:val="000000" w:themeColor="text1"/>
          <w:sz w:val="24"/>
          <w:szCs w:val="24"/>
          <w:lang w:val="en-US"/>
        </w:rPr>
        <w:t>Brassicales</w:t>
      </w:r>
      <w:proofErr w:type="spellEnd"/>
      <w:r w:rsidR="00AE50BD">
        <w:rPr>
          <w:rFonts w:ascii="Times New Roman" w:hAnsi="Times New Roman" w:cs="Times New Roman"/>
          <w:color w:val="000000" w:themeColor="text1"/>
          <w:sz w:val="24"/>
          <w:szCs w:val="24"/>
          <w:lang w:val="en-US"/>
        </w:rPr>
        <w:t xml:space="preserve">: </w:t>
      </w:r>
      <w:r w:rsidR="004823E8" w:rsidRPr="004823E8">
        <w:rPr>
          <w:rFonts w:ascii="Times New Roman" w:hAnsi="Times New Roman" w:cs="Times New Roman"/>
          <w:color w:val="000000" w:themeColor="text1"/>
          <w:sz w:val="24"/>
          <w:szCs w:val="24"/>
          <w:lang w:val="en-US"/>
        </w:rPr>
        <w:t>Brassicaceae</w:t>
      </w:r>
      <w:r w:rsidR="004823E8">
        <w:rPr>
          <w:rFonts w:ascii="Times New Roman" w:hAnsi="Times New Roman" w:cs="Times New Roman"/>
          <w:color w:val="000000" w:themeColor="text1"/>
          <w:sz w:val="24"/>
          <w:szCs w:val="24"/>
          <w:lang w:val="en-US"/>
        </w:rPr>
        <w:t>)</w:t>
      </w:r>
      <w:r w:rsidR="004823E8" w:rsidRPr="004823E8">
        <w:rPr>
          <w:rFonts w:ascii="Times New Roman" w:hAnsi="Times New Roman" w:cs="Times New Roman"/>
          <w:color w:val="000000" w:themeColor="text1"/>
          <w:sz w:val="24"/>
          <w:szCs w:val="24"/>
          <w:lang w:val="en-US"/>
        </w:rPr>
        <w:t xml:space="preserve"> </w:t>
      </w:r>
      <w:r w:rsidRPr="00C70602">
        <w:rPr>
          <w:rFonts w:ascii="Times New Roman" w:hAnsi="Times New Roman" w:cs="Times New Roman"/>
          <w:color w:val="000000" w:themeColor="text1"/>
          <w:sz w:val="24"/>
          <w:szCs w:val="24"/>
          <w:lang w:val="en-US"/>
        </w:rPr>
        <w:t xml:space="preserve">was grown in unamended soil (NoFrass; control) or soil amended with </w:t>
      </w:r>
      <w:r w:rsidR="00D6324C">
        <w:rPr>
          <w:rFonts w:ascii="Times New Roman" w:hAnsi="Times New Roman" w:cs="Times New Roman"/>
          <w:color w:val="000000" w:themeColor="text1"/>
          <w:sz w:val="24"/>
          <w:szCs w:val="24"/>
          <w:lang w:val="en-US"/>
        </w:rPr>
        <w:t>frass</w:t>
      </w:r>
      <w:r w:rsidR="00BC7A2C">
        <w:rPr>
          <w:rFonts w:ascii="Times New Roman" w:hAnsi="Times New Roman" w:cs="Times New Roman"/>
          <w:color w:val="000000" w:themeColor="text1"/>
          <w:sz w:val="24"/>
          <w:szCs w:val="24"/>
          <w:lang w:val="en-US"/>
        </w:rPr>
        <w:t xml:space="preserve"> </w:t>
      </w:r>
      <w:r w:rsidR="00BC7A2C" w:rsidRPr="00C70602">
        <w:rPr>
          <w:rFonts w:ascii="Times New Roman" w:hAnsi="Times New Roman" w:cs="Times New Roman"/>
          <w:color w:val="000000" w:themeColor="text1"/>
          <w:sz w:val="24"/>
          <w:szCs w:val="24"/>
        </w:rPr>
        <w:t>(2g kg</w:t>
      </w:r>
      <w:r w:rsidR="00BC7A2C" w:rsidRPr="00C70602">
        <w:rPr>
          <w:rFonts w:ascii="Times New Roman" w:hAnsi="Times New Roman" w:cs="Times New Roman"/>
          <w:color w:val="000000" w:themeColor="text1"/>
          <w:sz w:val="24"/>
          <w:szCs w:val="24"/>
          <w:vertAlign w:val="superscript"/>
        </w:rPr>
        <w:t>−1</w:t>
      </w:r>
      <w:r w:rsidR="00BC7A2C" w:rsidRPr="00C70602">
        <w:rPr>
          <w:rFonts w:ascii="Times New Roman" w:hAnsi="Times New Roman" w:cs="Times New Roman"/>
          <w:color w:val="000000" w:themeColor="text1"/>
          <w:sz w:val="24"/>
          <w:szCs w:val="24"/>
        </w:rPr>
        <w:t>)</w:t>
      </w:r>
      <w:r w:rsidR="00D6324C">
        <w:rPr>
          <w:rFonts w:ascii="Times New Roman" w:hAnsi="Times New Roman" w:cs="Times New Roman"/>
          <w:color w:val="000000" w:themeColor="text1"/>
          <w:sz w:val="24"/>
          <w:szCs w:val="24"/>
          <w:lang w:val="en-US"/>
        </w:rPr>
        <w:t xml:space="preserve"> from </w:t>
      </w:r>
      <w:r w:rsidR="00EE5F47">
        <w:rPr>
          <w:rFonts w:ascii="Times New Roman" w:hAnsi="Times New Roman" w:cs="Times New Roman"/>
          <w:color w:val="000000" w:themeColor="text1"/>
          <w:sz w:val="24"/>
          <w:szCs w:val="24"/>
          <w:lang w:val="en-US"/>
        </w:rPr>
        <w:t xml:space="preserve">larvae of </w:t>
      </w:r>
      <w:r w:rsidRPr="00C70602">
        <w:rPr>
          <w:rFonts w:ascii="Times New Roman" w:hAnsi="Times New Roman" w:cs="Times New Roman"/>
          <w:color w:val="000000" w:themeColor="text1"/>
          <w:sz w:val="24"/>
          <w:szCs w:val="24"/>
          <w:lang w:val="en-US"/>
        </w:rPr>
        <w:t>black soldier fly</w:t>
      </w:r>
      <w:r w:rsidR="00425577">
        <w:rPr>
          <w:rFonts w:ascii="Times New Roman" w:hAnsi="Times New Roman" w:cs="Times New Roman"/>
          <w:color w:val="000000" w:themeColor="text1"/>
          <w:sz w:val="24"/>
          <w:szCs w:val="24"/>
          <w:lang w:val="en-US"/>
        </w:rPr>
        <w:t>,</w:t>
      </w:r>
      <w:r w:rsidR="004823E8">
        <w:rPr>
          <w:rFonts w:ascii="Times New Roman" w:hAnsi="Times New Roman" w:cs="Times New Roman"/>
          <w:color w:val="000000" w:themeColor="text1"/>
          <w:sz w:val="24"/>
          <w:szCs w:val="24"/>
          <w:lang w:val="en-US"/>
        </w:rPr>
        <w:t xml:space="preserve"> </w:t>
      </w:r>
      <w:r w:rsidR="00425577" w:rsidRPr="001C38A8">
        <w:rPr>
          <w:rFonts w:ascii="Times New Roman" w:hAnsi="Times New Roman" w:cs="Times New Roman"/>
          <w:i/>
          <w:iCs/>
          <w:color w:val="000000" w:themeColor="text1"/>
          <w:sz w:val="24"/>
          <w:szCs w:val="24"/>
          <w:lang w:val="en-US"/>
        </w:rPr>
        <w:t xml:space="preserve">Hermetia illucens </w:t>
      </w:r>
      <w:r w:rsidR="00425577" w:rsidRPr="000912E0">
        <w:rPr>
          <w:rFonts w:ascii="Times New Roman" w:hAnsi="Times New Roman" w:cs="Times New Roman"/>
          <w:color w:val="000000" w:themeColor="text1"/>
          <w:sz w:val="24"/>
          <w:szCs w:val="24"/>
          <w:lang w:val="en-US"/>
        </w:rPr>
        <w:t>L.</w:t>
      </w:r>
      <w:r w:rsidR="00425577">
        <w:rPr>
          <w:rFonts w:ascii="Times New Roman" w:hAnsi="Times New Roman" w:cs="Times New Roman"/>
          <w:color w:val="000000" w:themeColor="text1"/>
          <w:sz w:val="24"/>
          <w:szCs w:val="24"/>
          <w:lang w:val="en-US"/>
        </w:rPr>
        <w:t xml:space="preserve"> (</w:t>
      </w:r>
      <w:r w:rsidR="00425577" w:rsidRPr="000912E0">
        <w:rPr>
          <w:rFonts w:ascii="Times New Roman" w:hAnsi="Times New Roman" w:cs="Times New Roman"/>
          <w:color w:val="000000" w:themeColor="text1"/>
          <w:sz w:val="24"/>
          <w:szCs w:val="24"/>
          <w:lang w:val="en-US"/>
        </w:rPr>
        <w:t>Diptera: Stratiomyidae)</w:t>
      </w:r>
      <w:r w:rsidR="00D6324C">
        <w:rPr>
          <w:rFonts w:ascii="Times New Roman" w:hAnsi="Times New Roman" w:cs="Times New Roman"/>
          <w:i/>
          <w:iCs/>
          <w:color w:val="000000" w:themeColor="text1"/>
          <w:sz w:val="24"/>
          <w:szCs w:val="24"/>
          <w:lang w:val="en-US"/>
        </w:rPr>
        <w:t xml:space="preserve"> </w:t>
      </w:r>
      <w:r w:rsidRPr="00C70602">
        <w:rPr>
          <w:rFonts w:ascii="Times New Roman" w:hAnsi="Times New Roman" w:cs="Times New Roman"/>
          <w:color w:val="000000" w:themeColor="text1"/>
          <w:sz w:val="24"/>
          <w:szCs w:val="24"/>
          <w:lang w:val="en-US"/>
        </w:rPr>
        <w:t>(BSFF) or yellow mealworm</w:t>
      </w:r>
      <w:r w:rsidR="00BC7A2C">
        <w:rPr>
          <w:rFonts w:ascii="Times New Roman" w:hAnsi="Times New Roman" w:cs="Times New Roman"/>
          <w:color w:val="000000" w:themeColor="text1"/>
          <w:sz w:val="24"/>
          <w:szCs w:val="24"/>
          <w:lang w:val="en-US"/>
        </w:rPr>
        <w:t xml:space="preserve">, </w:t>
      </w:r>
      <w:r w:rsidR="00425577" w:rsidRPr="000912E0">
        <w:rPr>
          <w:rFonts w:ascii="Times New Roman" w:hAnsi="Times New Roman" w:cs="Times New Roman"/>
          <w:i/>
          <w:iCs/>
          <w:color w:val="000000" w:themeColor="text1"/>
          <w:sz w:val="24"/>
          <w:szCs w:val="24"/>
          <w:lang w:val="en-US"/>
        </w:rPr>
        <w:t>Tenebrio molitor</w:t>
      </w:r>
      <w:r w:rsidR="00425577">
        <w:rPr>
          <w:rFonts w:ascii="Times New Roman" w:hAnsi="Times New Roman" w:cs="Times New Roman"/>
          <w:color w:val="000000" w:themeColor="text1"/>
          <w:sz w:val="24"/>
          <w:szCs w:val="24"/>
          <w:lang w:val="en-US"/>
        </w:rPr>
        <w:t xml:space="preserve"> L. (</w:t>
      </w:r>
      <w:r w:rsidR="00425577" w:rsidRPr="001C38A8">
        <w:rPr>
          <w:rFonts w:ascii="Times New Roman" w:hAnsi="Times New Roman" w:cs="Times New Roman"/>
          <w:color w:val="000000" w:themeColor="text1"/>
          <w:sz w:val="24"/>
          <w:szCs w:val="24"/>
          <w:lang w:val="en-US"/>
        </w:rPr>
        <w:t>Coleoptera</w:t>
      </w:r>
      <w:r w:rsidR="00425577">
        <w:rPr>
          <w:rFonts w:ascii="Times New Roman" w:hAnsi="Times New Roman" w:cs="Times New Roman"/>
          <w:color w:val="000000" w:themeColor="text1"/>
          <w:sz w:val="24"/>
          <w:szCs w:val="24"/>
          <w:lang w:val="en-US"/>
        </w:rPr>
        <w:t xml:space="preserve">: </w:t>
      </w:r>
      <w:r w:rsidR="00425577" w:rsidRPr="001C38A8">
        <w:rPr>
          <w:rFonts w:ascii="Times New Roman" w:hAnsi="Times New Roman" w:cs="Times New Roman"/>
          <w:color w:val="000000" w:themeColor="text1"/>
          <w:sz w:val="24"/>
          <w:szCs w:val="24"/>
          <w:lang w:val="en-US"/>
        </w:rPr>
        <w:t>Tenebrionidae</w:t>
      </w:r>
      <w:r w:rsidR="00425577">
        <w:rPr>
          <w:rFonts w:ascii="Times New Roman" w:hAnsi="Times New Roman" w:cs="Times New Roman"/>
          <w:color w:val="000000" w:themeColor="text1"/>
          <w:sz w:val="24"/>
          <w:szCs w:val="24"/>
          <w:lang w:val="en-US"/>
        </w:rPr>
        <w:t>)</w:t>
      </w:r>
      <w:r w:rsidR="00D6324C">
        <w:rPr>
          <w:rFonts w:ascii="Times New Roman" w:hAnsi="Times New Roman" w:cs="Times New Roman"/>
          <w:color w:val="000000" w:themeColor="text1"/>
          <w:sz w:val="24"/>
          <w:szCs w:val="24"/>
          <w:lang w:val="en-US"/>
        </w:rPr>
        <w:t xml:space="preserve"> </w:t>
      </w:r>
      <w:r w:rsidRPr="00C70602">
        <w:rPr>
          <w:rFonts w:ascii="Times New Roman" w:hAnsi="Times New Roman" w:cs="Times New Roman"/>
          <w:color w:val="000000" w:themeColor="text1"/>
          <w:sz w:val="24"/>
          <w:szCs w:val="24"/>
          <w:lang w:val="en-US"/>
        </w:rPr>
        <w:t xml:space="preserve">(MWF). </w:t>
      </w:r>
      <w:r w:rsidR="00C56E66" w:rsidRPr="00C70602">
        <w:rPr>
          <w:rFonts w:ascii="Times New Roman" w:hAnsi="Times New Roman" w:cs="Times New Roman"/>
          <w:color w:val="000000" w:themeColor="text1"/>
          <w:sz w:val="24"/>
          <w:szCs w:val="24"/>
          <w:lang w:val="en-US"/>
        </w:rPr>
        <w:t xml:space="preserve">Frass </w:t>
      </w:r>
      <w:r w:rsidR="0043678B">
        <w:rPr>
          <w:rFonts w:ascii="Times New Roman" w:hAnsi="Times New Roman" w:cs="Times New Roman"/>
          <w:color w:val="000000" w:themeColor="text1"/>
          <w:sz w:val="24"/>
          <w:szCs w:val="24"/>
          <w:lang w:val="en-US"/>
        </w:rPr>
        <w:t>was</w:t>
      </w:r>
      <w:r w:rsidR="00C56E66" w:rsidRPr="00C70602">
        <w:rPr>
          <w:rFonts w:ascii="Times New Roman" w:hAnsi="Times New Roman" w:cs="Times New Roman"/>
          <w:color w:val="000000" w:themeColor="text1"/>
          <w:sz w:val="24"/>
          <w:szCs w:val="24"/>
          <w:lang w:val="en-US"/>
        </w:rPr>
        <w:t xml:space="preserve"> applied as raw, incubated, or composted </w:t>
      </w:r>
      <w:r w:rsidR="0043678B">
        <w:rPr>
          <w:rFonts w:ascii="Times New Roman" w:hAnsi="Times New Roman" w:cs="Times New Roman"/>
          <w:color w:val="000000" w:themeColor="text1"/>
          <w:sz w:val="24"/>
          <w:szCs w:val="24"/>
          <w:lang w:val="en-US"/>
        </w:rPr>
        <w:t xml:space="preserve">frass </w:t>
      </w:r>
      <w:r w:rsidR="00C56E66" w:rsidRPr="00C70602">
        <w:rPr>
          <w:rFonts w:ascii="Times New Roman" w:hAnsi="Times New Roman" w:cs="Times New Roman"/>
          <w:color w:val="000000" w:themeColor="text1"/>
          <w:sz w:val="24"/>
          <w:szCs w:val="24"/>
          <w:lang w:val="en-US"/>
        </w:rPr>
        <w:t xml:space="preserve">before seed germination. </w:t>
      </w:r>
      <w:r w:rsidR="00C07374" w:rsidRPr="00C70602">
        <w:rPr>
          <w:rFonts w:ascii="Times New Roman" w:hAnsi="Times New Roman" w:cs="Times New Roman"/>
          <w:color w:val="000000" w:themeColor="text1"/>
          <w:sz w:val="24"/>
          <w:szCs w:val="24"/>
          <w:lang w:val="en-US"/>
        </w:rPr>
        <w:t xml:space="preserve">Plant growth and </w:t>
      </w:r>
      <w:r w:rsidR="00695A46" w:rsidRPr="00C70602">
        <w:rPr>
          <w:rFonts w:ascii="Times New Roman" w:hAnsi="Times New Roman" w:cs="Times New Roman"/>
          <w:color w:val="000000" w:themeColor="text1"/>
          <w:sz w:val="24"/>
          <w:szCs w:val="24"/>
          <w:lang w:val="en-US"/>
        </w:rPr>
        <w:t>performance</w:t>
      </w:r>
      <w:r w:rsidR="00C07374" w:rsidRPr="00C70602">
        <w:rPr>
          <w:rFonts w:ascii="Times New Roman" w:hAnsi="Times New Roman" w:cs="Times New Roman"/>
          <w:color w:val="000000" w:themeColor="text1"/>
          <w:sz w:val="24"/>
          <w:szCs w:val="24"/>
          <w:lang w:val="en-US"/>
        </w:rPr>
        <w:t xml:space="preserve"> of</w:t>
      </w:r>
      <w:r w:rsidR="00FF0C8E" w:rsidRPr="00C70602">
        <w:rPr>
          <w:rFonts w:ascii="Times New Roman" w:hAnsi="Times New Roman" w:cs="Times New Roman"/>
          <w:color w:val="000000" w:themeColor="text1"/>
          <w:sz w:val="24"/>
          <w:szCs w:val="24"/>
          <w:lang w:val="en-US"/>
        </w:rPr>
        <w:t xml:space="preserve"> root-feeding</w:t>
      </w:r>
      <w:r w:rsidR="00C07374" w:rsidRPr="00C70602">
        <w:rPr>
          <w:rFonts w:ascii="Times New Roman" w:hAnsi="Times New Roman" w:cs="Times New Roman"/>
          <w:color w:val="000000" w:themeColor="text1"/>
          <w:sz w:val="24"/>
          <w:szCs w:val="24"/>
          <w:lang w:val="en-US"/>
        </w:rPr>
        <w:t xml:space="preserve"> </w:t>
      </w:r>
      <w:r w:rsidR="00381B28" w:rsidRPr="00C70602">
        <w:rPr>
          <w:rFonts w:ascii="Times New Roman" w:hAnsi="Times New Roman" w:cs="Times New Roman"/>
          <w:i/>
          <w:iCs/>
          <w:color w:val="000000" w:themeColor="text1"/>
          <w:sz w:val="24"/>
          <w:szCs w:val="24"/>
          <w:lang w:val="en-US"/>
        </w:rPr>
        <w:t>Delia radicum</w:t>
      </w:r>
      <w:r w:rsidR="00381B28" w:rsidRPr="00C70602">
        <w:rPr>
          <w:rFonts w:ascii="Times New Roman" w:hAnsi="Times New Roman" w:cs="Times New Roman"/>
          <w:color w:val="000000" w:themeColor="text1"/>
          <w:sz w:val="24"/>
          <w:szCs w:val="24"/>
          <w:lang w:val="en-US"/>
        </w:rPr>
        <w:t xml:space="preserve"> </w:t>
      </w:r>
      <w:r w:rsidR="001C38A8">
        <w:rPr>
          <w:rFonts w:ascii="Times New Roman" w:hAnsi="Times New Roman" w:cs="Times New Roman"/>
          <w:color w:val="000000" w:themeColor="text1"/>
          <w:sz w:val="24"/>
          <w:szCs w:val="24"/>
          <w:lang w:val="en-US"/>
        </w:rPr>
        <w:t xml:space="preserve">L. (Diptera: Anthomyiidae), </w:t>
      </w:r>
      <w:r w:rsidR="00381B28" w:rsidRPr="00C70602">
        <w:rPr>
          <w:rFonts w:ascii="Times New Roman" w:hAnsi="Times New Roman" w:cs="Times New Roman"/>
          <w:color w:val="000000" w:themeColor="text1"/>
          <w:sz w:val="24"/>
          <w:szCs w:val="24"/>
          <w:lang w:val="en-US"/>
        </w:rPr>
        <w:t xml:space="preserve">and </w:t>
      </w:r>
      <w:r w:rsidR="00FF0C8E" w:rsidRPr="00C70602">
        <w:rPr>
          <w:rFonts w:ascii="Times New Roman" w:hAnsi="Times New Roman" w:cs="Times New Roman"/>
          <w:color w:val="000000" w:themeColor="text1"/>
          <w:sz w:val="24"/>
          <w:szCs w:val="24"/>
          <w:lang w:val="en-US"/>
        </w:rPr>
        <w:t xml:space="preserve">shoot-feeding </w:t>
      </w:r>
      <w:r w:rsidR="00C07374" w:rsidRPr="00C70602">
        <w:rPr>
          <w:rFonts w:ascii="Times New Roman" w:hAnsi="Times New Roman" w:cs="Times New Roman"/>
          <w:i/>
          <w:iCs/>
          <w:color w:val="000000" w:themeColor="text1"/>
          <w:sz w:val="24"/>
          <w:szCs w:val="24"/>
          <w:lang w:val="en-US"/>
        </w:rPr>
        <w:t>Plutella xylostella</w:t>
      </w:r>
      <w:r w:rsidR="00C07374" w:rsidRPr="00C70602">
        <w:rPr>
          <w:rFonts w:ascii="Times New Roman" w:hAnsi="Times New Roman" w:cs="Times New Roman"/>
          <w:color w:val="000000" w:themeColor="text1"/>
          <w:sz w:val="24"/>
          <w:szCs w:val="24"/>
          <w:lang w:val="en-US"/>
        </w:rPr>
        <w:t xml:space="preserve"> </w:t>
      </w:r>
      <w:r w:rsidR="001C38A8">
        <w:rPr>
          <w:rFonts w:ascii="Times New Roman" w:hAnsi="Times New Roman" w:cs="Times New Roman"/>
          <w:color w:val="000000" w:themeColor="text1"/>
          <w:sz w:val="24"/>
          <w:szCs w:val="24"/>
          <w:lang w:val="en-US"/>
        </w:rPr>
        <w:t xml:space="preserve">L. (Lepidoptera: </w:t>
      </w:r>
      <w:proofErr w:type="spellStart"/>
      <w:r w:rsidR="001C38A8">
        <w:rPr>
          <w:rFonts w:ascii="Times New Roman" w:hAnsi="Times New Roman" w:cs="Times New Roman"/>
          <w:color w:val="000000" w:themeColor="text1"/>
          <w:sz w:val="24"/>
          <w:szCs w:val="24"/>
          <w:lang w:val="en-US"/>
        </w:rPr>
        <w:t>Plutelliidae</w:t>
      </w:r>
      <w:proofErr w:type="spellEnd"/>
      <w:r w:rsidR="001C38A8">
        <w:rPr>
          <w:rFonts w:ascii="Times New Roman" w:hAnsi="Times New Roman" w:cs="Times New Roman"/>
          <w:color w:val="000000" w:themeColor="text1"/>
          <w:sz w:val="24"/>
          <w:szCs w:val="24"/>
          <w:lang w:val="en-US"/>
        </w:rPr>
        <w:t xml:space="preserve">), </w:t>
      </w:r>
      <w:bookmarkEnd w:id="3"/>
      <w:r w:rsidR="00F44E6F" w:rsidRPr="00C70602">
        <w:rPr>
          <w:rFonts w:ascii="Times New Roman" w:hAnsi="Times New Roman" w:cs="Times New Roman"/>
          <w:color w:val="000000" w:themeColor="text1"/>
          <w:sz w:val="24"/>
          <w:szCs w:val="24"/>
          <w:lang w:val="en-US"/>
        </w:rPr>
        <w:t xml:space="preserve">larvae </w:t>
      </w:r>
      <w:r w:rsidR="00C07374" w:rsidRPr="00C70602">
        <w:rPr>
          <w:rFonts w:ascii="Times New Roman" w:hAnsi="Times New Roman" w:cs="Times New Roman"/>
          <w:color w:val="000000" w:themeColor="text1"/>
          <w:sz w:val="24"/>
          <w:szCs w:val="24"/>
          <w:lang w:val="en-US"/>
        </w:rPr>
        <w:t>were measured</w:t>
      </w:r>
      <w:r w:rsidR="002D047E" w:rsidRPr="00C70602">
        <w:rPr>
          <w:rFonts w:ascii="Times New Roman" w:hAnsi="Times New Roman" w:cs="Times New Roman"/>
          <w:color w:val="000000" w:themeColor="text1"/>
          <w:sz w:val="24"/>
          <w:szCs w:val="24"/>
          <w:lang w:val="en-US"/>
        </w:rPr>
        <w:t>.</w:t>
      </w:r>
      <w:r w:rsidR="00C07374" w:rsidRPr="00C70602">
        <w:rPr>
          <w:rFonts w:ascii="Times New Roman" w:hAnsi="Times New Roman" w:cs="Times New Roman"/>
          <w:color w:val="000000" w:themeColor="text1"/>
          <w:sz w:val="24"/>
          <w:szCs w:val="24"/>
          <w:lang w:val="en-US"/>
        </w:rPr>
        <w:t xml:space="preserve"> </w:t>
      </w:r>
      <w:r w:rsidR="009D4250" w:rsidRPr="00C70602">
        <w:rPr>
          <w:rFonts w:ascii="Times New Roman" w:hAnsi="Times New Roman" w:cs="Times New Roman"/>
          <w:color w:val="000000" w:themeColor="text1"/>
          <w:sz w:val="24"/>
          <w:szCs w:val="24"/>
          <w:lang w:val="en-US"/>
        </w:rPr>
        <w:t xml:space="preserve">Initially, raw BSFF and MWF reduced growth of </w:t>
      </w:r>
      <w:r w:rsidR="009D4250" w:rsidRPr="00C70602">
        <w:rPr>
          <w:rFonts w:ascii="Times New Roman" w:hAnsi="Times New Roman" w:cs="Times New Roman"/>
          <w:i/>
          <w:iCs/>
          <w:color w:val="000000" w:themeColor="text1"/>
          <w:sz w:val="24"/>
          <w:szCs w:val="24"/>
          <w:lang w:val="en-US"/>
        </w:rPr>
        <w:t>B. rapa</w:t>
      </w:r>
      <w:r w:rsidR="009D4250" w:rsidRPr="00C70602">
        <w:rPr>
          <w:rFonts w:ascii="Times New Roman" w:hAnsi="Times New Roman" w:cs="Times New Roman"/>
          <w:color w:val="000000" w:themeColor="text1"/>
          <w:sz w:val="24"/>
          <w:szCs w:val="24"/>
          <w:lang w:val="en-US"/>
        </w:rPr>
        <w:t xml:space="preserve"> and resulted in a smaller leaf area compared to NoFrass. However, over time</w:t>
      </w:r>
      <w:r w:rsidR="00F43E8C" w:rsidRPr="00C70602">
        <w:rPr>
          <w:rFonts w:ascii="Times New Roman" w:hAnsi="Times New Roman" w:cs="Times New Roman"/>
          <w:color w:val="000000" w:themeColor="text1"/>
          <w:sz w:val="24"/>
          <w:szCs w:val="24"/>
          <w:lang w:val="en-US"/>
        </w:rPr>
        <w:t>, a notable trend emerged</w:t>
      </w:r>
      <w:r w:rsidR="009D4250" w:rsidRPr="00C70602">
        <w:rPr>
          <w:rFonts w:ascii="Times New Roman" w:hAnsi="Times New Roman" w:cs="Times New Roman"/>
          <w:color w:val="000000" w:themeColor="text1"/>
          <w:sz w:val="24"/>
          <w:szCs w:val="24"/>
          <w:lang w:val="en-US"/>
        </w:rPr>
        <w:t xml:space="preserve">. While the difference in leaf area between MWF and NoFrass disappeared, BSFF consistently </w:t>
      </w:r>
      <w:r w:rsidR="000811AE">
        <w:rPr>
          <w:rFonts w:ascii="Times New Roman" w:hAnsi="Times New Roman" w:cs="Times New Roman"/>
          <w:color w:val="000000" w:themeColor="text1"/>
          <w:sz w:val="24"/>
          <w:szCs w:val="24"/>
          <w:lang w:val="en-US"/>
        </w:rPr>
        <w:t>result</w:t>
      </w:r>
      <w:r w:rsidR="000811AE" w:rsidRPr="00C70602">
        <w:rPr>
          <w:rFonts w:ascii="Times New Roman" w:hAnsi="Times New Roman" w:cs="Times New Roman"/>
          <w:color w:val="000000" w:themeColor="text1"/>
          <w:sz w:val="24"/>
          <w:szCs w:val="24"/>
          <w:lang w:val="en-US"/>
        </w:rPr>
        <w:t xml:space="preserve">ed </w:t>
      </w:r>
      <w:r w:rsidR="000811AE">
        <w:rPr>
          <w:rFonts w:ascii="Times New Roman" w:hAnsi="Times New Roman" w:cs="Times New Roman"/>
          <w:color w:val="000000" w:themeColor="text1"/>
          <w:sz w:val="24"/>
          <w:szCs w:val="24"/>
          <w:lang w:val="en-US"/>
        </w:rPr>
        <w:t>in</w:t>
      </w:r>
      <w:r w:rsidR="009D4250" w:rsidRPr="00C70602">
        <w:rPr>
          <w:rFonts w:ascii="Times New Roman" w:hAnsi="Times New Roman" w:cs="Times New Roman"/>
          <w:color w:val="000000" w:themeColor="text1"/>
          <w:sz w:val="24"/>
          <w:szCs w:val="24"/>
          <w:lang w:val="en-US"/>
        </w:rPr>
        <w:t xml:space="preserve"> a smaller leaf area compared to both MWF and NoFrass</w:t>
      </w:r>
      <w:r w:rsidR="00292631" w:rsidRPr="00C70602">
        <w:rPr>
          <w:rFonts w:ascii="Times New Roman" w:hAnsi="Times New Roman" w:cs="Times New Roman"/>
          <w:color w:val="000000" w:themeColor="text1"/>
          <w:sz w:val="24"/>
          <w:szCs w:val="24"/>
          <w:lang w:val="en-US"/>
        </w:rPr>
        <w:t>.</w:t>
      </w:r>
      <w:r w:rsidR="00AF27B9" w:rsidRPr="00C70602">
        <w:rPr>
          <w:rFonts w:ascii="Times New Roman" w:hAnsi="Times New Roman" w:cs="Times New Roman"/>
          <w:color w:val="000000" w:themeColor="text1"/>
          <w:sz w:val="24"/>
          <w:szCs w:val="24"/>
          <w:lang w:val="en-US"/>
        </w:rPr>
        <w:t xml:space="preserve"> </w:t>
      </w:r>
      <w:r w:rsidR="005D410B" w:rsidRPr="00C70602">
        <w:rPr>
          <w:rFonts w:ascii="Times New Roman" w:hAnsi="Times New Roman" w:cs="Times New Roman"/>
          <w:color w:val="000000" w:themeColor="text1"/>
          <w:sz w:val="24"/>
          <w:szCs w:val="24"/>
          <w:lang w:val="en-US"/>
        </w:rPr>
        <w:t xml:space="preserve">Raw </w:t>
      </w:r>
      <w:r w:rsidR="009F5F8E" w:rsidRPr="00C70602">
        <w:rPr>
          <w:rFonts w:ascii="Times New Roman" w:hAnsi="Times New Roman" w:cs="Times New Roman"/>
          <w:color w:val="000000" w:themeColor="text1"/>
          <w:sz w:val="24"/>
          <w:szCs w:val="24"/>
          <w:lang w:val="en-US"/>
        </w:rPr>
        <w:t>BSF</w:t>
      </w:r>
      <w:r w:rsidR="005D410B" w:rsidRPr="00C70602">
        <w:rPr>
          <w:rFonts w:ascii="Times New Roman" w:hAnsi="Times New Roman" w:cs="Times New Roman"/>
          <w:color w:val="000000" w:themeColor="text1"/>
          <w:sz w:val="24"/>
          <w:szCs w:val="24"/>
          <w:lang w:val="en-US"/>
        </w:rPr>
        <w:t>F</w:t>
      </w:r>
      <w:r w:rsidR="00B65DB3" w:rsidRPr="00C70602">
        <w:rPr>
          <w:rFonts w:ascii="Times New Roman" w:hAnsi="Times New Roman" w:cs="Times New Roman"/>
          <w:color w:val="000000" w:themeColor="text1"/>
          <w:sz w:val="24"/>
          <w:szCs w:val="24"/>
          <w:lang w:val="en-US"/>
        </w:rPr>
        <w:t xml:space="preserve"> </w:t>
      </w:r>
      <w:r w:rsidR="009F5F8E" w:rsidRPr="00C70602">
        <w:rPr>
          <w:rFonts w:ascii="Times New Roman" w:hAnsi="Times New Roman" w:cs="Times New Roman"/>
          <w:color w:val="000000" w:themeColor="text1"/>
          <w:sz w:val="24"/>
          <w:szCs w:val="24"/>
          <w:lang w:val="en-US"/>
        </w:rPr>
        <w:t xml:space="preserve">reduced </w:t>
      </w:r>
      <w:r w:rsidR="00200DA9" w:rsidRPr="00C70602">
        <w:rPr>
          <w:rFonts w:ascii="Times New Roman" w:hAnsi="Times New Roman" w:cs="Times New Roman"/>
          <w:i/>
          <w:iCs/>
          <w:color w:val="000000" w:themeColor="text1"/>
          <w:sz w:val="24"/>
          <w:szCs w:val="24"/>
          <w:lang w:val="en-US"/>
        </w:rPr>
        <w:t>D. radicum</w:t>
      </w:r>
      <w:r w:rsidR="00200DA9" w:rsidRPr="00C70602">
        <w:rPr>
          <w:rFonts w:ascii="Times New Roman" w:hAnsi="Times New Roman" w:cs="Times New Roman"/>
          <w:color w:val="000000" w:themeColor="text1"/>
          <w:sz w:val="24"/>
          <w:szCs w:val="24"/>
          <w:lang w:val="en-US"/>
        </w:rPr>
        <w:t xml:space="preserve"> </w:t>
      </w:r>
      <w:r w:rsidR="009F5F8E" w:rsidRPr="00C70602">
        <w:rPr>
          <w:rFonts w:ascii="Times New Roman" w:hAnsi="Times New Roman" w:cs="Times New Roman"/>
          <w:color w:val="000000" w:themeColor="text1"/>
          <w:sz w:val="24"/>
          <w:szCs w:val="24"/>
          <w:lang w:val="en-US"/>
        </w:rPr>
        <w:t xml:space="preserve">larval survival and </w:t>
      </w:r>
      <w:r w:rsidR="00200DA9" w:rsidRPr="00C70602">
        <w:rPr>
          <w:rFonts w:ascii="Times New Roman" w:hAnsi="Times New Roman" w:cs="Times New Roman"/>
          <w:color w:val="000000" w:themeColor="text1"/>
          <w:sz w:val="24"/>
          <w:szCs w:val="24"/>
          <w:lang w:val="en-US"/>
        </w:rPr>
        <w:t xml:space="preserve">pupal </w:t>
      </w:r>
      <w:r w:rsidR="009F5F8E" w:rsidRPr="00C70602">
        <w:rPr>
          <w:rFonts w:ascii="Times New Roman" w:hAnsi="Times New Roman" w:cs="Times New Roman"/>
          <w:color w:val="000000" w:themeColor="text1"/>
          <w:sz w:val="24"/>
          <w:szCs w:val="24"/>
          <w:lang w:val="en-US"/>
        </w:rPr>
        <w:t xml:space="preserve">biomass and survival of </w:t>
      </w:r>
      <w:r w:rsidR="009F5F8E" w:rsidRPr="00C70602">
        <w:rPr>
          <w:rFonts w:ascii="Times New Roman" w:hAnsi="Times New Roman" w:cs="Times New Roman"/>
          <w:i/>
          <w:iCs/>
          <w:color w:val="000000" w:themeColor="text1"/>
          <w:sz w:val="24"/>
          <w:szCs w:val="24"/>
          <w:lang w:val="en-US"/>
        </w:rPr>
        <w:t>P. xylostella</w:t>
      </w:r>
      <w:r w:rsidR="009F5F8E" w:rsidRPr="00C70602">
        <w:rPr>
          <w:rFonts w:ascii="Times New Roman" w:hAnsi="Times New Roman" w:cs="Times New Roman"/>
          <w:color w:val="000000" w:themeColor="text1"/>
          <w:sz w:val="24"/>
          <w:szCs w:val="24"/>
          <w:lang w:val="en-US"/>
        </w:rPr>
        <w:t xml:space="preserve"> larvae</w:t>
      </w:r>
      <w:r w:rsidR="00DA5B05" w:rsidRPr="00C70602">
        <w:rPr>
          <w:rFonts w:ascii="Times New Roman" w:hAnsi="Times New Roman" w:cs="Times New Roman"/>
          <w:color w:val="000000" w:themeColor="text1"/>
          <w:sz w:val="24"/>
          <w:szCs w:val="24"/>
          <w:lang w:val="en-US"/>
        </w:rPr>
        <w:t xml:space="preserve">. </w:t>
      </w:r>
      <w:r w:rsidR="00F26142" w:rsidRPr="00C70602">
        <w:rPr>
          <w:rFonts w:ascii="Times New Roman" w:hAnsi="Times New Roman" w:cs="Times New Roman"/>
          <w:color w:val="000000" w:themeColor="text1"/>
          <w:sz w:val="24"/>
          <w:szCs w:val="24"/>
          <w:lang w:val="en-US"/>
        </w:rPr>
        <w:t>In contrast, r</w:t>
      </w:r>
      <w:r w:rsidR="009F5F8E" w:rsidRPr="00C70602">
        <w:rPr>
          <w:rFonts w:ascii="Times New Roman" w:hAnsi="Times New Roman" w:cs="Times New Roman"/>
          <w:color w:val="000000" w:themeColor="text1"/>
          <w:sz w:val="24"/>
          <w:szCs w:val="24"/>
          <w:lang w:val="en-US"/>
        </w:rPr>
        <w:t xml:space="preserve">aw </w:t>
      </w:r>
      <w:r w:rsidR="005D410B" w:rsidRPr="00C70602">
        <w:rPr>
          <w:rFonts w:ascii="Times New Roman" w:hAnsi="Times New Roman" w:cs="Times New Roman"/>
          <w:color w:val="000000" w:themeColor="text1"/>
          <w:sz w:val="24"/>
          <w:szCs w:val="24"/>
          <w:lang w:val="en-US"/>
        </w:rPr>
        <w:t xml:space="preserve">MWF </w:t>
      </w:r>
      <w:r w:rsidR="009F5F8E" w:rsidRPr="00C70602">
        <w:rPr>
          <w:rFonts w:ascii="Times New Roman" w:hAnsi="Times New Roman" w:cs="Times New Roman"/>
          <w:color w:val="000000" w:themeColor="text1"/>
          <w:sz w:val="24"/>
          <w:szCs w:val="24"/>
          <w:lang w:val="en-US"/>
        </w:rPr>
        <w:t xml:space="preserve">increased </w:t>
      </w:r>
      <w:r w:rsidR="00F26142" w:rsidRPr="00C70602">
        <w:rPr>
          <w:rFonts w:ascii="Times New Roman" w:hAnsi="Times New Roman" w:cs="Times New Roman"/>
          <w:color w:val="000000" w:themeColor="text1"/>
          <w:sz w:val="24"/>
          <w:szCs w:val="24"/>
          <w:lang w:val="en-US"/>
        </w:rPr>
        <w:t xml:space="preserve">larval </w:t>
      </w:r>
      <w:r w:rsidR="009F5F8E" w:rsidRPr="00C70602">
        <w:rPr>
          <w:rFonts w:ascii="Times New Roman" w:hAnsi="Times New Roman" w:cs="Times New Roman"/>
          <w:color w:val="000000" w:themeColor="text1"/>
          <w:sz w:val="24"/>
          <w:szCs w:val="24"/>
          <w:lang w:val="en-US"/>
        </w:rPr>
        <w:t xml:space="preserve">survival and biomass of </w:t>
      </w:r>
      <w:r w:rsidR="009F5F8E" w:rsidRPr="00C70602">
        <w:rPr>
          <w:rFonts w:ascii="Times New Roman" w:hAnsi="Times New Roman" w:cs="Times New Roman"/>
          <w:i/>
          <w:iCs/>
          <w:color w:val="000000" w:themeColor="text1"/>
          <w:sz w:val="24"/>
          <w:szCs w:val="24"/>
          <w:lang w:val="en-US"/>
        </w:rPr>
        <w:t>D. radicum</w:t>
      </w:r>
      <w:r w:rsidR="009F5F8E" w:rsidRPr="00C70602">
        <w:rPr>
          <w:rFonts w:ascii="Times New Roman" w:hAnsi="Times New Roman" w:cs="Times New Roman"/>
          <w:color w:val="000000" w:themeColor="text1"/>
          <w:sz w:val="24"/>
          <w:szCs w:val="24"/>
          <w:lang w:val="en-US"/>
        </w:rPr>
        <w:t xml:space="preserve"> and the survival of </w:t>
      </w:r>
      <w:r w:rsidR="009F5F8E" w:rsidRPr="00C70602">
        <w:rPr>
          <w:rFonts w:ascii="Times New Roman" w:hAnsi="Times New Roman" w:cs="Times New Roman"/>
          <w:i/>
          <w:iCs/>
          <w:color w:val="000000" w:themeColor="text1"/>
          <w:sz w:val="24"/>
          <w:szCs w:val="24"/>
          <w:lang w:val="en-US"/>
        </w:rPr>
        <w:t xml:space="preserve">P. xylostella </w:t>
      </w:r>
      <w:r w:rsidR="009F5F8E" w:rsidRPr="00C70602">
        <w:rPr>
          <w:rFonts w:ascii="Times New Roman" w:hAnsi="Times New Roman" w:cs="Times New Roman"/>
          <w:color w:val="000000" w:themeColor="text1"/>
          <w:sz w:val="24"/>
          <w:szCs w:val="24"/>
          <w:lang w:val="en-US"/>
        </w:rPr>
        <w:t>larvae</w:t>
      </w:r>
      <w:r w:rsidR="00F26142" w:rsidRPr="00C70602">
        <w:rPr>
          <w:rFonts w:ascii="Times New Roman" w:hAnsi="Times New Roman" w:cs="Times New Roman"/>
          <w:color w:val="000000" w:themeColor="text1"/>
          <w:sz w:val="24"/>
          <w:szCs w:val="24"/>
          <w:lang w:val="en-US"/>
        </w:rPr>
        <w:t xml:space="preserve">. Interestingly, incubation of frass in the soil </w:t>
      </w:r>
      <w:r w:rsidR="005E7479" w:rsidRPr="00C70602">
        <w:rPr>
          <w:rFonts w:ascii="Times New Roman" w:hAnsi="Times New Roman" w:cs="Times New Roman"/>
          <w:color w:val="000000" w:themeColor="text1"/>
          <w:sz w:val="24"/>
          <w:szCs w:val="24"/>
          <w:lang w:val="en-US"/>
        </w:rPr>
        <w:t xml:space="preserve">for </w:t>
      </w:r>
      <w:r w:rsidR="00D4098C" w:rsidRPr="00C70602">
        <w:rPr>
          <w:rFonts w:ascii="Times New Roman" w:hAnsi="Times New Roman" w:cs="Times New Roman"/>
          <w:color w:val="000000" w:themeColor="text1"/>
          <w:sz w:val="24"/>
          <w:szCs w:val="24"/>
          <w:lang w:val="en-US"/>
        </w:rPr>
        <w:t>16</w:t>
      </w:r>
      <w:r w:rsidR="005E7479" w:rsidRPr="00C70602">
        <w:rPr>
          <w:rFonts w:ascii="Times New Roman" w:hAnsi="Times New Roman" w:cs="Times New Roman"/>
          <w:color w:val="000000" w:themeColor="text1"/>
          <w:sz w:val="24"/>
          <w:szCs w:val="24"/>
          <w:lang w:val="en-US"/>
        </w:rPr>
        <w:t xml:space="preserve"> days </w:t>
      </w:r>
      <w:r w:rsidR="00175372">
        <w:rPr>
          <w:rFonts w:ascii="Times New Roman" w:hAnsi="Times New Roman" w:cs="Times New Roman"/>
          <w:color w:val="000000" w:themeColor="text1"/>
          <w:sz w:val="24"/>
          <w:szCs w:val="24"/>
          <w:lang w:val="en-US"/>
        </w:rPr>
        <w:t>before seed germ</w:t>
      </w:r>
      <w:r w:rsidR="00980194">
        <w:rPr>
          <w:rFonts w:ascii="Times New Roman" w:hAnsi="Times New Roman" w:cs="Times New Roman"/>
          <w:color w:val="000000" w:themeColor="text1"/>
          <w:sz w:val="24"/>
          <w:szCs w:val="24"/>
          <w:lang w:val="en-US"/>
        </w:rPr>
        <w:t xml:space="preserve">ination </w:t>
      </w:r>
      <w:r w:rsidR="00AF27B9" w:rsidRPr="00C70602">
        <w:rPr>
          <w:rFonts w:ascii="Times New Roman" w:hAnsi="Times New Roman" w:cs="Times New Roman"/>
          <w:color w:val="000000" w:themeColor="text1"/>
          <w:sz w:val="24"/>
          <w:szCs w:val="24"/>
          <w:lang w:val="en-US"/>
        </w:rPr>
        <w:t>removed plant growth inhibition</w:t>
      </w:r>
      <w:r w:rsidR="00F26142" w:rsidRPr="00C70602">
        <w:rPr>
          <w:rFonts w:ascii="Times New Roman" w:hAnsi="Times New Roman" w:cs="Times New Roman"/>
          <w:color w:val="000000" w:themeColor="text1"/>
          <w:sz w:val="24"/>
          <w:szCs w:val="24"/>
          <w:lang w:val="en-US"/>
        </w:rPr>
        <w:t xml:space="preserve"> and resulted in a</w:t>
      </w:r>
      <w:r w:rsidR="00200DA9" w:rsidRPr="00C70602">
        <w:rPr>
          <w:rFonts w:ascii="Times New Roman" w:hAnsi="Times New Roman" w:cs="Times New Roman"/>
          <w:color w:val="000000" w:themeColor="text1"/>
          <w:sz w:val="24"/>
          <w:szCs w:val="24"/>
          <w:lang w:val="en-US"/>
        </w:rPr>
        <w:t xml:space="preserve">n increased </w:t>
      </w:r>
      <w:r w:rsidR="00F26142" w:rsidRPr="00C70602">
        <w:rPr>
          <w:rFonts w:ascii="Times New Roman" w:hAnsi="Times New Roman" w:cs="Times New Roman"/>
          <w:color w:val="000000" w:themeColor="text1"/>
          <w:sz w:val="24"/>
          <w:szCs w:val="24"/>
          <w:lang w:val="en-US"/>
        </w:rPr>
        <w:t>plant leaf area</w:t>
      </w:r>
      <w:r w:rsidR="00AF27B9" w:rsidRPr="00C70602">
        <w:rPr>
          <w:rFonts w:ascii="Times New Roman" w:hAnsi="Times New Roman" w:cs="Times New Roman"/>
          <w:color w:val="000000" w:themeColor="text1"/>
          <w:sz w:val="24"/>
          <w:szCs w:val="24"/>
          <w:lang w:val="en-US"/>
        </w:rPr>
        <w:t xml:space="preserve">, especially for </w:t>
      </w:r>
      <w:r w:rsidR="005D410B" w:rsidRPr="00C70602">
        <w:rPr>
          <w:rFonts w:ascii="Times New Roman" w:hAnsi="Times New Roman" w:cs="Times New Roman"/>
          <w:color w:val="000000" w:themeColor="text1"/>
          <w:sz w:val="24"/>
          <w:szCs w:val="24"/>
          <w:lang w:val="en-US"/>
        </w:rPr>
        <w:t>MWF</w:t>
      </w:r>
      <w:r w:rsidR="00A76B46" w:rsidRPr="00C70602">
        <w:rPr>
          <w:rFonts w:ascii="Times New Roman" w:hAnsi="Times New Roman" w:cs="Times New Roman"/>
          <w:color w:val="000000" w:themeColor="text1"/>
          <w:sz w:val="24"/>
          <w:szCs w:val="24"/>
          <w:lang w:val="en-US"/>
        </w:rPr>
        <w:t xml:space="preserve"> compared to </w:t>
      </w:r>
      <w:r w:rsidR="00F43E8C" w:rsidRPr="00C70602">
        <w:rPr>
          <w:rFonts w:ascii="Times New Roman" w:hAnsi="Times New Roman" w:cs="Times New Roman"/>
          <w:color w:val="000000" w:themeColor="text1"/>
          <w:sz w:val="24"/>
          <w:szCs w:val="24"/>
          <w:lang w:val="en-US"/>
        </w:rPr>
        <w:t>NoFrass</w:t>
      </w:r>
      <w:r w:rsidR="00F26142" w:rsidRPr="00C70602">
        <w:rPr>
          <w:rFonts w:ascii="Times New Roman" w:hAnsi="Times New Roman" w:cs="Times New Roman"/>
          <w:color w:val="000000" w:themeColor="text1"/>
          <w:sz w:val="24"/>
          <w:szCs w:val="24"/>
          <w:lang w:val="en-US"/>
        </w:rPr>
        <w:t>.</w:t>
      </w:r>
      <w:r w:rsidR="00AF27B9" w:rsidRPr="00C70602">
        <w:rPr>
          <w:rFonts w:ascii="Times New Roman" w:hAnsi="Times New Roman" w:cs="Times New Roman"/>
          <w:color w:val="000000" w:themeColor="text1"/>
          <w:sz w:val="24"/>
          <w:szCs w:val="24"/>
          <w:lang w:val="en-US"/>
        </w:rPr>
        <w:t xml:space="preserve"> </w:t>
      </w:r>
      <w:r w:rsidR="005D410B" w:rsidRPr="00C70602">
        <w:rPr>
          <w:rFonts w:ascii="Times New Roman" w:hAnsi="Times New Roman" w:cs="Times New Roman"/>
          <w:color w:val="000000" w:themeColor="text1"/>
          <w:sz w:val="24"/>
          <w:szCs w:val="24"/>
          <w:lang w:val="en-US"/>
        </w:rPr>
        <w:t xml:space="preserve">In addition, composting MWF increased </w:t>
      </w:r>
      <w:r w:rsidR="00B65DB3" w:rsidRPr="00C70602">
        <w:rPr>
          <w:rFonts w:ascii="Times New Roman" w:hAnsi="Times New Roman" w:cs="Times New Roman"/>
          <w:color w:val="000000" w:themeColor="text1"/>
          <w:sz w:val="24"/>
          <w:szCs w:val="24"/>
          <w:lang w:val="en-US"/>
        </w:rPr>
        <w:t xml:space="preserve">leaf growth. </w:t>
      </w:r>
      <w:r w:rsidR="00AF27B9" w:rsidRPr="00C70602">
        <w:rPr>
          <w:rFonts w:ascii="Times New Roman" w:hAnsi="Times New Roman" w:cs="Times New Roman"/>
          <w:color w:val="000000" w:themeColor="text1"/>
          <w:sz w:val="24"/>
          <w:szCs w:val="24"/>
          <w:lang w:val="en-US"/>
        </w:rPr>
        <w:t xml:space="preserve">Therefore, frass </w:t>
      </w:r>
      <w:r w:rsidR="005E7479" w:rsidRPr="00C70602">
        <w:rPr>
          <w:rFonts w:ascii="Times New Roman" w:hAnsi="Times New Roman" w:cs="Times New Roman"/>
          <w:color w:val="000000" w:themeColor="text1"/>
          <w:sz w:val="24"/>
          <w:szCs w:val="24"/>
          <w:lang w:val="en-US"/>
        </w:rPr>
        <w:t xml:space="preserve">may </w:t>
      </w:r>
      <w:r w:rsidR="00AF27B9" w:rsidRPr="00C70602">
        <w:rPr>
          <w:rFonts w:ascii="Times New Roman" w:hAnsi="Times New Roman" w:cs="Times New Roman"/>
          <w:color w:val="000000" w:themeColor="text1"/>
          <w:sz w:val="24"/>
          <w:szCs w:val="24"/>
          <w:lang w:val="en-US"/>
        </w:rPr>
        <w:t xml:space="preserve">be used as a sustainable and natural alternative to </w:t>
      </w:r>
      <w:r w:rsidR="00D12175" w:rsidRPr="00C70602">
        <w:rPr>
          <w:rFonts w:ascii="Times New Roman" w:hAnsi="Times New Roman" w:cs="Times New Roman"/>
          <w:color w:val="000000" w:themeColor="text1"/>
          <w:sz w:val="24"/>
          <w:szCs w:val="24"/>
          <w:lang w:val="en-US"/>
        </w:rPr>
        <w:t xml:space="preserve">conventional organic </w:t>
      </w:r>
      <w:r w:rsidR="00AF27B9" w:rsidRPr="00C70602">
        <w:rPr>
          <w:rFonts w:ascii="Times New Roman" w:hAnsi="Times New Roman" w:cs="Times New Roman"/>
          <w:color w:val="000000" w:themeColor="text1"/>
          <w:sz w:val="24"/>
          <w:szCs w:val="24"/>
          <w:lang w:val="en-US"/>
        </w:rPr>
        <w:t>fertilisers</w:t>
      </w:r>
      <w:r w:rsidR="00247325" w:rsidRPr="00C70602">
        <w:rPr>
          <w:rFonts w:ascii="Times New Roman" w:hAnsi="Times New Roman" w:cs="Times New Roman"/>
          <w:color w:val="000000" w:themeColor="text1"/>
          <w:sz w:val="24"/>
          <w:szCs w:val="24"/>
          <w:lang w:val="en-US"/>
        </w:rPr>
        <w:t>,</w:t>
      </w:r>
      <w:r w:rsidR="00AF27B9" w:rsidRPr="00C70602">
        <w:rPr>
          <w:rFonts w:ascii="Times New Roman" w:hAnsi="Times New Roman" w:cs="Times New Roman"/>
          <w:color w:val="000000" w:themeColor="text1"/>
          <w:sz w:val="24"/>
          <w:szCs w:val="24"/>
          <w:lang w:val="en-US"/>
        </w:rPr>
        <w:t xml:space="preserve"> </w:t>
      </w:r>
      <w:r w:rsidR="00247325" w:rsidRPr="00C70602">
        <w:rPr>
          <w:rFonts w:ascii="Times New Roman" w:hAnsi="Times New Roman" w:cs="Times New Roman"/>
          <w:color w:val="000000" w:themeColor="text1"/>
          <w:sz w:val="24"/>
          <w:szCs w:val="24"/>
          <w:lang w:val="en-US"/>
        </w:rPr>
        <w:t>promoting plant growth and enhancing resistance to herbivory</w:t>
      </w:r>
      <w:r w:rsidR="0063151F" w:rsidRPr="00C70602">
        <w:rPr>
          <w:rFonts w:ascii="Times New Roman" w:hAnsi="Times New Roman" w:cs="Times New Roman"/>
          <w:color w:val="000000" w:themeColor="text1"/>
          <w:sz w:val="24"/>
          <w:szCs w:val="24"/>
          <w:lang w:val="en-US"/>
        </w:rPr>
        <w:t xml:space="preserve">. </w:t>
      </w:r>
      <w:r w:rsidR="001D3988" w:rsidRPr="00C70602">
        <w:rPr>
          <w:rFonts w:ascii="Times New Roman" w:hAnsi="Times New Roman" w:cs="Times New Roman"/>
          <w:color w:val="000000" w:themeColor="text1"/>
          <w:sz w:val="24"/>
          <w:szCs w:val="24"/>
          <w:lang w:val="en-US"/>
        </w:rPr>
        <w:t>Our</w:t>
      </w:r>
      <w:r w:rsidR="001D3988" w:rsidRPr="00C70602">
        <w:rPr>
          <w:rFonts w:ascii="Times New Roman" w:hAnsi="Times New Roman" w:cs="Times New Roman"/>
          <w:color w:val="000000" w:themeColor="text1"/>
          <w:sz w:val="24"/>
          <w:szCs w:val="24"/>
        </w:rPr>
        <w:t xml:space="preserve"> results indicate that soil amendment with raw BSFF may negatively impact herbivore performance, whereas raw MWF may have a protective effect on herbivore performance. </w:t>
      </w:r>
    </w:p>
    <w:p w14:paraId="7ADC55BE" w14:textId="26205B12" w:rsidR="00AD3560" w:rsidRDefault="00AD3560">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br w:type="page"/>
      </w:r>
    </w:p>
    <w:p w14:paraId="78995443" w14:textId="33C3EABE" w:rsidR="000825D9" w:rsidRPr="00C70602" w:rsidRDefault="000825D9" w:rsidP="00C70602">
      <w:pPr>
        <w:spacing w:line="480" w:lineRule="auto"/>
        <w:jc w:val="both"/>
        <w:rPr>
          <w:rFonts w:ascii="Times New Roman" w:hAnsi="Times New Roman" w:cs="Times New Roman"/>
          <w:b/>
          <w:bCs/>
          <w:sz w:val="28"/>
          <w:szCs w:val="28"/>
          <w:lang w:val="en-US"/>
        </w:rPr>
      </w:pPr>
      <w:bookmarkStart w:id="4" w:name="_Hlk133094564"/>
      <w:bookmarkStart w:id="5" w:name="_Hlk133278383"/>
      <w:r w:rsidRPr="00C70602">
        <w:rPr>
          <w:rFonts w:ascii="Times New Roman" w:hAnsi="Times New Roman" w:cs="Times New Roman"/>
          <w:b/>
          <w:bCs/>
          <w:sz w:val="28"/>
          <w:szCs w:val="28"/>
          <w:lang w:val="en-US"/>
        </w:rPr>
        <w:lastRenderedPageBreak/>
        <w:t>Introduction</w:t>
      </w:r>
    </w:p>
    <w:p w14:paraId="65C44DB1" w14:textId="513B5D36" w:rsidR="007A3335" w:rsidRPr="00C70602" w:rsidRDefault="007A3335" w:rsidP="00C70602">
      <w:pPr>
        <w:spacing w:after="0" w:line="480" w:lineRule="auto"/>
        <w:jc w:val="both"/>
        <w:rPr>
          <w:rFonts w:ascii="Times New Roman" w:hAnsi="Times New Roman" w:cs="Times New Roman"/>
          <w:color w:val="000000" w:themeColor="text1"/>
          <w:sz w:val="24"/>
          <w:szCs w:val="24"/>
          <w:lang w:val="en-US"/>
        </w:rPr>
      </w:pPr>
      <w:r w:rsidRPr="00C70602">
        <w:rPr>
          <w:rFonts w:ascii="Times New Roman" w:hAnsi="Times New Roman" w:cs="Times New Roman"/>
          <w:color w:val="000000" w:themeColor="text1"/>
          <w:sz w:val="24"/>
          <w:szCs w:val="24"/>
          <w:lang w:val="en-US"/>
        </w:rPr>
        <w:t xml:space="preserve">In recent years, alternative protein sources for animal feed and human food have </w:t>
      </w:r>
      <w:r w:rsidR="006452AD">
        <w:rPr>
          <w:rFonts w:ascii="Times New Roman" w:hAnsi="Times New Roman" w:cs="Times New Roman"/>
          <w:color w:val="000000" w:themeColor="text1"/>
          <w:sz w:val="24"/>
          <w:szCs w:val="24"/>
          <w:lang w:val="en-US"/>
        </w:rPr>
        <w:t>received</w:t>
      </w:r>
      <w:r w:rsidRPr="00C70602">
        <w:rPr>
          <w:rFonts w:ascii="Times New Roman" w:hAnsi="Times New Roman" w:cs="Times New Roman"/>
          <w:color w:val="000000" w:themeColor="text1"/>
          <w:sz w:val="24"/>
          <w:szCs w:val="24"/>
          <w:lang w:val="en-US"/>
        </w:rPr>
        <w:t xml:space="preserve"> increasing interest </w:t>
      </w:r>
      <w:r w:rsidR="00C62D94" w:rsidRPr="00C70602">
        <w:rPr>
          <w:rFonts w:ascii="Times New Roman" w:hAnsi="Times New Roman" w:cs="Times New Roman"/>
          <w:color w:val="000000" w:themeColor="text1"/>
          <w:sz w:val="24"/>
          <w:szCs w:val="24"/>
          <w:lang w:val="en-US"/>
        </w:rPr>
        <w:t xml:space="preserve">because of the need to produce food for the growing human population </w:t>
      </w:r>
      <w:r w:rsidR="0040723B" w:rsidRPr="00C70602">
        <w:rPr>
          <w:rFonts w:ascii="Times New Roman" w:hAnsi="Times New Roman" w:cs="Times New Roman"/>
          <w:color w:val="000000" w:themeColor="text1"/>
          <w:sz w:val="24"/>
          <w:szCs w:val="24"/>
          <w:lang w:val="en-US"/>
        </w:rPr>
        <w:t xml:space="preserve">in a </w:t>
      </w:r>
      <w:r w:rsidRPr="00C70602">
        <w:rPr>
          <w:rFonts w:ascii="Times New Roman" w:hAnsi="Times New Roman" w:cs="Times New Roman"/>
          <w:color w:val="000000" w:themeColor="text1"/>
          <w:sz w:val="24"/>
          <w:szCs w:val="24"/>
          <w:lang w:val="en-US"/>
        </w:rPr>
        <w:t>sustainabl</w:t>
      </w:r>
      <w:r w:rsidR="0040723B" w:rsidRPr="00C70602">
        <w:rPr>
          <w:rFonts w:ascii="Times New Roman" w:hAnsi="Times New Roman" w:cs="Times New Roman"/>
          <w:color w:val="000000" w:themeColor="text1"/>
          <w:sz w:val="24"/>
          <w:szCs w:val="24"/>
          <w:lang w:val="en-US"/>
        </w:rPr>
        <w:t>e manner</w:t>
      </w:r>
      <w:r w:rsidRPr="00C70602">
        <w:rPr>
          <w:rFonts w:ascii="Times New Roman" w:hAnsi="Times New Roman" w:cs="Times New Roman"/>
          <w:color w:val="000000" w:themeColor="text1"/>
          <w:sz w:val="24"/>
          <w:szCs w:val="24"/>
          <w:lang w:val="en-US"/>
        </w:rPr>
        <w:t xml:space="preserve">. The use of insect-based feed, in particular, has </w:t>
      </w:r>
      <w:r w:rsidR="006425B8" w:rsidRPr="00C70602">
        <w:rPr>
          <w:rFonts w:ascii="Times New Roman" w:hAnsi="Times New Roman" w:cs="Times New Roman"/>
          <w:color w:val="000000" w:themeColor="text1"/>
          <w:sz w:val="24"/>
          <w:szCs w:val="24"/>
          <w:lang w:val="en-US"/>
        </w:rPr>
        <w:t>become popular</w:t>
      </w:r>
      <w:r w:rsidRPr="00C70602">
        <w:rPr>
          <w:rFonts w:ascii="Times New Roman" w:hAnsi="Times New Roman" w:cs="Times New Roman"/>
          <w:color w:val="000000" w:themeColor="text1"/>
          <w:sz w:val="24"/>
          <w:szCs w:val="24"/>
          <w:lang w:val="en-US"/>
        </w:rPr>
        <w:t xml:space="preserve"> due to its high nutritional value and low environmental impact</w:t>
      </w:r>
      <w:r w:rsidR="00185736">
        <w:rPr>
          <w:rFonts w:ascii="Times New Roman" w:hAnsi="Times New Roman" w:cs="Times New Roman"/>
          <w:color w:val="000000" w:themeColor="text1"/>
          <w:sz w:val="24"/>
          <w:szCs w:val="24"/>
          <w:lang w:val="en-US"/>
        </w:rPr>
        <w:t xml:space="preserve"> </w:t>
      </w:r>
      <w:r w:rsidR="00661FC5">
        <w:rPr>
          <w:rFonts w:ascii="Times New Roman" w:hAnsi="Times New Roman" w:cs="Times New Roman"/>
          <w:noProof/>
          <w:color w:val="000000" w:themeColor="text1"/>
          <w:sz w:val="24"/>
          <w:szCs w:val="24"/>
          <w:lang w:val="en-US"/>
        </w:rPr>
        <w:t>(</w:t>
      </w:r>
      <w:r w:rsidR="00E805A1">
        <w:rPr>
          <w:rFonts w:ascii="Times New Roman" w:hAnsi="Times New Roman" w:cs="Times New Roman"/>
          <w:color w:val="000000" w:themeColor="text1"/>
          <w:sz w:val="24"/>
          <w:szCs w:val="24"/>
          <w:lang w:val="en-US"/>
        </w:rPr>
        <w:t>van</w:t>
      </w:r>
      <w:r w:rsidR="00E805A1">
        <w:rPr>
          <w:rFonts w:ascii="Times New Roman" w:hAnsi="Times New Roman" w:cs="Times New Roman"/>
          <w:noProof/>
          <w:color w:val="000000" w:themeColor="text1"/>
          <w:sz w:val="24"/>
          <w:szCs w:val="24"/>
          <w:lang w:val="en-US"/>
        </w:rPr>
        <w:t xml:space="preserve"> </w:t>
      </w:r>
      <w:r w:rsidR="00661FC5">
        <w:rPr>
          <w:rFonts w:ascii="Times New Roman" w:hAnsi="Times New Roman" w:cs="Times New Roman"/>
          <w:noProof/>
          <w:color w:val="000000" w:themeColor="text1"/>
          <w:sz w:val="24"/>
          <w:szCs w:val="24"/>
          <w:lang w:val="en-US"/>
        </w:rPr>
        <w:t>Huis, 2013)</w:t>
      </w:r>
      <w:r w:rsidRPr="00C70602">
        <w:rPr>
          <w:rFonts w:ascii="Times New Roman" w:hAnsi="Times New Roman" w:cs="Times New Roman"/>
          <w:color w:val="000000" w:themeColor="text1"/>
          <w:sz w:val="24"/>
          <w:szCs w:val="24"/>
          <w:lang w:val="en-US"/>
        </w:rPr>
        <w:t xml:space="preserve">. Among various insect species, </w:t>
      </w:r>
      <w:r w:rsidR="00AE0C88" w:rsidRPr="00C70602">
        <w:rPr>
          <w:rFonts w:ascii="Times New Roman" w:hAnsi="Times New Roman" w:cs="Times New Roman"/>
          <w:color w:val="000000" w:themeColor="text1"/>
          <w:sz w:val="24"/>
          <w:szCs w:val="24"/>
          <w:lang w:val="en-US"/>
        </w:rPr>
        <w:t xml:space="preserve">larvae of </w:t>
      </w:r>
      <w:r w:rsidR="008E3941" w:rsidRPr="00C70602">
        <w:rPr>
          <w:rFonts w:ascii="Times New Roman" w:hAnsi="Times New Roman" w:cs="Times New Roman"/>
          <w:color w:val="000000" w:themeColor="text1"/>
          <w:sz w:val="24"/>
          <w:szCs w:val="24"/>
          <w:lang w:val="en-US"/>
        </w:rPr>
        <w:t xml:space="preserve">the </w:t>
      </w:r>
      <w:r w:rsidRPr="00C70602">
        <w:rPr>
          <w:rFonts w:ascii="Times New Roman" w:hAnsi="Times New Roman" w:cs="Times New Roman"/>
          <w:color w:val="000000" w:themeColor="text1"/>
          <w:sz w:val="24"/>
          <w:szCs w:val="24"/>
          <w:lang w:val="en-US"/>
        </w:rPr>
        <w:t xml:space="preserve">black soldier fly </w:t>
      </w:r>
      <w:r w:rsidRPr="00C70602">
        <w:rPr>
          <w:rFonts w:ascii="Times New Roman" w:hAnsi="Times New Roman" w:cs="Times New Roman"/>
          <w:i/>
          <w:iCs/>
          <w:color w:val="000000" w:themeColor="text1"/>
          <w:sz w:val="24"/>
          <w:szCs w:val="24"/>
          <w:lang w:val="en-US"/>
        </w:rPr>
        <w:t>Hermetia illucens</w:t>
      </w:r>
      <w:r w:rsidR="00E915FF" w:rsidRPr="00C70602">
        <w:rPr>
          <w:rFonts w:ascii="Times New Roman" w:hAnsi="Times New Roman" w:cs="Times New Roman"/>
          <w:color w:val="000000" w:themeColor="text1"/>
          <w:sz w:val="24"/>
          <w:szCs w:val="24"/>
          <w:lang w:val="en-US"/>
        </w:rPr>
        <w:t xml:space="preserve"> L.</w:t>
      </w:r>
      <w:r w:rsidR="00911CC4" w:rsidRPr="00C70602">
        <w:rPr>
          <w:rFonts w:ascii="Times New Roman" w:hAnsi="Times New Roman" w:cs="Times New Roman"/>
          <w:sz w:val="24"/>
          <w:szCs w:val="24"/>
        </w:rPr>
        <w:t xml:space="preserve"> (Diptera: Stratiomyidae)</w:t>
      </w:r>
      <w:r w:rsidRPr="00C70602">
        <w:rPr>
          <w:rFonts w:ascii="Times New Roman" w:hAnsi="Times New Roman" w:cs="Times New Roman"/>
          <w:color w:val="000000" w:themeColor="text1"/>
          <w:sz w:val="24"/>
          <w:szCs w:val="24"/>
          <w:lang w:val="en-US"/>
        </w:rPr>
        <w:t xml:space="preserve"> and </w:t>
      </w:r>
      <w:r w:rsidR="008E3941" w:rsidRPr="00C70602">
        <w:rPr>
          <w:rFonts w:ascii="Times New Roman" w:hAnsi="Times New Roman" w:cs="Times New Roman"/>
          <w:color w:val="000000" w:themeColor="text1"/>
          <w:sz w:val="24"/>
          <w:szCs w:val="24"/>
          <w:lang w:val="en-US"/>
        </w:rPr>
        <w:t xml:space="preserve">the </w:t>
      </w:r>
      <w:r w:rsidRPr="00C70602">
        <w:rPr>
          <w:rFonts w:ascii="Times New Roman" w:hAnsi="Times New Roman" w:cs="Times New Roman"/>
          <w:color w:val="000000" w:themeColor="text1"/>
          <w:sz w:val="24"/>
          <w:szCs w:val="24"/>
          <w:lang w:val="en-US"/>
        </w:rPr>
        <w:t xml:space="preserve">yellow mealworm </w:t>
      </w:r>
      <w:r w:rsidRPr="00C70602">
        <w:rPr>
          <w:rFonts w:ascii="Times New Roman" w:hAnsi="Times New Roman" w:cs="Times New Roman"/>
          <w:i/>
          <w:iCs/>
          <w:color w:val="000000" w:themeColor="text1"/>
          <w:sz w:val="24"/>
          <w:szCs w:val="24"/>
          <w:lang w:val="en-US"/>
        </w:rPr>
        <w:t>Tenebrio molitor</w:t>
      </w:r>
      <w:r w:rsidR="00E915FF" w:rsidRPr="00C70602">
        <w:rPr>
          <w:rFonts w:ascii="Times New Roman" w:hAnsi="Times New Roman" w:cs="Times New Roman"/>
          <w:i/>
          <w:iCs/>
          <w:color w:val="000000" w:themeColor="text1"/>
          <w:sz w:val="24"/>
          <w:szCs w:val="24"/>
          <w:lang w:val="en-US"/>
        </w:rPr>
        <w:t xml:space="preserve"> </w:t>
      </w:r>
      <w:r w:rsidR="00E915FF" w:rsidRPr="00C70602">
        <w:rPr>
          <w:rFonts w:ascii="Times New Roman" w:hAnsi="Times New Roman" w:cs="Times New Roman"/>
          <w:color w:val="000000" w:themeColor="text1"/>
          <w:sz w:val="24"/>
          <w:szCs w:val="24"/>
          <w:lang w:val="en-US"/>
        </w:rPr>
        <w:t>L.</w:t>
      </w:r>
      <w:r w:rsidR="00911CC4" w:rsidRPr="00C70602">
        <w:rPr>
          <w:rFonts w:ascii="Times New Roman" w:hAnsi="Times New Roman" w:cs="Times New Roman"/>
          <w:color w:val="000000" w:themeColor="text1"/>
          <w:sz w:val="24"/>
          <w:szCs w:val="24"/>
          <w:lang w:val="en-US"/>
        </w:rPr>
        <w:t xml:space="preserve"> </w:t>
      </w:r>
      <w:r w:rsidR="00911CC4" w:rsidRPr="00C70602">
        <w:rPr>
          <w:rFonts w:ascii="Times New Roman" w:hAnsi="Times New Roman" w:cs="Times New Roman"/>
          <w:sz w:val="24"/>
          <w:szCs w:val="24"/>
        </w:rPr>
        <w:t>(Coleoptera: Tenebrionidae)</w:t>
      </w:r>
      <w:r w:rsidRPr="00C70602">
        <w:rPr>
          <w:rFonts w:ascii="Times New Roman" w:hAnsi="Times New Roman" w:cs="Times New Roman"/>
          <w:color w:val="000000" w:themeColor="text1"/>
          <w:sz w:val="24"/>
          <w:szCs w:val="24"/>
          <w:lang w:val="en-US"/>
        </w:rPr>
        <w:t xml:space="preserve"> have emerged as promising candidates for animal feed and human food respectively</w:t>
      </w:r>
      <w:r w:rsidR="008E3941" w:rsidRPr="00C70602">
        <w:rPr>
          <w:rFonts w:ascii="Times New Roman" w:hAnsi="Times New Roman" w:cs="Times New Roman"/>
          <w:color w:val="000000" w:themeColor="text1"/>
          <w:sz w:val="24"/>
          <w:szCs w:val="24"/>
          <w:lang w:val="en-US"/>
        </w:rPr>
        <w:t>. These insects have</w:t>
      </w:r>
      <w:r w:rsidR="003216E2" w:rsidRPr="00C70602">
        <w:rPr>
          <w:rFonts w:ascii="Times New Roman" w:hAnsi="Times New Roman" w:cs="Times New Roman"/>
          <w:color w:val="000000" w:themeColor="text1"/>
          <w:sz w:val="24"/>
          <w:szCs w:val="24"/>
          <w:lang w:val="en-US"/>
        </w:rPr>
        <w:t xml:space="preserve"> a</w:t>
      </w:r>
      <w:r w:rsidRPr="00C70602">
        <w:rPr>
          <w:rFonts w:ascii="Times New Roman" w:hAnsi="Times New Roman" w:cs="Times New Roman"/>
          <w:color w:val="000000" w:themeColor="text1"/>
          <w:sz w:val="24"/>
          <w:szCs w:val="24"/>
          <w:lang w:val="en-US"/>
        </w:rPr>
        <w:t xml:space="preserve"> high protein content, rapid growth rate, and </w:t>
      </w:r>
      <w:r w:rsidR="003216E2" w:rsidRPr="00C70602">
        <w:rPr>
          <w:rFonts w:ascii="Times New Roman" w:hAnsi="Times New Roman" w:cs="Times New Roman"/>
          <w:color w:val="000000" w:themeColor="text1"/>
          <w:sz w:val="24"/>
          <w:szCs w:val="24"/>
          <w:lang w:val="en-US"/>
        </w:rPr>
        <w:t xml:space="preserve">are </w:t>
      </w:r>
      <w:r w:rsidR="0040723B" w:rsidRPr="00C70602">
        <w:rPr>
          <w:rFonts w:ascii="Times New Roman" w:hAnsi="Times New Roman" w:cs="Times New Roman"/>
          <w:color w:val="000000" w:themeColor="text1"/>
          <w:sz w:val="24"/>
          <w:szCs w:val="24"/>
          <w:lang w:val="en-US"/>
        </w:rPr>
        <w:t xml:space="preserve">amenable </w:t>
      </w:r>
      <w:r w:rsidR="003216E2" w:rsidRPr="00C70602">
        <w:rPr>
          <w:rFonts w:ascii="Times New Roman" w:hAnsi="Times New Roman" w:cs="Times New Roman"/>
          <w:color w:val="000000" w:themeColor="text1"/>
          <w:sz w:val="24"/>
          <w:szCs w:val="24"/>
          <w:lang w:val="en-US"/>
        </w:rPr>
        <w:t>to</w:t>
      </w:r>
      <w:r w:rsidRPr="00C70602">
        <w:rPr>
          <w:rFonts w:ascii="Times New Roman" w:hAnsi="Times New Roman" w:cs="Times New Roman"/>
          <w:color w:val="000000" w:themeColor="text1"/>
          <w:sz w:val="24"/>
          <w:szCs w:val="24"/>
          <w:lang w:val="en-US"/>
        </w:rPr>
        <w:t xml:space="preserve"> </w:t>
      </w:r>
      <w:r w:rsidR="0040723B" w:rsidRPr="00C70602">
        <w:rPr>
          <w:rFonts w:ascii="Times New Roman" w:hAnsi="Times New Roman" w:cs="Times New Roman"/>
          <w:color w:val="000000" w:themeColor="text1"/>
          <w:sz w:val="24"/>
          <w:szCs w:val="24"/>
          <w:lang w:val="en-US"/>
        </w:rPr>
        <w:t>mass-rearing</w:t>
      </w:r>
      <w:r w:rsidRPr="00C70602">
        <w:rPr>
          <w:rFonts w:ascii="Times New Roman" w:hAnsi="Times New Roman" w:cs="Times New Roman"/>
          <w:color w:val="000000" w:themeColor="text1"/>
          <w:sz w:val="24"/>
          <w:szCs w:val="24"/>
          <w:lang w:val="en-US"/>
        </w:rPr>
        <w:t xml:space="preserve"> </w:t>
      </w:r>
      <w:r w:rsidR="00ED64D8" w:rsidRPr="00C70602">
        <w:rPr>
          <w:rFonts w:ascii="Times New Roman" w:hAnsi="Times New Roman" w:cs="Times New Roman"/>
          <w:noProof/>
          <w:color w:val="000000" w:themeColor="text1"/>
          <w:sz w:val="24"/>
          <w:szCs w:val="24"/>
          <w:lang w:val="en-US"/>
        </w:rPr>
        <w:t>(Chia et al., 2020; Mariod, 2020; Toviho &amp; Bársony, 2022; Zulkifli et al., 2022)</w:t>
      </w:r>
      <w:r w:rsidR="00ED64D8" w:rsidRPr="00C70602">
        <w:rPr>
          <w:rFonts w:ascii="Times New Roman" w:hAnsi="Times New Roman" w:cs="Times New Roman"/>
          <w:color w:val="000000" w:themeColor="text1"/>
          <w:sz w:val="24"/>
          <w:szCs w:val="24"/>
          <w:lang w:val="en-US"/>
        </w:rPr>
        <w:t>.</w:t>
      </w:r>
    </w:p>
    <w:p w14:paraId="35B6FE03" w14:textId="77777777" w:rsidR="00ED64D8" w:rsidRPr="00C70602" w:rsidRDefault="00ED64D8" w:rsidP="00C70602">
      <w:pPr>
        <w:spacing w:after="0" w:line="480" w:lineRule="auto"/>
        <w:jc w:val="both"/>
        <w:rPr>
          <w:rFonts w:ascii="Times New Roman" w:hAnsi="Times New Roman" w:cs="Times New Roman"/>
          <w:color w:val="000000" w:themeColor="text1"/>
          <w:sz w:val="24"/>
          <w:szCs w:val="24"/>
          <w:lang w:val="en-US"/>
        </w:rPr>
      </w:pPr>
    </w:p>
    <w:p w14:paraId="2A32B7B7" w14:textId="0A0F536A" w:rsidR="00ED64D8" w:rsidRPr="00C70602" w:rsidRDefault="00E52A24" w:rsidP="00C70602">
      <w:pPr>
        <w:spacing w:after="0" w:line="480" w:lineRule="auto"/>
        <w:jc w:val="both"/>
        <w:rPr>
          <w:rFonts w:ascii="Times New Roman" w:hAnsi="Times New Roman" w:cs="Times New Roman"/>
          <w:color w:val="000000" w:themeColor="text1"/>
          <w:sz w:val="24"/>
          <w:szCs w:val="24"/>
          <w:lang w:val="en-US"/>
        </w:rPr>
      </w:pPr>
      <w:r w:rsidRPr="00C70602">
        <w:rPr>
          <w:rFonts w:ascii="Times New Roman" w:hAnsi="Times New Roman" w:cs="Times New Roman"/>
          <w:color w:val="000000" w:themeColor="text1"/>
          <w:sz w:val="24"/>
          <w:szCs w:val="24"/>
          <w:lang w:val="en-US"/>
        </w:rPr>
        <w:t xml:space="preserve">In addition to </w:t>
      </w:r>
      <w:r w:rsidR="00ED64D8" w:rsidRPr="00C70602">
        <w:rPr>
          <w:rFonts w:ascii="Times New Roman" w:hAnsi="Times New Roman" w:cs="Times New Roman"/>
          <w:color w:val="000000" w:themeColor="text1"/>
          <w:sz w:val="24"/>
          <w:szCs w:val="24"/>
          <w:lang w:val="en-US"/>
        </w:rPr>
        <w:t>the</w:t>
      </w:r>
      <w:r w:rsidRPr="00C70602">
        <w:rPr>
          <w:rFonts w:ascii="Times New Roman" w:hAnsi="Times New Roman" w:cs="Times New Roman"/>
          <w:color w:val="000000" w:themeColor="text1"/>
          <w:sz w:val="24"/>
          <w:szCs w:val="24"/>
          <w:lang w:val="en-US"/>
        </w:rPr>
        <w:t xml:space="preserve"> </w:t>
      </w:r>
      <w:r w:rsidR="00ED64D8" w:rsidRPr="00C70602">
        <w:rPr>
          <w:rFonts w:ascii="Times New Roman" w:hAnsi="Times New Roman" w:cs="Times New Roman"/>
          <w:color w:val="000000" w:themeColor="text1"/>
          <w:sz w:val="24"/>
          <w:szCs w:val="24"/>
          <w:lang w:val="en-US"/>
        </w:rPr>
        <w:t xml:space="preserve">use </w:t>
      </w:r>
      <w:r w:rsidRPr="00C70602">
        <w:rPr>
          <w:rFonts w:ascii="Times New Roman" w:hAnsi="Times New Roman" w:cs="Times New Roman"/>
          <w:color w:val="000000" w:themeColor="text1"/>
          <w:sz w:val="24"/>
          <w:szCs w:val="24"/>
          <w:lang w:val="en-US"/>
        </w:rPr>
        <w:t xml:space="preserve">of insects </w:t>
      </w:r>
      <w:r w:rsidR="00ED64D8" w:rsidRPr="00C70602">
        <w:rPr>
          <w:rFonts w:ascii="Times New Roman" w:hAnsi="Times New Roman" w:cs="Times New Roman"/>
          <w:color w:val="000000" w:themeColor="text1"/>
          <w:sz w:val="24"/>
          <w:szCs w:val="24"/>
          <w:lang w:val="en-US"/>
        </w:rPr>
        <w:t>as feed or food, insect</w:t>
      </w:r>
      <w:r w:rsidR="001B7E20" w:rsidRPr="00C70602">
        <w:rPr>
          <w:rFonts w:ascii="Times New Roman" w:hAnsi="Times New Roman" w:cs="Times New Roman"/>
          <w:color w:val="000000" w:themeColor="text1"/>
          <w:sz w:val="24"/>
          <w:szCs w:val="24"/>
          <w:lang w:val="en-US"/>
        </w:rPr>
        <w:t xml:space="preserve"> product</w:t>
      </w:r>
      <w:r w:rsidR="00ED64D8" w:rsidRPr="00C70602">
        <w:rPr>
          <w:rFonts w:ascii="Times New Roman" w:hAnsi="Times New Roman" w:cs="Times New Roman"/>
          <w:color w:val="000000" w:themeColor="text1"/>
          <w:sz w:val="24"/>
          <w:szCs w:val="24"/>
          <w:lang w:val="en-US"/>
        </w:rPr>
        <w:t>s have been investigated for their potential as organic fertiliser</w:t>
      </w:r>
      <w:r w:rsidR="00156367">
        <w:rPr>
          <w:rFonts w:ascii="Times New Roman" w:hAnsi="Times New Roman" w:cs="Times New Roman"/>
          <w:color w:val="000000" w:themeColor="text1"/>
          <w:sz w:val="24"/>
          <w:szCs w:val="24"/>
          <w:lang w:val="en-US"/>
        </w:rPr>
        <w:t>s</w:t>
      </w:r>
      <w:r w:rsidR="00ED64D8" w:rsidRPr="00C70602">
        <w:rPr>
          <w:rFonts w:ascii="Times New Roman" w:hAnsi="Times New Roman" w:cs="Times New Roman"/>
          <w:color w:val="000000" w:themeColor="text1"/>
          <w:sz w:val="24"/>
          <w:szCs w:val="24"/>
          <w:lang w:val="en-US"/>
        </w:rPr>
        <w:t>. Insect frass, a mixture of insect excrement</w:t>
      </w:r>
      <w:r w:rsidR="00C0639F" w:rsidRPr="00C70602">
        <w:rPr>
          <w:rFonts w:ascii="Times New Roman" w:hAnsi="Times New Roman" w:cs="Times New Roman"/>
          <w:color w:val="000000" w:themeColor="text1"/>
          <w:sz w:val="24"/>
          <w:szCs w:val="24"/>
          <w:lang w:val="en-US"/>
        </w:rPr>
        <w:t>s</w:t>
      </w:r>
      <w:r w:rsidR="00ED64D8" w:rsidRPr="00C70602">
        <w:rPr>
          <w:rFonts w:ascii="Times New Roman" w:hAnsi="Times New Roman" w:cs="Times New Roman"/>
          <w:color w:val="000000" w:themeColor="text1"/>
          <w:sz w:val="24"/>
          <w:szCs w:val="24"/>
          <w:lang w:val="en-US"/>
        </w:rPr>
        <w:t xml:space="preserve">, leftover substrate, and exoskeletons left after </w:t>
      </w:r>
      <w:proofErr w:type="spellStart"/>
      <w:r w:rsidR="00ED64D8" w:rsidRPr="00C70602">
        <w:rPr>
          <w:rFonts w:ascii="Times New Roman" w:hAnsi="Times New Roman" w:cs="Times New Roman"/>
          <w:color w:val="000000" w:themeColor="text1"/>
          <w:sz w:val="24"/>
          <w:szCs w:val="24"/>
          <w:lang w:val="en-US"/>
        </w:rPr>
        <w:t>moulting</w:t>
      </w:r>
      <w:proofErr w:type="spellEnd"/>
      <w:r w:rsidR="00ED64D8" w:rsidRPr="00C70602">
        <w:rPr>
          <w:rFonts w:ascii="Times New Roman" w:hAnsi="Times New Roman" w:cs="Times New Roman"/>
          <w:color w:val="000000" w:themeColor="text1"/>
          <w:sz w:val="24"/>
          <w:szCs w:val="24"/>
          <w:lang w:val="en-US"/>
        </w:rPr>
        <w:t>, is nutrient-rich and can enhance soil health and plant growth</w:t>
      </w:r>
      <w:r w:rsidR="00DE0179" w:rsidRPr="00C70602">
        <w:rPr>
          <w:rFonts w:ascii="Times New Roman" w:hAnsi="Times New Roman" w:cs="Times New Roman"/>
          <w:color w:val="000000" w:themeColor="text1"/>
          <w:sz w:val="24"/>
          <w:szCs w:val="24"/>
          <w:lang w:val="en-US"/>
        </w:rPr>
        <w:t xml:space="preserve">. For instance, the addition of frass to the soil may enrich the soil with specific beneficial soil microbes, such as plant growth-promoting rhizobacteria (PGPR). </w:t>
      </w:r>
      <w:r w:rsidR="0040723B" w:rsidRPr="00C70602">
        <w:rPr>
          <w:rFonts w:ascii="Times New Roman" w:hAnsi="Times New Roman" w:cs="Times New Roman"/>
          <w:color w:val="000000" w:themeColor="text1"/>
          <w:sz w:val="24"/>
          <w:szCs w:val="24"/>
          <w:lang w:val="en-US"/>
        </w:rPr>
        <w:t>T</w:t>
      </w:r>
      <w:r w:rsidR="002E18A5" w:rsidRPr="00C70602">
        <w:rPr>
          <w:rFonts w:ascii="Times New Roman" w:hAnsi="Times New Roman" w:cs="Times New Roman"/>
          <w:color w:val="000000" w:themeColor="text1"/>
          <w:sz w:val="24"/>
          <w:szCs w:val="24"/>
          <w:lang w:val="en-US"/>
        </w:rPr>
        <w:t xml:space="preserve">he potential of </w:t>
      </w:r>
      <w:r w:rsidR="00ED64D8" w:rsidRPr="00C70602">
        <w:rPr>
          <w:rFonts w:ascii="Times New Roman" w:hAnsi="Times New Roman" w:cs="Times New Roman"/>
          <w:color w:val="000000" w:themeColor="text1"/>
          <w:sz w:val="24"/>
          <w:szCs w:val="24"/>
          <w:lang w:val="en-US"/>
        </w:rPr>
        <w:t xml:space="preserve">frass </w:t>
      </w:r>
      <w:r w:rsidR="002E18A5" w:rsidRPr="00C70602">
        <w:rPr>
          <w:rFonts w:ascii="Times New Roman" w:hAnsi="Times New Roman" w:cs="Times New Roman"/>
          <w:color w:val="000000" w:themeColor="text1"/>
          <w:sz w:val="24"/>
          <w:szCs w:val="24"/>
          <w:lang w:val="en-US"/>
        </w:rPr>
        <w:t xml:space="preserve">to </w:t>
      </w:r>
      <w:r w:rsidR="00ED64D8" w:rsidRPr="00C70602">
        <w:rPr>
          <w:rFonts w:ascii="Times New Roman" w:hAnsi="Times New Roman" w:cs="Times New Roman"/>
          <w:color w:val="000000" w:themeColor="text1"/>
          <w:sz w:val="24"/>
          <w:szCs w:val="24"/>
          <w:lang w:val="en-US"/>
        </w:rPr>
        <w:t>increas</w:t>
      </w:r>
      <w:r w:rsidR="002E18A5" w:rsidRPr="00C70602">
        <w:rPr>
          <w:rFonts w:ascii="Times New Roman" w:hAnsi="Times New Roman" w:cs="Times New Roman"/>
          <w:color w:val="000000" w:themeColor="text1"/>
          <w:sz w:val="24"/>
          <w:szCs w:val="24"/>
          <w:lang w:val="en-US"/>
        </w:rPr>
        <w:t>e</w:t>
      </w:r>
      <w:r w:rsidR="00ED64D8" w:rsidRPr="00C70602">
        <w:rPr>
          <w:rFonts w:ascii="Times New Roman" w:hAnsi="Times New Roman" w:cs="Times New Roman"/>
          <w:color w:val="000000" w:themeColor="text1"/>
          <w:sz w:val="24"/>
          <w:szCs w:val="24"/>
          <w:lang w:val="en-US"/>
        </w:rPr>
        <w:t xml:space="preserve"> crop yields </w:t>
      </w:r>
      <w:r w:rsidR="0040723B" w:rsidRPr="00C70602">
        <w:rPr>
          <w:rFonts w:ascii="Times New Roman" w:hAnsi="Times New Roman" w:cs="Times New Roman"/>
          <w:color w:val="000000" w:themeColor="text1"/>
          <w:sz w:val="24"/>
          <w:szCs w:val="24"/>
          <w:lang w:val="en-US"/>
        </w:rPr>
        <w:t xml:space="preserve">has been demonstrated </w:t>
      </w:r>
      <w:r w:rsidR="00DC16C6" w:rsidRPr="00C70602">
        <w:rPr>
          <w:rFonts w:ascii="Times New Roman" w:hAnsi="Times New Roman" w:cs="Times New Roman"/>
          <w:noProof/>
          <w:color w:val="000000" w:themeColor="text1"/>
          <w:sz w:val="24"/>
          <w:szCs w:val="24"/>
          <w:lang w:val="en-US"/>
        </w:rPr>
        <w:t>(Barragán-Fonseca et al., 2022; Dzepe et al., 2022; Houben et al., 2021; Houben et al., 2020; Lopes et al., 2022; Poveda, 2021)</w:t>
      </w:r>
      <w:r w:rsidR="00ED64D8" w:rsidRPr="00C70602">
        <w:rPr>
          <w:rFonts w:ascii="Times New Roman" w:hAnsi="Times New Roman" w:cs="Times New Roman"/>
          <w:color w:val="000000" w:themeColor="text1"/>
          <w:sz w:val="24"/>
          <w:szCs w:val="24"/>
          <w:lang w:val="en-US"/>
        </w:rPr>
        <w:t xml:space="preserve">. </w:t>
      </w:r>
      <w:r w:rsidR="003422FD" w:rsidRPr="00C70602">
        <w:rPr>
          <w:rFonts w:ascii="Times New Roman" w:hAnsi="Times New Roman" w:cs="Times New Roman"/>
          <w:color w:val="000000" w:themeColor="text1"/>
          <w:sz w:val="24"/>
          <w:szCs w:val="24"/>
          <w:lang w:val="en-US"/>
        </w:rPr>
        <w:t>F</w:t>
      </w:r>
      <w:r w:rsidR="00ED64D8" w:rsidRPr="00C70602">
        <w:rPr>
          <w:rFonts w:ascii="Times New Roman" w:hAnsi="Times New Roman" w:cs="Times New Roman"/>
          <w:color w:val="000000" w:themeColor="text1"/>
          <w:sz w:val="24"/>
          <w:szCs w:val="24"/>
          <w:lang w:val="en-US"/>
        </w:rPr>
        <w:t xml:space="preserve">rass may also confer </w:t>
      </w:r>
      <w:r w:rsidR="0040723B" w:rsidRPr="00C70602">
        <w:rPr>
          <w:rFonts w:ascii="Times New Roman" w:hAnsi="Times New Roman" w:cs="Times New Roman"/>
          <w:color w:val="000000" w:themeColor="text1"/>
          <w:sz w:val="24"/>
          <w:szCs w:val="24"/>
          <w:lang w:val="en-US"/>
        </w:rPr>
        <w:t xml:space="preserve">plant </w:t>
      </w:r>
      <w:r w:rsidR="00ED64D8" w:rsidRPr="00C70602">
        <w:rPr>
          <w:rFonts w:ascii="Times New Roman" w:hAnsi="Times New Roman" w:cs="Times New Roman"/>
          <w:color w:val="000000" w:themeColor="text1"/>
          <w:sz w:val="24"/>
          <w:szCs w:val="24"/>
          <w:lang w:val="en-US"/>
        </w:rPr>
        <w:t xml:space="preserve">resistance to insect herbivores </w:t>
      </w:r>
      <w:r w:rsidR="00A06B0E" w:rsidRPr="00C70602">
        <w:rPr>
          <w:rFonts w:ascii="Times New Roman" w:hAnsi="Times New Roman" w:cs="Times New Roman"/>
          <w:noProof/>
          <w:color w:val="000000" w:themeColor="text1"/>
          <w:sz w:val="24"/>
          <w:szCs w:val="24"/>
          <w:lang w:val="en-US"/>
        </w:rPr>
        <w:t>(Barragán-Fonseca et al., 2022; Poveda, 2021)</w:t>
      </w:r>
      <w:r w:rsidR="002E18A5" w:rsidRPr="00C70602">
        <w:rPr>
          <w:rFonts w:ascii="Times New Roman" w:hAnsi="Times New Roman" w:cs="Times New Roman"/>
          <w:color w:val="000000" w:themeColor="text1"/>
          <w:sz w:val="24"/>
          <w:szCs w:val="24"/>
          <w:lang w:val="en-US"/>
        </w:rPr>
        <w:t xml:space="preserve">. Induced systemic resistance has been linked to bacilli, </w:t>
      </w:r>
      <w:r w:rsidR="00A26B81" w:rsidRPr="00C70602">
        <w:rPr>
          <w:rFonts w:ascii="Times New Roman" w:hAnsi="Times New Roman" w:cs="Times New Roman"/>
          <w:color w:val="000000" w:themeColor="text1"/>
          <w:sz w:val="24"/>
          <w:szCs w:val="24"/>
          <w:lang w:val="en-US"/>
        </w:rPr>
        <w:t xml:space="preserve">which are </w:t>
      </w:r>
      <w:r w:rsidR="002E18A5" w:rsidRPr="00C70602">
        <w:rPr>
          <w:rFonts w:ascii="Times New Roman" w:hAnsi="Times New Roman" w:cs="Times New Roman"/>
          <w:color w:val="000000" w:themeColor="text1"/>
          <w:sz w:val="24"/>
          <w:szCs w:val="24"/>
          <w:lang w:val="en-US"/>
        </w:rPr>
        <w:t xml:space="preserve">common </w:t>
      </w:r>
      <w:r w:rsidR="003422FD" w:rsidRPr="00C70602">
        <w:rPr>
          <w:rFonts w:ascii="Times New Roman" w:hAnsi="Times New Roman" w:cs="Times New Roman"/>
          <w:color w:val="000000" w:themeColor="text1"/>
          <w:sz w:val="24"/>
          <w:szCs w:val="24"/>
          <w:lang w:val="en-US"/>
        </w:rPr>
        <w:t>PGPR</w:t>
      </w:r>
      <w:r w:rsidR="00A26B81" w:rsidRPr="00C70602">
        <w:rPr>
          <w:rFonts w:ascii="Times New Roman" w:hAnsi="Times New Roman" w:cs="Times New Roman"/>
          <w:color w:val="000000" w:themeColor="text1"/>
          <w:sz w:val="24"/>
          <w:szCs w:val="24"/>
          <w:lang w:val="en-US"/>
        </w:rPr>
        <w:t>s</w:t>
      </w:r>
      <w:r w:rsidR="003422FD" w:rsidRPr="00C70602">
        <w:rPr>
          <w:rFonts w:ascii="Times New Roman" w:hAnsi="Times New Roman" w:cs="Times New Roman"/>
          <w:color w:val="000000" w:themeColor="text1"/>
          <w:sz w:val="24"/>
          <w:szCs w:val="24"/>
          <w:lang w:val="en-US"/>
        </w:rPr>
        <w:t xml:space="preserve"> </w:t>
      </w:r>
      <w:r w:rsidR="002E18A5" w:rsidRPr="00C70602">
        <w:rPr>
          <w:rFonts w:ascii="Times New Roman" w:hAnsi="Times New Roman" w:cs="Times New Roman"/>
          <w:color w:val="000000" w:themeColor="text1"/>
          <w:sz w:val="24"/>
          <w:szCs w:val="24"/>
          <w:lang w:val="en-US"/>
        </w:rPr>
        <w:t>in agricultural soils.</w:t>
      </w:r>
      <w:r w:rsidR="002536FC" w:rsidRPr="00C70602">
        <w:rPr>
          <w:rFonts w:ascii="Times New Roman" w:hAnsi="Times New Roman" w:cs="Times New Roman"/>
          <w:color w:val="000000" w:themeColor="text1"/>
          <w:sz w:val="24"/>
          <w:szCs w:val="24"/>
          <w:lang w:val="en-US"/>
        </w:rPr>
        <w:t xml:space="preserve"> </w:t>
      </w:r>
      <w:r w:rsidR="003422FD" w:rsidRPr="00C70602">
        <w:rPr>
          <w:rFonts w:ascii="Times New Roman" w:hAnsi="Times New Roman" w:cs="Times New Roman"/>
          <w:color w:val="000000" w:themeColor="text1"/>
          <w:sz w:val="24"/>
          <w:szCs w:val="24"/>
          <w:lang w:val="en-US"/>
        </w:rPr>
        <w:t xml:space="preserve">PGPRs </w:t>
      </w:r>
      <w:r w:rsidR="002536FC" w:rsidRPr="00C70602">
        <w:rPr>
          <w:rFonts w:ascii="Times New Roman" w:hAnsi="Times New Roman" w:cs="Times New Roman"/>
          <w:color w:val="000000" w:themeColor="text1"/>
          <w:sz w:val="24"/>
          <w:szCs w:val="24"/>
          <w:lang w:val="en-US"/>
        </w:rPr>
        <w:t xml:space="preserve">are rhizosphere bacteria that </w:t>
      </w:r>
      <w:proofErr w:type="spellStart"/>
      <w:r w:rsidR="002536FC" w:rsidRPr="00C70602">
        <w:rPr>
          <w:rFonts w:ascii="Times New Roman" w:hAnsi="Times New Roman" w:cs="Times New Roman"/>
          <w:color w:val="000000" w:themeColor="text1"/>
          <w:sz w:val="24"/>
          <w:szCs w:val="24"/>
          <w:lang w:val="en-US"/>
        </w:rPr>
        <w:t>colonise</w:t>
      </w:r>
      <w:proofErr w:type="spellEnd"/>
      <w:r w:rsidR="002536FC" w:rsidRPr="00C70602">
        <w:rPr>
          <w:rFonts w:ascii="Times New Roman" w:hAnsi="Times New Roman" w:cs="Times New Roman"/>
          <w:color w:val="000000" w:themeColor="text1"/>
          <w:sz w:val="24"/>
          <w:szCs w:val="24"/>
          <w:lang w:val="en-US"/>
        </w:rPr>
        <w:t xml:space="preserve"> the roots and </w:t>
      </w:r>
      <w:r w:rsidR="0040723B" w:rsidRPr="00C70602">
        <w:rPr>
          <w:rFonts w:ascii="Times New Roman" w:hAnsi="Times New Roman" w:cs="Times New Roman"/>
          <w:color w:val="000000" w:themeColor="text1"/>
          <w:sz w:val="24"/>
          <w:szCs w:val="24"/>
          <w:lang w:val="en-US"/>
        </w:rPr>
        <w:t xml:space="preserve">increase </w:t>
      </w:r>
      <w:r w:rsidR="002536FC" w:rsidRPr="00C70602">
        <w:rPr>
          <w:rFonts w:ascii="Times New Roman" w:hAnsi="Times New Roman" w:cs="Times New Roman"/>
          <w:color w:val="000000" w:themeColor="text1"/>
          <w:sz w:val="24"/>
          <w:szCs w:val="24"/>
          <w:lang w:val="en-US"/>
        </w:rPr>
        <w:t>host plant resistan</w:t>
      </w:r>
      <w:r w:rsidR="0040723B" w:rsidRPr="00C70602">
        <w:rPr>
          <w:rFonts w:ascii="Times New Roman" w:hAnsi="Times New Roman" w:cs="Times New Roman"/>
          <w:color w:val="000000" w:themeColor="text1"/>
          <w:sz w:val="24"/>
          <w:szCs w:val="24"/>
          <w:lang w:val="en-US"/>
        </w:rPr>
        <w:t>ce</w:t>
      </w:r>
      <w:r w:rsidR="002536FC" w:rsidRPr="00C70602">
        <w:rPr>
          <w:rFonts w:ascii="Times New Roman" w:hAnsi="Times New Roman" w:cs="Times New Roman"/>
          <w:color w:val="000000" w:themeColor="text1"/>
          <w:sz w:val="24"/>
          <w:szCs w:val="24"/>
          <w:lang w:val="en-US"/>
        </w:rPr>
        <w:t xml:space="preserve"> to diseases and insect herbivory </w:t>
      </w:r>
      <w:r w:rsidR="00DC16C6" w:rsidRPr="00C70602">
        <w:rPr>
          <w:rFonts w:ascii="Times New Roman" w:hAnsi="Times New Roman" w:cs="Times New Roman"/>
          <w:noProof/>
          <w:color w:val="000000" w:themeColor="text1"/>
          <w:sz w:val="24"/>
          <w:szCs w:val="24"/>
          <w:lang w:val="en-US"/>
        </w:rPr>
        <w:t>(Basu et al., 2021; Berendsen et al., 2012; Gadhave et al., 2016; Hu et al., 2018; Mahapatra et al., 2022; Pineda et al., 2010)</w:t>
      </w:r>
      <w:r w:rsidR="001347E1" w:rsidRPr="00C70602">
        <w:rPr>
          <w:rFonts w:ascii="Times New Roman" w:hAnsi="Times New Roman" w:cs="Times New Roman"/>
          <w:color w:val="000000" w:themeColor="text1"/>
          <w:sz w:val="24"/>
          <w:szCs w:val="24"/>
          <w:lang w:val="en-US"/>
        </w:rPr>
        <w:t>.</w:t>
      </w:r>
      <w:r w:rsidR="00D468A7" w:rsidRPr="00C70602">
        <w:rPr>
          <w:rFonts w:ascii="Times New Roman" w:hAnsi="Times New Roman" w:cs="Times New Roman"/>
          <w:color w:val="000000" w:themeColor="text1"/>
          <w:sz w:val="24"/>
          <w:szCs w:val="24"/>
          <w:lang w:val="en-US"/>
        </w:rPr>
        <w:t xml:space="preserve"> </w:t>
      </w:r>
      <w:r w:rsidR="000C6C7C" w:rsidRPr="00C70602">
        <w:rPr>
          <w:rFonts w:ascii="Times New Roman" w:hAnsi="Times New Roman" w:cs="Times New Roman"/>
          <w:color w:val="000000" w:themeColor="text1"/>
          <w:sz w:val="24"/>
          <w:szCs w:val="24"/>
          <w:lang w:val="en-US"/>
        </w:rPr>
        <w:t>Bacill</w:t>
      </w:r>
      <w:r w:rsidR="0040723B" w:rsidRPr="00C70602">
        <w:rPr>
          <w:rFonts w:ascii="Times New Roman" w:hAnsi="Times New Roman" w:cs="Times New Roman"/>
          <w:color w:val="000000" w:themeColor="text1"/>
          <w:sz w:val="24"/>
          <w:szCs w:val="24"/>
          <w:lang w:val="en-US"/>
        </w:rPr>
        <w:t>i</w:t>
      </w:r>
      <w:r w:rsidR="000C6C7C" w:rsidRPr="00C70602">
        <w:rPr>
          <w:rFonts w:ascii="Times New Roman" w:hAnsi="Times New Roman" w:cs="Times New Roman"/>
          <w:color w:val="000000" w:themeColor="text1"/>
          <w:sz w:val="24"/>
          <w:szCs w:val="24"/>
          <w:lang w:val="en-US"/>
        </w:rPr>
        <w:t xml:space="preserve"> are well-known to induce plant resistance to insect infestation (</w:t>
      </w:r>
      <w:proofErr w:type="spellStart"/>
      <w:r w:rsidR="000C6C7C" w:rsidRPr="00C70602">
        <w:rPr>
          <w:rFonts w:ascii="Times New Roman" w:hAnsi="Times New Roman" w:cs="Times New Roman"/>
          <w:color w:val="000000" w:themeColor="text1"/>
          <w:sz w:val="24"/>
          <w:szCs w:val="24"/>
          <w:lang w:val="en-US"/>
        </w:rPr>
        <w:t>Gadhave</w:t>
      </w:r>
      <w:proofErr w:type="spellEnd"/>
      <w:r w:rsidR="000C6C7C" w:rsidRPr="00C70602">
        <w:rPr>
          <w:rFonts w:ascii="Times New Roman" w:hAnsi="Times New Roman" w:cs="Times New Roman"/>
          <w:color w:val="000000" w:themeColor="text1"/>
          <w:sz w:val="24"/>
          <w:szCs w:val="24"/>
          <w:lang w:val="en-US"/>
        </w:rPr>
        <w:t xml:space="preserve"> et al., 2016; </w:t>
      </w:r>
      <w:proofErr w:type="spellStart"/>
      <w:r w:rsidR="000C6C7C" w:rsidRPr="00C70602">
        <w:rPr>
          <w:rFonts w:ascii="Times New Roman" w:hAnsi="Times New Roman" w:cs="Times New Roman"/>
          <w:color w:val="000000" w:themeColor="text1"/>
          <w:sz w:val="24"/>
          <w:szCs w:val="24"/>
          <w:lang w:val="en-US"/>
        </w:rPr>
        <w:t>Pangesti</w:t>
      </w:r>
      <w:proofErr w:type="spellEnd"/>
      <w:r w:rsidR="000C6C7C" w:rsidRPr="00C70602">
        <w:rPr>
          <w:rFonts w:ascii="Times New Roman" w:hAnsi="Times New Roman" w:cs="Times New Roman"/>
          <w:color w:val="000000" w:themeColor="text1"/>
          <w:sz w:val="24"/>
          <w:szCs w:val="24"/>
          <w:lang w:val="en-US"/>
        </w:rPr>
        <w:t xml:space="preserve"> et al., 2013).</w:t>
      </w:r>
      <w:r w:rsidR="00F85120" w:rsidRPr="00C70602">
        <w:rPr>
          <w:rFonts w:ascii="Times New Roman" w:hAnsi="Times New Roman" w:cs="Times New Roman"/>
          <w:color w:val="000000" w:themeColor="text1"/>
          <w:sz w:val="24"/>
          <w:szCs w:val="24"/>
          <w:lang w:val="en-US"/>
        </w:rPr>
        <w:t xml:space="preserve"> </w:t>
      </w:r>
      <w:r w:rsidR="0040723B" w:rsidRPr="00C70602">
        <w:rPr>
          <w:rFonts w:ascii="Times New Roman" w:hAnsi="Times New Roman" w:cs="Times New Roman"/>
          <w:color w:val="000000" w:themeColor="text1"/>
          <w:sz w:val="24"/>
          <w:szCs w:val="24"/>
          <w:lang w:val="en-US"/>
        </w:rPr>
        <w:t>P</w:t>
      </w:r>
      <w:r w:rsidR="00D468A7" w:rsidRPr="00C70602">
        <w:rPr>
          <w:rFonts w:ascii="Times New Roman" w:hAnsi="Times New Roman" w:cs="Times New Roman"/>
          <w:color w:val="000000" w:themeColor="text1"/>
          <w:sz w:val="24"/>
          <w:szCs w:val="24"/>
          <w:lang w:val="en-US"/>
        </w:rPr>
        <w:t xml:space="preserve">lants and beneficial </w:t>
      </w:r>
      <w:r w:rsidR="003422FD" w:rsidRPr="00C70602">
        <w:rPr>
          <w:rFonts w:ascii="Times New Roman" w:hAnsi="Times New Roman" w:cs="Times New Roman"/>
          <w:color w:val="000000" w:themeColor="text1"/>
          <w:sz w:val="24"/>
          <w:szCs w:val="24"/>
          <w:lang w:val="en-US"/>
        </w:rPr>
        <w:t xml:space="preserve">soil </w:t>
      </w:r>
      <w:r w:rsidR="00D468A7" w:rsidRPr="00C70602">
        <w:rPr>
          <w:rFonts w:ascii="Times New Roman" w:hAnsi="Times New Roman" w:cs="Times New Roman"/>
          <w:color w:val="000000" w:themeColor="text1"/>
          <w:sz w:val="24"/>
          <w:szCs w:val="24"/>
          <w:lang w:val="en-US"/>
        </w:rPr>
        <w:t xml:space="preserve">microorganisms can use frass as a nutrient and energy source when </w:t>
      </w:r>
      <w:r w:rsidR="00D468A7" w:rsidRPr="00C70602">
        <w:rPr>
          <w:rFonts w:ascii="Times New Roman" w:hAnsi="Times New Roman" w:cs="Times New Roman"/>
          <w:color w:val="000000" w:themeColor="text1"/>
          <w:sz w:val="24"/>
          <w:szCs w:val="24"/>
          <w:lang w:val="en-US"/>
        </w:rPr>
        <w:lastRenderedPageBreak/>
        <w:t xml:space="preserve">added to the soil. Inorganic </w:t>
      </w:r>
      <w:r w:rsidR="003422FD" w:rsidRPr="00C70602">
        <w:rPr>
          <w:rFonts w:ascii="Times New Roman" w:hAnsi="Times New Roman" w:cs="Times New Roman"/>
          <w:color w:val="000000" w:themeColor="text1"/>
          <w:sz w:val="24"/>
          <w:szCs w:val="24"/>
          <w:lang w:val="en-US"/>
        </w:rPr>
        <w:t xml:space="preserve">nitrogen (N) </w:t>
      </w:r>
      <w:r w:rsidR="00D468A7" w:rsidRPr="00C70602">
        <w:rPr>
          <w:rFonts w:ascii="Times New Roman" w:hAnsi="Times New Roman" w:cs="Times New Roman"/>
          <w:color w:val="000000" w:themeColor="text1"/>
          <w:sz w:val="24"/>
          <w:szCs w:val="24"/>
          <w:lang w:val="en-US"/>
        </w:rPr>
        <w:t xml:space="preserve">is released </w:t>
      </w:r>
      <w:r w:rsidR="003422FD" w:rsidRPr="00C70602">
        <w:rPr>
          <w:rFonts w:ascii="Times New Roman" w:hAnsi="Times New Roman" w:cs="Times New Roman"/>
          <w:color w:val="000000" w:themeColor="text1"/>
          <w:sz w:val="24"/>
          <w:szCs w:val="24"/>
          <w:lang w:val="en-US"/>
        </w:rPr>
        <w:t xml:space="preserve">from soil amendments </w:t>
      </w:r>
      <w:r w:rsidR="00D468A7" w:rsidRPr="00C70602">
        <w:rPr>
          <w:rFonts w:ascii="Times New Roman" w:hAnsi="Times New Roman" w:cs="Times New Roman"/>
          <w:color w:val="000000" w:themeColor="text1"/>
          <w:sz w:val="24"/>
          <w:szCs w:val="24"/>
          <w:lang w:val="en-US"/>
        </w:rPr>
        <w:t>through microbial decomposition</w:t>
      </w:r>
      <w:r w:rsidR="00025355" w:rsidRPr="00C70602">
        <w:rPr>
          <w:rFonts w:ascii="Times New Roman" w:hAnsi="Times New Roman" w:cs="Times New Roman"/>
          <w:color w:val="000000" w:themeColor="text1"/>
          <w:sz w:val="24"/>
          <w:szCs w:val="24"/>
          <w:lang w:val="en-US"/>
        </w:rPr>
        <w:t>.</w:t>
      </w:r>
      <w:r w:rsidR="003422FD" w:rsidRPr="00C70602">
        <w:rPr>
          <w:rFonts w:ascii="Times New Roman" w:hAnsi="Times New Roman" w:cs="Times New Roman"/>
          <w:color w:val="000000" w:themeColor="text1"/>
          <w:sz w:val="24"/>
          <w:szCs w:val="24"/>
          <w:lang w:val="en-US"/>
        </w:rPr>
        <w:t xml:space="preserve"> </w:t>
      </w:r>
      <w:r w:rsidR="00D468A7" w:rsidRPr="00C70602">
        <w:rPr>
          <w:rFonts w:ascii="Times New Roman" w:hAnsi="Times New Roman" w:cs="Times New Roman"/>
          <w:color w:val="000000" w:themeColor="text1"/>
          <w:sz w:val="24"/>
          <w:szCs w:val="24"/>
          <w:lang w:val="en-US"/>
        </w:rPr>
        <w:t xml:space="preserve">Chitinolytic microbes </w:t>
      </w:r>
      <w:r w:rsidR="006C3BDA" w:rsidRPr="00C70602">
        <w:rPr>
          <w:rFonts w:ascii="Times New Roman" w:hAnsi="Times New Roman" w:cs="Times New Roman"/>
          <w:color w:val="000000" w:themeColor="text1"/>
          <w:sz w:val="24"/>
          <w:szCs w:val="24"/>
          <w:lang w:val="en-US"/>
        </w:rPr>
        <w:t>can</w:t>
      </w:r>
      <w:r w:rsidR="00D468A7" w:rsidRPr="00C70602">
        <w:rPr>
          <w:rFonts w:ascii="Times New Roman" w:hAnsi="Times New Roman" w:cs="Times New Roman"/>
          <w:color w:val="000000" w:themeColor="text1"/>
          <w:sz w:val="24"/>
          <w:szCs w:val="24"/>
          <w:lang w:val="en-US"/>
        </w:rPr>
        <w:t xml:space="preserve"> control insect pests biologically (Sharp, 2013). Thus, amending soil with chitin-rich residual streams may</w:t>
      </w:r>
      <w:r w:rsidR="00124FD0" w:rsidRPr="00C70602">
        <w:rPr>
          <w:rFonts w:ascii="Times New Roman" w:hAnsi="Times New Roman" w:cs="Times New Roman"/>
          <w:color w:val="000000" w:themeColor="text1"/>
          <w:sz w:val="24"/>
          <w:szCs w:val="24"/>
          <w:lang w:val="en-US"/>
        </w:rPr>
        <w:t xml:space="preserve"> promote</w:t>
      </w:r>
      <w:r w:rsidR="00D468A7" w:rsidRPr="00C70602">
        <w:rPr>
          <w:rFonts w:ascii="Times New Roman" w:hAnsi="Times New Roman" w:cs="Times New Roman"/>
          <w:color w:val="000000" w:themeColor="text1"/>
          <w:sz w:val="24"/>
          <w:szCs w:val="24"/>
          <w:lang w:val="en-US"/>
        </w:rPr>
        <w:t xml:space="preserve"> beneficial antagonists</w:t>
      </w:r>
      <w:r w:rsidR="00025355" w:rsidRPr="00C70602">
        <w:rPr>
          <w:rFonts w:ascii="Times New Roman" w:hAnsi="Times New Roman" w:cs="Times New Roman"/>
          <w:color w:val="000000" w:themeColor="text1"/>
          <w:sz w:val="24"/>
          <w:szCs w:val="24"/>
          <w:lang w:val="en-US"/>
        </w:rPr>
        <w:t xml:space="preserve">. </w:t>
      </w:r>
    </w:p>
    <w:p w14:paraId="65FF8A6B" w14:textId="03A56807" w:rsidR="00E62E0F" w:rsidRPr="00C70602" w:rsidRDefault="000D0519" w:rsidP="00C70602">
      <w:pPr>
        <w:spacing w:after="0" w:line="480" w:lineRule="auto"/>
        <w:jc w:val="both"/>
        <w:rPr>
          <w:rFonts w:ascii="Times New Roman" w:hAnsi="Times New Roman" w:cs="Times New Roman"/>
          <w:color w:val="000000" w:themeColor="text1"/>
          <w:sz w:val="24"/>
          <w:szCs w:val="24"/>
          <w:lang w:val="en-US"/>
        </w:rPr>
      </w:pPr>
      <w:bookmarkStart w:id="6" w:name="_Hlk133418725"/>
      <w:r w:rsidRPr="00C70602">
        <w:rPr>
          <w:rFonts w:ascii="Times New Roman" w:hAnsi="Times New Roman" w:cs="Times New Roman"/>
          <w:color w:val="000000" w:themeColor="text1"/>
          <w:sz w:val="24"/>
          <w:szCs w:val="24"/>
          <w:lang w:val="en-US"/>
        </w:rPr>
        <w:t>As t</w:t>
      </w:r>
      <w:r w:rsidR="0014345E" w:rsidRPr="00C70602">
        <w:rPr>
          <w:rFonts w:ascii="Times New Roman" w:hAnsi="Times New Roman" w:cs="Times New Roman"/>
          <w:color w:val="000000" w:themeColor="text1"/>
          <w:sz w:val="24"/>
          <w:szCs w:val="24"/>
          <w:lang w:val="en-US"/>
        </w:rPr>
        <w:t xml:space="preserve">he </w:t>
      </w:r>
      <w:r w:rsidRPr="00C70602">
        <w:rPr>
          <w:rFonts w:ascii="Times New Roman" w:hAnsi="Times New Roman" w:cs="Times New Roman"/>
          <w:color w:val="000000" w:themeColor="text1"/>
          <w:sz w:val="24"/>
          <w:szCs w:val="24"/>
          <w:lang w:val="en-US"/>
        </w:rPr>
        <w:t xml:space="preserve">edible insect industry grows, so will the </w:t>
      </w:r>
      <w:r w:rsidR="00611A04" w:rsidRPr="00C70602">
        <w:rPr>
          <w:rFonts w:ascii="Times New Roman" w:hAnsi="Times New Roman" w:cs="Times New Roman"/>
          <w:color w:val="000000" w:themeColor="text1"/>
          <w:sz w:val="24"/>
          <w:szCs w:val="24"/>
          <w:lang w:val="en-US"/>
        </w:rPr>
        <w:t xml:space="preserve">amount </w:t>
      </w:r>
      <w:r w:rsidR="0014345E" w:rsidRPr="00C70602">
        <w:rPr>
          <w:rFonts w:ascii="Times New Roman" w:hAnsi="Times New Roman" w:cs="Times New Roman"/>
          <w:color w:val="000000" w:themeColor="text1"/>
          <w:sz w:val="24"/>
          <w:szCs w:val="24"/>
          <w:lang w:val="en-US"/>
        </w:rPr>
        <w:t xml:space="preserve">of </w:t>
      </w:r>
      <w:r w:rsidR="00611A04" w:rsidRPr="00C70602">
        <w:rPr>
          <w:rFonts w:ascii="Times New Roman" w:hAnsi="Times New Roman" w:cs="Times New Roman"/>
          <w:color w:val="000000" w:themeColor="text1"/>
          <w:sz w:val="24"/>
          <w:szCs w:val="24"/>
          <w:lang w:val="en-US"/>
        </w:rPr>
        <w:t>frass</w:t>
      </w:r>
      <w:r w:rsidR="00F85120" w:rsidRPr="00C70602">
        <w:rPr>
          <w:rFonts w:ascii="Times New Roman" w:hAnsi="Times New Roman" w:cs="Times New Roman"/>
          <w:color w:val="000000" w:themeColor="text1"/>
          <w:sz w:val="24"/>
          <w:szCs w:val="24"/>
          <w:lang w:val="en-US"/>
        </w:rPr>
        <w:t xml:space="preserve"> produced</w:t>
      </w:r>
      <w:r w:rsidR="00611A04" w:rsidRPr="00C70602">
        <w:rPr>
          <w:rFonts w:ascii="Times New Roman" w:hAnsi="Times New Roman" w:cs="Times New Roman"/>
          <w:color w:val="000000" w:themeColor="text1"/>
          <w:sz w:val="24"/>
          <w:szCs w:val="24"/>
          <w:lang w:val="en-US"/>
        </w:rPr>
        <w:t xml:space="preserve"> </w:t>
      </w:r>
      <w:r w:rsidRPr="00C70602">
        <w:rPr>
          <w:rFonts w:ascii="Times New Roman" w:hAnsi="Times New Roman" w:cs="Times New Roman"/>
          <w:noProof/>
          <w:color w:val="000000" w:themeColor="text1"/>
          <w:sz w:val="24"/>
          <w:szCs w:val="24"/>
          <w:lang w:val="en-US"/>
        </w:rPr>
        <w:t>(Chia et al., 2019; Houben et al., 2020; Poveda, 2021; Salomone et al., 2017)</w:t>
      </w:r>
      <w:r w:rsidR="0014345E" w:rsidRPr="00C70602">
        <w:rPr>
          <w:rFonts w:ascii="Times New Roman" w:hAnsi="Times New Roman" w:cs="Times New Roman"/>
          <w:color w:val="000000" w:themeColor="text1"/>
          <w:sz w:val="24"/>
          <w:szCs w:val="24"/>
          <w:lang w:val="en-US"/>
        </w:rPr>
        <w:t xml:space="preserve">. </w:t>
      </w:r>
      <w:r w:rsidR="00582B76" w:rsidRPr="00C70602">
        <w:rPr>
          <w:rFonts w:ascii="Times New Roman" w:hAnsi="Times New Roman" w:cs="Times New Roman"/>
          <w:color w:val="000000" w:themeColor="text1"/>
          <w:sz w:val="24"/>
          <w:szCs w:val="24"/>
          <w:lang w:val="en-US"/>
        </w:rPr>
        <w:t>Following</w:t>
      </w:r>
      <w:r w:rsidR="00225348" w:rsidRPr="00C70602">
        <w:rPr>
          <w:rFonts w:ascii="Times New Roman" w:hAnsi="Times New Roman" w:cs="Times New Roman"/>
          <w:color w:val="000000" w:themeColor="text1"/>
          <w:sz w:val="24"/>
          <w:szCs w:val="24"/>
          <w:lang w:val="en-US"/>
        </w:rPr>
        <w:t xml:space="preserve"> </w:t>
      </w:r>
      <w:r w:rsidR="00582B76" w:rsidRPr="00C70602">
        <w:rPr>
          <w:rFonts w:ascii="Times New Roman" w:hAnsi="Times New Roman" w:cs="Times New Roman"/>
          <w:color w:val="000000" w:themeColor="text1"/>
          <w:sz w:val="24"/>
          <w:szCs w:val="24"/>
          <w:lang w:val="en-US"/>
        </w:rPr>
        <w:t xml:space="preserve">the rapid growth of the edible insect industry and </w:t>
      </w:r>
      <w:r w:rsidR="0040723B" w:rsidRPr="00C70602">
        <w:rPr>
          <w:rFonts w:ascii="Times New Roman" w:hAnsi="Times New Roman" w:cs="Times New Roman"/>
          <w:color w:val="000000" w:themeColor="text1"/>
          <w:sz w:val="24"/>
          <w:szCs w:val="24"/>
          <w:lang w:val="en-US"/>
        </w:rPr>
        <w:t xml:space="preserve">the </w:t>
      </w:r>
      <w:r w:rsidR="008E29CB" w:rsidRPr="00C70602">
        <w:rPr>
          <w:rFonts w:ascii="Times New Roman" w:hAnsi="Times New Roman" w:cs="Times New Roman"/>
          <w:color w:val="000000" w:themeColor="text1"/>
          <w:sz w:val="24"/>
          <w:szCs w:val="24"/>
          <w:lang w:val="en-US"/>
        </w:rPr>
        <w:t xml:space="preserve">potential </w:t>
      </w:r>
      <w:r w:rsidR="0040723B" w:rsidRPr="00C70602">
        <w:rPr>
          <w:rFonts w:ascii="Times New Roman" w:hAnsi="Times New Roman" w:cs="Times New Roman"/>
          <w:color w:val="000000" w:themeColor="text1"/>
          <w:sz w:val="24"/>
          <w:szCs w:val="24"/>
          <w:lang w:val="en-US"/>
        </w:rPr>
        <w:t xml:space="preserve">of frass </w:t>
      </w:r>
      <w:r w:rsidR="008E29CB" w:rsidRPr="00C70602">
        <w:rPr>
          <w:rFonts w:ascii="Times New Roman" w:hAnsi="Times New Roman" w:cs="Times New Roman"/>
          <w:color w:val="000000" w:themeColor="text1"/>
          <w:sz w:val="24"/>
          <w:szCs w:val="24"/>
          <w:lang w:val="en-US"/>
        </w:rPr>
        <w:t xml:space="preserve">as a viable </w:t>
      </w:r>
      <w:r w:rsidRPr="00C70602">
        <w:rPr>
          <w:rFonts w:ascii="Times New Roman" w:hAnsi="Times New Roman" w:cs="Times New Roman"/>
          <w:color w:val="000000" w:themeColor="text1"/>
          <w:sz w:val="24"/>
          <w:szCs w:val="24"/>
          <w:lang w:val="en-US"/>
        </w:rPr>
        <w:t xml:space="preserve">fertiliser </w:t>
      </w:r>
      <w:r w:rsidR="008E29CB" w:rsidRPr="00C70602">
        <w:rPr>
          <w:rFonts w:ascii="Times New Roman" w:hAnsi="Times New Roman" w:cs="Times New Roman"/>
          <w:color w:val="000000" w:themeColor="text1"/>
          <w:sz w:val="24"/>
          <w:szCs w:val="24"/>
          <w:lang w:val="en-US"/>
        </w:rPr>
        <w:t xml:space="preserve">and its contribution to </w:t>
      </w:r>
      <w:r w:rsidR="007835C1">
        <w:rPr>
          <w:rFonts w:ascii="Times New Roman" w:hAnsi="Times New Roman" w:cs="Times New Roman"/>
          <w:color w:val="000000" w:themeColor="text1"/>
          <w:sz w:val="24"/>
          <w:szCs w:val="24"/>
          <w:lang w:val="en-US"/>
        </w:rPr>
        <w:t>a</w:t>
      </w:r>
      <w:r w:rsidR="007835C1" w:rsidRPr="00C70602">
        <w:rPr>
          <w:rFonts w:ascii="Times New Roman" w:hAnsi="Times New Roman" w:cs="Times New Roman"/>
          <w:color w:val="000000" w:themeColor="text1"/>
          <w:sz w:val="24"/>
          <w:szCs w:val="24"/>
          <w:lang w:val="en-US"/>
        </w:rPr>
        <w:t xml:space="preserve"> </w:t>
      </w:r>
      <w:r w:rsidR="008E29CB" w:rsidRPr="00C70602">
        <w:rPr>
          <w:rFonts w:ascii="Times New Roman" w:hAnsi="Times New Roman" w:cs="Times New Roman"/>
          <w:color w:val="000000" w:themeColor="text1"/>
          <w:sz w:val="24"/>
          <w:szCs w:val="24"/>
          <w:lang w:val="en-US"/>
        </w:rPr>
        <w:t xml:space="preserve">circular economy, the European Commission has enacted legislation (Regulation (EU) 2021/1925) to regulate its production and </w:t>
      </w:r>
      <w:r w:rsidR="00611A04" w:rsidRPr="00C70602">
        <w:rPr>
          <w:rFonts w:ascii="Times New Roman" w:hAnsi="Times New Roman" w:cs="Times New Roman"/>
          <w:color w:val="000000" w:themeColor="text1"/>
          <w:sz w:val="24"/>
          <w:szCs w:val="24"/>
          <w:lang w:val="en-US"/>
        </w:rPr>
        <w:t>use</w:t>
      </w:r>
      <w:r w:rsidR="008E29CB" w:rsidRPr="00C70602">
        <w:rPr>
          <w:rFonts w:ascii="Times New Roman" w:hAnsi="Times New Roman" w:cs="Times New Roman"/>
          <w:color w:val="000000" w:themeColor="text1"/>
          <w:sz w:val="24"/>
          <w:szCs w:val="24"/>
          <w:lang w:val="en-US"/>
        </w:rPr>
        <w:t xml:space="preserve">. </w:t>
      </w:r>
      <w:r w:rsidR="003A2A3B" w:rsidRPr="00C70602">
        <w:rPr>
          <w:rFonts w:ascii="Times New Roman" w:hAnsi="Times New Roman" w:cs="Times New Roman"/>
          <w:color w:val="000000" w:themeColor="text1"/>
          <w:sz w:val="24"/>
          <w:szCs w:val="24"/>
          <w:lang w:val="en-US"/>
        </w:rPr>
        <w:t>Analyses of frass produced by BSF larvae</w:t>
      </w:r>
      <w:r w:rsidR="00A00541" w:rsidRPr="00C70602">
        <w:rPr>
          <w:rFonts w:ascii="Times New Roman" w:hAnsi="Times New Roman" w:cs="Times New Roman"/>
          <w:color w:val="000000" w:themeColor="text1"/>
          <w:sz w:val="24"/>
          <w:szCs w:val="24"/>
          <w:lang w:val="en-US"/>
        </w:rPr>
        <w:t xml:space="preserve"> (BSFF)</w:t>
      </w:r>
      <w:r w:rsidR="003A2A3B" w:rsidRPr="00C70602">
        <w:rPr>
          <w:rFonts w:ascii="Times New Roman" w:hAnsi="Times New Roman" w:cs="Times New Roman"/>
          <w:color w:val="000000" w:themeColor="text1"/>
          <w:sz w:val="24"/>
          <w:szCs w:val="24"/>
          <w:lang w:val="en-US"/>
        </w:rPr>
        <w:t xml:space="preserve"> fed various food leftovers indicate that it ranges in total N content from 0.6 to 4.8 %, in total </w:t>
      </w:r>
      <w:r w:rsidR="00A00541" w:rsidRPr="00C70602">
        <w:rPr>
          <w:rFonts w:ascii="Times New Roman" w:hAnsi="Times New Roman" w:cs="Times New Roman"/>
          <w:color w:val="000000" w:themeColor="text1"/>
          <w:sz w:val="24"/>
          <w:szCs w:val="24"/>
          <w:lang w:val="en-US"/>
        </w:rPr>
        <w:t>phosphorus (</w:t>
      </w:r>
      <w:r w:rsidR="003A2A3B" w:rsidRPr="00C70602">
        <w:rPr>
          <w:rFonts w:ascii="Times New Roman" w:hAnsi="Times New Roman" w:cs="Times New Roman"/>
          <w:color w:val="000000" w:themeColor="text1"/>
          <w:sz w:val="24"/>
          <w:szCs w:val="24"/>
          <w:lang w:val="en-US"/>
        </w:rPr>
        <w:t>P</w:t>
      </w:r>
      <w:r w:rsidR="00A00541" w:rsidRPr="00C70602">
        <w:rPr>
          <w:rFonts w:ascii="Times New Roman" w:hAnsi="Times New Roman" w:cs="Times New Roman"/>
          <w:color w:val="000000" w:themeColor="text1"/>
          <w:sz w:val="24"/>
          <w:szCs w:val="24"/>
          <w:lang w:val="en-US"/>
        </w:rPr>
        <w:t>)</w:t>
      </w:r>
      <w:r w:rsidR="003A2A3B" w:rsidRPr="00C70602">
        <w:rPr>
          <w:rFonts w:ascii="Times New Roman" w:hAnsi="Times New Roman" w:cs="Times New Roman"/>
          <w:color w:val="000000" w:themeColor="text1"/>
          <w:sz w:val="24"/>
          <w:szCs w:val="24"/>
          <w:lang w:val="en-US"/>
        </w:rPr>
        <w:t xml:space="preserve"> content from 0.1 to 2.5 %, and in </w:t>
      </w:r>
      <w:r w:rsidR="00A00541" w:rsidRPr="00C70602">
        <w:rPr>
          <w:rFonts w:ascii="Times New Roman" w:hAnsi="Times New Roman" w:cs="Times New Roman"/>
          <w:color w:val="000000" w:themeColor="text1"/>
          <w:sz w:val="24"/>
          <w:szCs w:val="24"/>
          <w:lang w:val="en-US"/>
        </w:rPr>
        <w:t>potassium (</w:t>
      </w:r>
      <w:r w:rsidR="003A2A3B" w:rsidRPr="00C70602">
        <w:rPr>
          <w:rFonts w:ascii="Times New Roman" w:hAnsi="Times New Roman" w:cs="Times New Roman"/>
          <w:color w:val="000000" w:themeColor="text1"/>
          <w:sz w:val="24"/>
          <w:szCs w:val="24"/>
          <w:lang w:val="en-US"/>
        </w:rPr>
        <w:t>K</w:t>
      </w:r>
      <w:r w:rsidR="00A00541" w:rsidRPr="00C70602">
        <w:rPr>
          <w:rFonts w:ascii="Times New Roman" w:hAnsi="Times New Roman" w:cs="Times New Roman"/>
          <w:color w:val="000000" w:themeColor="text1"/>
          <w:sz w:val="24"/>
          <w:szCs w:val="24"/>
          <w:lang w:val="en-US"/>
        </w:rPr>
        <w:t>)</w:t>
      </w:r>
      <w:r w:rsidR="003A2A3B" w:rsidRPr="00C70602">
        <w:rPr>
          <w:rFonts w:ascii="Times New Roman" w:hAnsi="Times New Roman" w:cs="Times New Roman"/>
          <w:color w:val="000000" w:themeColor="text1"/>
          <w:sz w:val="24"/>
          <w:szCs w:val="24"/>
          <w:lang w:val="en-US"/>
        </w:rPr>
        <w:t xml:space="preserve"> content from 0.1 to 2.1%, as well as </w:t>
      </w:r>
      <w:r w:rsidR="0040723B" w:rsidRPr="00C70602">
        <w:rPr>
          <w:rFonts w:ascii="Times New Roman" w:hAnsi="Times New Roman" w:cs="Times New Roman"/>
          <w:color w:val="000000" w:themeColor="text1"/>
          <w:sz w:val="24"/>
          <w:szCs w:val="24"/>
          <w:lang w:val="en-US"/>
        </w:rPr>
        <w:t xml:space="preserve">providing </w:t>
      </w:r>
      <w:r w:rsidR="003A2A3B" w:rsidRPr="00C70602">
        <w:rPr>
          <w:rFonts w:ascii="Times New Roman" w:hAnsi="Times New Roman" w:cs="Times New Roman"/>
          <w:color w:val="000000" w:themeColor="text1"/>
          <w:sz w:val="24"/>
          <w:szCs w:val="24"/>
          <w:lang w:val="en-US"/>
        </w:rPr>
        <w:t xml:space="preserve">trace minerals and beneficial microorganisms </w:t>
      </w:r>
      <w:r w:rsidR="003A2A3B" w:rsidRPr="00C70602">
        <w:rPr>
          <w:rFonts w:ascii="Times New Roman" w:hAnsi="Times New Roman" w:cs="Times New Roman"/>
          <w:noProof/>
          <w:color w:val="000000" w:themeColor="text1"/>
          <w:sz w:val="24"/>
          <w:szCs w:val="24"/>
          <w:lang w:val="en-US"/>
        </w:rPr>
        <w:t>(Basri et al., 2022; Choi &amp; Hassanzadeh, 2019; Poveda, 2021)</w:t>
      </w:r>
      <w:r w:rsidR="003A2A3B" w:rsidRPr="00C70602">
        <w:rPr>
          <w:rFonts w:ascii="Times New Roman" w:hAnsi="Times New Roman" w:cs="Times New Roman"/>
          <w:color w:val="000000" w:themeColor="text1"/>
          <w:sz w:val="24"/>
          <w:szCs w:val="24"/>
          <w:lang w:val="en-US"/>
        </w:rPr>
        <w:t>. Mealworm frass</w:t>
      </w:r>
      <w:r w:rsidR="00A00541" w:rsidRPr="00C70602">
        <w:rPr>
          <w:rFonts w:ascii="Times New Roman" w:hAnsi="Times New Roman" w:cs="Times New Roman"/>
          <w:color w:val="000000" w:themeColor="text1"/>
          <w:sz w:val="24"/>
          <w:szCs w:val="24"/>
          <w:lang w:val="en-US"/>
        </w:rPr>
        <w:t xml:space="preserve"> (MWF)</w:t>
      </w:r>
      <w:r w:rsidR="003A2A3B" w:rsidRPr="00C70602">
        <w:rPr>
          <w:rFonts w:ascii="Times New Roman" w:hAnsi="Times New Roman" w:cs="Times New Roman"/>
          <w:color w:val="000000" w:themeColor="text1"/>
          <w:sz w:val="24"/>
          <w:szCs w:val="24"/>
          <w:lang w:val="en-US"/>
        </w:rPr>
        <w:t xml:space="preserve">, on the other hand, ranges in total </w:t>
      </w:r>
      <w:r w:rsidR="00A00541" w:rsidRPr="00C70602">
        <w:rPr>
          <w:rFonts w:ascii="Times New Roman" w:hAnsi="Times New Roman" w:cs="Times New Roman"/>
          <w:color w:val="000000" w:themeColor="text1"/>
          <w:sz w:val="24"/>
          <w:szCs w:val="24"/>
          <w:lang w:val="en-US"/>
        </w:rPr>
        <w:t xml:space="preserve">N </w:t>
      </w:r>
      <w:r w:rsidR="003A2A3B" w:rsidRPr="00C70602">
        <w:rPr>
          <w:rFonts w:ascii="Times New Roman" w:hAnsi="Times New Roman" w:cs="Times New Roman"/>
          <w:color w:val="000000" w:themeColor="text1"/>
          <w:sz w:val="24"/>
          <w:szCs w:val="24"/>
          <w:lang w:val="en-US"/>
        </w:rPr>
        <w:t xml:space="preserve">content from 2.7 to 7.8%, </w:t>
      </w:r>
      <w:r w:rsidR="0040723B" w:rsidRPr="00C70602">
        <w:rPr>
          <w:rFonts w:ascii="Times New Roman" w:hAnsi="Times New Roman" w:cs="Times New Roman"/>
          <w:color w:val="000000" w:themeColor="text1"/>
          <w:sz w:val="24"/>
          <w:szCs w:val="24"/>
          <w:lang w:val="en-US"/>
        </w:rPr>
        <w:t xml:space="preserve">total </w:t>
      </w:r>
      <w:r w:rsidR="00A00541" w:rsidRPr="00C70602">
        <w:rPr>
          <w:rFonts w:ascii="Times New Roman" w:hAnsi="Times New Roman" w:cs="Times New Roman"/>
          <w:color w:val="000000" w:themeColor="text1"/>
          <w:sz w:val="24"/>
          <w:szCs w:val="24"/>
          <w:lang w:val="en-US"/>
        </w:rPr>
        <w:t xml:space="preserve">P </w:t>
      </w:r>
      <w:r w:rsidR="003A2A3B" w:rsidRPr="00C70602">
        <w:rPr>
          <w:rFonts w:ascii="Times New Roman" w:hAnsi="Times New Roman" w:cs="Times New Roman"/>
          <w:color w:val="000000" w:themeColor="text1"/>
          <w:sz w:val="24"/>
          <w:szCs w:val="24"/>
          <w:lang w:val="en-US"/>
        </w:rPr>
        <w:t xml:space="preserve">from 1.0 to 1.5% and total </w:t>
      </w:r>
      <w:r w:rsidR="00A00541" w:rsidRPr="00C70602">
        <w:rPr>
          <w:rFonts w:ascii="Times New Roman" w:hAnsi="Times New Roman" w:cs="Times New Roman"/>
          <w:color w:val="000000" w:themeColor="text1"/>
          <w:sz w:val="24"/>
          <w:szCs w:val="24"/>
          <w:lang w:val="en-US"/>
        </w:rPr>
        <w:t xml:space="preserve">K </w:t>
      </w:r>
      <w:r w:rsidR="003A2A3B" w:rsidRPr="00C70602">
        <w:rPr>
          <w:rFonts w:ascii="Times New Roman" w:hAnsi="Times New Roman" w:cs="Times New Roman"/>
          <w:color w:val="000000" w:themeColor="text1"/>
          <w:sz w:val="24"/>
          <w:szCs w:val="24"/>
          <w:lang w:val="en-US"/>
        </w:rPr>
        <w:t>from 1.2 to 2.0%. It also contains calcium, magnesium, and micronutrients (Poveda et al., 2019). Moreover, BSF</w:t>
      </w:r>
      <w:r w:rsidR="001339B2" w:rsidRPr="00C70602">
        <w:rPr>
          <w:rFonts w:ascii="Times New Roman" w:hAnsi="Times New Roman" w:cs="Times New Roman"/>
          <w:color w:val="000000" w:themeColor="text1"/>
          <w:sz w:val="24"/>
          <w:szCs w:val="24"/>
          <w:lang w:val="en-US"/>
        </w:rPr>
        <w:t>F</w:t>
      </w:r>
      <w:r w:rsidR="003A2A3B" w:rsidRPr="00C70602">
        <w:rPr>
          <w:rFonts w:ascii="Times New Roman" w:hAnsi="Times New Roman" w:cs="Times New Roman"/>
          <w:color w:val="000000" w:themeColor="text1"/>
          <w:sz w:val="24"/>
          <w:szCs w:val="24"/>
          <w:lang w:val="en-US"/>
        </w:rPr>
        <w:t xml:space="preserve"> and </w:t>
      </w:r>
      <w:r w:rsidR="001339B2" w:rsidRPr="00C70602">
        <w:rPr>
          <w:rFonts w:ascii="Times New Roman" w:hAnsi="Times New Roman" w:cs="Times New Roman"/>
          <w:color w:val="000000" w:themeColor="text1"/>
          <w:sz w:val="24"/>
          <w:szCs w:val="24"/>
          <w:lang w:val="en-US"/>
        </w:rPr>
        <w:t>MWF</w:t>
      </w:r>
      <w:r w:rsidR="003A2A3B" w:rsidRPr="00C70602">
        <w:rPr>
          <w:rFonts w:ascii="Times New Roman" w:hAnsi="Times New Roman" w:cs="Times New Roman"/>
          <w:color w:val="000000" w:themeColor="text1"/>
          <w:sz w:val="24"/>
          <w:szCs w:val="24"/>
          <w:lang w:val="en-US"/>
        </w:rPr>
        <w:t xml:space="preserve"> contain chitin, which can enhance </w:t>
      </w:r>
      <w:r w:rsidR="0047447E" w:rsidRPr="00C70602">
        <w:rPr>
          <w:rFonts w:ascii="Times New Roman" w:hAnsi="Times New Roman" w:cs="Times New Roman"/>
          <w:color w:val="000000" w:themeColor="text1"/>
          <w:sz w:val="24"/>
          <w:szCs w:val="24"/>
          <w:lang w:val="en-US"/>
        </w:rPr>
        <w:t xml:space="preserve">the abundance of </w:t>
      </w:r>
      <w:r w:rsidR="003A2A3B" w:rsidRPr="00C70602">
        <w:rPr>
          <w:rFonts w:ascii="Times New Roman" w:hAnsi="Times New Roman" w:cs="Times New Roman"/>
          <w:color w:val="000000" w:themeColor="text1"/>
          <w:sz w:val="24"/>
          <w:szCs w:val="24"/>
          <w:lang w:val="en-US"/>
        </w:rPr>
        <w:t xml:space="preserve">soil microbiota and generate antimicrobial peptides that serve as a plant's </w:t>
      </w:r>
      <w:proofErr w:type="spellStart"/>
      <w:r w:rsidR="003A2A3B" w:rsidRPr="00C70602">
        <w:rPr>
          <w:rFonts w:ascii="Times New Roman" w:hAnsi="Times New Roman" w:cs="Times New Roman"/>
          <w:color w:val="000000" w:themeColor="text1"/>
          <w:sz w:val="24"/>
          <w:szCs w:val="24"/>
          <w:lang w:val="en-US"/>
        </w:rPr>
        <w:t>defence</w:t>
      </w:r>
      <w:proofErr w:type="spellEnd"/>
      <w:r w:rsidR="003A2A3B" w:rsidRPr="00C70602">
        <w:rPr>
          <w:rFonts w:ascii="Times New Roman" w:hAnsi="Times New Roman" w:cs="Times New Roman"/>
          <w:color w:val="000000" w:themeColor="text1"/>
          <w:sz w:val="24"/>
          <w:szCs w:val="24"/>
          <w:lang w:val="en-US"/>
        </w:rPr>
        <w:t xml:space="preserve"> barrier (Choi &amp; Hassanzadeh, 2019; </w:t>
      </w:r>
      <w:proofErr w:type="spellStart"/>
      <w:r w:rsidR="003A2A3B" w:rsidRPr="00C70602">
        <w:rPr>
          <w:rFonts w:ascii="Times New Roman" w:hAnsi="Times New Roman" w:cs="Times New Roman"/>
          <w:color w:val="000000" w:themeColor="text1"/>
          <w:sz w:val="24"/>
          <w:szCs w:val="24"/>
          <w:lang w:val="en-US"/>
        </w:rPr>
        <w:t>Nurfikari</w:t>
      </w:r>
      <w:proofErr w:type="spellEnd"/>
      <w:r w:rsidR="003A2A3B" w:rsidRPr="00C70602">
        <w:rPr>
          <w:rFonts w:ascii="Times New Roman" w:hAnsi="Times New Roman" w:cs="Times New Roman"/>
          <w:color w:val="000000" w:themeColor="text1"/>
          <w:sz w:val="24"/>
          <w:szCs w:val="24"/>
          <w:lang w:val="en-US"/>
        </w:rPr>
        <w:t xml:space="preserve"> &amp; de Boer, 2021; Poveda et al., 2019; Schmitt &amp; de Vries, 2020). High concentrations of </w:t>
      </w:r>
      <w:r w:rsidR="003D5DAC" w:rsidRPr="00C70602">
        <w:rPr>
          <w:rFonts w:ascii="Times New Roman" w:hAnsi="Times New Roman" w:cs="Times New Roman"/>
          <w:color w:val="000000" w:themeColor="text1"/>
          <w:sz w:val="24"/>
          <w:szCs w:val="24"/>
          <w:lang w:val="en-US"/>
        </w:rPr>
        <w:t xml:space="preserve">P </w:t>
      </w:r>
      <w:r w:rsidR="003A2A3B" w:rsidRPr="00C70602">
        <w:rPr>
          <w:rFonts w:ascii="Times New Roman" w:hAnsi="Times New Roman" w:cs="Times New Roman"/>
          <w:color w:val="000000" w:themeColor="text1"/>
          <w:sz w:val="24"/>
          <w:szCs w:val="24"/>
          <w:lang w:val="en-US"/>
        </w:rPr>
        <w:t>in BSF</w:t>
      </w:r>
      <w:r w:rsidR="001339B2" w:rsidRPr="00C70602">
        <w:rPr>
          <w:rFonts w:ascii="Times New Roman" w:hAnsi="Times New Roman" w:cs="Times New Roman"/>
          <w:color w:val="000000" w:themeColor="text1"/>
          <w:sz w:val="24"/>
          <w:szCs w:val="24"/>
          <w:lang w:val="en-US"/>
        </w:rPr>
        <w:t>F</w:t>
      </w:r>
      <w:r w:rsidR="003A2A3B" w:rsidRPr="00C70602">
        <w:rPr>
          <w:rFonts w:ascii="Times New Roman" w:hAnsi="Times New Roman" w:cs="Times New Roman"/>
          <w:color w:val="000000" w:themeColor="text1"/>
          <w:sz w:val="24"/>
          <w:szCs w:val="24"/>
          <w:lang w:val="en-US"/>
        </w:rPr>
        <w:t xml:space="preserve"> promote </w:t>
      </w:r>
      <w:r w:rsidR="003D5DAC" w:rsidRPr="00C70602">
        <w:rPr>
          <w:rFonts w:ascii="Times New Roman" w:hAnsi="Times New Roman" w:cs="Times New Roman"/>
          <w:color w:val="000000" w:themeColor="text1"/>
          <w:sz w:val="24"/>
          <w:szCs w:val="24"/>
          <w:lang w:val="en-US"/>
        </w:rPr>
        <w:t xml:space="preserve">N </w:t>
      </w:r>
      <w:r w:rsidR="003A2A3B" w:rsidRPr="00C70602">
        <w:rPr>
          <w:rFonts w:ascii="Times New Roman" w:hAnsi="Times New Roman" w:cs="Times New Roman"/>
          <w:color w:val="000000" w:themeColor="text1"/>
          <w:sz w:val="24"/>
          <w:szCs w:val="24"/>
          <w:lang w:val="en-US"/>
        </w:rPr>
        <w:t>accumulation in plants (</w:t>
      </w:r>
      <w:proofErr w:type="spellStart"/>
      <w:r w:rsidR="003A2A3B" w:rsidRPr="00C70602">
        <w:rPr>
          <w:rFonts w:ascii="Times New Roman" w:hAnsi="Times New Roman" w:cs="Times New Roman"/>
          <w:color w:val="000000" w:themeColor="text1"/>
          <w:sz w:val="24"/>
          <w:szCs w:val="24"/>
          <w:lang w:val="en-US"/>
        </w:rPr>
        <w:t>Klammsteiner</w:t>
      </w:r>
      <w:proofErr w:type="spellEnd"/>
      <w:r w:rsidR="003A2A3B" w:rsidRPr="00C70602">
        <w:rPr>
          <w:rFonts w:ascii="Times New Roman" w:hAnsi="Times New Roman" w:cs="Times New Roman"/>
          <w:color w:val="000000" w:themeColor="text1"/>
          <w:sz w:val="24"/>
          <w:szCs w:val="24"/>
          <w:lang w:val="en-US"/>
        </w:rPr>
        <w:t xml:space="preserve"> et al., 2020). This makes it an excellent source of nutrients for plants, as it can improve soil fertility, </w:t>
      </w:r>
      <w:r w:rsidR="0047447E" w:rsidRPr="00C70602">
        <w:rPr>
          <w:rFonts w:ascii="Times New Roman" w:hAnsi="Times New Roman" w:cs="Times New Roman"/>
          <w:color w:val="000000" w:themeColor="text1"/>
          <w:sz w:val="24"/>
          <w:szCs w:val="24"/>
          <w:lang w:val="en-US"/>
        </w:rPr>
        <w:t xml:space="preserve">enhance plant growth and </w:t>
      </w:r>
      <w:r w:rsidR="003A2A3B" w:rsidRPr="00C70602">
        <w:rPr>
          <w:rFonts w:ascii="Times New Roman" w:hAnsi="Times New Roman" w:cs="Times New Roman"/>
          <w:color w:val="000000" w:themeColor="text1"/>
          <w:sz w:val="24"/>
          <w:szCs w:val="24"/>
          <w:lang w:val="en-US"/>
        </w:rPr>
        <w:t xml:space="preserve">increase crop yields. </w:t>
      </w:r>
      <w:r w:rsidR="008E29CB" w:rsidRPr="00C70602">
        <w:rPr>
          <w:rFonts w:ascii="Times New Roman" w:hAnsi="Times New Roman" w:cs="Times New Roman"/>
          <w:color w:val="000000" w:themeColor="text1"/>
          <w:sz w:val="24"/>
          <w:szCs w:val="24"/>
          <w:lang w:val="en-US"/>
        </w:rPr>
        <w:t xml:space="preserve">By reintroducing </w:t>
      </w:r>
      <w:r w:rsidR="0047447E" w:rsidRPr="00C70602">
        <w:rPr>
          <w:rFonts w:ascii="Times New Roman" w:hAnsi="Times New Roman" w:cs="Times New Roman"/>
          <w:color w:val="000000" w:themeColor="text1"/>
          <w:sz w:val="24"/>
          <w:szCs w:val="24"/>
          <w:lang w:val="en-US"/>
        </w:rPr>
        <w:t xml:space="preserve">and valorizing </w:t>
      </w:r>
      <w:r w:rsidR="008E29CB" w:rsidRPr="00C70602">
        <w:rPr>
          <w:rFonts w:ascii="Times New Roman" w:hAnsi="Times New Roman" w:cs="Times New Roman"/>
          <w:color w:val="000000" w:themeColor="text1"/>
          <w:sz w:val="24"/>
          <w:szCs w:val="24"/>
          <w:lang w:val="en-US"/>
        </w:rPr>
        <w:t xml:space="preserve">relevant nutrients and organic matter into the soil, the use of frass can help to close the nutrient cycle in insect farming. This strategy contributes to the development of a zero-waste food production system and highlights the significance of identifying sustainable sources of organic matter for soil </w:t>
      </w:r>
      <w:r w:rsidR="003D5DAC" w:rsidRPr="00C70602">
        <w:rPr>
          <w:rFonts w:ascii="Times New Roman" w:hAnsi="Times New Roman" w:cs="Times New Roman"/>
          <w:color w:val="000000" w:themeColor="text1"/>
          <w:sz w:val="24"/>
          <w:szCs w:val="24"/>
          <w:lang w:val="en-US"/>
        </w:rPr>
        <w:t>amendment and food production.</w:t>
      </w:r>
    </w:p>
    <w:p w14:paraId="4BB3F9FD" w14:textId="737E520C" w:rsidR="008E58CC" w:rsidRDefault="00DE1727" w:rsidP="00C70602">
      <w:pPr>
        <w:spacing w:after="0" w:line="480" w:lineRule="auto"/>
        <w:jc w:val="both"/>
        <w:rPr>
          <w:rFonts w:ascii="Times New Roman" w:hAnsi="Times New Roman" w:cs="Times New Roman"/>
          <w:color w:val="000000" w:themeColor="text1"/>
          <w:sz w:val="24"/>
          <w:szCs w:val="24"/>
          <w:lang w:val="en-US"/>
        </w:rPr>
      </w:pPr>
      <w:r w:rsidRPr="00C70602">
        <w:rPr>
          <w:rFonts w:ascii="Times New Roman" w:hAnsi="Times New Roman" w:cs="Times New Roman"/>
          <w:color w:val="000000" w:themeColor="text1"/>
          <w:sz w:val="24"/>
          <w:szCs w:val="24"/>
          <w:lang w:val="en-US"/>
        </w:rPr>
        <w:lastRenderedPageBreak/>
        <w:t>Field mustard (</w:t>
      </w:r>
      <w:r w:rsidRPr="00C70602">
        <w:rPr>
          <w:rFonts w:ascii="Times New Roman" w:hAnsi="Times New Roman" w:cs="Times New Roman"/>
          <w:i/>
          <w:iCs/>
          <w:color w:val="000000" w:themeColor="text1"/>
          <w:sz w:val="24"/>
          <w:szCs w:val="24"/>
          <w:lang w:val="en-US"/>
        </w:rPr>
        <w:t xml:space="preserve">Brassica rapa </w:t>
      </w:r>
      <w:r w:rsidRPr="00C70602">
        <w:rPr>
          <w:rFonts w:ascii="Times New Roman" w:hAnsi="Times New Roman" w:cs="Times New Roman"/>
          <w:color w:val="000000" w:themeColor="text1"/>
          <w:sz w:val="24"/>
          <w:szCs w:val="24"/>
          <w:lang w:val="en-US"/>
        </w:rPr>
        <w:t>L</w:t>
      </w:r>
      <w:r w:rsidR="008B63B7" w:rsidRPr="00C70602">
        <w:rPr>
          <w:rFonts w:ascii="Times New Roman" w:hAnsi="Times New Roman" w:cs="Times New Roman"/>
          <w:color w:val="000000" w:themeColor="text1"/>
          <w:sz w:val="24"/>
          <w:szCs w:val="24"/>
          <w:lang w:val="en-US"/>
        </w:rPr>
        <w:t>.</w:t>
      </w:r>
      <w:r w:rsidRPr="00C70602">
        <w:rPr>
          <w:rFonts w:ascii="Times New Roman" w:hAnsi="Times New Roman" w:cs="Times New Roman"/>
          <w:color w:val="000000" w:themeColor="text1"/>
          <w:sz w:val="24"/>
          <w:szCs w:val="24"/>
          <w:lang w:val="en-US"/>
        </w:rPr>
        <w:t>) is a member of the Brassicacea</w:t>
      </w:r>
      <w:r w:rsidR="00131D5D" w:rsidRPr="00C70602">
        <w:rPr>
          <w:rFonts w:ascii="Times New Roman" w:hAnsi="Times New Roman" w:cs="Times New Roman"/>
          <w:color w:val="000000" w:themeColor="text1"/>
          <w:sz w:val="24"/>
          <w:szCs w:val="24"/>
          <w:lang w:val="en-US"/>
        </w:rPr>
        <w:t>e</w:t>
      </w:r>
      <w:r w:rsidRPr="00C70602">
        <w:rPr>
          <w:rFonts w:ascii="Times New Roman" w:hAnsi="Times New Roman" w:cs="Times New Roman"/>
          <w:color w:val="000000" w:themeColor="text1"/>
          <w:sz w:val="24"/>
          <w:szCs w:val="24"/>
          <w:lang w:val="en-US"/>
        </w:rPr>
        <w:t xml:space="preserve"> family and is widely </w:t>
      </w:r>
      <w:r w:rsidR="00D80AAD" w:rsidRPr="00C70602">
        <w:rPr>
          <w:rFonts w:ascii="Times New Roman" w:hAnsi="Times New Roman" w:cs="Times New Roman"/>
          <w:color w:val="000000" w:themeColor="text1"/>
          <w:sz w:val="24"/>
          <w:szCs w:val="24"/>
          <w:lang w:val="en-US"/>
        </w:rPr>
        <w:t>cultivated for food, oil, and feed, and</w:t>
      </w:r>
      <w:r w:rsidR="0096760F" w:rsidRPr="00C70602">
        <w:rPr>
          <w:rFonts w:ascii="Times New Roman" w:hAnsi="Times New Roman" w:cs="Times New Roman"/>
          <w:color w:val="000000" w:themeColor="text1"/>
          <w:sz w:val="24"/>
          <w:szCs w:val="24"/>
          <w:lang w:val="en-US"/>
        </w:rPr>
        <w:t xml:space="preserve"> it has</w:t>
      </w:r>
      <w:r w:rsidR="00D80AAD" w:rsidRPr="00C70602">
        <w:rPr>
          <w:rFonts w:ascii="Times New Roman" w:hAnsi="Times New Roman" w:cs="Times New Roman"/>
          <w:color w:val="000000" w:themeColor="text1"/>
          <w:sz w:val="24"/>
          <w:szCs w:val="24"/>
          <w:lang w:val="en-US"/>
        </w:rPr>
        <w:t xml:space="preserve"> a high economic value due to </w:t>
      </w:r>
      <w:r w:rsidR="0096760F" w:rsidRPr="00C70602">
        <w:rPr>
          <w:rFonts w:ascii="Times New Roman" w:hAnsi="Times New Roman" w:cs="Times New Roman"/>
          <w:color w:val="000000" w:themeColor="text1"/>
          <w:sz w:val="24"/>
          <w:szCs w:val="24"/>
          <w:lang w:val="en-US"/>
        </w:rPr>
        <w:t>its</w:t>
      </w:r>
      <w:r w:rsidR="00D80AAD" w:rsidRPr="00C70602">
        <w:rPr>
          <w:rFonts w:ascii="Times New Roman" w:hAnsi="Times New Roman" w:cs="Times New Roman"/>
          <w:color w:val="000000" w:themeColor="text1"/>
          <w:sz w:val="24"/>
          <w:szCs w:val="24"/>
          <w:lang w:val="en-US"/>
        </w:rPr>
        <w:t xml:space="preserve"> nutritional, medicinal, </w:t>
      </w:r>
      <w:r w:rsidR="0047447E" w:rsidRPr="00C70602">
        <w:rPr>
          <w:rFonts w:ascii="Times New Roman" w:hAnsi="Times New Roman" w:cs="Times New Roman"/>
          <w:color w:val="000000" w:themeColor="text1"/>
          <w:sz w:val="24"/>
          <w:szCs w:val="24"/>
          <w:lang w:val="en-US"/>
        </w:rPr>
        <w:t xml:space="preserve">and </w:t>
      </w:r>
      <w:r w:rsidR="00D80AAD" w:rsidRPr="00C70602">
        <w:rPr>
          <w:rFonts w:ascii="Times New Roman" w:hAnsi="Times New Roman" w:cs="Times New Roman"/>
          <w:color w:val="000000" w:themeColor="text1"/>
          <w:sz w:val="24"/>
          <w:szCs w:val="24"/>
          <w:lang w:val="en-US"/>
        </w:rPr>
        <w:t xml:space="preserve">bio-industrial </w:t>
      </w:r>
      <w:r w:rsidR="0047447E" w:rsidRPr="00C70602">
        <w:rPr>
          <w:rFonts w:ascii="Times New Roman" w:hAnsi="Times New Roman" w:cs="Times New Roman"/>
          <w:color w:val="000000" w:themeColor="text1"/>
          <w:sz w:val="24"/>
          <w:szCs w:val="24"/>
          <w:lang w:val="en-US"/>
        </w:rPr>
        <w:t xml:space="preserve">properties </w:t>
      </w:r>
      <w:r w:rsidR="0096760F" w:rsidRPr="00C70602">
        <w:rPr>
          <w:rFonts w:ascii="Times New Roman" w:hAnsi="Times New Roman" w:cs="Times New Roman"/>
          <w:noProof/>
          <w:color w:val="000000" w:themeColor="text1"/>
          <w:sz w:val="24"/>
          <w:szCs w:val="24"/>
          <w:lang w:val="en-US"/>
        </w:rPr>
        <w:t>(Young-Mathews, 2012)</w:t>
      </w:r>
      <w:r w:rsidR="00D80AAD" w:rsidRPr="00C70602">
        <w:rPr>
          <w:rFonts w:ascii="Times New Roman" w:hAnsi="Times New Roman" w:cs="Times New Roman"/>
          <w:color w:val="000000" w:themeColor="text1"/>
          <w:sz w:val="24"/>
          <w:szCs w:val="24"/>
          <w:lang w:val="en-US"/>
        </w:rPr>
        <w:t xml:space="preserve">. </w:t>
      </w:r>
      <w:r w:rsidR="00DB2D67" w:rsidRPr="00C70602">
        <w:rPr>
          <w:rFonts w:ascii="Times New Roman" w:hAnsi="Times New Roman" w:cs="Times New Roman"/>
          <w:color w:val="000000" w:themeColor="text1"/>
          <w:sz w:val="24"/>
          <w:szCs w:val="24"/>
          <w:lang w:val="en-US"/>
        </w:rPr>
        <w:t xml:space="preserve">However, it is also a preferred host for various insect herbivores, including the </w:t>
      </w:r>
      <w:r w:rsidR="001D41CD" w:rsidRPr="00C70602">
        <w:rPr>
          <w:rFonts w:ascii="Times New Roman" w:hAnsi="Times New Roman" w:cs="Times New Roman"/>
          <w:color w:val="000000" w:themeColor="text1"/>
          <w:sz w:val="24"/>
          <w:szCs w:val="24"/>
          <w:lang w:val="en-US"/>
        </w:rPr>
        <w:t xml:space="preserve">root-feeding </w:t>
      </w:r>
      <w:r w:rsidR="00CC75F9" w:rsidRPr="00C70602">
        <w:rPr>
          <w:rFonts w:ascii="Times New Roman" w:hAnsi="Times New Roman" w:cs="Times New Roman"/>
          <w:color w:val="000000" w:themeColor="text1"/>
          <w:sz w:val="24"/>
          <w:szCs w:val="24"/>
          <w:lang w:val="en-US"/>
        </w:rPr>
        <w:t xml:space="preserve">larvae of the </w:t>
      </w:r>
      <w:r w:rsidR="001D41CD" w:rsidRPr="00C70602">
        <w:rPr>
          <w:rFonts w:ascii="Times New Roman" w:hAnsi="Times New Roman" w:cs="Times New Roman"/>
          <w:color w:val="000000" w:themeColor="text1"/>
          <w:sz w:val="24"/>
          <w:szCs w:val="24"/>
          <w:lang w:val="en-US"/>
        </w:rPr>
        <w:t xml:space="preserve">cabbage root fly </w:t>
      </w:r>
      <w:r w:rsidR="001D41CD" w:rsidRPr="00C70602">
        <w:rPr>
          <w:rFonts w:ascii="Times New Roman" w:hAnsi="Times New Roman" w:cs="Times New Roman"/>
          <w:i/>
          <w:iCs/>
          <w:color w:val="000000" w:themeColor="text1"/>
          <w:sz w:val="24"/>
          <w:szCs w:val="24"/>
          <w:lang w:val="en-US"/>
        </w:rPr>
        <w:t>Delia radicum</w:t>
      </w:r>
      <w:r w:rsidR="001D41CD" w:rsidRPr="00C70602">
        <w:rPr>
          <w:rFonts w:ascii="Times New Roman" w:hAnsi="Times New Roman" w:cs="Times New Roman"/>
          <w:color w:val="000000" w:themeColor="text1"/>
          <w:sz w:val="24"/>
          <w:szCs w:val="24"/>
          <w:lang w:val="en-US"/>
        </w:rPr>
        <w:t xml:space="preserve"> and the shoot-feeding </w:t>
      </w:r>
      <w:r w:rsidR="00CC75F9" w:rsidRPr="00C70602">
        <w:rPr>
          <w:rFonts w:ascii="Times New Roman" w:hAnsi="Times New Roman" w:cs="Times New Roman"/>
          <w:color w:val="000000" w:themeColor="text1"/>
          <w:sz w:val="24"/>
          <w:szCs w:val="24"/>
          <w:lang w:val="en-US"/>
        </w:rPr>
        <w:t xml:space="preserve">larvae of the </w:t>
      </w:r>
      <w:r w:rsidR="001D41CD" w:rsidRPr="00C70602">
        <w:rPr>
          <w:rFonts w:ascii="Times New Roman" w:hAnsi="Times New Roman" w:cs="Times New Roman"/>
          <w:color w:val="000000" w:themeColor="text1"/>
          <w:sz w:val="24"/>
          <w:szCs w:val="24"/>
          <w:lang w:val="en-US"/>
        </w:rPr>
        <w:t xml:space="preserve">diamondback moth </w:t>
      </w:r>
      <w:r w:rsidR="001D41CD" w:rsidRPr="00C70602">
        <w:rPr>
          <w:rFonts w:ascii="Times New Roman" w:hAnsi="Times New Roman" w:cs="Times New Roman"/>
          <w:i/>
          <w:iCs/>
          <w:color w:val="000000" w:themeColor="text1"/>
          <w:sz w:val="24"/>
          <w:szCs w:val="24"/>
          <w:lang w:val="en-US"/>
        </w:rPr>
        <w:t xml:space="preserve">Plutella xylostella </w:t>
      </w:r>
      <w:r w:rsidR="001D41CD" w:rsidRPr="00C70602">
        <w:rPr>
          <w:rFonts w:ascii="Times New Roman" w:hAnsi="Times New Roman" w:cs="Times New Roman"/>
          <w:noProof/>
          <w:color w:val="000000" w:themeColor="text1"/>
          <w:sz w:val="24"/>
          <w:szCs w:val="24"/>
          <w:lang w:val="en-US"/>
        </w:rPr>
        <w:t>(Ahuja et al., 2010)</w:t>
      </w:r>
      <w:r w:rsidR="001D41CD" w:rsidRPr="00C70602">
        <w:rPr>
          <w:rFonts w:ascii="Times New Roman" w:hAnsi="Times New Roman" w:cs="Times New Roman"/>
          <w:color w:val="000000" w:themeColor="text1"/>
          <w:sz w:val="24"/>
          <w:szCs w:val="24"/>
          <w:lang w:val="en-US"/>
        </w:rPr>
        <w:t xml:space="preserve">, which can cause substantial economic losses </w:t>
      </w:r>
      <w:r w:rsidR="001D41CD" w:rsidRPr="00C70602">
        <w:rPr>
          <w:rFonts w:ascii="Times New Roman" w:hAnsi="Times New Roman" w:cs="Times New Roman"/>
          <w:noProof/>
          <w:color w:val="000000" w:themeColor="text1"/>
          <w:sz w:val="24"/>
          <w:szCs w:val="24"/>
          <w:lang w:val="en-US"/>
        </w:rPr>
        <w:t>(Ahuja et al., 2010)</w:t>
      </w:r>
      <w:r w:rsidR="001D41CD" w:rsidRPr="00C70602">
        <w:rPr>
          <w:rFonts w:ascii="Times New Roman" w:hAnsi="Times New Roman" w:cs="Times New Roman"/>
          <w:color w:val="000000" w:themeColor="text1"/>
          <w:sz w:val="24"/>
          <w:szCs w:val="24"/>
          <w:lang w:val="en-US"/>
        </w:rPr>
        <w:t xml:space="preserve">. </w:t>
      </w:r>
      <w:r w:rsidR="00DB2D67" w:rsidRPr="00C70602">
        <w:rPr>
          <w:rFonts w:ascii="Times New Roman" w:hAnsi="Times New Roman" w:cs="Times New Roman"/>
          <w:color w:val="000000" w:themeColor="text1"/>
          <w:sz w:val="24"/>
          <w:szCs w:val="24"/>
          <w:lang w:val="en-US"/>
        </w:rPr>
        <w:t xml:space="preserve">To mitigate </w:t>
      </w:r>
      <w:r w:rsidR="00F136C8" w:rsidRPr="00C70602">
        <w:rPr>
          <w:rFonts w:ascii="Times New Roman" w:hAnsi="Times New Roman" w:cs="Times New Roman"/>
          <w:color w:val="000000" w:themeColor="text1"/>
          <w:sz w:val="24"/>
          <w:szCs w:val="24"/>
          <w:lang w:val="en-US"/>
        </w:rPr>
        <w:t xml:space="preserve">plant </w:t>
      </w:r>
      <w:r w:rsidR="00DB2D67" w:rsidRPr="00C70602">
        <w:rPr>
          <w:rFonts w:ascii="Times New Roman" w:hAnsi="Times New Roman" w:cs="Times New Roman"/>
          <w:color w:val="000000" w:themeColor="text1"/>
          <w:sz w:val="24"/>
          <w:szCs w:val="24"/>
          <w:lang w:val="en-US"/>
        </w:rPr>
        <w:t xml:space="preserve">damage caused by insect herbivores, various methods have been employed, including the use of chemical pesticides. However, the overuse of pesticides has led to numerous environmental and health concerns </w:t>
      </w:r>
      <w:r w:rsidR="001D41CD" w:rsidRPr="00C70602">
        <w:rPr>
          <w:rFonts w:ascii="Times New Roman" w:hAnsi="Times New Roman" w:cs="Times New Roman"/>
          <w:noProof/>
          <w:color w:val="000000" w:themeColor="text1"/>
          <w:sz w:val="24"/>
          <w:szCs w:val="24"/>
          <w:lang w:val="en-US"/>
        </w:rPr>
        <w:t>(Nicolopoulou-Stamati et al., 2016)</w:t>
      </w:r>
      <w:r w:rsidR="00DB2D67" w:rsidRPr="00C70602">
        <w:rPr>
          <w:rFonts w:ascii="Times New Roman" w:hAnsi="Times New Roman" w:cs="Times New Roman"/>
          <w:color w:val="000000" w:themeColor="text1"/>
          <w:sz w:val="24"/>
          <w:szCs w:val="24"/>
          <w:lang w:val="en-US"/>
        </w:rPr>
        <w:t xml:space="preserve">, </w:t>
      </w:r>
      <w:r w:rsidR="00F136C8" w:rsidRPr="00C70602">
        <w:rPr>
          <w:rFonts w:ascii="Times New Roman" w:hAnsi="Times New Roman" w:cs="Times New Roman"/>
          <w:color w:val="000000" w:themeColor="text1"/>
          <w:sz w:val="24"/>
          <w:szCs w:val="24"/>
          <w:lang w:val="en-US"/>
        </w:rPr>
        <w:t>Therefore, effective, sustainable, and safe alternatives for managing insect herbivores are required.</w:t>
      </w:r>
    </w:p>
    <w:p w14:paraId="581F28A9" w14:textId="77777777" w:rsidR="00F173F6" w:rsidRPr="00C70602" w:rsidRDefault="00F173F6" w:rsidP="00C70602">
      <w:pPr>
        <w:spacing w:after="0" w:line="480" w:lineRule="auto"/>
        <w:jc w:val="both"/>
        <w:rPr>
          <w:rFonts w:ascii="Times New Roman" w:hAnsi="Times New Roman" w:cs="Times New Roman"/>
          <w:color w:val="000000" w:themeColor="text1"/>
          <w:sz w:val="24"/>
          <w:szCs w:val="24"/>
          <w:lang w:val="en-US"/>
        </w:rPr>
      </w:pPr>
    </w:p>
    <w:p w14:paraId="7F11DDC7" w14:textId="3E5F61D7" w:rsidR="008676B1" w:rsidRPr="00C70602" w:rsidRDefault="00FB34B2" w:rsidP="00C70602">
      <w:pPr>
        <w:spacing w:after="0" w:line="480" w:lineRule="auto"/>
        <w:jc w:val="both"/>
        <w:rPr>
          <w:rFonts w:ascii="Times New Roman" w:hAnsi="Times New Roman" w:cs="Times New Roman"/>
          <w:color w:val="000000" w:themeColor="text1"/>
          <w:sz w:val="24"/>
          <w:szCs w:val="24"/>
          <w:lang w:val="en-US"/>
        </w:rPr>
      </w:pPr>
      <w:r w:rsidRPr="00C70602">
        <w:rPr>
          <w:rFonts w:ascii="Times New Roman" w:hAnsi="Times New Roman" w:cs="Times New Roman"/>
          <w:color w:val="000000" w:themeColor="text1"/>
          <w:sz w:val="24"/>
          <w:szCs w:val="24"/>
          <w:lang w:val="en-US"/>
        </w:rPr>
        <w:t>T</w:t>
      </w:r>
      <w:r w:rsidR="008145D7" w:rsidRPr="00C70602">
        <w:rPr>
          <w:rFonts w:ascii="Times New Roman" w:hAnsi="Times New Roman" w:cs="Times New Roman"/>
          <w:color w:val="000000" w:themeColor="text1"/>
          <w:sz w:val="24"/>
          <w:szCs w:val="24"/>
          <w:lang w:val="en-US"/>
        </w:rPr>
        <w:t>o</w:t>
      </w:r>
      <w:r w:rsidRPr="00C70602">
        <w:rPr>
          <w:rFonts w:ascii="Times New Roman" w:hAnsi="Times New Roman" w:cs="Times New Roman"/>
          <w:color w:val="000000" w:themeColor="text1"/>
          <w:sz w:val="24"/>
          <w:szCs w:val="24"/>
          <w:lang w:val="en-US"/>
        </w:rPr>
        <w:t xml:space="preserve"> date, </w:t>
      </w:r>
      <w:r w:rsidR="004F286F" w:rsidRPr="00C70602">
        <w:rPr>
          <w:rFonts w:ascii="Times New Roman" w:hAnsi="Times New Roman" w:cs="Times New Roman"/>
          <w:color w:val="000000" w:themeColor="text1"/>
          <w:sz w:val="24"/>
          <w:szCs w:val="24"/>
          <w:lang w:val="en-US"/>
        </w:rPr>
        <w:t>there is limited research on the potential of frass to enhance plant development and resistance</w:t>
      </w:r>
      <w:r w:rsidR="008F1560" w:rsidRPr="00C70602">
        <w:rPr>
          <w:rFonts w:ascii="Times New Roman" w:hAnsi="Times New Roman" w:cs="Times New Roman"/>
          <w:color w:val="000000" w:themeColor="text1"/>
          <w:sz w:val="24"/>
          <w:szCs w:val="24"/>
          <w:lang w:val="en-US"/>
        </w:rPr>
        <w:t xml:space="preserve"> to insect herbivory</w:t>
      </w:r>
      <w:r w:rsidR="00221CDD" w:rsidRPr="00C70602">
        <w:rPr>
          <w:rFonts w:ascii="Times New Roman" w:hAnsi="Times New Roman" w:cs="Times New Roman"/>
          <w:color w:val="000000" w:themeColor="text1"/>
          <w:sz w:val="24"/>
          <w:szCs w:val="24"/>
          <w:lang w:val="en-US"/>
        </w:rPr>
        <w:t xml:space="preserve">. </w:t>
      </w:r>
      <w:r w:rsidR="008F1560" w:rsidRPr="00C70602">
        <w:rPr>
          <w:rFonts w:ascii="Times New Roman" w:hAnsi="Times New Roman" w:cs="Times New Roman"/>
          <w:color w:val="000000" w:themeColor="text1"/>
          <w:sz w:val="24"/>
          <w:szCs w:val="24"/>
          <w:lang w:val="en-US"/>
        </w:rPr>
        <w:t>A</w:t>
      </w:r>
      <w:r w:rsidR="0054207B" w:rsidRPr="00C70602">
        <w:rPr>
          <w:rFonts w:ascii="Times New Roman" w:hAnsi="Times New Roman" w:cs="Times New Roman"/>
          <w:color w:val="000000" w:themeColor="text1"/>
          <w:sz w:val="24"/>
          <w:szCs w:val="24"/>
          <w:lang w:val="en-US"/>
        </w:rPr>
        <w:t xml:space="preserve"> r</w:t>
      </w:r>
      <w:r w:rsidR="00221CDD" w:rsidRPr="00C70602">
        <w:rPr>
          <w:rFonts w:ascii="Times New Roman" w:hAnsi="Times New Roman" w:cs="Times New Roman"/>
          <w:color w:val="000000" w:themeColor="text1"/>
          <w:sz w:val="24"/>
          <w:szCs w:val="24"/>
          <w:lang w:val="en-US"/>
        </w:rPr>
        <w:t>ecent</w:t>
      </w:r>
      <w:r w:rsidR="0054207B" w:rsidRPr="00C70602">
        <w:rPr>
          <w:rFonts w:ascii="Times New Roman" w:hAnsi="Times New Roman" w:cs="Times New Roman"/>
          <w:color w:val="000000" w:themeColor="text1"/>
          <w:sz w:val="24"/>
          <w:szCs w:val="24"/>
          <w:lang w:val="en-US"/>
        </w:rPr>
        <w:t xml:space="preserve"> study</w:t>
      </w:r>
      <w:r w:rsidR="00221CDD" w:rsidRPr="00C70602">
        <w:rPr>
          <w:rFonts w:ascii="Times New Roman" w:hAnsi="Times New Roman" w:cs="Times New Roman"/>
          <w:color w:val="000000" w:themeColor="text1"/>
          <w:sz w:val="24"/>
          <w:szCs w:val="24"/>
          <w:lang w:val="en-US"/>
        </w:rPr>
        <w:t xml:space="preserve"> </w:t>
      </w:r>
      <w:r w:rsidR="0054207B" w:rsidRPr="00C70602">
        <w:rPr>
          <w:rFonts w:ascii="Times New Roman" w:hAnsi="Times New Roman" w:cs="Times New Roman"/>
          <w:color w:val="000000" w:themeColor="text1"/>
          <w:sz w:val="24"/>
          <w:szCs w:val="24"/>
          <w:lang w:val="en-US"/>
        </w:rPr>
        <w:t xml:space="preserve">showed that mealworm exuviae did not affect shoot and root dry biomass of </w:t>
      </w:r>
      <w:r w:rsidR="0054207B" w:rsidRPr="00C70602">
        <w:rPr>
          <w:rFonts w:ascii="Times New Roman" w:hAnsi="Times New Roman" w:cs="Times New Roman"/>
          <w:i/>
          <w:iCs/>
          <w:color w:val="000000" w:themeColor="text1"/>
          <w:sz w:val="24"/>
          <w:szCs w:val="24"/>
          <w:lang w:val="en-US"/>
        </w:rPr>
        <w:t xml:space="preserve">B. </w:t>
      </w:r>
      <w:r w:rsidR="009F5032" w:rsidRPr="00C70602">
        <w:rPr>
          <w:rFonts w:ascii="Times New Roman" w:hAnsi="Times New Roman" w:cs="Times New Roman"/>
          <w:i/>
          <w:iCs/>
          <w:color w:val="000000" w:themeColor="text1"/>
          <w:sz w:val="24"/>
          <w:szCs w:val="24"/>
          <w:lang w:val="en-US"/>
        </w:rPr>
        <w:t>oleracea</w:t>
      </w:r>
      <w:r w:rsidR="00876F89" w:rsidRPr="00C70602">
        <w:rPr>
          <w:rFonts w:ascii="Times New Roman" w:hAnsi="Times New Roman" w:cs="Times New Roman"/>
          <w:color w:val="000000" w:themeColor="text1"/>
          <w:sz w:val="24"/>
          <w:szCs w:val="24"/>
          <w:lang w:val="en-US"/>
        </w:rPr>
        <w:t xml:space="preserve"> </w:t>
      </w:r>
      <w:r w:rsidR="00876F89" w:rsidRPr="00C70602">
        <w:rPr>
          <w:rFonts w:ascii="Times New Roman" w:hAnsi="Times New Roman" w:cs="Times New Roman"/>
          <w:noProof/>
          <w:color w:val="000000" w:themeColor="text1"/>
          <w:sz w:val="24"/>
          <w:szCs w:val="24"/>
          <w:lang w:val="en-US"/>
        </w:rPr>
        <w:t>(Wantulla et al., 2022)</w:t>
      </w:r>
      <w:r w:rsidR="004F286F" w:rsidRPr="00C70602">
        <w:rPr>
          <w:rFonts w:ascii="Times New Roman" w:hAnsi="Times New Roman" w:cs="Times New Roman"/>
          <w:color w:val="000000" w:themeColor="text1"/>
          <w:sz w:val="24"/>
          <w:szCs w:val="24"/>
          <w:lang w:val="en-US"/>
        </w:rPr>
        <w:t xml:space="preserve">. </w:t>
      </w:r>
      <w:r w:rsidR="0054207B" w:rsidRPr="00C70602">
        <w:rPr>
          <w:rFonts w:ascii="Times New Roman" w:hAnsi="Times New Roman" w:cs="Times New Roman"/>
          <w:color w:val="000000" w:themeColor="text1"/>
          <w:sz w:val="24"/>
          <w:szCs w:val="24"/>
          <w:lang w:val="en-US"/>
        </w:rPr>
        <w:t xml:space="preserve">The study further recorded </w:t>
      </w:r>
      <w:r w:rsidR="009F5032" w:rsidRPr="00C70602">
        <w:rPr>
          <w:rFonts w:ascii="Times New Roman" w:hAnsi="Times New Roman" w:cs="Times New Roman"/>
          <w:color w:val="000000" w:themeColor="text1"/>
          <w:sz w:val="24"/>
          <w:szCs w:val="24"/>
          <w:lang w:val="en-US"/>
        </w:rPr>
        <w:t xml:space="preserve">a </w:t>
      </w:r>
      <w:r w:rsidR="0054207B" w:rsidRPr="00C70602">
        <w:rPr>
          <w:rFonts w:ascii="Times New Roman" w:hAnsi="Times New Roman" w:cs="Times New Roman"/>
          <w:color w:val="000000" w:themeColor="text1"/>
          <w:sz w:val="24"/>
          <w:szCs w:val="24"/>
          <w:lang w:val="en-US"/>
        </w:rPr>
        <w:t xml:space="preserve">reduced survival of </w:t>
      </w:r>
      <w:r w:rsidR="0054207B" w:rsidRPr="00C70602">
        <w:rPr>
          <w:rFonts w:ascii="Times New Roman" w:hAnsi="Times New Roman" w:cs="Times New Roman"/>
          <w:i/>
          <w:iCs/>
          <w:color w:val="000000" w:themeColor="text1"/>
          <w:sz w:val="24"/>
          <w:szCs w:val="24"/>
          <w:lang w:val="en-US"/>
        </w:rPr>
        <w:t>D. radicum</w:t>
      </w:r>
      <w:r w:rsidR="0054207B" w:rsidRPr="00C70602">
        <w:rPr>
          <w:rFonts w:ascii="Times New Roman" w:hAnsi="Times New Roman" w:cs="Times New Roman"/>
          <w:color w:val="000000" w:themeColor="text1"/>
          <w:sz w:val="24"/>
          <w:szCs w:val="24"/>
          <w:lang w:val="en-US"/>
        </w:rPr>
        <w:t xml:space="preserve"> larvae in BSF</w:t>
      </w:r>
      <w:r w:rsidR="001339B2" w:rsidRPr="00C70602">
        <w:rPr>
          <w:rFonts w:ascii="Times New Roman" w:hAnsi="Times New Roman" w:cs="Times New Roman"/>
          <w:color w:val="000000" w:themeColor="text1"/>
          <w:sz w:val="24"/>
          <w:szCs w:val="24"/>
          <w:lang w:val="en-US"/>
        </w:rPr>
        <w:t>F</w:t>
      </w:r>
      <w:r w:rsidR="0054207B" w:rsidRPr="00C70602">
        <w:rPr>
          <w:rFonts w:ascii="Times New Roman" w:hAnsi="Times New Roman" w:cs="Times New Roman"/>
          <w:color w:val="000000" w:themeColor="text1"/>
          <w:sz w:val="24"/>
          <w:szCs w:val="24"/>
          <w:lang w:val="en-US"/>
        </w:rPr>
        <w:t xml:space="preserve">-exposed </w:t>
      </w:r>
      <w:r w:rsidR="009F5032" w:rsidRPr="00C70602">
        <w:rPr>
          <w:rFonts w:ascii="Times New Roman" w:hAnsi="Times New Roman" w:cs="Times New Roman"/>
          <w:color w:val="000000" w:themeColor="text1"/>
          <w:sz w:val="24"/>
          <w:szCs w:val="24"/>
          <w:lang w:val="en-US"/>
        </w:rPr>
        <w:t xml:space="preserve">soil, but mealworm exuviae did not affect larval survival and biomass compared to a synthetic fertiliser. However, </w:t>
      </w:r>
      <w:r w:rsidR="00BE22B6" w:rsidRPr="00C70602">
        <w:rPr>
          <w:rFonts w:ascii="Times New Roman" w:hAnsi="Times New Roman" w:cs="Times New Roman"/>
          <w:noProof/>
          <w:color w:val="000000" w:themeColor="text1"/>
          <w:sz w:val="24"/>
          <w:szCs w:val="24"/>
          <w:lang w:val="en-US"/>
        </w:rPr>
        <w:t xml:space="preserve">Wantulla et al. </w:t>
      </w:r>
      <w:r w:rsidR="00686097">
        <w:rPr>
          <w:rFonts w:ascii="Times New Roman" w:hAnsi="Times New Roman" w:cs="Times New Roman"/>
          <w:noProof/>
          <w:color w:val="000000" w:themeColor="text1"/>
          <w:sz w:val="24"/>
          <w:szCs w:val="24"/>
          <w:lang w:val="en-US"/>
        </w:rPr>
        <w:t>(</w:t>
      </w:r>
      <w:r w:rsidR="00BE22B6" w:rsidRPr="00C70602">
        <w:rPr>
          <w:rFonts w:ascii="Times New Roman" w:hAnsi="Times New Roman" w:cs="Times New Roman"/>
          <w:noProof/>
          <w:color w:val="000000" w:themeColor="text1"/>
          <w:sz w:val="24"/>
          <w:szCs w:val="24"/>
          <w:lang w:val="en-US"/>
        </w:rPr>
        <w:t>2022)</w:t>
      </w:r>
      <w:r w:rsidR="009F5032" w:rsidRPr="00C70602">
        <w:rPr>
          <w:rFonts w:ascii="Times New Roman" w:hAnsi="Times New Roman" w:cs="Times New Roman"/>
          <w:color w:val="000000" w:themeColor="text1"/>
          <w:sz w:val="24"/>
          <w:szCs w:val="24"/>
          <w:lang w:val="en-US"/>
        </w:rPr>
        <w:t xml:space="preserve"> did not investigate the effects of </w:t>
      </w:r>
      <w:r w:rsidR="001339B2" w:rsidRPr="00C70602">
        <w:rPr>
          <w:rFonts w:ascii="Times New Roman" w:hAnsi="Times New Roman" w:cs="Times New Roman"/>
          <w:color w:val="000000" w:themeColor="text1"/>
          <w:sz w:val="24"/>
          <w:szCs w:val="24"/>
          <w:lang w:val="en-US"/>
        </w:rPr>
        <w:t>MWF</w:t>
      </w:r>
      <w:r w:rsidR="009F5032" w:rsidRPr="00C70602">
        <w:rPr>
          <w:rFonts w:ascii="Times New Roman" w:hAnsi="Times New Roman" w:cs="Times New Roman"/>
          <w:color w:val="000000" w:themeColor="text1"/>
          <w:sz w:val="24"/>
          <w:szCs w:val="24"/>
          <w:lang w:val="en-US"/>
        </w:rPr>
        <w:t xml:space="preserve">, which is the most abundant byproduct of </w:t>
      </w:r>
      <w:r w:rsidR="008F1560" w:rsidRPr="00C70602">
        <w:rPr>
          <w:rFonts w:ascii="Times New Roman" w:hAnsi="Times New Roman" w:cs="Times New Roman"/>
          <w:color w:val="000000" w:themeColor="text1"/>
          <w:sz w:val="24"/>
          <w:szCs w:val="24"/>
          <w:lang w:val="en-US"/>
        </w:rPr>
        <w:t>mealworm</w:t>
      </w:r>
      <w:r w:rsidR="009F5032" w:rsidRPr="00C70602">
        <w:rPr>
          <w:rFonts w:ascii="Times New Roman" w:hAnsi="Times New Roman" w:cs="Times New Roman"/>
          <w:color w:val="000000" w:themeColor="text1"/>
          <w:sz w:val="24"/>
          <w:szCs w:val="24"/>
          <w:lang w:val="en-US"/>
        </w:rPr>
        <w:t xml:space="preserve"> cultivation. </w:t>
      </w:r>
      <w:r w:rsidR="002D7C46" w:rsidRPr="00C70602">
        <w:rPr>
          <w:rFonts w:ascii="Times New Roman" w:hAnsi="Times New Roman" w:cs="Times New Roman"/>
          <w:color w:val="000000" w:themeColor="text1"/>
          <w:sz w:val="24"/>
          <w:szCs w:val="24"/>
          <w:lang w:val="en-US"/>
        </w:rPr>
        <w:t xml:space="preserve">Furthermore, evaluations of plant growth </w:t>
      </w:r>
      <w:r w:rsidR="00871BF9" w:rsidRPr="00C70602">
        <w:rPr>
          <w:rFonts w:ascii="Times New Roman" w:hAnsi="Times New Roman" w:cs="Times New Roman"/>
          <w:color w:val="000000" w:themeColor="text1"/>
          <w:sz w:val="24"/>
          <w:szCs w:val="24"/>
          <w:lang w:val="en-US"/>
        </w:rPr>
        <w:t xml:space="preserve">in frass-amended soil </w:t>
      </w:r>
      <w:r w:rsidR="002D7C46" w:rsidRPr="00C70602">
        <w:rPr>
          <w:rFonts w:ascii="Times New Roman" w:hAnsi="Times New Roman" w:cs="Times New Roman"/>
          <w:color w:val="000000" w:themeColor="text1"/>
          <w:sz w:val="24"/>
          <w:szCs w:val="24"/>
          <w:lang w:val="en-US"/>
        </w:rPr>
        <w:t xml:space="preserve">and herbivore performance </w:t>
      </w:r>
      <w:r w:rsidR="00871BF9" w:rsidRPr="00C70602">
        <w:rPr>
          <w:rFonts w:ascii="Times New Roman" w:hAnsi="Times New Roman" w:cs="Times New Roman"/>
          <w:color w:val="000000" w:themeColor="text1"/>
          <w:sz w:val="24"/>
          <w:szCs w:val="24"/>
          <w:lang w:val="en-US"/>
        </w:rPr>
        <w:t xml:space="preserve">on such plants </w:t>
      </w:r>
      <w:r w:rsidR="002D7C46" w:rsidRPr="00C70602">
        <w:rPr>
          <w:rFonts w:ascii="Times New Roman" w:hAnsi="Times New Roman" w:cs="Times New Roman"/>
          <w:color w:val="000000" w:themeColor="text1"/>
          <w:sz w:val="24"/>
          <w:szCs w:val="24"/>
          <w:lang w:val="en-US"/>
        </w:rPr>
        <w:t>ha</w:t>
      </w:r>
      <w:r w:rsidR="00D266AF" w:rsidRPr="00C70602">
        <w:rPr>
          <w:rFonts w:ascii="Times New Roman" w:hAnsi="Times New Roman" w:cs="Times New Roman"/>
          <w:color w:val="000000" w:themeColor="text1"/>
          <w:sz w:val="24"/>
          <w:szCs w:val="24"/>
          <w:lang w:val="en-US"/>
        </w:rPr>
        <w:t>ve largely</w:t>
      </w:r>
      <w:r w:rsidR="002D7C46" w:rsidRPr="00C70602">
        <w:rPr>
          <w:rFonts w:ascii="Times New Roman" w:hAnsi="Times New Roman" w:cs="Times New Roman"/>
          <w:color w:val="000000" w:themeColor="text1"/>
          <w:sz w:val="24"/>
          <w:szCs w:val="24"/>
          <w:lang w:val="en-US"/>
        </w:rPr>
        <w:t xml:space="preserve"> been </w:t>
      </w:r>
      <w:r w:rsidR="00B63210" w:rsidRPr="00C70602">
        <w:rPr>
          <w:rFonts w:ascii="Times New Roman" w:hAnsi="Times New Roman" w:cs="Times New Roman"/>
          <w:color w:val="000000" w:themeColor="text1"/>
          <w:sz w:val="24"/>
          <w:szCs w:val="24"/>
          <w:lang w:val="en-US"/>
        </w:rPr>
        <w:t>limited to</w:t>
      </w:r>
      <w:r w:rsidR="00D266AF" w:rsidRPr="00C70602">
        <w:rPr>
          <w:rFonts w:ascii="Times New Roman" w:hAnsi="Times New Roman" w:cs="Times New Roman"/>
          <w:color w:val="000000" w:themeColor="text1"/>
          <w:sz w:val="24"/>
          <w:szCs w:val="24"/>
          <w:lang w:val="en-US"/>
        </w:rPr>
        <w:t xml:space="preserve"> </w:t>
      </w:r>
      <w:r w:rsidR="002D7C46" w:rsidRPr="00C70602">
        <w:rPr>
          <w:rFonts w:ascii="Times New Roman" w:hAnsi="Times New Roman" w:cs="Times New Roman"/>
          <w:color w:val="000000" w:themeColor="text1"/>
          <w:sz w:val="24"/>
          <w:szCs w:val="24"/>
          <w:lang w:val="en-US"/>
        </w:rPr>
        <w:t>a few plant species and insect herbivores under</w:t>
      </w:r>
      <w:r w:rsidR="00F51A6D" w:rsidRPr="00C70602">
        <w:rPr>
          <w:rFonts w:ascii="Times New Roman" w:hAnsi="Times New Roman" w:cs="Times New Roman"/>
          <w:color w:val="000000" w:themeColor="text1"/>
          <w:sz w:val="24"/>
          <w:szCs w:val="24"/>
          <w:lang w:val="en-US"/>
        </w:rPr>
        <w:t xml:space="preserve"> soil treatment with frass</w:t>
      </w:r>
      <w:r w:rsidR="002D7C46" w:rsidRPr="00C70602">
        <w:rPr>
          <w:rFonts w:ascii="Times New Roman" w:hAnsi="Times New Roman" w:cs="Times New Roman"/>
          <w:color w:val="000000" w:themeColor="text1"/>
          <w:sz w:val="24"/>
          <w:szCs w:val="24"/>
          <w:lang w:val="en-US"/>
        </w:rPr>
        <w:t xml:space="preserve">, thus limiting the </w:t>
      </w:r>
      <w:proofErr w:type="spellStart"/>
      <w:r w:rsidR="002D7C46" w:rsidRPr="00C70602">
        <w:rPr>
          <w:rFonts w:ascii="Times New Roman" w:hAnsi="Times New Roman" w:cs="Times New Roman"/>
          <w:color w:val="000000" w:themeColor="text1"/>
          <w:sz w:val="24"/>
          <w:szCs w:val="24"/>
          <w:lang w:val="en-US"/>
        </w:rPr>
        <w:t>generali</w:t>
      </w:r>
      <w:r w:rsidR="008F1560" w:rsidRPr="00C70602">
        <w:rPr>
          <w:rFonts w:ascii="Times New Roman" w:hAnsi="Times New Roman" w:cs="Times New Roman"/>
          <w:color w:val="000000" w:themeColor="text1"/>
          <w:sz w:val="24"/>
          <w:szCs w:val="24"/>
          <w:lang w:val="en-US"/>
        </w:rPr>
        <w:t>s</w:t>
      </w:r>
      <w:r w:rsidR="002D7C46" w:rsidRPr="00C70602">
        <w:rPr>
          <w:rFonts w:ascii="Times New Roman" w:hAnsi="Times New Roman" w:cs="Times New Roman"/>
          <w:color w:val="000000" w:themeColor="text1"/>
          <w:sz w:val="24"/>
          <w:szCs w:val="24"/>
          <w:lang w:val="en-US"/>
        </w:rPr>
        <w:t>ation</w:t>
      </w:r>
      <w:proofErr w:type="spellEnd"/>
      <w:r w:rsidR="002D7C46" w:rsidRPr="00C70602">
        <w:rPr>
          <w:rFonts w:ascii="Times New Roman" w:hAnsi="Times New Roman" w:cs="Times New Roman"/>
          <w:color w:val="000000" w:themeColor="text1"/>
          <w:sz w:val="24"/>
          <w:szCs w:val="24"/>
          <w:lang w:val="en-US"/>
        </w:rPr>
        <w:t xml:space="preserve"> of the results</w:t>
      </w:r>
      <w:r w:rsidR="00025355" w:rsidRPr="00C70602">
        <w:rPr>
          <w:rFonts w:ascii="Times New Roman" w:hAnsi="Times New Roman" w:cs="Times New Roman"/>
          <w:color w:val="000000" w:themeColor="text1"/>
          <w:sz w:val="24"/>
          <w:szCs w:val="24"/>
          <w:lang w:val="en-US"/>
        </w:rPr>
        <w:t>.</w:t>
      </w:r>
      <w:r w:rsidR="002D7C46" w:rsidRPr="00C70602">
        <w:rPr>
          <w:rFonts w:ascii="Times New Roman" w:hAnsi="Times New Roman" w:cs="Times New Roman"/>
          <w:color w:val="000000" w:themeColor="text1"/>
          <w:sz w:val="24"/>
          <w:szCs w:val="24"/>
          <w:lang w:val="en-US"/>
        </w:rPr>
        <w:t xml:space="preserve"> </w:t>
      </w:r>
      <w:r w:rsidR="004F286F" w:rsidRPr="00C70602">
        <w:rPr>
          <w:rFonts w:ascii="Times New Roman" w:hAnsi="Times New Roman" w:cs="Times New Roman"/>
          <w:color w:val="000000" w:themeColor="text1"/>
          <w:sz w:val="24"/>
          <w:szCs w:val="24"/>
          <w:lang w:val="en-US"/>
        </w:rPr>
        <w:t xml:space="preserve">To address this knowledge gap, it is crucial to examine the impact of various types of frass </w:t>
      </w:r>
      <w:r w:rsidR="00F51A6D" w:rsidRPr="00C70602">
        <w:rPr>
          <w:rFonts w:ascii="Times New Roman" w:hAnsi="Times New Roman" w:cs="Times New Roman"/>
          <w:color w:val="000000" w:themeColor="text1"/>
          <w:sz w:val="24"/>
          <w:szCs w:val="24"/>
          <w:lang w:val="en-US"/>
        </w:rPr>
        <w:t xml:space="preserve">and </w:t>
      </w:r>
      <w:r w:rsidR="00221CDD" w:rsidRPr="00C70602">
        <w:rPr>
          <w:rFonts w:ascii="Times New Roman" w:hAnsi="Times New Roman" w:cs="Times New Roman"/>
          <w:color w:val="000000" w:themeColor="text1"/>
          <w:sz w:val="24"/>
          <w:szCs w:val="24"/>
          <w:lang w:val="en-US"/>
        </w:rPr>
        <w:t>to consider other plant species and their</w:t>
      </w:r>
      <w:r w:rsidR="004F286F" w:rsidRPr="00C70602">
        <w:rPr>
          <w:rFonts w:ascii="Times New Roman" w:hAnsi="Times New Roman" w:cs="Times New Roman"/>
          <w:color w:val="000000" w:themeColor="text1"/>
          <w:sz w:val="24"/>
          <w:szCs w:val="24"/>
          <w:lang w:val="en-US"/>
        </w:rPr>
        <w:t xml:space="preserve"> resistance to biotic stress, such as insect herbivory.</w:t>
      </w:r>
      <w:r w:rsidR="00F51A6D" w:rsidRPr="00C70602">
        <w:rPr>
          <w:rFonts w:ascii="Times New Roman" w:hAnsi="Times New Roman" w:cs="Times New Roman"/>
          <w:color w:val="000000" w:themeColor="text1"/>
          <w:sz w:val="24"/>
          <w:szCs w:val="24"/>
          <w:lang w:val="en-US"/>
        </w:rPr>
        <w:t xml:space="preserve"> It is also important to extend investigations to multiple herbivores.</w:t>
      </w:r>
      <w:r w:rsidR="004F286F" w:rsidRPr="00C70602">
        <w:rPr>
          <w:rFonts w:ascii="Times New Roman" w:hAnsi="Times New Roman" w:cs="Times New Roman"/>
          <w:color w:val="000000" w:themeColor="text1"/>
          <w:sz w:val="24"/>
          <w:szCs w:val="24"/>
          <w:lang w:val="en-US"/>
        </w:rPr>
        <w:t xml:space="preserve"> Intriguingly, t</w:t>
      </w:r>
      <w:r w:rsidR="006173E4" w:rsidRPr="00C70602">
        <w:rPr>
          <w:rFonts w:ascii="Times New Roman" w:hAnsi="Times New Roman" w:cs="Times New Roman"/>
          <w:color w:val="000000" w:themeColor="text1"/>
          <w:sz w:val="24"/>
          <w:szCs w:val="24"/>
          <w:lang w:val="en-US"/>
        </w:rPr>
        <w:t xml:space="preserve">he question of whether insect frass can replace traditional organic and mineral fertilisers </w:t>
      </w:r>
      <w:r w:rsidR="00E62E0F" w:rsidRPr="00C70602">
        <w:rPr>
          <w:rFonts w:ascii="Times New Roman" w:hAnsi="Times New Roman" w:cs="Times New Roman"/>
          <w:color w:val="000000" w:themeColor="text1"/>
          <w:sz w:val="24"/>
          <w:szCs w:val="24"/>
          <w:lang w:val="en-US"/>
        </w:rPr>
        <w:t xml:space="preserve">as well as chemical </w:t>
      </w:r>
      <w:r w:rsidR="00E62E0F" w:rsidRPr="00C70602">
        <w:rPr>
          <w:rFonts w:ascii="Times New Roman" w:hAnsi="Times New Roman" w:cs="Times New Roman"/>
          <w:color w:val="000000" w:themeColor="text1"/>
          <w:sz w:val="24"/>
          <w:szCs w:val="24"/>
          <w:lang w:val="en-US"/>
        </w:rPr>
        <w:lastRenderedPageBreak/>
        <w:t xml:space="preserve">insecticides </w:t>
      </w:r>
      <w:r w:rsidR="006173E4" w:rsidRPr="00C70602">
        <w:rPr>
          <w:rFonts w:ascii="Times New Roman" w:hAnsi="Times New Roman" w:cs="Times New Roman"/>
          <w:color w:val="000000" w:themeColor="text1"/>
          <w:sz w:val="24"/>
          <w:szCs w:val="24"/>
          <w:lang w:val="en-US"/>
        </w:rPr>
        <w:t xml:space="preserve">in agricultural systems still requires further research. There is currently no </w:t>
      </w:r>
      <w:r w:rsidR="00025355" w:rsidRPr="00C70602">
        <w:rPr>
          <w:rFonts w:ascii="Times New Roman" w:hAnsi="Times New Roman" w:cs="Times New Roman"/>
          <w:color w:val="000000" w:themeColor="text1"/>
          <w:sz w:val="24"/>
          <w:szCs w:val="24"/>
          <w:lang w:val="en-US"/>
        </w:rPr>
        <w:t xml:space="preserve">single </w:t>
      </w:r>
      <w:r w:rsidR="003E08AB">
        <w:rPr>
          <w:rFonts w:ascii="Times New Roman" w:hAnsi="Times New Roman" w:cs="Times New Roman"/>
          <w:color w:val="000000" w:themeColor="text1"/>
          <w:sz w:val="24"/>
          <w:szCs w:val="24"/>
          <w:lang w:val="en-US"/>
        </w:rPr>
        <w:t xml:space="preserve">paper that </w:t>
      </w:r>
      <w:r w:rsidR="00AA77CE">
        <w:rPr>
          <w:rFonts w:ascii="Times New Roman" w:hAnsi="Times New Roman" w:cs="Times New Roman"/>
          <w:color w:val="000000" w:themeColor="text1"/>
          <w:sz w:val="24"/>
          <w:szCs w:val="24"/>
          <w:lang w:val="en-US"/>
        </w:rPr>
        <w:t>addressed</w:t>
      </w:r>
      <w:r w:rsidR="006173E4" w:rsidRPr="00C70602">
        <w:rPr>
          <w:rFonts w:ascii="Times New Roman" w:hAnsi="Times New Roman" w:cs="Times New Roman"/>
          <w:color w:val="000000" w:themeColor="text1"/>
          <w:sz w:val="24"/>
          <w:szCs w:val="24"/>
          <w:lang w:val="en-US"/>
        </w:rPr>
        <w:t xml:space="preserve"> this question </w:t>
      </w:r>
      <w:r w:rsidR="002261CE" w:rsidRPr="00C70602">
        <w:rPr>
          <w:rFonts w:ascii="Times New Roman" w:hAnsi="Times New Roman" w:cs="Times New Roman"/>
          <w:color w:val="000000" w:themeColor="text1"/>
          <w:sz w:val="24"/>
          <w:szCs w:val="24"/>
          <w:lang w:val="en-US"/>
        </w:rPr>
        <w:t xml:space="preserve">and several studies </w:t>
      </w:r>
      <w:r w:rsidR="00EE5F47">
        <w:rPr>
          <w:rFonts w:ascii="Times New Roman" w:hAnsi="Times New Roman" w:cs="Times New Roman"/>
          <w:color w:val="000000" w:themeColor="text1"/>
          <w:sz w:val="24"/>
          <w:szCs w:val="24"/>
          <w:lang w:val="en-US"/>
        </w:rPr>
        <w:t xml:space="preserve">on </w:t>
      </w:r>
      <w:r w:rsidR="002261CE" w:rsidRPr="00C70602">
        <w:rPr>
          <w:rFonts w:ascii="Times New Roman" w:hAnsi="Times New Roman" w:cs="Times New Roman"/>
          <w:color w:val="000000" w:themeColor="text1"/>
          <w:sz w:val="24"/>
          <w:szCs w:val="24"/>
          <w:lang w:val="en-US"/>
        </w:rPr>
        <w:t>soil fertility have mainly focused on frass application to improve soil health and promote p</w:t>
      </w:r>
      <w:r w:rsidR="009D65E1" w:rsidRPr="00C70602">
        <w:rPr>
          <w:rFonts w:ascii="Times New Roman" w:hAnsi="Times New Roman" w:cs="Times New Roman"/>
          <w:color w:val="000000" w:themeColor="text1"/>
          <w:sz w:val="24"/>
          <w:szCs w:val="24"/>
          <w:lang w:val="en-US"/>
        </w:rPr>
        <w:t>lant</w:t>
      </w:r>
      <w:r w:rsidR="002261CE" w:rsidRPr="00C70602">
        <w:rPr>
          <w:rFonts w:ascii="Times New Roman" w:hAnsi="Times New Roman" w:cs="Times New Roman"/>
          <w:color w:val="000000" w:themeColor="text1"/>
          <w:sz w:val="24"/>
          <w:szCs w:val="24"/>
          <w:lang w:val="en-US"/>
        </w:rPr>
        <w:t xml:space="preserve"> growth, with limited attention to its potential effect on insect herbivore performance </w:t>
      </w:r>
      <w:r w:rsidR="00F045FB" w:rsidRPr="00C70602">
        <w:rPr>
          <w:rFonts w:ascii="Times New Roman" w:hAnsi="Times New Roman" w:cs="Times New Roman"/>
          <w:noProof/>
          <w:color w:val="000000" w:themeColor="text1"/>
          <w:sz w:val="24"/>
          <w:szCs w:val="24"/>
          <w:lang w:val="en-US"/>
        </w:rPr>
        <w:t>(Poveda, 2021; Wantulla et al., 2022)</w:t>
      </w:r>
      <w:r w:rsidR="006173E4" w:rsidRPr="00C70602">
        <w:rPr>
          <w:rFonts w:ascii="Times New Roman" w:hAnsi="Times New Roman" w:cs="Times New Roman"/>
          <w:color w:val="000000" w:themeColor="text1"/>
          <w:sz w:val="24"/>
          <w:szCs w:val="24"/>
          <w:lang w:val="en-US"/>
        </w:rPr>
        <w:t>.</w:t>
      </w:r>
      <w:r w:rsidR="00EA14A8" w:rsidRPr="00C70602">
        <w:rPr>
          <w:rFonts w:ascii="Times New Roman" w:hAnsi="Times New Roman" w:cs="Times New Roman"/>
          <w:sz w:val="24"/>
          <w:szCs w:val="24"/>
        </w:rPr>
        <w:t xml:space="preserve"> </w:t>
      </w:r>
      <w:r w:rsidR="00D767F4" w:rsidRPr="00C70602">
        <w:rPr>
          <w:rFonts w:ascii="Times New Roman" w:hAnsi="Times New Roman" w:cs="Times New Roman"/>
          <w:sz w:val="24"/>
          <w:szCs w:val="24"/>
        </w:rPr>
        <w:t>E</w:t>
      </w:r>
      <w:r w:rsidR="00A901B5" w:rsidRPr="00C70602">
        <w:rPr>
          <w:rFonts w:ascii="Times New Roman" w:hAnsi="Times New Roman" w:cs="Times New Roman"/>
          <w:sz w:val="24"/>
          <w:szCs w:val="24"/>
        </w:rPr>
        <w:t xml:space="preserve">xploring the effects of insect frass on plant resistance to herbivores, </w:t>
      </w:r>
      <w:r w:rsidR="001C4A05" w:rsidRPr="00C70602">
        <w:rPr>
          <w:rFonts w:ascii="Times New Roman" w:hAnsi="Times New Roman" w:cs="Times New Roman"/>
          <w:sz w:val="24"/>
          <w:szCs w:val="24"/>
        </w:rPr>
        <w:t>can provide</w:t>
      </w:r>
      <w:r w:rsidR="00A901B5" w:rsidRPr="00C70602">
        <w:rPr>
          <w:rFonts w:ascii="Times New Roman" w:hAnsi="Times New Roman" w:cs="Times New Roman"/>
          <w:sz w:val="24"/>
          <w:szCs w:val="24"/>
        </w:rPr>
        <w:t xml:space="preserve"> insight</w:t>
      </w:r>
      <w:r w:rsidR="001C4A05" w:rsidRPr="00C70602">
        <w:rPr>
          <w:rFonts w:ascii="Times New Roman" w:hAnsi="Times New Roman" w:cs="Times New Roman"/>
          <w:sz w:val="24"/>
          <w:szCs w:val="24"/>
        </w:rPr>
        <w:t>s</w:t>
      </w:r>
      <w:r w:rsidR="00A901B5" w:rsidRPr="00C70602">
        <w:rPr>
          <w:rFonts w:ascii="Times New Roman" w:hAnsi="Times New Roman" w:cs="Times New Roman"/>
          <w:sz w:val="24"/>
          <w:szCs w:val="24"/>
        </w:rPr>
        <w:t xml:space="preserve"> into its use as a pest management strategy</w:t>
      </w:r>
      <w:r w:rsidR="00D767F4" w:rsidRPr="00C70602">
        <w:rPr>
          <w:rFonts w:ascii="Times New Roman" w:hAnsi="Times New Roman" w:cs="Times New Roman"/>
          <w:sz w:val="24"/>
          <w:szCs w:val="24"/>
        </w:rPr>
        <w:t xml:space="preserve"> and reduce the need for chemical pesticides</w:t>
      </w:r>
      <w:r w:rsidR="00A901B5" w:rsidRPr="00C70602">
        <w:rPr>
          <w:rFonts w:ascii="Times New Roman" w:hAnsi="Times New Roman" w:cs="Times New Roman"/>
          <w:sz w:val="24"/>
          <w:szCs w:val="24"/>
        </w:rPr>
        <w:t xml:space="preserve">. </w:t>
      </w:r>
    </w:p>
    <w:p w14:paraId="2FBAB09F" w14:textId="77777777" w:rsidR="008676B1" w:rsidRPr="00C70602" w:rsidRDefault="008676B1" w:rsidP="00C70602">
      <w:pPr>
        <w:spacing w:after="0" w:line="480" w:lineRule="auto"/>
        <w:jc w:val="both"/>
        <w:rPr>
          <w:rFonts w:ascii="Times New Roman" w:hAnsi="Times New Roman" w:cs="Times New Roman"/>
          <w:color w:val="000000" w:themeColor="text1"/>
          <w:sz w:val="24"/>
          <w:szCs w:val="24"/>
          <w:lang w:val="en-US"/>
        </w:rPr>
      </w:pPr>
    </w:p>
    <w:p w14:paraId="2C44F786" w14:textId="270FEF7F" w:rsidR="00F70D09" w:rsidRPr="00C70602" w:rsidRDefault="00EF2AC2" w:rsidP="00C70602">
      <w:pPr>
        <w:spacing w:line="480" w:lineRule="auto"/>
        <w:jc w:val="both"/>
        <w:rPr>
          <w:rFonts w:ascii="Times New Roman" w:hAnsi="Times New Roman" w:cs="Times New Roman"/>
          <w:color w:val="000000" w:themeColor="text1"/>
          <w:sz w:val="24"/>
          <w:szCs w:val="24"/>
          <w:lang w:val="en-US"/>
        </w:rPr>
      </w:pPr>
      <w:r w:rsidRPr="00C70602">
        <w:rPr>
          <w:rFonts w:ascii="Times New Roman" w:hAnsi="Times New Roman" w:cs="Times New Roman"/>
          <w:color w:val="000000" w:themeColor="text1"/>
          <w:sz w:val="24"/>
          <w:szCs w:val="24"/>
          <w:lang w:val="en-US"/>
        </w:rPr>
        <w:t>Here</w:t>
      </w:r>
      <w:r w:rsidR="00F70D09" w:rsidRPr="00C70602">
        <w:rPr>
          <w:rFonts w:ascii="Times New Roman" w:hAnsi="Times New Roman" w:cs="Times New Roman"/>
          <w:color w:val="000000" w:themeColor="text1"/>
          <w:sz w:val="24"/>
          <w:szCs w:val="24"/>
          <w:lang w:val="en-US"/>
        </w:rPr>
        <w:t>, we aimed to investigate the effects of frass derived from BSF and yellow mealworm</w:t>
      </w:r>
      <w:r w:rsidR="00005A0D" w:rsidRPr="00C70602">
        <w:rPr>
          <w:rFonts w:ascii="Times New Roman" w:hAnsi="Times New Roman" w:cs="Times New Roman"/>
          <w:color w:val="000000" w:themeColor="text1"/>
          <w:sz w:val="24"/>
          <w:szCs w:val="24"/>
          <w:lang w:val="en-US"/>
        </w:rPr>
        <w:t xml:space="preserve"> larvae</w:t>
      </w:r>
      <w:r w:rsidR="00F70D09" w:rsidRPr="00C70602">
        <w:rPr>
          <w:rFonts w:ascii="Times New Roman" w:hAnsi="Times New Roman" w:cs="Times New Roman"/>
          <w:color w:val="000000" w:themeColor="text1"/>
          <w:sz w:val="24"/>
          <w:szCs w:val="24"/>
          <w:lang w:val="en-US"/>
        </w:rPr>
        <w:t xml:space="preserve"> on growth performance </w:t>
      </w:r>
      <w:r w:rsidR="00005A0D" w:rsidRPr="00C70602">
        <w:rPr>
          <w:rFonts w:ascii="Times New Roman" w:hAnsi="Times New Roman" w:cs="Times New Roman"/>
          <w:color w:val="000000" w:themeColor="text1"/>
          <w:sz w:val="24"/>
          <w:szCs w:val="24"/>
          <w:lang w:val="en-US"/>
        </w:rPr>
        <w:t xml:space="preserve">of </w:t>
      </w:r>
      <w:r w:rsidR="00005A0D" w:rsidRPr="00C70602">
        <w:rPr>
          <w:rFonts w:ascii="Times New Roman" w:hAnsi="Times New Roman" w:cs="Times New Roman"/>
          <w:i/>
          <w:iCs/>
          <w:color w:val="000000" w:themeColor="text1"/>
          <w:sz w:val="24"/>
          <w:szCs w:val="24"/>
          <w:lang w:val="en-US"/>
        </w:rPr>
        <w:t>B. rapa</w:t>
      </w:r>
      <w:r w:rsidR="00005A0D" w:rsidRPr="00C70602">
        <w:rPr>
          <w:rFonts w:ascii="Times New Roman" w:hAnsi="Times New Roman" w:cs="Times New Roman"/>
          <w:color w:val="000000" w:themeColor="text1"/>
          <w:sz w:val="24"/>
          <w:szCs w:val="24"/>
          <w:lang w:val="en-US"/>
        </w:rPr>
        <w:t xml:space="preserve"> </w:t>
      </w:r>
      <w:r w:rsidR="00F70D09" w:rsidRPr="00C70602">
        <w:rPr>
          <w:rFonts w:ascii="Times New Roman" w:hAnsi="Times New Roman" w:cs="Times New Roman"/>
          <w:color w:val="000000" w:themeColor="text1"/>
          <w:sz w:val="24"/>
          <w:szCs w:val="24"/>
          <w:lang w:val="en-US"/>
        </w:rPr>
        <w:t xml:space="preserve">and resistance </w:t>
      </w:r>
      <w:r w:rsidR="004E0B6C" w:rsidRPr="00C70602">
        <w:rPr>
          <w:rFonts w:ascii="Times New Roman" w:hAnsi="Times New Roman" w:cs="Times New Roman"/>
          <w:color w:val="000000" w:themeColor="text1"/>
          <w:sz w:val="24"/>
          <w:szCs w:val="24"/>
          <w:lang w:val="en-US"/>
        </w:rPr>
        <w:t xml:space="preserve">of the plants </w:t>
      </w:r>
      <w:r w:rsidR="00F70D09" w:rsidRPr="00C70602">
        <w:rPr>
          <w:rFonts w:ascii="Times New Roman" w:hAnsi="Times New Roman" w:cs="Times New Roman"/>
          <w:color w:val="000000" w:themeColor="text1"/>
          <w:sz w:val="24"/>
          <w:szCs w:val="24"/>
          <w:lang w:val="en-US"/>
        </w:rPr>
        <w:t xml:space="preserve">to </w:t>
      </w:r>
      <w:r w:rsidR="004E0B6C" w:rsidRPr="00C70602">
        <w:rPr>
          <w:rFonts w:ascii="Times New Roman" w:hAnsi="Times New Roman" w:cs="Times New Roman"/>
          <w:color w:val="000000" w:themeColor="text1"/>
          <w:sz w:val="24"/>
          <w:szCs w:val="24"/>
          <w:lang w:val="en-US"/>
        </w:rPr>
        <w:t xml:space="preserve">the </w:t>
      </w:r>
      <w:r w:rsidR="00F70D09" w:rsidRPr="00C70602">
        <w:rPr>
          <w:rFonts w:ascii="Times New Roman" w:hAnsi="Times New Roman" w:cs="Times New Roman"/>
          <w:color w:val="000000" w:themeColor="text1"/>
          <w:sz w:val="24"/>
          <w:szCs w:val="24"/>
          <w:lang w:val="en-US"/>
        </w:rPr>
        <w:t xml:space="preserve">herbivores </w:t>
      </w:r>
      <w:r w:rsidR="00F70D09" w:rsidRPr="00C70602">
        <w:rPr>
          <w:rFonts w:ascii="Times New Roman" w:hAnsi="Times New Roman" w:cs="Times New Roman"/>
          <w:i/>
          <w:iCs/>
          <w:color w:val="000000" w:themeColor="text1"/>
          <w:sz w:val="24"/>
          <w:szCs w:val="24"/>
          <w:lang w:val="en-US"/>
        </w:rPr>
        <w:t>D. radicum</w:t>
      </w:r>
      <w:r w:rsidR="00F70D09" w:rsidRPr="00C70602">
        <w:rPr>
          <w:rFonts w:ascii="Times New Roman" w:hAnsi="Times New Roman" w:cs="Times New Roman"/>
          <w:color w:val="000000" w:themeColor="text1"/>
          <w:sz w:val="24"/>
          <w:szCs w:val="24"/>
          <w:lang w:val="en-US"/>
        </w:rPr>
        <w:t xml:space="preserve"> and </w:t>
      </w:r>
      <w:r w:rsidR="00F70D09" w:rsidRPr="00C70602">
        <w:rPr>
          <w:rFonts w:ascii="Times New Roman" w:hAnsi="Times New Roman" w:cs="Times New Roman"/>
          <w:i/>
          <w:iCs/>
          <w:color w:val="000000" w:themeColor="text1"/>
          <w:sz w:val="24"/>
          <w:szCs w:val="24"/>
          <w:lang w:val="en-US"/>
        </w:rPr>
        <w:t>P. xylostella</w:t>
      </w:r>
      <w:r w:rsidR="00F70D09" w:rsidRPr="00C70602">
        <w:rPr>
          <w:rFonts w:ascii="Times New Roman" w:hAnsi="Times New Roman" w:cs="Times New Roman"/>
          <w:color w:val="000000" w:themeColor="text1"/>
          <w:sz w:val="24"/>
          <w:szCs w:val="24"/>
          <w:lang w:val="en-US"/>
        </w:rPr>
        <w:t>.</w:t>
      </w:r>
      <w:r w:rsidR="004E0B6C" w:rsidRPr="00C70602">
        <w:rPr>
          <w:rFonts w:ascii="Times New Roman" w:hAnsi="Times New Roman" w:cs="Times New Roman"/>
          <w:color w:val="000000" w:themeColor="text1"/>
          <w:sz w:val="24"/>
          <w:szCs w:val="24"/>
          <w:lang w:val="en-US"/>
        </w:rPr>
        <w:t xml:space="preserve"> W</w:t>
      </w:r>
      <w:r w:rsidR="00F70D09" w:rsidRPr="00C70602">
        <w:rPr>
          <w:rFonts w:ascii="Times New Roman" w:hAnsi="Times New Roman" w:cs="Times New Roman"/>
          <w:color w:val="000000" w:themeColor="text1"/>
          <w:sz w:val="24"/>
          <w:szCs w:val="24"/>
          <w:lang w:val="en-US"/>
        </w:rPr>
        <w:t xml:space="preserve">e </w:t>
      </w:r>
      <w:proofErr w:type="spellStart"/>
      <w:r w:rsidR="00F70D09" w:rsidRPr="00C70602">
        <w:rPr>
          <w:rFonts w:ascii="Times New Roman" w:hAnsi="Times New Roman" w:cs="Times New Roman"/>
          <w:color w:val="000000" w:themeColor="text1"/>
          <w:sz w:val="24"/>
          <w:szCs w:val="24"/>
          <w:lang w:val="en-US"/>
        </w:rPr>
        <w:t>hypothesised</w:t>
      </w:r>
      <w:proofErr w:type="spellEnd"/>
      <w:r w:rsidR="00F70D09" w:rsidRPr="00C70602">
        <w:rPr>
          <w:rFonts w:ascii="Times New Roman" w:hAnsi="Times New Roman" w:cs="Times New Roman"/>
          <w:color w:val="000000" w:themeColor="text1"/>
          <w:sz w:val="24"/>
          <w:szCs w:val="24"/>
          <w:lang w:val="en-US"/>
        </w:rPr>
        <w:t xml:space="preserve"> that frass</w:t>
      </w:r>
      <w:r w:rsidR="005B412A">
        <w:rPr>
          <w:rFonts w:ascii="Times New Roman" w:hAnsi="Times New Roman" w:cs="Times New Roman"/>
          <w:color w:val="000000" w:themeColor="text1"/>
          <w:sz w:val="24"/>
          <w:szCs w:val="24"/>
          <w:lang w:val="en-US"/>
        </w:rPr>
        <w:t>,</w:t>
      </w:r>
      <w:r w:rsidR="00F70D09" w:rsidRPr="00C70602">
        <w:rPr>
          <w:rFonts w:ascii="Times New Roman" w:hAnsi="Times New Roman" w:cs="Times New Roman"/>
          <w:color w:val="000000" w:themeColor="text1"/>
          <w:sz w:val="24"/>
          <w:szCs w:val="24"/>
          <w:lang w:val="en-US"/>
        </w:rPr>
        <w:t xml:space="preserve"> </w:t>
      </w:r>
      <w:r w:rsidR="004E0B6C" w:rsidRPr="00C70602">
        <w:rPr>
          <w:rFonts w:ascii="Times New Roman" w:hAnsi="Times New Roman" w:cs="Times New Roman"/>
          <w:color w:val="000000" w:themeColor="text1"/>
          <w:sz w:val="24"/>
          <w:szCs w:val="24"/>
          <w:lang w:val="en-US"/>
        </w:rPr>
        <w:t xml:space="preserve">due to its high nutrient content, </w:t>
      </w:r>
      <w:r w:rsidR="00F70D09" w:rsidRPr="00C70602">
        <w:rPr>
          <w:rFonts w:ascii="Times New Roman" w:hAnsi="Times New Roman" w:cs="Times New Roman"/>
          <w:color w:val="000000" w:themeColor="text1"/>
          <w:sz w:val="24"/>
          <w:szCs w:val="24"/>
          <w:lang w:val="en-US"/>
        </w:rPr>
        <w:t xml:space="preserve">would enhance the growth of </w:t>
      </w:r>
      <w:r w:rsidR="00F70D09" w:rsidRPr="00C70602">
        <w:rPr>
          <w:rFonts w:ascii="Times New Roman" w:hAnsi="Times New Roman" w:cs="Times New Roman"/>
          <w:i/>
          <w:iCs/>
          <w:color w:val="000000" w:themeColor="text1"/>
          <w:sz w:val="24"/>
          <w:szCs w:val="24"/>
          <w:lang w:val="en-US"/>
        </w:rPr>
        <w:t>B. rapa</w:t>
      </w:r>
      <w:r w:rsidR="00F70D09" w:rsidRPr="00C70602">
        <w:rPr>
          <w:rFonts w:ascii="Times New Roman" w:hAnsi="Times New Roman" w:cs="Times New Roman"/>
          <w:color w:val="000000" w:themeColor="text1"/>
          <w:sz w:val="24"/>
          <w:szCs w:val="24"/>
          <w:lang w:val="en-US"/>
        </w:rPr>
        <w:t xml:space="preserve"> and confer resistance to the herbivores</w:t>
      </w:r>
      <w:r w:rsidR="002F589B" w:rsidRPr="00C70602">
        <w:rPr>
          <w:rFonts w:ascii="Times New Roman" w:hAnsi="Times New Roman" w:cs="Times New Roman"/>
          <w:color w:val="000000" w:themeColor="text1"/>
          <w:sz w:val="24"/>
          <w:szCs w:val="24"/>
          <w:lang w:val="en-US"/>
        </w:rPr>
        <w:t>, compared to control plants that received no frass</w:t>
      </w:r>
      <w:r w:rsidR="00871BF9" w:rsidRPr="00C70602">
        <w:rPr>
          <w:rFonts w:ascii="Times New Roman" w:hAnsi="Times New Roman" w:cs="Times New Roman"/>
          <w:color w:val="000000" w:themeColor="text1"/>
          <w:sz w:val="24"/>
          <w:szCs w:val="24"/>
          <w:lang w:val="en-US"/>
        </w:rPr>
        <w:t>.</w:t>
      </w:r>
      <w:r w:rsidR="008469E0" w:rsidRPr="00C70602">
        <w:rPr>
          <w:rFonts w:ascii="Times New Roman" w:hAnsi="Times New Roman" w:cs="Times New Roman"/>
          <w:color w:val="000000" w:themeColor="text1"/>
          <w:sz w:val="24"/>
          <w:szCs w:val="24"/>
          <w:lang w:val="en-US"/>
        </w:rPr>
        <w:t xml:space="preserve">  Additionally, we </w:t>
      </w:r>
      <w:proofErr w:type="spellStart"/>
      <w:r w:rsidR="008469E0" w:rsidRPr="00C70602">
        <w:rPr>
          <w:rFonts w:ascii="Times New Roman" w:hAnsi="Times New Roman" w:cs="Times New Roman"/>
          <w:color w:val="000000" w:themeColor="text1"/>
          <w:sz w:val="24"/>
          <w:szCs w:val="24"/>
          <w:lang w:val="en-US"/>
        </w:rPr>
        <w:t>hypothesised</w:t>
      </w:r>
      <w:proofErr w:type="spellEnd"/>
      <w:r w:rsidR="008469E0" w:rsidRPr="00C70602">
        <w:rPr>
          <w:rFonts w:ascii="Times New Roman" w:hAnsi="Times New Roman" w:cs="Times New Roman"/>
          <w:color w:val="000000" w:themeColor="text1"/>
          <w:sz w:val="24"/>
          <w:szCs w:val="24"/>
          <w:lang w:val="en-US"/>
        </w:rPr>
        <w:t xml:space="preserve"> that incubating frass in the soil or composting it will enhance its effectiveness as a soil amendment and lead to greater plant growth than non-incubated or uncomposted frass. </w:t>
      </w:r>
      <w:r w:rsidR="00F068E9" w:rsidRPr="00C70602">
        <w:rPr>
          <w:rFonts w:ascii="Times New Roman" w:hAnsi="Times New Roman" w:cs="Times New Roman"/>
          <w:color w:val="000000" w:themeColor="text1"/>
          <w:sz w:val="24"/>
          <w:szCs w:val="24"/>
          <w:lang w:val="en-US"/>
        </w:rPr>
        <w:t>In fact, c</w:t>
      </w:r>
      <w:r w:rsidR="008469E0" w:rsidRPr="00C70602">
        <w:rPr>
          <w:rFonts w:ascii="Times New Roman" w:hAnsi="Times New Roman" w:cs="Times New Roman"/>
          <w:color w:val="000000" w:themeColor="text1"/>
          <w:sz w:val="24"/>
          <w:szCs w:val="24"/>
          <w:lang w:val="en-US"/>
        </w:rPr>
        <w:t>omposting is a common method of preparing organic materials for use as soil amendments</w:t>
      </w:r>
      <w:r w:rsidR="004D77EC" w:rsidRPr="00C70602">
        <w:rPr>
          <w:rFonts w:ascii="Times New Roman" w:hAnsi="Times New Roman" w:cs="Times New Roman"/>
          <w:color w:val="000000" w:themeColor="text1"/>
          <w:sz w:val="24"/>
          <w:szCs w:val="24"/>
          <w:lang w:val="en-US"/>
        </w:rPr>
        <w:t xml:space="preserve"> </w:t>
      </w:r>
      <w:r w:rsidR="00BE22B6" w:rsidRPr="00C70602">
        <w:rPr>
          <w:rFonts w:ascii="Times New Roman" w:hAnsi="Times New Roman" w:cs="Times New Roman"/>
          <w:noProof/>
          <w:color w:val="000000" w:themeColor="text1"/>
          <w:sz w:val="24"/>
          <w:szCs w:val="24"/>
          <w:lang w:val="en-US"/>
        </w:rPr>
        <w:t>(Barthod et al., 2018; Goldan et al., 2023)</w:t>
      </w:r>
      <w:r w:rsidR="008469E0" w:rsidRPr="00C70602">
        <w:rPr>
          <w:rFonts w:ascii="Times New Roman" w:hAnsi="Times New Roman" w:cs="Times New Roman"/>
          <w:color w:val="000000" w:themeColor="text1"/>
          <w:sz w:val="24"/>
          <w:szCs w:val="24"/>
          <w:lang w:val="en-US"/>
        </w:rPr>
        <w:t xml:space="preserve">. </w:t>
      </w:r>
      <w:r w:rsidR="002F589B" w:rsidRPr="00C70602">
        <w:rPr>
          <w:rFonts w:ascii="Times New Roman" w:hAnsi="Times New Roman" w:cs="Times New Roman"/>
          <w:color w:val="000000" w:themeColor="text1"/>
          <w:sz w:val="24"/>
          <w:szCs w:val="24"/>
          <w:lang w:val="en-US"/>
        </w:rPr>
        <w:t>The findings of this study contribute to our understanding of the potential benefits of using frass as a sustainable and environmentally friendly fertili</w:t>
      </w:r>
      <w:r w:rsidR="00F068E9" w:rsidRPr="00C70602">
        <w:rPr>
          <w:rFonts w:ascii="Times New Roman" w:hAnsi="Times New Roman" w:cs="Times New Roman"/>
          <w:color w:val="000000" w:themeColor="text1"/>
          <w:sz w:val="24"/>
          <w:szCs w:val="24"/>
          <w:lang w:val="en-US"/>
        </w:rPr>
        <w:t>s</w:t>
      </w:r>
      <w:r w:rsidR="002F589B" w:rsidRPr="00C70602">
        <w:rPr>
          <w:rFonts w:ascii="Times New Roman" w:hAnsi="Times New Roman" w:cs="Times New Roman"/>
          <w:color w:val="000000" w:themeColor="text1"/>
          <w:sz w:val="24"/>
          <w:szCs w:val="24"/>
          <w:lang w:val="en-US"/>
        </w:rPr>
        <w:t>er in agriculture</w:t>
      </w:r>
      <w:r w:rsidR="00E864BF" w:rsidRPr="00C70602">
        <w:rPr>
          <w:rFonts w:ascii="Times New Roman" w:hAnsi="Times New Roman" w:cs="Times New Roman"/>
          <w:color w:val="000000" w:themeColor="text1"/>
          <w:sz w:val="24"/>
          <w:szCs w:val="24"/>
          <w:lang w:val="en-US"/>
        </w:rPr>
        <w:t>.</w:t>
      </w:r>
      <w:r w:rsidR="002F589B" w:rsidRPr="00C70602" w:rsidDel="002F589B">
        <w:rPr>
          <w:rFonts w:ascii="Times New Roman" w:hAnsi="Times New Roman" w:cs="Times New Roman"/>
          <w:color w:val="000000" w:themeColor="text1"/>
          <w:sz w:val="24"/>
          <w:szCs w:val="24"/>
          <w:lang w:val="en-US"/>
        </w:rPr>
        <w:t xml:space="preserve"> </w:t>
      </w:r>
    </w:p>
    <w:bookmarkEnd w:id="4"/>
    <w:bookmarkEnd w:id="5"/>
    <w:bookmarkEnd w:id="6"/>
    <w:p w14:paraId="0B747D39" w14:textId="77777777" w:rsidR="001249E0" w:rsidRPr="00C70602" w:rsidRDefault="001249E0" w:rsidP="00C70602">
      <w:pPr>
        <w:spacing w:after="0" w:line="480" w:lineRule="auto"/>
        <w:jc w:val="both"/>
        <w:rPr>
          <w:rFonts w:ascii="Times New Roman" w:hAnsi="Times New Roman" w:cs="Times New Roman"/>
          <w:b/>
          <w:bCs/>
          <w:sz w:val="24"/>
          <w:szCs w:val="24"/>
          <w:lang w:val="en-US"/>
        </w:rPr>
      </w:pPr>
    </w:p>
    <w:p w14:paraId="28327C3F" w14:textId="58EE134F" w:rsidR="00DA0855" w:rsidRPr="00C70602" w:rsidRDefault="00AF0FF2" w:rsidP="00C70602">
      <w:pPr>
        <w:spacing w:line="480" w:lineRule="auto"/>
        <w:jc w:val="both"/>
        <w:rPr>
          <w:rFonts w:ascii="Times New Roman" w:hAnsi="Times New Roman" w:cs="Times New Roman"/>
          <w:b/>
          <w:bCs/>
          <w:sz w:val="28"/>
          <w:szCs w:val="28"/>
          <w:lang w:val="en-US"/>
        </w:rPr>
      </w:pPr>
      <w:r w:rsidRPr="00C70602">
        <w:rPr>
          <w:rFonts w:ascii="Times New Roman" w:hAnsi="Times New Roman" w:cs="Times New Roman"/>
          <w:b/>
          <w:bCs/>
          <w:sz w:val="28"/>
          <w:szCs w:val="28"/>
          <w:lang w:val="en-US"/>
        </w:rPr>
        <w:t>Material</w:t>
      </w:r>
      <w:r w:rsidR="007F589C" w:rsidRPr="00C70602">
        <w:rPr>
          <w:rFonts w:ascii="Times New Roman" w:hAnsi="Times New Roman" w:cs="Times New Roman"/>
          <w:b/>
          <w:bCs/>
          <w:sz w:val="28"/>
          <w:szCs w:val="28"/>
          <w:lang w:val="en-US"/>
        </w:rPr>
        <w:t>s</w:t>
      </w:r>
      <w:r w:rsidRPr="00C70602">
        <w:rPr>
          <w:rFonts w:ascii="Times New Roman" w:hAnsi="Times New Roman" w:cs="Times New Roman"/>
          <w:b/>
          <w:bCs/>
          <w:sz w:val="28"/>
          <w:szCs w:val="28"/>
          <w:lang w:val="en-US"/>
        </w:rPr>
        <w:t xml:space="preserve"> and Methods</w:t>
      </w:r>
    </w:p>
    <w:p w14:paraId="292FB156" w14:textId="78CAC400" w:rsidR="00AF0FF2" w:rsidRPr="00C70602" w:rsidRDefault="008E6313" w:rsidP="00C70602">
      <w:pPr>
        <w:spacing w:line="480" w:lineRule="auto"/>
        <w:jc w:val="both"/>
        <w:rPr>
          <w:rFonts w:ascii="Times New Roman" w:hAnsi="Times New Roman" w:cs="Times New Roman"/>
          <w:b/>
          <w:bCs/>
          <w:sz w:val="24"/>
          <w:szCs w:val="24"/>
          <w:lang w:val="en-US"/>
        </w:rPr>
      </w:pPr>
      <w:r w:rsidRPr="00C70602">
        <w:rPr>
          <w:rFonts w:ascii="Times New Roman" w:hAnsi="Times New Roman" w:cs="Times New Roman"/>
          <w:b/>
          <w:bCs/>
          <w:sz w:val="24"/>
          <w:szCs w:val="24"/>
          <w:lang w:val="en-US"/>
        </w:rPr>
        <w:t>E</w:t>
      </w:r>
      <w:r w:rsidR="003B0761" w:rsidRPr="00C70602">
        <w:rPr>
          <w:rFonts w:ascii="Times New Roman" w:hAnsi="Times New Roman" w:cs="Times New Roman"/>
          <w:b/>
          <w:bCs/>
          <w:sz w:val="24"/>
          <w:szCs w:val="24"/>
          <w:lang w:val="en-US"/>
        </w:rPr>
        <w:t>xperimental</w:t>
      </w:r>
      <w:r w:rsidR="00AF0FF2" w:rsidRPr="00C70602">
        <w:rPr>
          <w:rFonts w:ascii="Times New Roman" w:hAnsi="Times New Roman" w:cs="Times New Roman"/>
          <w:b/>
          <w:bCs/>
          <w:sz w:val="24"/>
          <w:szCs w:val="24"/>
          <w:lang w:val="en-US"/>
        </w:rPr>
        <w:t xml:space="preserve"> </w:t>
      </w:r>
      <w:r w:rsidR="00670877" w:rsidRPr="00C70602">
        <w:rPr>
          <w:rFonts w:ascii="Times New Roman" w:hAnsi="Times New Roman" w:cs="Times New Roman"/>
          <w:b/>
          <w:bCs/>
          <w:sz w:val="24"/>
          <w:szCs w:val="24"/>
          <w:lang w:val="en-US"/>
        </w:rPr>
        <w:t>facility</w:t>
      </w:r>
      <w:r w:rsidR="00DB1992" w:rsidRPr="00C70602">
        <w:rPr>
          <w:rFonts w:ascii="Times New Roman" w:hAnsi="Times New Roman" w:cs="Times New Roman"/>
          <w:b/>
          <w:bCs/>
          <w:sz w:val="24"/>
          <w:szCs w:val="24"/>
          <w:lang w:val="en-US"/>
        </w:rPr>
        <w:t xml:space="preserve"> </w:t>
      </w:r>
      <w:r w:rsidR="004106E3" w:rsidRPr="00C70602">
        <w:rPr>
          <w:rFonts w:ascii="Times New Roman" w:hAnsi="Times New Roman" w:cs="Times New Roman"/>
          <w:b/>
          <w:bCs/>
          <w:sz w:val="24"/>
          <w:szCs w:val="24"/>
          <w:lang w:val="en-US"/>
        </w:rPr>
        <w:t>and</w:t>
      </w:r>
      <w:r w:rsidR="00373805" w:rsidRPr="00C70602">
        <w:rPr>
          <w:rFonts w:ascii="Times New Roman" w:hAnsi="Times New Roman" w:cs="Times New Roman"/>
          <w:b/>
          <w:bCs/>
          <w:sz w:val="24"/>
          <w:szCs w:val="24"/>
          <w:lang w:val="en-US"/>
        </w:rPr>
        <w:t xml:space="preserve"> greenhouse s</w:t>
      </w:r>
      <w:r w:rsidR="00670877" w:rsidRPr="00C70602">
        <w:rPr>
          <w:rFonts w:ascii="Times New Roman" w:hAnsi="Times New Roman" w:cs="Times New Roman"/>
          <w:b/>
          <w:bCs/>
          <w:sz w:val="24"/>
          <w:szCs w:val="24"/>
          <w:lang w:val="en-US"/>
        </w:rPr>
        <w:t>oil</w:t>
      </w:r>
      <w:r w:rsidR="0024181E" w:rsidRPr="00C70602">
        <w:rPr>
          <w:rFonts w:ascii="Times New Roman" w:hAnsi="Times New Roman" w:cs="Times New Roman"/>
          <w:b/>
          <w:bCs/>
          <w:sz w:val="24"/>
          <w:szCs w:val="24"/>
          <w:lang w:val="en-US"/>
        </w:rPr>
        <w:t xml:space="preserve"> </w:t>
      </w:r>
    </w:p>
    <w:p w14:paraId="38141C23" w14:textId="5A4008E7" w:rsidR="009D65E1" w:rsidRPr="00C70602" w:rsidRDefault="00693435" w:rsidP="00C70602">
      <w:pPr>
        <w:spacing w:after="0" w:line="480" w:lineRule="auto"/>
        <w:jc w:val="both"/>
        <w:rPr>
          <w:rFonts w:ascii="Times New Roman" w:hAnsi="Times New Roman" w:cs="Times New Roman"/>
          <w:sz w:val="24"/>
          <w:szCs w:val="24"/>
        </w:rPr>
      </w:pPr>
      <w:bookmarkStart w:id="7" w:name="_Hlk131687103"/>
      <w:r w:rsidRPr="00C70602">
        <w:rPr>
          <w:rFonts w:ascii="Times New Roman" w:hAnsi="Times New Roman" w:cs="Times New Roman"/>
          <w:sz w:val="24"/>
          <w:szCs w:val="24"/>
        </w:rPr>
        <w:t xml:space="preserve">We conducted greenhouse experiments to assess how </w:t>
      </w:r>
      <w:r w:rsidR="007F14F7" w:rsidRPr="00C70602">
        <w:rPr>
          <w:rFonts w:ascii="Times New Roman" w:hAnsi="Times New Roman" w:cs="Times New Roman"/>
          <w:sz w:val="24"/>
          <w:szCs w:val="24"/>
        </w:rPr>
        <w:t xml:space="preserve">frass </w:t>
      </w:r>
      <w:r w:rsidR="003E5834" w:rsidRPr="00C70602">
        <w:rPr>
          <w:rFonts w:ascii="Times New Roman" w:hAnsi="Times New Roman" w:cs="Times New Roman"/>
          <w:sz w:val="24"/>
          <w:szCs w:val="24"/>
        </w:rPr>
        <w:t xml:space="preserve">resulting </w:t>
      </w:r>
      <w:r w:rsidR="008E6313" w:rsidRPr="00C70602">
        <w:rPr>
          <w:rFonts w:ascii="Times New Roman" w:hAnsi="Times New Roman" w:cs="Times New Roman"/>
          <w:sz w:val="24"/>
          <w:szCs w:val="24"/>
        </w:rPr>
        <w:t xml:space="preserve">from the production of </w:t>
      </w:r>
      <w:r w:rsidR="007F14F7" w:rsidRPr="00C70602">
        <w:rPr>
          <w:rFonts w:ascii="Times New Roman" w:hAnsi="Times New Roman" w:cs="Times New Roman"/>
          <w:sz w:val="24"/>
          <w:szCs w:val="24"/>
        </w:rPr>
        <w:t>two edible insect</w:t>
      </w:r>
      <w:r w:rsidR="008E6313" w:rsidRPr="00C70602">
        <w:rPr>
          <w:rFonts w:ascii="Times New Roman" w:hAnsi="Times New Roman" w:cs="Times New Roman"/>
          <w:sz w:val="24"/>
          <w:szCs w:val="24"/>
        </w:rPr>
        <w:t xml:space="preserve"> species </w:t>
      </w:r>
      <w:r w:rsidR="00670877" w:rsidRPr="00C70602">
        <w:rPr>
          <w:rFonts w:ascii="Times New Roman" w:hAnsi="Times New Roman" w:cs="Times New Roman"/>
          <w:sz w:val="24"/>
          <w:szCs w:val="24"/>
        </w:rPr>
        <w:t>affect</w:t>
      </w:r>
      <w:r w:rsidR="00DC0C5D" w:rsidRPr="00C70602">
        <w:rPr>
          <w:rFonts w:ascii="Times New Roman" w:hAnsi="Times New Roman" w:cs="Times New Roman"/>
          <w:sz w:val="24"/>
          <w:szCs w:val="24"/>
        </w:rPr>
        <w:t>ed</w:t>
      </w:r>
      <w:r w:rsidRPr="00C70602">
        <w:rPr>
          <w:rFonts w:ascii="Times New Roman" w:hAnsi="Times New Roman" w:cs="Times New Roman"/>
          <w:sz w:val="24"/>
          <w:szCs w:val="24"/>
        </w:rPr>
        <w:t xml:space="preserve"> </w:t>
      </w:r>
      <w:r w:rsidR="008B0FD0" w:rsidRPr="00C70602">
        <w:rPr>
          <w:rFonts w:ascii="Times New Roman" w:hAnsi="Times New Roman" w:cs="Times New Roman"/>
          <w:sz w:val="24"/>
          <w:szCs w:val="24"/>
        </w:rPr>
        <w:t xml:space="preserve">the </w:t>
      </w:r>
      <w:r w:rsidR="00670877" w:rsidRPr="00C70602">
        <w:rPr>
          <w:rFonts w:ascii="Times New Roman" w:hAnsi="Times New Roman" w:cs="Times New Roman"/>
          <w:sz w:val="24"/>
          <w:szCs w:val="24"/>
        </w:rPr>
        <w:t xml:space="preserve">growth of </w:t>
      </w:r>
      <w:r w:rsidR="00DC0C5D" w:rsidRPr="00C70602">
        <w:rPr>
          <w:rFonts w:ascii="Times New Roman" w:hAnsi="Times New Roman" w:cs="Times New Roman"/>
          <w:sz w:val="24"/>
          <w:szCs w:val="24"/>
        </w:rPr>
        <w:t>f</w:t>
      </w:r>
      <w:r w:rsidR="009277D1" w:rsidRPr="00C70602">
        <w:rPr>
          <w:rFonts w:ascii="Times New Roman" w:hAnsi="Times New Roman" w:cs="Times New Roman"/>
          <w:sz w:val="24"/>
          <w:szCs w:val="24"/>
        </w:rPr>
        <w:t>ield mustard</w:t>
      </w:r>
      <w:r w:rsidR="001B67B8">
        <w:rPr>
          <w:rFonts w:ascii="Times New Roman" w:hAnsi="Times New Roman" w:cs="Times New Roman"/>
          <w:sz w:val="24"/>
          <w:szCs w:val="24"/>
        </w:rPr>
        <w:t>,</w:t>
      </w:r>
      <w:r w:rsidR="009277D1" w:rsidRPr="00C70602">
        <w:rPr>
          <w:rFonts w:ascii="Times New Roman" w:hAnsi="Times New Roman" w:cs="Times New Roman"/>
          <w:sz w:val="24"/>
          <w:szCs w:val="24"/>
        </w:rPr>
        <w:t xml:space="preserve"> </w:t>
      </w:r>
      <w:r w:rsidR="008E6313" w:rsidRPr="00C70602">
        <w:rPr>
          <w:rFonts w:ascii="Times New Roman" w:hAnsi="Times New Roman" w:cs="Times New Roman"/>
          <w:i/>
          <w:iCs/>
          <w:sz w:val="24"/>
          <w:szCs w:val="24"/>
        </w:rPr>
        <w:t>Brassica</w:t>
      </w:r>
      <w:r w:rsidR="009277D1" w:rsidRPr="00C70602">
        <w:rPr>
          <w:rFonts w:ascii="Times New Roman" w:hAnsi="Times New Roman" w:cs="Times New Roman"/>
          <w:i/>
          <w:iCs/>
          <w:sz w:val="24"/>
          <w:szCs w:val="24"/>
        </w:rPr>
        <w:t xml:space="preserve"> rapa</w:t>
      </w:r>
      <w:r w:rsidR="001C3FB9" w:rsidRPr="00C70602">
        <w:rPr>
          <w:rFonts w:ascii="Times New Roman" w:hAnsi="Times New Roman" w:cs="Times New Roman"/>
          <w:i/>
          <w:iCs/>
          <w:sz w:val="24"/>
          <w:szCs w:val="24"/>
        </w:rPr>
        <w:t xml:space="preserve"> </w:t>
      </w:r>
      <w:r w:rsidR="001C3FB9" w:rsidRPr="00C70602">
        <w:rPr>
          <w:rFonts w:ascii="Times New Roman" w:hAnsi="Times New Roman" w:cs="Times New Roman"/>
          <w:sz w:val="24"/>
          <w:szCs w:val="24"/>
        </w:rPr>
        <w:t>L</w:t>
      </w:r>
      <w:r w:rsidR="007334CC" w:rsidRPr="00C70602">
        <w:rPr>
          <w:rFonts w:ascii="Times New Roman" w:hAnsi="Times New Roman" w:cs="Times New Roman"/>
          <w:sz w:val="24"/>
          <w:szCs w:val="24"/>
        </w:rPr>
        <w:t>.</w:t>
      </w:r>
      <w:r w:rsidR="00370D3E" w:rsidRPr="00C70602">
        <w:rPr>
          <w:rFonts w:ascii="Times New Roman" w:hAnsi="Times New Roman" w:cs="Times New Roman"/>
          <w:sz w:val="24"/>
          <w:szCs w:val="24"/>
        </w:rPr>
        <w:t xml:space="preserve"> </w:t>
      </w:r>
      <w:r w:rsidR="001B67B8" w:rsidRPr="001B67B8">
        <w:rPr>
          <w:rFonts w:ascii="Times New Roman" w:hAnsi="Times New Roman" w:cs="Times New Roman"/>
          <w:sz w:val="24"/>
          <w:szCs w:val="24"/>
        </w:rPr>
        <w:t>(</w:t>
      </w:r>
      <w:proofErr w:type="spellStart"/>
      <w:r w:rsidR="001B67B8" w:rsidRPr="001B67B8">
        <w:rPr>
          <w:rFonts w:ascii="Times New Roman" w:hAnsi="Times New Roman" w:cs="Times New Roman"/>
          <w:sz w:val="24"/>
          <w:szCs w:val="24"/>
        </w:rPr>
        <w:t>Brassicales</w:t>
      </w:r>
      <w:proofErr w:type="spellEnd"/>
      <w:r w:rsidR="001B67B8" w:rsidRPr="001B67B8">
        <w:rPr>
          <w:rFonts w:ascii="Times New Roman" w:hAnsi="Times New Roman" w:cs="Times New Roman"/>
          <w:sz w:val="24"/>
          <w:szCs w:val="24"/>
        </w:rPr>
        <w:t xml:space="preserve">: Brassicaceae) </w:t>
      </w:r>
      <w:r w:rsidR="00370D3E" w:rsidRPr="00C70602">
        <w:rPr>
          <w:rFonts w:ascii="Times New Roman" w:hAnsi="Times New Roman" w:cs="Times New Roman"/>
          <w:sz w:val="24"/>
          <w:szCs w:val="24"/>
        </w:rPr>
        <w:t>plants</w:t>
      </w:r>
      <w:r w:rsidR="00670877" w:rsidRPr="00C70602">
        <w:rPr>
          <w:rFonts w:ascii="Times New Roman" w:hAnsi="Times New Roman" w:cs="Times New Roman"/>
          <w:i/>
          <w:iCs/>
          <w:sz w:val="24"/>
          <w:szCs w:val="24"/>
        </w:rPr>
        <w:t xml:space="preserve"> </w:t>
      </w:r>
      <w:r w:rsidR="007F14F7" w:rsidRPr="00C70602">
        <w:rPr>
          <w:rFonts w:ascii="Times New Roman" w:hAnsi="Times New Roman" w:cs="Times New Roman"/>
          <w:sz w:val="24"/>
          <w:szCs w:val="24"/>
        </w:rPr>
        <w:t xml:space="preserve">and </w:t>
      </w:r>
      <w:r w:rsidR="00670877" w:rsidRPr="00C70602">
        <w:rPr>
          <w:rFonts w:ascii="Times New Roman" w:hAnsi="Times New Roman" w:cs="Times New Roman"/>
          <w:sz w:val="24"/>
          <w:szCs w:val="24"/>
        </w:rPr>
        <w:t xml:space="preserve">the </w:t>
      </w:r>
      <w:r w:rsidR="001C3FB9" w:rsidRPr="00C70602">
        <w:rPr>
          <w:rFonts w:ascii="Times New Roman" w:hAnsi="Times New Roman" w:cs="Times New Roman"/>
          <w:sz w:val="24"/>
          <w:szCs w:val="24"/>
        </w:rPr>
        <w:t xml:space="preserve">survival </w:t>
      </w:r>
      <w:r w:rsidR="00670877" w:rsidRPr="00C70602">
        <w:rPr>
          <w:rFonts w:ascii="Times New Roman" w:hAnsi="Times New Roman" w:cs="Times New Roman"/>
          <w:sz w:val="24"/>
          <w:szCs w:val="24"/>
        </w:rPr>
        <w:t xml:space="preserve">of </w:t>
      </w:r>
      <w:r w:rsidR="002C6B20" w:rsidRPr="00C70602">
        <w:rPr>
          <w:rFonts w:ascii="Times New Roman" w:hAnsi="Times New Roman" w:cs="Times New Roman"/>
          <w:sz w:val="24"/>
          <w:szCs w:val="24"/>
        </w:rPr>
        <w:t xml:space="preserve">a </w:t>
      </w:r>
      <w:r w:rsidR="00670877" w:rsidRPr="00C70602">
        <w:rPr>
          <w:rFonts w:ascii="Times New Roman" w:hAnsi="Times New Roman" w:cs="Times New Roman"/>
          <w:sz w:val="24"/>
          <w:szCs w:val="24"/>
        </w:rPr>
        <w:t>below</w:t>
      </w:r>
      <w:r w:rsidR="002C6B20" w:rsidRPr="00C70602">
        <w:rPr>
          <w:rFonts w:ascii="Times New Roman" w:hAnsi="Times New Roman" w:cs="Times New Roman"/>
          <w:sz w:val="24"/>
          <w:szCs w:val="24"/>
        </w:rPr>
        <w:t>ground</w:t>
      </w:r>
      <w:r w:rsidR="00670877" w:rsidRPr="00C70602">
        <w:rPr>
          <w:rFonts w:ascii="Times New Roman" w:hAnsi="Times New Roman" w:cs="Times New Roman"/>
          <w:sz w:val="24"/>
          <w:szCs w:val="24"/>
        </w:rPr>
        <w:t xml:space="preserve"> and </w:t>
      </w:r>
      <w:r w:rsidR="002C6B20" w:rsidRPr="00C70602">
        <w:rPr>
          <w:rFonts w:ascii="Times New Roman" w:hAnsi="Times New Roman" w:cs="Times New Roman"/>
          <w:sz w:val="24"/>
          <w:szCs w:val="24"/>
        </w:rPr>
        <w:t>a</w:t>
      </w:r>
      <w:r w:rsidR="00FD6A73" w:rsidRPr="00C70602">
        <w:rPr>
          <w:rFonts w:ascii="Times New Roman" w:hAnsi="Times New Roman" w:cs="Times New Roman"/>
          <w:sz w:val="24"/>
          <w:szCs w:val="24"/>
        </w:rPr>
        <w:t>n</w:t>
      </w:r>
      <w:r w:rsidR="00670877" w:rsidRPr="00C70602">
        <w:rPr>
          <w:rFonts w:ascii="Times New Roman" w:hAnsi="Times New Roman" w:cs="Times New Roman"/>
          <w:sz w:val="24"/>
          <w:szCs w:val="24"/>
        </w:rPr>
        <w:t xml:space="preserve"> </w:t>
      </w:r>
      <w:r w:rsidR="008B0FD0" w:rsidRPr="00C70602">
        <w:rPr>
          <w:rFonts w:ascii="Times New Roman" w:hAnsi="Times New Roman" w:cs="Times New Roman"/>
          <w:sz w:val="24"/>
          <w:szCs w:val="24"/>
        </w:rPr>
        <w:t xml:space="preserve">aboveground </w:t>
      </w:r>
      <w:r w:rsidR="007F14F7" w:rsidRPr="00C70602">
        <w:rPr>
          <w:rFonts w:ascii="Times New Roman" w:hAnsi="Times New Roman" w:cs="Times New Roman"/>
          <w:sz w:val="24"/>
          <w:szCs w:val="24"/>
        </w:rPr>
        <w:t xml:space="preserve">insect </w:t>
      </w:r>
      <w:r w:rsidR="008B0FD0" w:rsidRPr="00C70602">
        <w:rPr>
          <w:rFonts w:ascii="Times New Roman" w:hAnsi="Times New Roman" w:cs="Times New Roman"/>
          <w:sz w:val="24"/>
          <w:szCs w:val="24"/>
        </w:rPr>
        <w:t>herbivore</w:t>
      </w:r>
      <w:r w:rsidR="008E6313" w:rsidRPr="00C70602">
        <w:rPr>
          <w:rFonts w:ascii="Times New Roman" w:hAnsi="Times New Roman" w:cs="Times New Roman"/>
          <w:sz w:val="24"/>
          <w:szCs w:val="24"/>
        </w:rPr>
        <w:t xml:space="preserve">. </w:t>
      </w:r>
      <w:bookmarkEnd w:id="7"/>
      <w:r w:rsidR="008E6313" w:rsidRPr="00C70602">
        <w:rPr>
          <w:rFonts w:ascii="Times New Roman" w:hAnsi="Times New Roman" w:cs="Times New Roman"/>
          <w:sz w:val="24"/>
          <w:szCs w:val="24"/>
        </w:rPr>
        <w:t xml:space="preserve">The study was conducted in the greenhouse facilities </w:t>
      </w:r>
      <w:r w:rsidR="008B0FD0" w:rsidRPr="00C70602">
        <w:rPr>
          <w:rFonts w:ascii="Times New Roman" w:hAnsi="Times New Roman" w:cs="Times New Roman"/>
          <w:sz w:val="24"/>
          <w:szCs w:val="24"/>
        </w:rPr>
        <w:t xml:space="preserve">at </w:t>
      </w:r>
      <w:proofErr w:type="spellStart"/>
      <w:r w:rsidR="008B0FD0" w:rsidRPr="00C70602">
        <w:rPr>
          <w:rFonts w:ascii="Times New Roman" w:hAnsi="Times New Roman" w:cs="Times New Roman"/>
          <w:sz w:val="24"/>
          <w:szCs w:val="24"/>
        </w:rPr>
        <w:t>Unifarm</w:t>
      </w:r>
      <w:proofErr w:type="spellEnd"/>
      <w:r w:rsidR="008B0FD0" w:rsidRPr="00C70602">
        <w:rPr>
          <w:rFonts w:ascii="Times New Roman" w:hAnsi="Times New Roman" w:cs="Times New Roman"/>
          <w:sz w:val="24"/>
          <w:szCs w:val="24"/>
        </w:rPr>
        <w:t xml:space="preserve">, Wageningen University </w:t>
      </w:r>
      <w:r w:rsidR="003B3EBE" w:rsidRPr="00C70602">
        <w:rPr>
          <w:rFonts w:ascii="Times New Roman" w:hAnsi="Times New Roman" w:cs="Times New Roman"/>
          <w:sz w:val="24"/>
          <w:szCs w:val="24"/>
        </w:rPr>
        <w:t xml:space="preserve">&amp; </w:t>
      </w:r>
      <w:r w:rsidR="008B0FD0" w:rsidRPr="00C70602">
        <w:rPr>
          <w:rFonts w:ascii="Times New Roman" w:hAnsi="Times New Roman" w:cs="Times New Roman"/>
          <w:sz w:val="24"/>
          <w:szCs w:val="24"/>
        </w:rPr>
        <w:lastRenderedPageBreak/>
        <w:t xml:space="preserve">Research, the Netherlands. The soil used in this study was </w:t>
      </w:r>
      <w:r w:rsidR="003528E3" w:rsidRPr="00C70602">
        <w:rPr>
          <w:rFonts w:ascii="Times New Roman" w:hAnsi="Times New Roman" w:cs="Times New Roman"/>
          <w:sz w:val="24"/>
          <w:szCs w:val="24"/>
        </w:rPr>
        <w:t xml:space="preserve">collected at </w:t>
      </w:r>
      <w:proofErr w:type="spellStart"/>
      <w:r w:rsidR="00261313" w:rsidRPr="00C70602">
        <w:rPr>
          <w:rFonts w:ascii="Times New Roman" w:hAnsi="Times New Roman" w:cs="Times New Roman"/>
          <w:sz w:val="24"/>
          <w:szCs w:val="24"/>
        </w:rPr>
        <w:t>Unifarm’s</w:t>
      </w:r>
      <w:proofErr w:type="spellEnd"/>
      <w:r w:rsidR="00261313" w:rsidRPr="00C70602">
        <w:rPr>
          <w:rFonts w:ascii="Times New Roman" w:hAnsi="Times New Roman" w:cs="Times New Roman"/>
          <w:sz w:val="24"/>
          <w:szCs w:val="24"/>
        </w:rPr>
        <w:t xml:space="preserve"> organic</w:t>
      </w:r>
      <w:r w:rsidR="003528E3" w:rsidRPr="00C70602">
        <w:rPr>
          <w:rFonts w:ascii="Times New Roman" w:hAnsi="Times New Roman" w:cs="Times New Roman"/>
          <w:sz w:val="24"/>
          <w:szCs w:val="24"/>
        </w:rPr>
        <w:t xml:space="preserve"> experimental </w:t>
      </w:r>
      <w:r w:rsidR="00342395" w:rsidRPr="00C70602">
        <w:rPr>
          <w:rFonts w:ascii="Times New Roman" w:hAnsi="Times New Roman" w:cs="Times New Roman"/>
          <w:sz w:val="24"/>
          <w:szCs w:val="24"/>
        </w:rPr>
        <w:t>farm</w:t>
      </w:r>
      <w:r w:rsidR="003528E3" w:rsidRPr="00C70602">
        <w:rPr>
          <w:rFonts w:ascii="Times New Roman" w:hAnsi="Times New Roman" w:cs="Times New Roman"/>
          <w:sz w:val="24"/>
          <w:szCs w:val="24"/>
        </w:rPr>
        <w:t xml:space="preserve"> </w:t>
      </w:r>
      <w:proofErr w:type="spellStart"/>
      <w:r w:rsidR="003528E3" w:rsidRPr="00C70602">
        <w:rPr>
          <w:rFonts w:ascii="Times New Roman" w:hAnsi="Times New Roman" w:cs="Times New Roman"/>
          <w:sz w:val="24"/>
          <w:szCs w:val="24"/>
        </w:rPr>
        <w:t>Droevendaal</w:t>
      </w:r>
      <w:proofErr w:type="spellEnd"/>
      <w:r w:rsidR="00F833F5" w:rsidRPr="00C70602">
        <w:rPr>
          <w:rFonts w:ascii="Times New Roman" w:hAnsi="Times New Roman" w:cs="Times New Roman"/>
          <w:sz w:val="24"/>
          <w:szCs w:val="24"/>
        </w:rPr>
        <w:t>.</w:t>
      </w:r>
      <w:r w:rsidR="00E93544" w:rsidRPr="00C70602">
        <w:rPr>
          <w:rFonts w:ascii="Times New Roman" w:hAnsi="Times New Roman" w:cs="Times New Roman"/>
          <w:sz w:val="24"/>
          <w:szCs w:val="24"/>
        </w:rPr>
        <w:t xml:space="preserve"> </w:t>
      </w:r>
      <w:r w:rsidR="00871BF9" w:rsidRPr="00C70602">
        <w:rPr>
          <w:rFonts w:ascii="Times New Roman" w:hAnsi="Times New Roman" w:cs="Times New Roman"/>
          <w:sz w:val="24"/>
          <w:szCs w:val="24"/>
        </w:rPr>
        <w:t>V</w:t>
      </w:r>
      <w:r w:rsidR="00E93544" w:rsidRPr="00C70602">
        <w:rPr>
          <w:rFonts w:ascii="Times New Roman" w:hAnsi="Times New Roman" w:cs="Times New Roman"/>
          <w:sz w:val="24"/>
          <w:szCs w:val="24"/>
        </w:rPr>
        <w:t xml:space="preserve">arious brassicaceous plant species </w:t>
      </w:r>
      <w:r w:rsidR="00871BF9" w:rsidRPr="00C70602">
        <w:rPr>
          <w:rFonts w:ascii="Times New Roman" w:hAnsi="Times New Roman" w:cs="Times New Roman"/>
          <w:sz w:val="24"/>
          <w:szCs w:val="24"/>
        </w:rPr>
        <w:t xml:space="preserve">had been grown on this soil </w:t>
      </w:r>
      <w:r w:rsidR="00E93544" w:rsidRPr="00C70602">
        <w:rPr>
          <w:rFonts w:ascii="Times New Roman" w:hAnsi="Times New Roman" w:cs="Times New Roman"/>
          <w:sz w:val="24"/>
          <w:szCs w:val="24"/>
        </w:rPr>
        <w:t>since 2011 and black mustard</w:t>
      </w:r>
      <w:r w:rsidR="001B67B8">
        <w:rPr>
          <w:rFonts w:ascii="Times New Roman" w:hAnsi="Times New Roman" w:cs="Times New Roman"/>
          <w:sz w:val="24"/>
          <w:szCs w:val="24"/>
        </w:rPr>
        <w:t xml:space="preserve">, </w:t>
      </w:r>
      <w:r w:rsidR="00E93544" w:rsidRPr="00C70602">
        <w:rPr>
          <w:rFonts w:ascii="Times New Roman" w:hAnsi="Times New Roman" w:cs="Times New Roman"/>
          <w:i/>
          <w:iCs/>
          <w:sz w:val="24"/>
          <w:szCs w:val="24"/>
        </w:rPr>
        <w:t>Brassica nigra</w:t>
      </w:r>
      <w:r w:rsidR="00E93544" w:rsidRPr="00C70602">
        <w:rPr>
          <w:rFonts w:ascii="Times New Roman" w:hAnsi="Times New Roman" w:cs="Times New Roman"/>
          <w:sz w:val="24"/>
          <w:szCs w:val="24"/>
        </w:rPr>
        <w:t xml:space="preserve"> </w:t>
      </w:r>
      <w:r w:rsidR="007B755D" w:rsidRPr="00C70602">
        <w:rPr>
          <w:rFonts w:ascii="Times New Roman" w:hAnsi="Times New Roman" w:cs="Times New Roman"/>
          <w:sz w:val="24"/>
          <w:szCs w:val="24"/>
        </w:rPr>
        <w:t>L.</w:t>
      </w:r>
      <w:r w:rsidR="007B755D">
        <w:rPr>
          <w:rFonts w:ascii="Times New Roman" w:hAnsi="Times New Roman" w:cs="Times New Roman"/>
          <w:sz w:val="24"/>
          <w:szCs w:val="24"/>
        </w:rPr>
        <w:t xml:space="preserve"> (</w:t>
      </w:r>
      <w:proofErr w:type="spellStart"/>
      <w:r w:rsidR="007B755D" w:rsidRPr="007B755D">
        <w:rPr>
          <w:rFonts w:ascii="Times New Roman" w:hAnsi="Times New Roman" w:cs="Times New Roman"/>
          <w:sz w:val="24"/>
          <w:szCs w:val="24"/>
        </w:rPr>
        <w:t>Brassicales</w:t>
      </w:r>
      <w:proofErr w:type="spellEnd"/>
      <w:r w:rsidR="007B755D">
        <w:rPr>
          <w:rFonts w:ascii="Times New Roman" w:hAnsi="Times New Roman" w:cs="Times New Roman"/>
          <w:sz w:val="24"/>
          <w:szCs w:val="24"/>
        </w:rPr>
        <w:t xml:space="preserve">: </w:t>
      </w:r>
      <w:r w:rsidR="007B755D" w:rsidRPr="001B67B8">
        <w:rPr>
          <w:rFonts w:ascii="Times New Roman" w:hAnsi="Times New Roman" w:cs="Times New Roman"/>
          <w:sz w:val="24"/>
          <w:szCs w:val="24"/>
        </w:rPr>
        <w:t>Brassicaceae</w:t>
      </w:r>
      <w:r w:rsidR="007B755D">
        <w:rPr>
          <w:rFonts w:ascii="Times New Roman" w:hAnsi="Times New Roman" w:cs="Times New Roman"/>
          <w:sz w:val="24"/>
          <w:szCs w:val="24"/>
        </w:rPr>
        <w:t>)</w:t>
      </w:r>
      <w:r w:rsidR="00E93544" w:rsidRPr="00C70602">
        <w:rPr>
          <w:rFonts w:ascii="Times New Roman" w:hAnsi="Times New Roman" w:cs="Times New Roman"/>
          <w:sz w:val="24"/>
          <w:szCs w:val="24"/>
        </w:rPr>
        <w:t xml:space="preserve"> had recently been grown at the location selected for soil collection.</w:t>
      </w:r>
    </w:p>
    <w:p w14:paraId="54CA550B" w14:textId="77777777" w:rsidR="009D65E1" w:rsidRPr="00C70602" w:rsidRDefault="009D65E1" w:rsidP="00C70602">
      <w:pPr>
        <w:spacing w:after="0" w:line="480" w:lineRule="auto"/>
        <w:jc w:val="both"/>
        <w:rPr>
          <w:rFonts w:ascii="Times New Roman" w:hAnsi="Times New Roman" w:cs="Times New Roman"/>
          <w:sz w:val="24"/>
          <w:szCs w:val="24"/>
        </w:rPr>
      </w:pPr>
    </w:p>
    <w:p w14:paraId="3F315D56" w14:textId="072D4941" w:rsidR="00AB5165" w:rsidRPr="00C70602" w:rsidRDefault="00960122" w:rsidP="00C70602">
      <w:pPr>
        <w:spacing w:line="480" w:lineRule="auto"/>
        <w:jc w:val="both"/>
        <w:rPr>
          <w:rFonts w:ascii="Times New Roman" w:hAnsi="Times New Roman" w:cs="Times New Roman"/>
          <w:b/>
          <w:bCs/>
          <w:sz w:val="24"/>
          <w:szCs w:val="24"/>
        </w:rPr>
      </w:pPr>
      <w:r w:rsidRPr="00C70602">
        <w:rPr>
          <w:rFonts w:ascii="Times New Roman" w:hAnsi="Times New Roman" w:cs="Times New Roman"/>
          <w:b/>
          <w:bCs/>
          <w:sz w:val="24"/>
          <w:szCs w:val="24"/>
        </w:rPr>
        <w:t>Raw material and s</w:t>
      </w:r>
      <w:r w:rsidR="00AB5165" w:rsidRPr="00C70602">
        <w:rPr>
          <w:rFonts w:ascii="Times New Roman" w:hAnsi="Times New Roman" w:cs="Times New Roman"/>
          <w:b/>
          <w:bCs/>
          <w:sz w:val="24"/>
          <w:szCs w:val="24"/>
        </w:rPr>
        <w:t>oil amendments</w:t>
      </w:r>
    </w:p>
    <w:p w14:paraId="11EB99E9" w14:textId="7E364765" w:rsidR="00383C29" w:rsidRPr="00C70602" w:rsidRDefault="00D23E85"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lang w:val="en-US"/>
        </w:rPr>
        <w:t>The f</w:t>
      </w:r>
      <w:r w:rsidR="00383C29" w:rsidRPr="00C70602">
        <w:rPr>
          <w:rFonts w:ascii="Times New Roman" w:hAnsi="Times New Roman" w:cs="Times New Roman"/>
          <w:sz w:val="24"/>
          <w:szCs w:val="24"/>
          <w:lang w:val="en-US"/>
        </w:rPr>
        <w:t xml:space="preserve">rass </w:t>
      </w:r>
      <w:r w:rsidR="00960122" w:rsidRPr="00C70602">
        <w:rPr>
          <w:rFonts w:ascii="Times New Roman" w:hAnsi="Times New Roman" w:cs="Times New Roman"/>
          <w:sz w:val="24"/>
          <w:szCs w:val="24"/>
          <w:lang w:val="en-US"/>
        </w:rPr>
        <w:t xml:space="preserve">used in this study was obtained from two commercially reared </w:t>
      </w:r>
      <w:r w:rsidR="00383C29" w:rsidRPr="00C70602">
        <w:rPr>
          <w:rFonts w:ascii="Times New Roman" w:hAnsi="Times New Roman" w:cs="Times New Roman"/>
          <w:sz w:val="24"/>
          <w:szCs w:val="24"/>
          <w:lang w:val="en-US"/>
        </w:rPr>
        <w:t>edible insect species</w:t>
      </w:r>
      <w:r w:rsidR="00960122" w:rsidRPr="00C70602">
        <w:rPr>
          <w:rFonts w:ascii="Times New Roman" w:hAnsi="Times New Roman" w:cs="Times New Roman"/>
          <w:sz w:val="24"/>
          <w:szCs w:val="24"/>
          <w:lang w:val="en-US"/>
        </w:rPr>
        <w:t xml:space="preserve">: </w:t>
      </w:r>
      <w:r w:rsidR="00E316A4" w:rsidRPr="00C70602">
        <w:rPr>
          <w:rFonts w:ascii="Times New Roman" w:hAnsi="Times New Roman" w:cs="Times New Roman"/>
          <w:sz w:val="24"/>
          <w:szCs w:val="24"/>
          <w:lang w:val="en-US"/>
        </w:rPr>
        <w:t xml:space="preserve">(1) </w:t>
      </w:r>
      <w:r w:rsidR="00960122" w:rsidRPr="00C70602">
        <w:rPr>
          <w:rFonts w:ascii="Times New Roman" w:hAnsi="Times New Roman" w:cs="Times New Roman"/>
          <w:sz w:val="24"/>
          <w:szCs w:val="24"/>
          <w:lang w:val="en-US"/>
        </w:rPr>
        <w:t xml:space="preserve">black soldier fly larvae </w:t>
      </w:r>
      <w:r w:rsidR="00960122" w:rsidRPr="00C70602">
        <w:rPr>
          <w:rFonts w:ascii="Times New Roman" w:hAnsi="Times New Roman" w:cs="Times New Roman"/>
          <w:i/>
          <w:iCs/>
          <w:sz w:val="24"/>
          <w:szCs w:val="24"/>
        </w:rPr>
        <w:t>Hermetia illucens</w:t>
      </w:r>
      <w:r w:rsidR="00960122" w:rsidRPr="00C70602">
        <w:rPr>
          <w:rFonts w:ascii="Times New Roman" w:hAnsi="Times New Roman" w:cs="Times New Roman"/>
          <w:sz w:val="24"/>
          <w:szCs w:val="24"/>
        </w:rPr>
        <w:t xml:space="preserve"> L. (Diptera: Stratiomyidae) provided by Bestico, Berkel en Rodenrijs, the Netherlands and </w:t>
      </w:r>
      <w:r w:rsidR="00E316A4" w:rsidRPr="00C70602">
        <w:rPr>
          <w:rFonts w:ascii="Times New Roman" w:hAnsi="Times New Roman" w:cs="Times New Roman"/>
          <w:sz w:val="24"/>
          <w:szCs w:val="24"/>
        </w:rPr>
        <w:t xml:space="preserve">(2) </w:t>
      </w:r>
      <w:r w:rsidR="00960122" w:rsidRPr="00C70602">
        <w:rPr>
          <w:rFonts w:ascii="Times New Roman" w:hAnsi="Times New Roman" w:cs="Times New Roman"/>
          <w:sz w:val="24"/>
          <w:szCs w:val="24"/>
        </w:rPr>
        <w:t>yellow mealworm</w:t>
      </w:r>
      <w:r w:rsidR="003E0AB7" w:rsidRPr="00C70602">
        <w:rPr>
          <w:rFonts w:ascii="Times New Roman" w:hAnsi="Times New Roman" w:cs="Times New Roman"/>
          <w:sz w:val="24"/>
          <w:szCs w:val="24"/>
        </w:rPr>
        <w:t xml:space="preserve"> larvae</w:t>
      </w:r>
      <w:r w:rsidR="00E316A4" w:rsidRPr="00C70602">
        <w:rPr>
          <w:rFonts w:ascii="Times New Roman" w:hAnsi="Times New Roman" w:cs="Times New Roman"/>
          <w:sz w:val="24"/>
          <w:szCs w:val="24"/>
        </w:rPr>
        <w:t>,</w:t>
      </w:r>
      <w:r w:rsidR="00960122" w:rsidRPr="00C70602">
        <w:rPr>
          <w:rFonts w:ascii="Times New Roman" w:hAnsi="Times New Roman" w:cs="Times New Roman"/>
          <w:sz w:val="24"/>
          <w:szCs w:val="24"/>
        </w:rPr>
        <w:t xml:space="preserve"> </w:t>
      </w:r>
      <w:r w:rsidR="00960122" w:rsidRPr="00C70602">
        <w:rPr>
          <w:rFonts w:ascii="Times New Roman" w:hAnsi="Times New Roman" w:cs="Times New Roman"/>
          <w:i/>
          <w:iCs/>
          <w:sz w:val="24"/>
          <w:szCs w:val="24"/>
        </w:rPr>
        <w:t>Tenebrio molito</w:t>
      </w:r>
      <w:r w:rsidR="00DC0C5D" w:rsidRPr="00C70602">
        <w:rPr>
          <w:rFonts w:ascii="Times New Roman" w:hAnsi="Times New Roman" w:cs="Times New Roman"/>
          <w:i/>
          <w:iCs/>
          <w:sz w:val="24"/>
          <w:szCs w:val="24"/>
        </w:rPr>
        <w:t>r</w:t>
      </w:r>
      <w:r w:rsidR="00960122" w:rsidRPr="00C70602">
        <w:rPr>
          <w:rFonts w:ascii="Times New Roman" w:hAnsi="Times New Roman" w:cs="Times New Roman"/>
          <w:sz w:val="24"/>
          <w:szCs w:val="24"/>
        </w:rPr>
        <w:t xml:space="preserve"> L. (Coleoptera: Tenebrionidae)</w:t>
      </w:r>
      <w:r w:rsidR="00E316A4" w:rsidRPr="00C70602">
        <w:rPr>
          <w:rFonts w:ascii="Times New Roman" w:hAnsi="Times New Roman" w:cs="Times New Roman"/>
          <w:sz w:val="24"/>
          <w:szCs w:val="24"/>
        </w:rPr>
        <w:t>,</w:t>
      </w:r>
      <w:r w:rsidR="00960122" w:rsidRPr="00C70602">
        <w:rPr>
          <w:rFonts w:ascii="Times New Roman" w:hAnsi="Times New Roman" w:cs="Times New Roman"/>
          <w:sz w:val="24"/>
          <w:szCs w:val="24"/>
        </w:rPr>
        <w:t xml:space="preserve"> provided by Nijenkamp-Voederdieren, </w:t>
      </w:r>
      <w:proofErr w:type="spellStart"/>
      <w:r w:rsidR="00960122" w:rsidRPr="00C70602">
        <w:rPr>
          <w:rFonts w:ascii="Times New Roman" w:hAnsi="Times New Roman" w:cs="Times New Roman"/>
          <w:sz w:val="24"/>
          <w:szCs w:val="24"/>
        </w:rPr>
        <w:t>Oldenzaal</w:t>
      </w:r>
      <w:proofErr w:type="spellEnd"/>
      <w:r w:rsidR="00960122" w:rsidRPr="00C70602">
        <w:rPr>
          <w:rFonts w:ascii="Times New Roman" w:hAnsi="Times New Roman" w:cs="Times New Roman"/>
          <w:sz w:val="24"/>
          <w:szCs w:val="24"/>
        </w:rPr>
        <w:t xml:space="preserve">, the Netherlands. </w:t>
      </w:r>
      <w:r w:rsidR="0024044A" w:rsidRPr="00C70602">
        <w:rPr>
          <w:rFonts w:ascii="Times New Roman" w:hAnsi="Times New Roman" w:cs="Times New Roman"/>
          <w:sz w:val="24"/>
          <w:szCs w:val="24"/>
        </w:rPr>
        <w:t>Before use,</w:t>
      </w:r>
      <w:r w:rsidR="00E316A4" w:rsidRPr="00C70602">
        <w:rPr>
          <w:rFonts w:ascii="Times New Roman" w:hAnsi="Times New Roman" w:cs="Times New Roman"/>
          <w:sz w:val="24"/>
          <w:szCs w:val="24"/>
          <w:lang w:val="en-US"/>
        </w:rPr>
        <w:t xml:space="preserve"> </w:t>
      </w:r>
      <w:r w:rsidR="00960122" w:rsidRPr="00C70602">
        <w:rPr>
          <w:rFonts w:ascii="Times New Roman" w:hAnsi="Times New Roman" w:cs="Times New Roman"/>
          <w:sz w:val="24"/>
          <w:szCs w:val="24"/>
          <w:lang w:val="en-US"/>
        </w:rPr>
        <w:t xml:space="preserve">frass </w:t>
      </w:r>
      <w:r w:rsidR="006F72E9" w:rsidRPr="00C70602">
        <w:rPr>
          <w:rFonts w:ascii="Times New Roman" w:hAnsi="Times New Roman" w:cs="Times New Roman"/>
          <w:sz w:val="24"/>
          <w:szCs w:val="24"/>
          <w:lang w:val="en-US"/>
        </w:rPr>
        <w:t xml:space="preserve">samples </w:t>
      </w:r>
      <w:r w:rsidR="00FD6A73" w:rsidRPr="00C70602">
        <w:rPr>
          <w:rFonts w:ascii="Times New Roman" w:hAnsi="Times New Roman" w:cs="Times New Roman"/>
          <w:sz w:val="24"/>
          <w:szCs w:val="24"/>
          <w:lang w:val="en-US"/>
        </w:rPr>
        <w:t>w</w:t>
      </w:r>
      <w:r w:rsidR="006F72E9" w:rsidRPr="00C70602">
        <w:rPr>
          <w:rFonts w:ascii="Times New Roman" w:hAnsi="Times New Roman" w:cs="Times New Roman"/>
          <w:sz w:val="24"/>
          <w:szCs w:val="24"/>
          <w:lang w:val="en-US"/>
        </w:rPr>
        <w:t>ere</w:t>
      </w:r>
      <w:r w:rsidR="00FD6A73" w:rsidRPr="00C70602">
        <w:rPr>
          <w:rFonts w:ascii="Times New Roman" w:hAnsi="Times New Roman" w:cs="Times New Roman"/>
          <w:sz w:val="24"/>
          <w:szCs w:val="24"/>
          <w:lang w:val="en-US"/>
        </w:rPr>
        <w:t xml:space="preserve"> </w:t>
      </w:r>
      <w:r w:rsidR="00017BC6" w:rsidRPr="00C70602">
        <w:rPr>
          <w:rFonts w:ascii="Times New Roman" w:hAnsi="Times New Roman" w:cs="Times New Roman"/>
          <w:sz w:val="24"/>
          <w:szCs w:val="24"/>
          <w:lang w:val="en-US"/>
        </w:rPr>
        <w:t>oven</w:t>
      </w:r>
      <w:r w:rsidR="005B1702" w:rsidRPr="00C70602">
        <w:rPr>
          <w:rFonts w:ascii="Times New Roman" w:hAnsi="Times New Roman" w:cs="Times New Roman"/>
          <w:sz w:val="24"/>
          <w:szCs w:val="24"/>
          <w:lang w:val="en-US"/>
        </w:rPr>
        <w:t xml:space="preserve">-dried </w:t>
      </w:r>
      <w:r w:rsidR="00383C29" w:rsidRPr="00C70602">
        <w:rPr>
          <w:rFonts w:ascii="Times New Roman" w:hAnsi="Times New Roman" w:cs="Times New Roman"/>
          <w:sz w:val="24"/>
          <w:szCs w:val="24"/>
          <w:lang w:val="en-US"/>
        </w:rPr>
        <w:t xml:space="preserve">at </w:t>
      </w:r>
      <w:r w:rsidR="00383C29" w:rsidRPr="00C70602">
        <w:rPr>
          <w:rFonts w:ascii="Times New Roman" w:hAnsi="Times New Roman" w:cs="Times New Roman"/>
          <w:sz w:val="24"/>
          <w:szCs w:val="24"/>
        </w:rPr>
        <w:t>60 °C for 24 h</w:t>
      </w:r>
      <w:r w:rsidR="005B1702" w:rsidRPr="00C70602">
        <w:rPr>
          <w:rFonts w:ascii="Times New Roman" w:hAnsi="Times New Roman" w:cs="Times New Roman"/>
          <w:sz w:val="24"/>
          <w:szCs w:val="24"/>
        </w:rPr>
        <w:t xml:space="preserve"> (Binder Model FED-260, Binder GmbH, </w:t>
      </w:r>
      <w:proofErr w:type="spellStart"/>
      <w:r w:rsidR="005B1702" w:rsidRPr="00C70602">
        <w:rPr>
          <w:rFonts w:ascii="Times New Roman" w:hAnsi="Times New Roman" w:cs="Times New Roman"/>
          <w:sz w:val="24"/>
          <w:szCs w:val="24"/>
        </w:rPr>
        <w:t>Tuttlingen</w:t>
      </w:r>
      <w:proofErr w:type="spellEnd"/>
      <w:r w:rsidR="005B1702" w:rsidRPr="00C70602">
        <w:rPr>
          <w:rFonts w:ascii="Times New Roman" w:hAnsi="Times New Roman" w:cs="Times New Roman"/>
          <w:sz w:val="24"/>
          <w:szCs w:val="24"/>
        </w:rPr>
        <w:t>, Germany)</w:t>
      </w:r>
      <w:r w:rsidR="00FD6A73" w:rsidRPr="00C70602">
        <w:rPr>
          <w:rFonts w:ascii="Times New Roman" w:hAnsi="Times New Roman" w:cs="Times New Roman"/>
          <w:sz w:val="24"/>
          <w:szCs w:val="24"/>
        </w:rPr>
        <w:t>,</w:t>
      </w:r>
      <w:r w:rsidR="00F40B8B" w:rsidRPr="00C70602">
        <w:rPr>
          <w:rFonts w:ascii="Times New Roman" w:hAnsi="Times New Roman" w:cs="Times New Roman"/>
          <w:sz w:val="24"/>
          <w:szCs w:val="24"/>
        </w:rPr>
        <w:t xml:space="preserve"> pulveri</w:t>
      </w:r>
      <w:r w:rsidR="00080B50" w:rsidRPr="00C70602">
        <w:rPr>
          <w:rFonts w:ascii="Times New Roman" w:hAnsi="Times New Roman" w:cs="Times New Roman"/>
          <w:sz w:val="24"/>
          <w:szCs w:val="24"/>
        </w:rPr>
        <w:t>s</w:t>
      </w:r>
      <w:r w:rsidR="00F40B8B" w:rsidRPr="00C70602">
        <w:rPr>
          <w:rFonts w:ascii="Times New Roman" w:hAnsi="Times New Roman" w:cs="Times New Roman"/>
          <w:sz w:val="24"/>
          <w:szCs w:val="24"/>
        </w:rPr>
        <w:t>ed</w:t>
      </w:r>
      <w:r w:rsidR="00383C29" w:rsidRPr="00C70602">
        <w:rPr>
          <w:rFonts w:ascii="Times New Roman" w:hAnsi="Times New Roman" w:cs="Times New Roman"/>
          <w:sz w:val="24"/>
          <w:szCs w:val="24"/>
        </w:rPr>
        <w:t xml:space="preserve"> </w:t>
      </w:r>
      <w:r w:rsidR="006F72E9" w:rsidRPr="00C70602">
        <w:rPr>
          <w:rFonts w:ascii="Times New Roman" w:hAnsi="Times New Roman" w:cs="Times New Roman"/>
          <w:sz w:val="24"/>
          <w:szCs w:val="24"/>
        </w:rPr>
        <w:t xml:space="preserve">using a </w:t>
      </w:r>
      <w:r w:rsidR="0024044A" w:rsidRPr="00C70602">
        <w:rPr>
          <w:rFonts w:ascii="Times New Roman" w:hAnsi="Times New Roman" w:cs="Times New Roman"/>
          <w:sz w:val="24"/>
          <w:szCs w:val="24"/>
        </w:rPr>
        <w:t>cutting mill SM 100</w:t>
      </w:r>
      <w:r w:rsidR="00017BC6" w:rsidRPr="00C70602">
        <w:rPr>
          <w:rFonts w:ascii="Times New Roman" w:hAnsi="Times New Roman" w:cs="Times New Roman"/>
          <w:sz w:val="24"/>
          <w:szCs w:val="24"/>
        </w:rPr>
        <w:t xml:space="preserve"> (</w:t>
      </w:r>
      <w:proofErr w:type="spellStart"/>
      <w:r w:rsidR="0024044A" w:rsidRPr="00C70602">
        <w:rPr>
          <w:rFonts w:ascii="Times New Roman" w:hAnsi="Times New Roman" w:cs="Times New Roman"/>
          <w:sz w:val="24"/>
          <w:szCs w:val="24"/>
        </w:rPr>
        <w:t>Retsch</w:t>
      </w:r>
      <w:proofErr w:type="spellEnd"/>
      <w:r w:rsidR="0024044A" w:rsidRPr="00C70602">
        <w:rPr>
          <w:rFonts w:ascii="Times New Roman" w:hAnsi="Times New Roman" w:cs="Times New Roman"/>
          <w:sz w:val="24"/>
          <w:szCs w:val="24"/>
        </w:rPr>
        <w:t xml:space="preserve"> B.V., </w:t>
      </w:r>
      <w:proofErr w:type="spellStart"/>
      <w:r w:rsidR="0024044A" w:rsidRPr="00C70602">
        <w:rPr>
          <w:rFonts w:ascii="Times New Roman" w:hAnsi="Times New Roman" w:cs="Times New Roman"/>
          <w:sz w:val="24"/>
          <w:szCs w:val="24"/>
        </w:rPr>
        <w:t>Haan</w:t>
      </w:r>
      <w:proofErr w:type="spellEnd"/>
      <w:r w:rsidR="0024044A" w:rsidRPr="00C70602">
        <w:rPr>
          <w:rFonts w:ascii="Times New Roman" w:hAnsi="Times New Roman" w:cs="Times New Roman"/>
          <w:sz w:val="24"/>
          <w:szCs w:val="24"/>
        </w:rPr>
        <w:t>, Germany</w:t>
      </w:r>
      <w:r w:rsidR="00017BC6" w:rsidRPr="00C70602">
        <w:rPr>
          <w:rFonts w:ascii="Times New Roman" w:hAnsi="Times New Roman" w:cs="Times New Roman"/>
          <w:sz w:val="24"/>
          <w:szCs w:val="24"/>
        </w:rPr>
        <w:t>)</w:t>
      </w:r>
      <w:r w:rsidR="0024044A" w:rsidRPr="00C70602">
        <w:rPr>
          <w:rFonts w:ascii="Times New Roman" w:hAnsi="Times New Roman" w:cs="Times New Roman"/>
          <w:sz w:val="24"/>
          <w:szCs w:val="24"/>
        </w:rPr>
        <w:t>, sieved (</w:t>
      </w:r>
      <w:r w:rsidR="005B1702" w:rsidRPr="00C70602">
        <w:rPr>
          <w:rFonts w:ascii="Times New Roman" w:hAnsi="Times New Roman" w:cs="Times New Roman"/>
          <w:sz w:val="24"/>
          <w:szCs w:val="24"/>
        </w:rPr>
        <w:t>2</w:t>
      </w:r>
      <w:r w:rsidR="0024044A" w:rsidRPr="00C70602">
        <w:rPr>
          <w:rFonts w:ascii="Times New Roman" w:hAnsi="Times New Roman" w:cs="Times New Roman"/>
          <w:sz w:val="24"/>
          <w:szCs w:val="24"/>
        </w:rPr>
        <w:t xml:space="preserve">-mm mesh size), </w:t>
      </w:r>
      <w:r w:rsidR="00383C29" w:rsidRPr="00C70602">
        <w:rPr>
          <w:rFonts w:ascii="Times New Roman" w:hAnsi="Times New Roman" w:cs="Times New Roman"/>
          <w:sz w:val="24"/>
          <w:szCs w:val="24"/>
        </w:rPr>
        <w:t xml:space="preserve">and </w:t>
      </w:r>
      <w:r w:rsidR="00F40B8B" w:rsidRPr="00C70602">
        <w:rPr>
          <w:rFonts w:ascii="Times New Roman" w:hAnsi="Times New Roman" w:cs="Times New Roman"/>
          <w:sz w:val="24"/>
          <w:szCs w:val="24"/>
        </w:rPr>
        <w:t xml:space="preserve">then </w:t>
      </w:r>
      <w:r w:rsidR="00383C29" w:rsidRPr="00C70602">
        <w:rPr>
          <w:rFonts w:ascii="Times New Roman" w:hAnsi="Times New Roman" w:cs="Times New Roman"/>
          <w:sz w:val="24"/>
          <w:szCs w:val="24"/>
        </w:rPr>
        <w:t xml:space="preserve">stored </w:t>
      </w:r>
      <w:r w:rsidR="00960122" w:rsidRPr="00C70602">
        <w:rPr>
          <w:rFonts w:ascii="Times New Roman" w:hAnsi="Times New Roman" w:cs="Times New Roman"/>
          <w:sz w:val="24"/>
          <w:szCs w:val="24"/>
        </w:rPr>
        <w:t xml:space="preserve">in air-tight containers </w:t>
      </w:r>
      <w:r w:rsidR="00383C29" w:rsidRPr="00C70602">
        <w:rPr>
          <w:rFonts w:ascii="Times New Roman" w:hAnsi="Times New Roman" w:cs="Times New Roman"/>
          <w:sz w:val="24"/>
          <w:szCs w:val="24"/>
        </w:rPr>
        <w:t>at room temperature</w:t>
      </w:r>
      <w:r w:rsidR="00C85173" w:rsidRPr="00C70602">
        <w:rPr>
          <w:rFonts w:ascii="Times New Roman" w:hAnsi="Times New Roman" w:cs="Times New Roman"/>
          <w:sz w:val="24"/>
          <w:szCs w:val="24"/>
        </w:rPr>
        <w:t xml:space="preserve"> for 78 days</w:t>
      </w:r>
      <w:r w:rsidR="00D664A0" w:rsidRPr="00C70602">
        <w:rPr>
          <w:rFonts w:ascii="Times New Roman" w:hAnsi="Times New Roman" w:cs="Times New Roman"/>
          <w:sz w:val="24"/>
          <w:szCs w:val="24"/>
        </w:rPr>
        <w:t>.</w:t>
      </w:r>
      <w:r w:rsidR="00383C29" w:rsidRPr="00C70602">
        <w:rPr>
          <w:rFonts w:ascii="Times New Roman" w:hAnsi="Times New Roman" w:cs="Times New Roman"/>
          <w:sz w:val="24"/>
          <w:szCs w:val="24"/>
          <w:lang w:val="en-US"/>
        </w:rPr>
        <w:t xml:space="preserve"> </w:t>
      </w:r>
      <w:r w:rsidR="00080B50" w:rsidRPr="00C70602">
        <w:rPr>
          <w:rFonts w:ascii="Times New Roman" w:hAnsi="Times New Roman" w:cs="Times New Roman"/>
          <w:sz w:val="24"/>
          <w:szCs w:val="24"/>
          <w:lang w:val="en-US"/>
        </w:rPr>
        <w:t>We</w:t>
      </w:r>
      <w:r w:rsidR="007B4AA4" w:rsidRPr="00C70602">
        <w:rPr>
          <w:rFonts w:ascii="Times New Roman" w:hAnsi="Times New Roman" w:cs="Times New Roman"/>
          <w:sz w:val="24"/>
          <w:szCs w:val="24"/>
          <w:lang w:val="en-US"/>
        </w:rPr>
        <w:t xml:space="preserve"> refer to the </w:t>
      </w:r>
      <w:proofErr w:type="spellStart"/>
      <w:r w:rsidR="00343C6E" w:rsidRPr="00C70602">
        <w:rPr>
          <w:rFonts w:ascii="Times New Roman" w:hAnsi="Times New Roman" w:cs="Times New Roman"/>
          <w:sz w:val="24"/>
          <w:szCs w:val="24"/>
          <w:lang w:val="en-US"/>
        </w:rPr>
        <w:t>pulverised</w:t>
      </w:r>
      <w:proofErr w:type="spellEnd"/>
      <w:r w:rsidR="007B4AA4" w:rsidRPr="00C70602">
        <w:rPr>
          <w:rFonts w:ascii="Times New Roman" w:hAnsi="Times New Roman" w:cs="Times New Roman"/>
          <w:sz w:val="24"/>
          <w:szCs w:val="24"/>
          <w:lang w:val="en-US"/>
        </w:rPr>
        <w:t xml:space="preserve"> frass as </w:t>
      </w:r>
      <w:r w:rsidR="007B4AA4" w:rsidRPr="00C70602">
        <w:rPr>
          <w:rFonts w:ascii="Times New Roman" w:hAnsi="Times New Roman" w:cs="Times New Roman"/>
          <w:i/>
          <w:iCs/>
          <w:sz w:val="24"/>
          <w:szCs w:val="24"/>
          <w:lang w:val="en-US"/>
        </w:rPr>
        <w:t xml:space="preserve">“raw frass” </w:t>
      </w:r>
      <w:r w:rsidR="007B4AA4" w:rsidRPr="00C70602">
        <w:rPr>
          <w:rFonts w:ascii="Times New Roman" w:hAnsi="Times New Roman" w:cs="Times New Roman"/>
          <w:sz w:val="24"/>
          <w:szCs w:val="24"/>
          <w:lang w:val="en-US"/>
        </w:rPr>
        <w:t xml:space="preserve">to differentiate it from other forms of frass used in this study </w:t>
      </w:r>
      <w:r w:rsidR="00C8718D" w:rsidRPr="00C70602">
        <w:rPr>
          <w:rFonts w:ascii="Times New Roman" w:hAnsi="Times New Roman" w:cs="Times New Roman"/>
          <w:sz w:val="24"/>
          <w:szCs w:val="24"/>
          <w:lang w:val="en-US"/>
        </w:rPr>
        <w:t>i.e.,</w:t>
      </w:r>
      <w:r w:rsidR="00871BF9" w:rsidRPr="00C70602">
        <w:rPr>
          <w:rFonts w:ascii="Times New Roman" w:hAnsi="Times New Roman" w:cs="Times New Roman"/>
          <w:sz w:val="24"/>
          <w:szCs w:val="24"/>
          <w:lang w:val="en-US"/>
        </w:rPr>
        <w:t xml:space="preserve"> </w:t>
      </w:r>
      <w:r w:rsidR="007B4AA4" w:rsidRPr="00C70602">
        <w:rPr>
          <w:rFonts w:ascii="Times New Roman" w:hAnsi="Times New Roman" w:cs="Times New Roman"/>
          <w:i/>
          <w:iCs/>
          <w:sz w:val="24"/>
          <w:szCs w:val="24"/>
          <w:lang w:val="en-US"/>
        </w:rPr>
        <w:t xml:space="preserve">“incubated frass” </w:t>
      </w:r>
      <w:r w:rsidR="007B4AA4" w:rsidRPr="00C70602">
        <w:rPr>
          <w:rFonts w:ascii="Times New Roman" w:hAnsi="Times New Roman" w:cs="Times New Roman"/>
          <w:sz w:val="24"/>
          <w:szCs w:val="24"/>
          <w:lang w:val="en-US"/>
        </w:rPr>
        <w:t xml:space="preserve">and </w:t>
      </w:r>
      <w:r w:rsidR="007B4AA4" w:rsidRPr="00C70602">
        <w:rPr>
          <w:rFonts w:ascii="Times New Roman" w:hAnsi="Times New Roman" w:cs="Times New Roman"/>
          <w:i/>
          <w:iCs/>
          <w:sz w:val="24"/>
          <w:szCs w:val="24"/>
          <w:lang w:val="en-US"/>
        </w:rPr>
        <w:t>“composted frass”</w:t>
      </w:r>
      <w:r w:rsidR="00D91B2E" w:rsidRPr="00C70602">
        <w:rPr>
          <w:rFonts w:ascii="Times New Roman" w:hAnsi="Times New Roman" w:cs="Times New Roman"/>
          <w:sz w:val="24"/>
          <w:szCs w:val="24"/>
          <w:lang w:val="en-US"/>
        </w:rPr>
        <w:t xml:space="preserve"> </w:t>
      </w:r>
      <w:r w:rsidR="007B4AA4" w:rsidRPr="00C70602">
        <w:rPr>
          <w:rFonts w:ascii="Times New Roman" w:hAnsi="Times New Roman" w:cs="Times New Roman"/>
          <w:sz w:val="24"/>
          <w:szCs w:val="24"/>
          <w:lang w:val="en-US"/>
        </w:rPr>
        <w:t>(see detail</w:t>
      </w:r>
      <w:r w:rsidR="003300E9" w:rsidRPr="00C70602">
        <w:rPr>
          <w:rFonts w:ascii="Times New Roman" w:hAnsi="Times New Roman" w:cs="Times New Roman"/>
          <w:sz w:val="24"/>
          <w:szCs w:val="24"/>
          <w:lang w:val="en-US"/>
        </w:rPr>
        <w:t>s in</w:t>
      </w:r>
      <w:r w:rsidR="00F00DFC" w:rsidRPr="00C70602">
        <w:rPr>
          <w:rFonts w:ascii="Times New Roman" w:hAnsi="Times New Roman" w:cs="Times New Roman"/>
          <w:sz w:val="24"/>
          <w:szCs w:val="24"/>
          <w:lang w:val="en-US"/>
        </w:rPr>
        <w:t xml:space="preserve"> sections</w:t>
      </w:r>
      <w:r w:rsidR="007B4AA4" w:rsidRPr="00C70602">
        <w:rPr>
          <w:rFonts w:ascii="Times New Roman" w:hAnsi="Times New Roman" w:cs="Times New Roman"/>
          <w:sz w:val="24"/>
          <w:szCs w:val="24"/>
          <w:lang w:val="en-US"/>
        </w:rPr>
        <w:t xml:space="preserve"> below)</w:t>
      </w:r>
      <w:r w:rsidR="00D91B2E" w:rsidRPr="00C70602">
        <w:rPr>
          <w:rFonts w:ascii="Times New Roman" w:hAnsi="Times New Roman" w:cs="Times New Roman"/>
          <w:sz w:val="24"/>
          <w:szCs w:val="24"/>
          <w:lang w:val="en-US"/>
        </w:rPr>
        <w:t xml:space="preserve">. </w:t>
      </w:r>
      <w:r w:rsidR="00470FC5" w:rsidRPr="00C70602">
        <w:rPr>
          <w:rFonts w:ascii="Times New Roman" w:hAnsi="Times New Roman" w:cs="Times New Roman"/>
          <w:sz w:val="24"/>
          <w:szCs w:val="24"/>
          <w:lang w:val="en-US"/>
        </w:rPr>
        <w:t>The soil</w:t>
      </w:r>
      <w:r w:rsidR="00383C29" w:rsidRPr="00C70602">
        <w:rPr>
          <w:rFonts w:ascii="Times New Roman" w:hAnsi="Times New Roman" w:cs="Times New Roman"/>
          <w:sz w:val="24"/>
          <w:szCs w:val="24"/>
          <w:lang w:val="en-US"/>
        </w:rPr>
        <w:t xml:space="preserve"> was amended with the </w:t>
      </w:r>
      <w:proofErr w:type="spellStart"/>
      <w:r w:rsidR="000A210E" w:rsidRPr="00C70602">
        <w:rPr>
          <w:rFonts w:ascii="Times New Roman" w:hAnsi="Times New Roman" w:cs="Times New Roman"/>
          <w:sz w:val="24"/>
          <w:szCs w:val="24"/>
          <w:lang w:val="en-US"/>
        </w:rPr>
        <w:t>pulverised</w:t>
      </w:r>
      <w:proofErr w:type="spellEnd"/>
      <w:r w:rsidR="000A210E" w:rsidRPr="00C70602">
        <w:rPr>
          <w:rFonts w:ascii="Times New Roman" w:hAnsi="Times New Roman" w:cs="Times New Roman"/>
          <w:sz w:val="24"/>
          <w:szCs w:val="24"/>
          <w:lang w:val="en-US"/>
        </w:rPr>
        <w:t xml:space="preserve"> </w:t>
      </w:r>
      <w:r w:rsidR="00383C29" w:rsidRPr="00C70602">
        <w:rPr>
          <w:rFonts w:ascii="Times New Roman" w:hAnsi="Times New Roman" w:cs="Times New Roman"/>
          <w:sz w:val="24"/>
          <w:szCs w:val="24"/>
          <w:lang w:val="en-US"/>
        </w:rPr>
        <w:t>frass by adding 2 g of frass per k</w:t>
      </w:r>
      <w:r w:rsidR="00234BAB" w:rsidRPr="00C70602">
        <w:rPr>
          <w:rFonts w:ascii="Times New Roman" w:hAnsi="Times New Roman" w:cs="Times New Roman"/>
          <w:sz w:val="24"/>
          <w:szCs w:val="24"/>
          <w:lang w:val="en-US"/>
        </w:rPr>
        <w:t>g</w:t>
      </w:r>
      <w:r w:rsidR="00383C29" w:rsidRPr="00C70602">
        <w:rPr>
          <w:rFonts w:ascii="Times New Roman" w:hAnsi="Times New Roman" w:cs="Times New Roman"/>
          <w:sz w:val="24"/>
          <w:szCs w:val="24"/>
          <w:lang w:val="en-US"/>
        </w:rPr>
        <w:t xml:space="preserve"> of soil </w:t>
      </w:r>
      <w:r w:rsidR="003B11FB" w:rsidRPr="00C70602">
        <w:rPr>
          <w:rFonts w:ascii="Times New Roman" w:hAnsi="Times New Roman" w:cs="Times New Roman"/>
          <w:sz w:val="24"/>
          <w:szCs w:val="24"/>
          <w:lang w:val="en-US"/>
        </w:rPr>
        <w:t xml:space="preserve">that had </w:t>
      </w:r>
      <w:r w:rsidR="00383C29" w:rsidRPr="00C70602">
        <w:rPr>
          <w:rFonts w:ascii="Times New Roman" w:hAnsi="Times New Roman" w:cs="Times New Roman"/>
          <w:sz w:val="24"/>
          <w:szCs w:val="24"/>
          <w:lang w:val="en-US"/>
        </w:rPr>
        <w:t xml:space="preserve">previously </w:t>
      </w:r>
      <w:r w:rsidR="003B11FB" w:rsidRPr="00C70602">
        <w:rPr>
          <w:rFonts w:ascii="Times New Roman" w:hAnsi="Times New Roman" w:cs="Times New Roman"/>
          <w:sz w:val="24"/>
          <w:szCs w:val="24"/>
          <w:lang w:val="en-US"/>
        </w:rPr>
        <w:t xml:space="preserve">been </w:t>
      </w:r>
      <w:r w:rsidR="00383C29" w:rsidRPr="00C70602">
        <w:rPr>
          <w:rFonts w:ascii="Times New Roman" w:hAnsi="Times New Roman" w:cs="Times New Roman"/>
          <w:sz w:val="24"/>
          <w:szCs w:val="24"/>
          <w:lang w:val="en-US"/>
        </w:rPr>
        <w:t xml:space="preserve">sieved </w:t>
      </w:r>
      <w:r w:rsidR="003B11FB" w:rsidRPr="00C70602">
        <w:rPr>
          <w:rFonts w:ascii="Times New Roman" w:hAnsi="Times New Roman" w:cs="Times New Roman"/>
          <w:sz w:val="24"/>
          <w:szCs w:val="24"/>
          <w:lang w:val="en-US"/>
        </w:rPr>
        <w:t xml:space="preserve">(5 mm) </w:t>
      </w:r>
      <w:r w:rsidR="00383C29" w:rsidRPr="00C70602">
        <w:rPr>
          <w:rFonts w:ascii="Times New Roman" w:hAnsi="Times New Roman" w:cs="Times New Roman"/>
          <w:sz w:val="24"/>
          <w:szCs w:val="24"/>
          <w:lang w:val="en-US"/>
        </w:rPr>
        <w:t>to remove large debris. To mix frass and soil, 20 g</w:t>
      </w:r>
      <w:r w:rsidR="00357E67" w:rsidRPr="00C70602">
        <w:rPr>
          <w:rFonts w:ascii="Times New Roman" w:hAnsi="Times New Roman" w:cs="Times New Roman"/>
          <w:sz w:val="24"/>
          <w:szCs w:val="24"/>
          <w:lang w:val="en-US"/>
        </w:rPr>
        <w:t xml:space="preserve"> of frass </w:t>
      </w:r>
      <w:r w:rsidR="00383C29" w:rsidRPr="00C70602">
        <w:rPr>
          <w:rFonts w:ascii="Times New Roman" w:hAnsi="Times New Roman" w:cs="Times New Roman"/>
          <w:sz w:val="24"/>
          <w:szCs w:val="24"/>
          <w:lang w:val="en-US"/>
        </w:rPr>
        <w:t>w</w:t>
      </w:r>
      <w:r w:rsidR="00741881" w:rsidRPr="00C70602">
        <w:rPr>
          <w:rFonts w:ascii="Times New Roman" w:hAnsi="Times New Roman" w:cs="Times New Roman"/>
          <w:sz w:val="24"/>
          <w:szCs w:val="24"/>
          <w:lang w:val="en-US"/>
        </w:rPr>
        <w:t>as</w:t>
      </w:r>
      <w:r w:rsidR="00383C29" w:rsidRPr="00C70602">
        <w:rPr>
          <w:rFonts w:ascii="Times New Roman" w:hAnsi="Times New Roman" w:cs="Times New Roman"/>
          <w:sz w:val="24"/>
          <w:szCs w:val="24"/>
          <w:lang w:val="en-US"/>
        </w:rPr>
        <w:t xml:space="preserve"> </w:t>
      </w:r>
      <w:r w:rsidR="003C4CC1" w:rsidRPr="00C70602">
        <w:rPr>
          <w:rFonts w:ascii="Times New Roman" w:hAnsi="Times New Roman" w:cs="Times New Roman"/>
          <w:sz w:val="24"/>
          <w:szCs w:val="24"/>
          <w:lang w:val="en-US"/>
        </w:rPr>
        <w:t>added to</w:t>
      </w:r>
      <w:r w:rsidR="00357E67" w:rsidRPr="00C70602">
        <w:rPr>
          <w:rFonts w:ascii="Times New Roman" w:hAnsi="Times New Roman" w:cs="Times New Roman"/>
          <w:sz w:val="24"/>
          <w:szCs w:val="24"/>
          <w:lang w:val="en-US"/>
        </w:rPr>
        <w:t xml:space="preserve"> 1</w:t>
      </w:r>
      <w:r w:rsidR="00791256" w:rsidRPr="00C70602">
        <w:rPr>
          <w:rFonts w:ascii="Times New Roman" w:hAnsi="Times New Roman" w:cs="Times New Roman"/>
          <w:sz w:val="24"/>
          <w:szCs w:val="24"/>
          <w:lang w:val="en-US"/>
        </w:rPr>
        <w:t xml:space="preserve">0 kg of soil </w:t>
      </w:r>
      <w:r w:rsidR="00357E67" w:rsidRPr="00C70602">
        <w:rPr>
          <w:rFonts w:ascii="Times New Roman" w:hAnsi="Times New Roman" w:cs="Times New Roman"/>
          <w:sz w:val="24"/>
          <w:szCs w:val="24"/>
          <w:lang w:val="en-US"/>
        </w:rPr>
        <w:t>in</w:t>
      </w:r>
      <w:r w:rsidR="00383C29" w:rsidRPr="00C70602">
        <w:rPr>
          <w:rFonts w:ascii="Times New Roman" w:hAnsi="Times New Roman" w:cs="Times New Roman"/>
          <w:sz w:val="24"/>
          <w:szCs w:val="24"/>
          <w:lang w:val="en-US"/>
        </w:rPr>
        <w:t xml:space="preserve"> </w:t>
      </w:r>
      <w:r w:rsidR="00791256" w:rsidRPr="00C70602">
        <w:rPr>
          <w:rFonts w:ascii="Times New Roman" w:hAnsi="Times New Roman" w:cs="Times New Roman"/>
          <w:sz w:val="24"/>
          <w:szCs w:val="24"/>
          <w:lang w:val="en-US"/>
        </w:rPr>
        <w:t>plastic bag</w:t>
      </w:r>
      <w:r w:rsidR="00383C29" w:rsidRPr="00C70602">
        <w:rPr>
          <w:rFonts w:ascii="Times New Roman" w:hAnsi="Times New Roman" w:cs="Times New Roman"/>
          <w:sz w:val="24"/>
          <w:szCs w:val="24"/>
          <w:lang w:val="en-US"/>
        </w:rPr>
        <w:t xml:space="preserve">s </w:t>
      </w:r>
      <w:r w:rsidR="00357E67" w:rsidRPr="00C70602">
        <w:rPr>
          <w:rFonts w:ascii="Times New Roman" w:hAnsi="Times New Roman" w:cs="Times New Roman"/>
          <w:sz w:val="24"/>
          <w:szCs w:val="24"/>
          <w:lang w:val="en-US"/>
        </w:rPr>
        <w:t>and mixed thorough</w:t>
      </w:r>
      <w:r w:rsidR="003B0761" w:rsidRPr="00C70602">
        <w:rPr>
          <w:rFonts w:ascii="Times New Roman" w:hAnsi="Times New Roman" w:cs="Times New Roman"/>
          <w:sz w:val="24"/>
          <w:szCs w:val="24"/>
          <w:lang w:val="en-US"/>
        </w:rPr>
        <w:t>ly</w:t>
      </w:r>
      <w:r w:rsidR="00357E67" w:rsidRPr="00C70602">
        <w:rPr>
          <w:rFonts w:ascii="Times New Roman" w:hAnsi="Times New Roman" w:cs="Times New Roman"/>
          <w:sz w:val="24"/>
          <w:szCs w:val="24"/>
          <w:lang w:val="en-US"/>
        </w:rPr>
        <w:t xml:space="preserve"> </w:t>
      </w:r>
      <w:r w:rsidR="00383C29" w:rsidRPr="00C70602">
        <w:rPr>
          <w:rFonts w:ascii="Times New Roman" w:hAnsi="Times New Roman" w:cs="Times New Roman"/>
          <w:sz w:val="24"/>
          <w:szCs w:val="24"/>
          <w:lang w:val="en-US"/>
        </w:rPr>
        <w:t xml:space="preserve">by hand </w:t>
      </w:r>
      <w:r w:rsidR="00357E67" w:rsidRPr="00C70602">
        <w:rPr>
          <w:rFonts w:ascii="Times New Roman" w:hAnsi="Times New Roman" w:cs="Times New Roman"/>
          <w:sz w:val="24"/>
          <w:szCs w:val="24"/>
          <w:lang w:val="en-US"/>
        </w:rPr>
        <w:t xml:space="preserve">until there were no visible </w:t>
      </w:r>
      <w:r w:rsidR="00D41829" w:rsidRPr="00C70602">
        <w:rPr>
          <w:rFonts w:ascii="Times New Roman" w:hAnsi="Times New Roman" w:cs="Times New Roman"/>
          <w:sz w:val="24"/>
          <w:szCs w:val="24"/>
          <w:lang w:val="en-US"/>
        </w:rPr>
        <w:t>fra</w:t>
      </w:r>
      <w:r w:rsidR="00171BCE" w:rsidRPr="00C70602">
        <w:rPr>
          <w:rFonts w:ascii="Times New Roman" w:hAnsi="Times New Roman" w:cs="Times New Roman"/>
          <w:sz w:val="24"/>
          <w:szCs w:val="24"/>
          <w:lang w:val="en-US"/>
        </w:rPr>
        <w:t xml:space="preserve">ss </w:t>
      </w:r>
      <w:r w:rsidR="00E018C1" w:rsidRPr="00C70602">
        <w:rPr>
          <w:rFonts w:ascii="Times New Roman" w:hAnsi="Times New Roman" w:cs="Times New Roman"/>
          <w:sz w:val="24"/>
          <w:szCs w:val="24"/>
          <w:lang w:val="en-US"/>
        </w:rPr>
        <w:t>clumps</w:t>
      </w:r>
      <w:r w:rsidR="00357E67" w:rsidRPr="00C70602">
        <w:rPr>
          <w:rFonts w:ascii="Times New Roman" w:hAnsi="Times New Roman" w:cs="Times New Roman"/>
          <w:sz w:val="24"/>
          <w:szCs w:val="24"/>
          <w:lang w:val="en-US"/>
        </w:rPr>
        <w:t>.</w:t>
      </w:r>
      <w:r w:rsidR="009A1187" w:rsidRPr="00C70602">
        <w:rPr>
          <w:rFonts w:ascii="Times New Roman" w:hAnsi="Times New Roman" w:cs="Times New Roman"/>
          <w:sz w:val="24"/>
          <w:szCs w:val="24"/>
          <w:lang w:val="en-US"/>
        </w:rPr>
        <w:t xml:space="preserve"> </w:t>
      </w:r>
      <w:r w:rsidR="00DB1992" w:rsidRPr="00C70602">
        <w:rPr>
          <w:rFonts w:ascii="Times New Roman" w:hAnsi="Times New Roman" w:cs="Times New Roman"/>
          <w:sz w:val="24"/>
          <w:szCs w:val="24"/>
          <w:lang w:val="en-US"/>
        </w:rPr>
        <w:t xml:space="preserve">Soil amended with </w:t>
      </w:r>
      <w:r w:rsidR="00EC4018" w:rsidRPr="00C70602">
        <w:rPr>
          <w:rFonts w:ascii="Times New Roman" w:hAnsi="Times New Roman" w:cs="Times New Roman"/>
          <w:sz w:val="24"/>
          <w:szCs w:val="24"/>
          <w:lang w:val="en-US"/>
        </w:rPr>
        <w:t xml:space="preserve">frass of the </w:t>
      </w:r>
      <w:r w:rsidR="00DB1992" w:rsidRPr="00C70602">
        <w:rPr>
          <w:rFonts w:ascii="Times New Roman" w:hAnsi="Times New Roman" w:cs="Times New Roman"/>
          <w:sz w:val="24"/>
          <w:szCs w:val="24"/>
          <w:lang w:val="en-US"/>
        </w:rPr>
        <w:t xml:space="preserve">black soldier fly </w:t>
      </w:r>
      <w:r w:rsidR="0030306E" w:rsidRPr="00C70602">
        <w:rPr>
          <w:rFonts w:ascii="Times New Roman" w:hAnsi="Times New Roman" w:cs="Times New Roman"/>
          <w:sz w:val="24"/>
          <w:szCs w:val="24"/>
          <w:lang w:val="en-US"/>
        </w:rPr>
        <w:t xml:space="preserve">larvae </w:t>
      </w:r>
      <w:r w:rsidR="00DB1992" w:rsidRPr="00C70602">
        <w:rPr>
          <w:rFonts w:ascii="Times New Roman" w:hAnsi="Times New Roman" w:cs="Times New Roman"/>
          <w:sz w:val="24"/>
          <w:szCs w:val="24"/>
          <w:lang w:val="en-US"/>
        </w:rPr>
        <w:t>was labelled as “BSF</w:t>
      </w:r>
      <w:r w:rsidR="00C85173" w:rsidRPr="00C70602">
        <w:rPr>
          <w:rFonts w:ascii="Times New Roman" w:hAnsi="Times New Roman" w:cs="Times New Roman"/>
          <w:sz w:val="24"/>
          <w:szCs w:val="24"/>
          <w:lang w:val="en-US"/>
        </w:rPr>
        <w:t>F</w:t>
      </w:r>
      <w:r w:rsidR="00DB1992" w:rsidRPr="00C70602">
        <w:rPr>
          <w:rFonts w:ascii="Times New Roman" w:hAnsi="Times New Roman" w:cs="Times New Roman"/>
          <w:sz w:val="24"/>
          <w:szCs w:val="24"/>
          <w:lang w:val="en-US"/>
        </w:rPr>
        <w:t xml:space="preserve">” while soil amended with frass of </w:t>
      </w:r>
      <w:r w:rsidR="00343C6E" w:rsidRPr="00C70602">
        <w:rPr>
          <w:rFonts w:ascii="Times New Roman" w:hAnsi="Times New Roman" w:cs="Times New Roman"/>
          <w:sz w:val="24"/>
          <w:szCs w:val="24"/>
          <w:lang w:val="en-US"/>
        </w:rPr>
        <w:t xml:space="preserve">yellow </w:t>
      </w:r>
      <w:r w:rsidR="00DB1992" w:rsidRPr="00C70602">
        <w:rPr>
          <w:rFonts w:ascii="Times New Roman" w:hAnsi="Times New Roman" w:cs="Times New Roman"/>
          <w:sz w:val="24"/>
          <w:szCs w:val="24"/>
          <w:lang w:val="en-US"/>
        </w:rPr>
        <w:t>mealworm</w:t>
      </w:r>
      <w:r w:rsidR="00343C6E" w:rsidRPr="00C70602">
        <w:rPr>
          <w:rFonts w:ascii="Times New Roman" w:hAnsi="Times New Roman" w:cs="Times New Roman"/>
          <w:sz w:val="24"/>
          <w:szCs w:val="24"/>
          <w:lang w:val="en-US"/>
        </w:rPr>
        <w:t>s</w:t>
      </w:r>
      <w:r w:rsidR="00DB1992" w:rsidRPr="00C70602">
        <w:rPr>
          <w:rFonts w:ascii="Times New Roman" w:hAnsi="Times New Roman" w:cs="Times New Roman"/>
          <w:sz w:val="24"/>
          <w:szCs w:val="24"/>
          <w:lang w:val="en-US"/>
        </w:rPr>
        <w:t xml:space="preserve"> was labelled as “MWF”. </w:t>
      </w:r>
      <w:r w:rsidR="00383C29" w:rsidRPr="00C70602">
        <w:rPr>
          <w:rFonts w:ascii="Times New Roman" w:hAnsi="Times New Roman" w:cs="Times New Roman"/>
          <w:sz w:val="24"/>
          <w:szCs w:val="24"/>
        </w:rPr>
        <w:t>The same procedure was followed for the control (N</w:t>
      </w:r>
      <w:r w:rsidR="00C85173" w:rsidRPr="00C70602">
        <w:rPr>
          <w:rFonts w:ascii="Times New Roman" w:hAnsi="Times New Roman" w:cs="Times New Roman"/>
          <w:sz w:val="24"/>
          <w:szCs w:val="24"/>
        </w:rPr>
        <w:t>oFrass</w:t>
      </w:r>
      <w:r w:rsidR="00383C29" w:rsidRPr="00C70602">
        <w:rPr>
          <w:rFonts w:ascii="Times New Roman" w:hAnsi="Times New Roman" w:cs="Times New Roman"/>
          <w:sz w:val="24"/>
          <w:szCs w:val="24"/>
        </w:rPr>
        <w:t xml:space="preserve">), except that no frass was added. </w:t>
      </w:r>
      <w:r w:rsidR="00581F1C" w:rsidRPr="00C70602">
        <w:rPr>
          <w:rFonts w:ascii="Times New Roman" w:hAnsi="Times New Roman" w:cs="Times New Roman"/>
          <w:sz w:val="24"/>
          <w:szCs w:val="24"/>
        </w:rPr>
        <w:t>In two trials (</w:t>
      </w:r>
      <w:r w:rsidR="00343C6E" w:rsidRPr="00C70602">
        <w:rPr>
          <w:rFonts w:ascii="Times New Roman" w:hAnsi="Times New Roman" w:cs="Times New Roman"/>
          <w:sz w:val="24"/>
          <w:szCs w:val="24"/>
        </w:rPr>
        <w:t>T</w:t>
      </w:r>
      <w:r w:rsidR="00581F1C" w:rsidRPr="00C70602">
        <w:rPr>
          <w:rFonts w:ascii="Times New Roman" w:hAnsi="Times New Roman" w:cs="Times New Roman"/>
          <w:sz w:val="24"/>
          <w:szCs w:val="24"/>
        </w:rPr>
        <w:t xml:space="preserve">rial 1 and </w:t>
      </w:r>
      <w:r w:rsidR="00343C6E" w:rsidRPr="00C70602">
        <w:rPr>
          <w:rFonts w:ascii="Times New Roman" w:hAnsi="Times New Roman" w:cs="Times New Roman"/>
          <w:sz w:val="24"/>
          <w:szCs w:val="24"/>
        </w:rPr>
        <w:t>T</w:t>
      </w:r>
      <w:r w:rsidR="00581F1C" w:rsidRPr="00C70602">
        <w:rPr>
          <w:rFonts w:ascii="Times New Roman" w:hAnsi="Times New Roman" w:cs="Times New Roman"/>
          <w:sz w:val="24"/>
          <w:szCs w:val="24"/>
        </w:rPr>
        <w:t>rial 2), raw frass was added to the soil. Subsequently, samples of the raw frass were either incubated in the soil (</w:t>
      </w:r>
      <w:r w:rsidR="001526A7" w:rsidRPr="00C70602">
        <w:rPr>
          <w:rFonts w:ascii="Times New Roman" w:hAnsi="Times New Roman" w:cs="Times New Roman"/>
          <w:sz w:val="24"/>
          <w:szCs w:val="24"/>
        </w:rPr>
        <w:t>T</w:t>
      </w:r>
      <w:r w:rsidR="00581F1C" w:rsidRPr="00C70602">
        <w:rPr>
          <w:rFonts w:ascii="Times New Roman" w:hAnsi="Times New Roman" w:cs="Times New Roman"/>
          <w:sz w:val="24"/>
          <w:szCs w:val="24"/>
        </w:rPr>
        <w:t xml:space="preserve">rial 3) or </w:t>
      </w:r>
      <w:r w:rsidR="00EB1690" w:rsidRPr="00C70602">
        <w:rPr>
          <w:rFonts w:ascii="Times New Roman" w:hAnsi="Times New Roman" w:cs="Times New Roman"/>
          <w:sz w:val="24"/>
          <w:szCs w:val="24"/>
        </w:rPr>
        <w:t>composted (</w:t>
      </w:r>
      <w:r w:rsidR="001526A7" w:rsidRPr="00C70602">
        <w:rPr>
          <w:rFonts w:ascii="Times New Roman" w:hAnsi="Times New Roman" w:cs="Times New Roman"/>
          <w:sz w:val="24"/>
          <w:szCs w:val="24"/>
        </w:rPr>
        <w:t>T</w:t>
      </w:r>
      <w:r w:rsidR="00581F1C" w:rsidRPr="00C70602">
        <w:rPr>
          <w:rFonts w:ascii="Times New Roman" w:hAnsi="Times New Roman" w:cs="Times New Roman"/>
          <w:sz w:val="24"/>
          <w:szCs w:val="24"/>
        </w:rPr>
        <w:t xml:space="preserve">rial 4) </w:t>
      </w:r>
      <w:r w:rsidR="008C59AD" w:rsidRPr="00C70602">
        <w:rPr>
          <w:rFonts w:ascii="Times New Roman" w:hAnsi="Times New Roman" w:cs="Times New Roman"/>
          <w:sz w:val="24"/>
          <w:szCs w:val="24"/>
        </w:rPr>
        <w:t xml:space="preserve">before </w:t>
      </w:r>
      <w:r w:rsidR="00343C6E" w:rsidRPr="00C70602">
        <w:rPr>
          <w:rFonts w:ascii="Times New Roman" w:hAnsi="Times New Roman" w:cs="Times New Roman"/>
          <w:sz w:val="24"/>
          <w:szCs w:val="24"/>
        </w:rPr>
        <w:t xml:space="preserve">being added to the soil for </w:t>
      </w:r>
      <w:r w:rsidR="008C59AD" w:rsidRPr="00C70602">
        <w:rPr>
          <w:rFonts w:ascii="Times New Roman" w:hAnsi="Times New Roman" w:cs="Times New Roman"/>
          <w:sz w:val="24"/>
          <w:szCs w:val="24"/>
        </w:rPr>
        <w:t>plant growth.</w:t>
      </w:r>
      <w:r w:rsidR="0059612A" w:rsidRPr="00C70602">
        <w:rPr>
          <w:rFonts w:ascii="Times New Roman" w:hAnsi="Times New Roman" w:cs="Times New Roman"/>
          <w:sz w:val="24"/>
          <w:szCs w:val="24"/>
        </w:rPr>
        <w:t xml:space="preserve"> Trial 2 is a repeat of Trial 1 under similar conditions and </w:t>
      </w:r>
      <w:r w:rsidR="00D15F2B" w:rsidRPr="00C70602">
        <w:rPr>
          <w:rFonts w:ascii="Times New Roman" w:hAnsi="Times New Roman" w:cs="Times New Roman"/>
          <w:sz w:val="24"/>
          <w:szCs w:val="24"/>
        </w:rPr>
        <w:lastRenderedPageBreak/>
        <w:t xml:space="preserve">applying similar </w:t>
      </w:r>
      <w:r w:rsidR="0059612A" w:rsidRPr="00C70602">
        <w:rPr>
          <w:rFonts w:ascii="Times New Roman" w:hAnsi="Times New Roman" w:cs="Times New Roman"/>
          <w:sz w:val="24"/>
          <w:szCs w:val="24"/>
        </w:rPr>
        <w:t>procedures.</w:t>
      </w:r>
      <w:r w:rsidR="00C85173" w:rsidRPr="00C70602">
        <w:rPr>
          <w:rFonts w:ascii="Times New Roman" w:hAnsi="Times New Roman" w:cs="Times New Roman"/>
          <w:sz w:val="24"/>
          <w:szCs w:val="24"/>
        </w:rPr>
        <w:t xml:space="preserve"> Trial 1 started (</w:t>
      </w:r>
      <w:r w:rsidR="00762288" w:rsidRPr="00C70602">
        <w:rPr>
          <w:rFonts w:ascii="Times New Roman" w:hAnsi="Times New Roman" w:cs="Times New Roman"/>
          <w:sz w:val="24"/>
          <w:szCs w:val="24"/>
        </w:rPr>
        <w:t xml:space="preserve">i.e., </w:t>
      </w:r>
      <w:r w:rsidR="00C85173" w:rsidRPr="00C70602">
        <w:rPr>
          <w:rFonts w:ascii="Times New Roman" w:hAnsi="Times New Roman" w:cs="Times New Roman"/>
          <w:sz w:val="24"/>
          <w:szCs w:val="24"/>
        </w:rPr>
        <w:t xml:space="preserve">seed germination) on January 30, 2021; </w:t>
      </w:r>
      <w:r w:rsidR="00343C6E" w:rsidRPr="00C70602">
        <w:rPr>
          <w:rFonts w:ascii="Times New Roman" w:hAnsi="Times New Roman" w:cs="Times New Roman"/>
          <w:sz w:val="24"/>
          <w:szCs w:val="24"/>
        </w:rPr>
        <w:t>T</w:t>
      </w:r>
      <w:r w:rsidR="00C85173" w:rsidRPr="00C70602">
        <w:rPr>
          <w:rFonts w:ascii="Times New Roman" w:hAnsi="Times New Roman" w:cs="Times New Roman"/>
          <w:sz w:val="24"/>
          <w:szCs w:val="24"/>
        </w:rPr>
        <w:t xml:space="preserve">rial 2 </w:t>
      </w:r>
      <w:r w:rsidR="00023D24" w:rsidRPr="00C70602">
        <w:rPr>
          <w:rFonts w:ascii="Times New Roman" w:hAnsi="Times New Roman" w:cs="Times New Roman"/>
          <w:sz w:val="24"/>
          <w:szCs w:val="24"/>
        </w:rPr>
        <w:t xml:space="preserve">started </w:t>
      </w:r>
      <w:r w:rsidR="00C85173" w:rsidRPr="00C70602">
        <w:rPr>
          <w:rFonts w:ascii="Times New Roman" w:hAnsi="Times New Roman" w:cs="Times New Roman"/>
          <w:sz w:val="24"/>
          <w:szCs w:val="24"/>
        </w:rPr>
        <w:t>on March 1, 2021</w:t>
      </w:r>
      <w:r w:rsidR="0026398D" w:rsidRPr="00C70602">
        <w:rPr>
          <w:rFonts w:ascii="Times New Roman" w:hAnsi="Times New Roman" w:cs="Times New Roman"/>
          <w:sz w:val="24"/>
          <w:szCs w:val="24"/>
        </w:rPr>
        <w:t>;</w:t>
      </w:r>
      <w:r w:rsidR="00343C6E" w:rsidRPr="00C70602">
        <w:rPr>
          <w:rFonts w:ascii="Times New Roman" w:hAnsi="Times New Roman" w:cs="Times New Roman"/>
          <w:sz w:val="24"/>
          <w:szCs w:val="24"/>
        </w:rPr>
        <w:t xml:space="preserve"> T</w:t>
      </w:r>
      <w:r w:rsidR="00C85173" w:rsidRPr="00C70602">
        <w:rPr>
          <w:rFonts w:ascii="Times New Roman" w:hAnsi="Times New Roman" w:cs="Times New Roman"/>
          <w:sz w:val="24"/>
          <w:szCs w:val="24"/>
        </w:rPr>
        <w:t xml:space="preserve">rials 3 and 4 </w:t>
      </w:r>
      <w:r w:rsidR="00023D24" w:rsidRPr="00C70602">
        <w:rPr>
          <w:rFonts w:ascii="Times New Roman" w:hAnsi="Times New Roman" w:cs="Times New Roman"/>
          <w:sz w:val="24"/>
          <w:szCs w:val="24"/>
        </w:rPr>
        <w:t xml:space="preserve">started </w:t>
      </w:r>
      <w:r w:rsidR="00C85173" w:rsidRPr="00C70602">
        <w:rPr>
          <w:rFonts w:ascii="Times New Roman" w:hAnsi="Times New Roman" w:cs="Times New Roman"/>
          <w:sz w:val="24"/>
          <w:szCs w:val="24"/>
        </w:rPr>
        <w:t>on March 26, 2021.</w:t>
      </w:r>
    </w:p>
    <w:p w14:paraId="59E25E5C" w14:textId="77777777" w:rsidR="00C02DA0" w:rsidRPr="00C70602" w:rsidRDefault="00C02DA0" w:rsidP="00C70602">
      <w:pPr>
        <w:spacing w:line="480" w:lineRule="auto"/>
        <w:jc w:val="both"/>
        <w:rPr>
          <w:rFonts w:ascii="Times New Roman" w:hAnsi="Times New Roman" w:cs="Times New Roman"/>
          <w:sz w:val="24"/>
          <w:szCs w:val="24"/>
        </w:rPr>
      </w:pPr>
    </w:p>
    <w:p w14:paraId="7A91033E" w14:textId="0479F6B4" w:rsidR="00500D19" w:rsidRPr="00C70602" w:rsidRDefault="00BF309A" w:rsidP="00C70602">
      <w:pPr>
        <w:spacing w:line="480" w:lineRule="auto"/>
        <w:jc w:val="both"/>
        <w:rPr>
          <w:rFonts w:ascii="Times New Roman" w:hAnsi="Times New Roman" w:cs="Times New Roman"/>
          <w:b/>
          <w:bCs/>
          <w:sz w:val="24"/>
          <w:szCs w:val="24"/>
        </w:rPr>
      </w:pPr>
      <w:r w:rsidRPr="00C70602">
        <w:rPr>
          <w:rFonts w:ascii="Times New Roman" w:hAnsi="Times New Roman" w:cs="Times New Roman"/>
          <w:b/>
          <w:bCs/>
          <w:sz w:val="24"/>
          <w:szCs w:val="24"/>
        </w:rPr>
        <w:t xml:space="preserve">Insect </w:t>
      </w:r>
      <w:r w:rsidR="00500D19" w:rsidRPr="00C70602">
        <w:rPr>
          <w:rFonts w:ascii="Times New Roman" w:hAnsi="Times New Roman" w:cs="Times New Roman"/>
          <w:b/>
          <w:bCs/>
          <w:sz w:val="24"/>
          <w:szCs w:val="24"/>
        </w:rPr>
        <w:t>rearing</w:t>
      </w:r>
    </w:p>
    <w:p w14:paraId="666B1F2E" w14:textId="6E59493D" w:rsidR="00500D19" w:rsidRPr="00C70602" w:rsidRDefault="00500D19" w:rsidP="00C70602">
      <w:pPr>
        <w:spacing w:line="480" w:lineRule="auto"/>
        <w:jc w:val="both"/>
        <w:rPr>
          <w:rFonts w:ascii="Times New Roman" w:hAnsi="Times New Roman" w:cs="Times New Roman"/>
          <w:sz w:val="24"/>
          <w:szCs w:val="24"/>
        </w:rPr>
      </w:pPr>
      <w:r w:rsidRPr="00C70602">
        <w:rPr>
          <w:rFonts w:ascii="Times New Roman" w:hAnsi="Times New Roman" w:cs="Times New Roman"/>
          <w:i/>
          <w:iCs/>
          <w:sz w:val="24"/>
          <w:szCs w:val="24"/>
        </w:rPr>
        <w:t>Delia radicum</w:t>
      </w:r>
    </w:p>
    <w:p w14:paraId="7055942D" w14:textId="37C85C02" w:rsidR="00500D19" w:rsidRPr="00C70602" w:rsidRDefault="00500D19"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The cabbage root fly</w:t>
      </w:r>
      <w:r w:rsidR="00383C29" w:rsidRPr="00C70602">
        <w:rPr>
          <w:rFonts w:ascii="Times New Roman" w:hAnsi="Times New Roman" w:cs="Times New Roman"/>
          <w:sz w:val="24"/>
          <w:szCs w:val="24"/>
        </w:rPr>
        <w:t>,</w:t>
      </w:r>
      <w:r w:rsidRPr="00C70602">
        <w:rPr>
          <w:rFonts w:ascii="Times New Roman" w:hAnsi="Times New Roman" w:cs="Times New Roman"/>
          <w:sz w:val="24"/>
          <w:szCs w:val="24"/>
        </w:rPr>
        <w:t xml:space="preserve"> </w:t>
      </w:r>
      <w:r w:rsidRPr="00C70602">
        <w:rPr>
          <w:rFonts w:ascii="Times New Roman" w:hAnsi="Times New Roman" w:cs="Times New Roman"/>
          <w:i/>
          <w:iCs/>
          <w:sz w:val="24"/>
          <w:szCs w:val="24"/>
        </w:rPr>
        <w:t>Delia radicum</w:t>
      </w:r>
      <w:r w:rsidRPr="00C70602">
        <w:rPr>
          <w:rFonts w:ascii="Times New Roman" w:hAnsi="Times New Roman" w:cs="Times New Roman"/>
          <w:sz w:val="24"/>
          <w:szCs w:val="24"/>
        </w:rPr>
        <w:t xml:space="preserve"> L. (Diptera: Anthomyiidae) is an important pest of brassicaceous vegetables. </w:t>
      </w:r>
      <w:r w:rsidR="0051301D" w:rsidRPr="00C70602">
        <w:rPr>
          <w:rFonts w:ascii="Times New Roman" w:hAnsi="Times New Roman" w:cs="Times New Roman"/>
          <w:sz w:val="24"/>
          <w:szCs w:val="24"/>
        </w:rPr>
        <w:t>T</w:t>
      </w:r>
      <w:r w:rsidR="00C94FB7" w:rsidRPr="00C70602">
        <w:rPr>
          <w:rFonts w:ascii="Times New Roman" w:hAnsi="Times New Roman" w:cs="Times New Roman"/>
          <w:sz w:val="24"/>
          <w:szCs w:val="24"/>
        </w:rPr>
        <w:t xml:space="preserve">his insect species was </w:t>
      </w:r>
      <w:r w:rsidR="006F72E9" w:rsidRPr="00C70602">
        <w:rPr>
          <w:rFonts w:ascii="Times New Roman" w:hAnsi="Times New Roman" w:cs="Times New Roman"/>
          <w:sz w:val="24"/>
          <w:szCs w:val="24"/>
        </w:rPr>
        <w:t>reared by</w:t>
      </w:r>
      <w:r w:rsidR="00C94FB7" w:rsidRPr="00C70602">
        <w:rPr>
          <w:rFonts w:ascii="Times New Roman" w:hAnsi="Times New Roman" w:cs="Times New Roman"/>
          <w:sz w:val="24"/>
          <w:szCs w:val="24"/>
        </w:rPr>
        <w:t xml:space="preserve"> </w:t>
      </w:r>
      <w:r w:rsidR="00D15F2B" w:rsidRPr="00C70602">
        <w:rPr>
          <w:rFonts w:ascii="Times New Roman" w:hAnsi="Times New Roman" w:cs="Times New Roman"/>
          <w:sz w:val="24"/>
          <w:szCs w:val="24"/>
        </w:rPr>
        <w:t xml:space="preserve">the </w:t>
      </w:r>
      <w:r w:rsidRPr="00C70602">
        <w:rPr>
          <w:rFonts w:ascii="Times New Roman" w:hAnsi="Times New Roman" w:cs="Times New Roman"/>
          <w:sz w:val="24"/>
          <w:szCs w:val="24"/>
        </w:rPr>
        <w:t>insect</w:t>
      </w:r>
      <w:r w:rsidR="00883D1F" w:rsidRPr="00C70602">
        <w:rPr>
          <w:rFonts w:ascii="Times New Roman" w:hAnsi="Times New Roman" w:cs="Times New Roman"/>
          <w:sz w:val="24"/>
          <w:szCs w:val="24"/>
        </w:rPr>
        <w:t xml:space="preserve"> </w:t>
      </w:r>
      <w:r w:rsidRPr="00C70602">
        <w:rPr>
          <w:rFonts w:ascii="Times New Roman" w:hAnsi="Times New Roman" w:cs="Times New Roman"/>
          <w:sz w:val="24"/>
          <w:szCs w:val="24"/>
        </w:rPr>
        <w:t xml:space="preserve">rearing </w:t>
      </w:r>
      <w:r w:rsidR="00C94FB7" w:rsidRPr="00C70602">
        <w:rPr>
          <w:rFonts w:ascii="Times New Roman" w:hAnsi="Times New Roman" w:cs="Times New Roman"/>
          <w:sz w:val="24"/>
          <w:szCs w:val="24"/>
        </w:rPr>
        <w:t xml:space="preserve">team </w:t>
      </w:r>
      <w:r w:rsidRPr="00C70602">
        <w:rPr>
          <w:rFonts w:ascii="Times New Roman" w:hAnsi="Times New Roman" w:cs="Times New Roman"/>
          <w:sz w:val="24"/>
          <w:szCs w:val="24"/>
        </w:rPr>
        <w:t xml:space="preserve">of the Laboratory of Entomology, Wageningen University </w:t>
      </w:r>
      <w:r w:rsidR="00BA674C" w:rsidRPr="00C70602">
        <w:rPr>
          <w:rFonts w:ascii="Times New Roman" w:hAnsi="Times New Roman" w:cs="Times New Roman"/>
          <w:sz w:val="24"/>
          <w:szCs w:val="24"/>
        </w:rPr>
        <w:t xml:space="preserve">&amp; </w:t>
      </w:r>
      <w:r w:rsidRPr="00C70602">
        <w:rPr>
          <w:rFonts w:ascii="Times New Roman" w:hAnsi="Times New Roman" w:cs="Times New Roman"/>
          <w:sz w:val="24"/>
          <w:szCs w:val="24"/>
        </w:rPr>
        <w:t>Research. The</w:t>
      </w:r>
      <w:r w:rsidR="00994A25" w:rsidRPr="00C70602">
        <w:rPr>
          <w:rFonts w:ascii="Times New Roman" w:hAnsi="Times New Roman" w:cs="Times New Roman"/>
          <w:sz w:val="24"/>
          <w:szCs w:val="24"/>
        </w:rPr>
        <w:t xml:space="preserve"> </w:t>
      </w:r>
      <w:r w:rsidR="00601AD5" w:rsidRPr="00C70602">
        <w:rPr>
          <w:rFonts w:ascii="Times New Roman" w:hAnsi="Times New Roman" w:cs="Times New Roman"/>
          <w:sz w:val="24"/>
          <w:szCs w:val="24"/>
        </w:rPr>
        <w:t>larvae of th</w:t>
      </w:r>
      <w:r w:rsidR="00D15F2B" w:rsidRPr="00C70602">
        <w:rPr>
          <w:rFonts w:ascii="Times New Roman" w:hAnsi="Times New Roman" w:cs="Times New Roman"/>
          <w:sz w:val="24"/>
          <w:szCs w:val="24"/>
        </w:rPr>
        <w:t xml:space="preserve">is colony </w:t>
      </w:r>
      <w:r w:rsidR="00883D1F" w:rsidRPr="00C70602">
        <w:rPr>
          <w:rFonts w:ascii="Times New Roman" w:hAnsi="Times New Roman" w:cs="Times New Roman"/>
          <w:sz w:val="24"/>
          <w:szCs w:val="24"/>
        </w:rPr>
        <w:t xml:space="preserve">were fed </w:t>
      </w:r>
      <w:r w:rsidRPr="00C70602">
        <w:rPr>
          <w:rFonts w:ascii="Times New Roman" w:hAnsi="Times New Roman" w:cs="Times New Roman"/>
          <w:sz w:val="24"/>
          <w:szCs w:val="24"/>
        </w:rPr>
        <w:t xml:space="preserve">on rutabaga </w:t>
      </w:r>
      <w:r w:rsidRPr="00C70602">
        <w:rPr>
          <w:rFonts w:ascii="Times New Roman" w:hAnsi="Times New Roman" w:cs="Times New Roman"/>
          <w:i/>
          <w:iCs/>
          <w:sz w:val="24"/>
          <w:szCs w:val="24"/>
        </w:rPr>
        <w:t>Brassica napus</w:t>
      </w:r>
      <w:r w:rsidR="007B755D">
        <w:rPr>
          <w:rFonts w:ascii="Times New Roman" w:hAnsi="Times New Roman" w:cs="Times New Roman"/>
          <w:sz w:val="24"/>
          <w:szCs w:val="24"/>
        </w:rPr>
        <w:t xml:space="preserve"> L. (</w:t>
      </w:r>
      <w:proofErr w:type="spellStart"/>
      <w:r w:rsidR="007B755D" w:rsidRPr="007B755D">
        <w:rPr>
          <w:rFonts w:ascii="Times New Roman" w:hAnsi="Times New Roman" w:cs="Times New Roman"/>
          <w:sz w:val="24"/>
          <w:szCs w:val="24"/>
        </w:rPr>
        <w:t>Brassicales</w:t>
      </w:r>
      <w:proofErr w:type="spellEnd"/>
      <w:r w:rsidR="007B755D">
        <w:rPr>
          <w:rFonts w:ascii="Times New Roman" w:hAnsi="Times New Roman" w:cs="Times New Roman"/>
          <w:sz w:val="24"/>
          <w:szCs w:val="24"/>
        </w:rPr>
        <w:t xml:space="preserve">: </w:t>
      </w:r>
      <w:r w:rsidR="007B755D" w:rsidRPr="001B67B8">
        <w:rPr>
          <w:rFonts w:ascii="Times New Roman" w:hAnsi="Times New Roman" w:cs="Times New Roman"/>
          <w:sz w:val="24"/>
          <w:szCs w:val="24"/>
        </w:rPr>
        <w:t>Brassicaceae</w:t>
      </w:r>
      <w:r w:rsidR="007B755D">
        <w:rPr>
          <w:rFonts w:ascii="Times New Roman" w:hAnsi="Times New Roman" w:cs="Times New Roman"/>
          <w:sz w:val="24"/>
          <w:szCs w:val="24"/>
        </w:rPr>
        <w:t>)</w:t>
      </w:r>
      <w:r w:rsidRPr="00C70602">
        <w:rPr>
          <w:rFonts w:ascii="Times New Roman" w:hAnsi="Times New Roman" w:cs="Times New Roman"/>
          <w:sz w:val="24"/>
          <w:szCs w:val="24"/>
        </w:rPr>
        <w:t xml:space="preserve"> until pupation. Adults </w:t>
      </w:r>
      <w:r w:rsidR="00DC0C5D" w:rsidRPr="00C70602">
        <w:rPr>
          <w:rFonts w:ascii="Times New Roman" w:hAnsi="Times New Roman" w:cs="Times New Roman"/>
          <w:sz w:val="24"/>
          <w:szCs w:val="24"/>
        </w:rPr>
        <w:t>we</w:t>
      </w:r>
      <w:r w:rsidRPr="00C70602">
        <w:rPr>
          <w:rFonts w:ascii="Times New Roman" w:hAnsi="Times New Roman" w:cs="Times New Roman"/>
          <w:sz w:val="24"/>
          <w:szCs w:val="24"/>
        </w:rPr>
        <w:t xml:space="preserve">re kept in gauze cages and fed on a mixture of sugar, milk powder, yeast and honey. </w:t>
      </w:r>
      <w:r w:rsidR="00383C29" w:rsidRPr="00C70602">
        <w:rPr>
          <w:rFonts w:ascii="Times New Roman" w:hAnsi="Times New Roman" w:cs="Times New Roman"/>
          <w:sz w:val="24"/>
          <w:szCs w:val="24"/>
        </w:rPr>
        <w:t>W</w:t>
      </w:r>
      <w:r w:rsidRPr="00C70602">
        <w:rPr>
          <w:rFonts w:ascii="Times New Roman" w:hAnsi="Times New Roman" w:cs="Times New Roman"/>
          <w:sz w:val="24"/>
          <w:szCs w:val="24"/>
        </w:rPr>
        <w:t xml:space="preserve">ater </w:t>
      </w:r>
      <w:r w:rsidR="00DC0C5D" w:rsidRPr="00C70602">
        <w:rPr>
          <w:rFonts w:ascii="Times New Roman" w:hAnsi="Times New Roman" w:cs="Times New Roman"/>
          <w:sz w:val="24"/>
          <w:szCs w:val="24"/>
        </w:rPr>
        <w:t>wa</w:t>
      </w:r>
      <w:r w:rsidRPr="00C70602">
        <w:rPr>
          <w:rFonts w:ascii="Times New Roman" w:hAnsi="Times New Roman" w:cs="Times New Roman"/>
          <w:sz w:val="24"/>
          <w:szCs w:val="24"/>
        </w:rPr>
        <w:t xml:space="preserve">s provided in cotton wool. The insect colony </w:t>
      </w:r>
      <w:r w:rsidR="00DC0C5D" w:rsidRPr="00C70602">
        <w:rPr>
          <w:rFonts w:ascii="Times New Roman" w:hAnsi="Times New Roman" w:cs="Times New Roman"/>
          <w:sz w:val="24"/>
          <w:szCs w:val="24"/>
        </w:rPr>
        <w:t>wa</w:t>
      </w:r>
      <w:r w:rsidRPr="00C70602">
        <w:rPr>
          <w:rFonts w:ascii="Times New Roman" w:hAnsi="Times New Roman" w:cs="Times New Roman"/>
          <w:sz w:val="24"/>
          <w:szCs w:val="24"/>
        </w:rPr>
        <w:t xml:space="preserve">s maintained in </w:t>
      </w:r>
      <w:bookmarkStart w:id="8" w:name="_Hlk118811876"/>
      <w:r w:rsidRPr="00C70602">
        <w:rPr>
          <w:rFonts w:ascii="Times New Roman" w:hAnsi="Times New Roman" w:cs="Times New Roman"/>
          <w:sz w:val="24"/>
          <w:szCs w:val="24"/>
        </w:rPr>
        <w:t>a climate cabinet (22 ± 1 °C, 50-70 % RH)</w:t>
      </w:r>
      <w:bookmarkEnd w:id="8"/>
      <w:r w:rsidRPr="00C70602">
        <w:rPr>
          <w:rFonts w:ascii="Times New Roman" w:hAnsi="Times New Roman" w:cs="Times New Roman"/>
          <w:sz w:val="24"/>
          <w:szCs w:val="24"/>
        </w:rPr>
        <w:t xml:space="preserve">. </w:t>
      </w:r>
      <w:r w:rsidR="00C94FB7" w:rsidRPr="00C70602">
        <w:rPr>
          <w:rFonts w:ascii="Times New Roman" w:hAnsi="Times New Roman" w:cs="Times New Roman"/>
          <w:sz w:val="24"/>
          <w:szCs w:val="24"/>
        </w:rPr>
        <w:t xml:space="preserve">For experiments, we obtained </w:t>
      </w:r>
      <w:r w:rsidR="00F728E0" w:rsidRPr="00C70602">
        <w:rPr>
          <w:rFonts w:ascii="Times New Roman" w:hAnsi="Times New Roman" w:cs="Times New Roman"/>
          <w:sz w:val="24"/>
          <w:szCs w:val="24"/>
        </w:rPr>
        <w:t>young larvae (&lt; 24</w:t>
      </w:r>
      <w:r w:rsidR="00D15F2B" w:rsidRPr="00C70602">
        <w:rPr>
          <w:rFonts w:ascii="Times New Roman" w:hAnsi="Times New Roman" w:cs="Times New Roman"/>
          <w:sz w:val="24"/>
          <w:szCs w:val="24"/>
        </w:rPr>
        <w:t xml:space="preserve"> </w:t>
      </w:r>
      <w:r w:rsidR="00F728E0" w:rsidRPr="00C70602">
        <w:rPr>
          <w:rFonts w:ascii="Times New Roman" w:hAnsi="Times New Roman" w:cs="Times New Roman"/>
          <w:sz w:val="24"/>
          <w:szCs w:val="24"/>
        </w:rPr>
        <w:t>h since hatching).</w:t>
      </w:r>
    </w:p>
    <w:p w14:paraId="38E405B2" w14:textId="77777777" w:rsidR="00911CC4" w:rsidRPr="00C70602" w:rsidRDefault="00911CC4" w:rsidP="00C70602">
      <w:pPr>
        <w:spacing w:line="480" w:lineRule="auto"/>
        <w:jc w:val="both"/>
        <w:rPr>
          <w:rFonts w:ascii="Times New Roman" w:hAnsi="Times New Roman" w:cs="Times New Roman"/>
          <w:i/>
          <w:iCs/>
          <w:sz w:val="24"/>
          <w:szCs w:val="24"/>
        </w:rPr>
      </w:pPr>
    </w:p>
    <w:p w14:paraId="4141B6AB" w14:textId="2E1363AF" w:rsidR="00500D19" w:rsidRPr="00C70602" w:rsidRDefault="00500D19" w:rsidP="00C70602">
      <w:pPr>
        <w:spacing w:line="480" w:lineRule="auto"/>
        <w:jc w:val="both"/>
        <w:rPr>
          <w:rFonts w:ascii="Times New Roman" w:hAnsi="Times New Roman" w:cs="Times New Roman"/>
          <w:sz w:val="24"/>
          <w:szCs w:val="24"/>
        </w:rPr>
      </w:pPr>
      <w:r w:rsidRPr="00C70602">
        <w:rPr>
          <w:rFonts w:ascii="Times New Roman" w:hAnsi="Times New Roman" w:cs="Times New Roman"/>
          <w:i/>
          <w:iCs/>
          <w:sz w:val="24"/>
          <w:szCs w:val="24"/>
        </w:rPr>
        <w:t>Plutella xylostella</w:t>
      </w:r>
    </w:p>
    <w:p w14:paraId="580266C4" w14:textId="16295AED" w:rsidR="00383C29" w:rsidRPr="00C70602" w:rsidRDefault="00383C29"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The diamondback moth (DBM), </w:t>
      </w:r>
      <w:r w:rsidRPr="00C70602">
        <w:rPr>
          <w:rFonts w:ascii="Times New Roman" w:hAnsi="Times New Roman" w:cs="Times New Roman"/>
          <w:i/>
          <w:iCs/>
          <w:sz w:val="24"/>
          <w:szCs w:val="24"/>
        </w:rPr>
        <w:t>Plutella xylostella</w:t>
      </w:r>
      <w:r w:rsidRPr="00C70602">
        <w:rPr>
          <w:rFonts w:ascii="Times New Roman" w:hAnsi="Times New Roman" w:cs="Times New Roman"/>
          <w:sz w:val="24"/>
          <w:szCs w:val="24"/>
        </w:rPr>
        <w:t xml:space="preserve"> L. (Lepidoptera: </w:t>
      </w:r>
      <w:r w:rsidR="007B755D" w:rsidRPr="00C70602">
        <w:rPr>
          <w:rFonts w:ascii="Times New Roman" w:hAnsi="Times New Roman" w:cs="Times New Roman"/>
          <w:sz w:val="24"/>
          <w:szCs w:val="24"/>
        </w:rPr>
        <w:t>Plutellidae</w:t>
      </w:r>
      <w:r w:rsidRPr="00C70602">
        <w:rPr>
          <w:rFonts w:ascii="Times New Roman" w:hAnsi="Times New Roman" w:cs="Times New Roman"/>
          <w:sz w:val="24"/>
          <w:szCs w:val="24"/>
        </w:rPr>
        <w:t>)</w:t>
      </w:r>
      <w:r w:rsidR="00F728E0" w:rsidRPr="00C70602">
        <w:rPr>
          <w:rFonts w:ascii="Times New Roman" w:hAnsi="Times New Roman" w:cs="Times New Roman"/>
          <w:sz w:val="24"/>
          <w:szCs w:val="24"/>
        </w:rPr>
        <w:t>,</w:t>
      </w:r>
      <w:r w:rsidRPr="00C70602">
        <w:rPr>
          <w:rFonts w:ascii="Times New Roman" w:hAnsi="Times New Roman" w:cs="Times New Roman"/>
          <w:sz w:val="24"/>
          <w:szCs w:val="24"/>
        </w:rPr>
        <w:t xml:space="preserve"> is one of the most destructive insect herbivores of cruciferous plants worldwide </w:t>
      </w:r>
      <w:r w:rsidR="00F0038E" w:rsidRPr="00C70602">
        <w:rPr>
          <w:rFonts w:ascii="Times New Roman" w:hAnsi="Times New Roman" w:cs="Times New Roman"/>
          <w:noProof/>
          <w:sz w:val="24"/>
          <w:szCs w:val="24"/>
        </w:rPr>
        <w:t>(Wei et al., 2013)</w:t>
      </w:r>
      <w:r w:rsidRPr="00C70602">
        <w:rPr>
          <w:rFonts w:ascii="Times New Roman" w:hAnsi="Times New Roman" w:cs="Times New Roman"/>
          <w:sz w:val="24"/>
          <w:szCs w:val="24"/>
        </w:rPr>
        <w:t xml:space="preserve">. </w:t>
      </w:r>
      <w:r w:rsidR="00500D19" w:rsidRPr="00C70602">
        <w:rPr>
          <w:rFonts w:ascii="Times New Roman" w:hAnsi="Times New Roman" w:cs="Times New Roman"/>
          <w:sz w:val="24"/>
          <w:szCs w:val="24"/>
        </w:rPr>
        <w:t>N</w:t>
      </w:r>
      <w:r w:rsidR="00BF309A" w:rsidRPr="00C70602">
        <w:rPr>
          <w:rFonts w:ascii="Times New Roman" w:hAnsi="Times New Roman" w:cs="Times New Roman"/>
          <w:sz w:val="24"/>
          <w:szCs w:val="24"/>
        </w:rPr>
        <w:t xml:space="preserve">eonate larvae of </w:t>
      </w:r>
      <w:r w:rsidRPr="00C70602">
        <w:rPr>
          <w:rFonts w:ascii="Times New Roman" w:hAnsi="Times New Roman" w:cs="Times New Roman"/>
          <w:sz w:val="24"/>
          <w:szCs w:val="24"/>
        </w:rPr>
        <w:t xml:space="preserve">DBM were </w:t>
      </w:r>
      <w:r w:rsidR="00D15F2B" w:rsidRPr="00C70602">
        <w:rPr>
          <w:rFonts w:ascii="Times New Roman" w:hAnsi="Times New Roman" w:cs="Times New Roman"/>
          <w:sz w:val="24"/>
          <w:szCs w:val="24"/>
        </w:rPr>
        <w:t xml:space="preserve">supplied </w:t>
      </w:r>
      <w:bookmarkStart w:id="9" w:name="_Hlk118663975"/>
      <w:r w:rsidR="00D15F2B" w:rsidRPr="00C70602">
        <w:rPr>
          <w:rFonts w:ascii="Times New Roman" w:hAnsi="Times New Roman" w:cs="Times New Roman"/>
          <w:sz w:val="24"/>
          <w:szCs w:val="24"/>
        </w:rPr>
        <w:t xml:space="preserve">by </w:t>
      </w:r>
      <w:r w:rsidR="00BF309A" w:rsidRPr="00C70602">
        <w:rPr>
          <w:rFonts w:ascii="Times New Roman" w:hAnsi="Times New Roman" w:cs="Times New Roman"/>
          <w:sz w:val="24"/>
          <w:szCs w:val="24"/>
        </w:rPr>
        <w:t xml:space="preserve">the insect rearing </w:t>
      </w:r>
      <w:r w:rsidR="00D50DFA" w:rsidRPr="00C70602">
        <w:rPr>
          <w:rFonts w:ascii="Times New Roman" w:hAnsi="Times New Roman" w:cs="Times New Roman"/>
          <w:sz w:val="24"/>
          <w:szCs w:val="24"/>
        </w:rPr>
        <w:t xml:space="preserve">team </w:t>
      </w:r>
      <w:r w:rsidR="00BF309A" w:rsidRPr="00C70602">
        <w:rPr>
          <w:rFonts w:ascii="Times New Roman" w:hAnsi="Times New Roman" w:cs="Times New Roman"/>
          <w:sz w:val="24"/>
          <w:szCs w:val="24"/>
        </w:rPr>
        <w:t>of the Laboratory of Entomology, Wageningen University</w:t>
      </w:r>
      <w:r w:rsidRPr="00C70602">
        <w:rPr>
          <w:rFonts w:ascii="Times New Roman" w:hAnsi="Times New Roman" w:cs="Times New Roman"/>
          <w:sz w:val="24"/>
          <w:szCs w:val="24"/>
        </w:rPr>
        <w:t xml:space="preserve"> </w:t>
      </w:r>
      <w:r w:rsidR="0036358F" w:rsidRPr="00C70602">
        <w:rPr>
          <w:rFonts w:ascii="Times New Roman" w:hAnsi="Times New Roman" w:cs="Times New Roman"/>
          <w:sz w:val="24"/>
          <w:szCs w:val="24"/>
        </w:rPr>
        <w:t xml:space="preserve">&amp; </w:t>
      </w:r>
      <w:r w:rsidRPr="00C70602">
        <w:rPr>
          <w:rFonts w:ascii="Times New Roman" w:hAnsi="Times New Roman" w:cs="Times New Roman"/>
          <w:sz w:val="24"/>
          <w:szCs w:val="24"/>
        </w:rPr>
        <w:t>Research, where they</w:t>
      </w:r>
      <w:r w:rsidR="00BF309A" w:rsidRPr="00C70602">
        <w:rPr>
          <w:rFonts w:ascii="Times New Roman" w:hAnsi="Times New Roman" w:cs="Times New Roman"/>
          <w:sz w:val="24"/>
          <w:szCs w:val="24"/>
        </w:rPr>
        <w:t xml:space="preserve"> </w:t>
      </w:r>
      <w:r w:rsidR="00C02DA0" w:rsidRPr="00C70602">
        <w:rPr>
          <w:rFonts w:ascii="Times New Roman" w:hAnsi="Times New Roman" w:cs="Times New Roman"/>
          <w:sz w:val="24"/>
          <w:szCs w:val="24"/>
        </w:rPr>
        <w:t>we</w:t>
      </w:r>
      <w:r w:rsidRPr="00C70602">
        <w:rPr>
          <w:rFonts w:ascii="Times New Roman" w:hAnsi="Times New Roman" w:cs="Times New Roman"/>
          <w:sz w:val="24"/>
          <w:szCs w:val="24"/>
        </w:rPr>
        <w:t xml:space="preserve">re fed </w:t>
      </w:r>
      <w:r w:rsidR="00BF309A" w:rsidRPr="00C70602">
        <w:rPr>
          <w:rFonts w:ascii="Times New Roman" w:hAnsi="Times New Roman" w:cs="Times New Roman"/>
          <w:sz w:val="24"/>
          <w:szCs w:val="24"/>
        </w:rPr>
        <w:t>on Brussels sprouts plants (</w:t>
      </w:r>
      <w:r w:rsidR="00BF309A" w:rsidRPr="00C70602">
        <w:rPr>
          <w:rFonts w:ascii="Times New Roman" w:hAnsi="Times New Roman" w:cs="Times New Roman"/>
          <w:i/>
          <w:iCs/>
          <w:sz w:val="24"/>
          <w:szCs w:val="24"/>
        </w:rPr>
        <w:t>Brassica oleracea</w:t>
      </w:r>
      <w:r w:rsidR="00BF309A" w:rsidRPr="00C70602">
        <w:rPr>
          <w:rFonts w:ascii="Times New Roman" w:hAnsi="Times New Roman" w:cs="Times New Roman"/>
          <w:sz w:val="24"/>
          <w:szCs w:val="24"/>
        </w:rPr>
        <w:t xml:space="preserve"> variety </w:t>
      </w:r>
      <w:r w:rsidR="00BF309A" w:rsidRPr="00C70602">
        <w:rPr>
          <w:rFonts w:ascii="Times New Roman" w:hAnsi="Times New Roman" w:cs="Times New Roman"/>
          <w:i/>
          <w:iCs/>
          <w:sz w:val="24"/>
          <w:szCs w:val="24"/>
        </w:rPr>
        <w:t>gemmifera</w:t>
      </w:r>
      <w:r w:rsidR="00BF309A" w:rsidRPr="00C70602">
        <w:rPr>
          <w:rFonts w:ascii="Times New Roman" w:hAnsi="Times New Roman" w:cs="Times New Roman"/>
          <w:sz w:val="24"/>
          <w:szCs w:val="24"/>
        </w:rPr>
        <w:t xml:space="preserve"> cultivar Cyrus) in greenhouse conditions (22 ± </w:t>
      </w:r>
      <w:r w:rsidR="00440A48" w:rsidRPr="00C70602">
        <w:rPr>
          <w:rFonts w:ascii="Times New Roman" w:hAnsi="Times New Roman" w:cs="Times New Roman"/>
          <w:sz w:val="24"/>
          <w:szCs w:val="24"/>
        </w:rPr>
        <w:t>3</w:t>
      </w:r>
      <w:r w:rsidR="00BF309A" w:rsidRPr="00C70602">
        <w:rPr>
          <w:rFonts w:ascii="Times New Roman" w:hAnsi="Times New Roman" w:cs="Times New Roman"/>
          <w:sz w:val="24"/>
          <w:szCs w:val="24"/>
        </w:rPr>
        <w:t xml:space="preserve"> </w:t>
      </w:r>
      <w:r w:rsidR="00741881" w:rsidRPr="00C70602">
        <w:rPr>
          <w:rFonts w:ascii="Times New Roman" w:hAnsi="Times New Roman" w:cs="Times New Roman"/>
          <w:sz w:val="24"/>
          <w:szCs w:val="24"/>
        </w:rPr>
        <w:t>°</w:t>
      </w:r>
      <w:r w:rsidR="00BF309A" w:rsidRPr="00C70602">
        <w:rPr>
          <w:rFonts w:ascii="Times New Roman" w:hAnsi="Times New Roman" w:cs="Times New Roman"/>
          <w:sz w:val="24"/>
          <w:szCs w:val="24"/>
        </w:rPr>
        <w:t>C, 50</w:t>
      </w:r>
      <w:r w:rsidR="00741881" w:rsidRPr="00C70602">
        <w:rPr>
          <w:rFonts w:ascii="Times New Roman" w:hAnsi="Times New Roman" w:cs="Times New Roman"/>
          <w:sz w:val="24"/>
          <w:szCs w:val="24"/>
        </w:rPr>
        <w:t>-</w:t>
      </w:r>
      <w:r w:rsidR="00BF309A" w:rsidRPr="00C70602">
        <w:rPr>
          <w:rFonts w:ascii="Times New Roman" w:hAnsi="Times New Roman" w:cs="Times New Roman"/>
          <w:sz w:val="24"/>
          <w:szCs w:val="24"/>
        </w:rPr>
        <w:t>70 % RH)</w:t>
      </w:r>
      <w:bookmarkEnd w:id="9"/>
      <w:r w:rsidR="00BF309A" w:rsidRPr="00C70602">
        <w:rPr>
          <w:rFonts w:ascii="Times New Roman" w:hAnsi="Times New Roman" w:cs="Times New Roman"/>
          <w:sz w:val="24"/>
          <w:szCs w:val="24"/>
        </w:rPr>
        <w:t xml:space="preserve">. </w:t>
      </w:r>
    </w:p>
    <w:p w14:paraId="1571D2EB" w14:textId="77777777" w:rsidR="00741881" w:rsidRPr="00C70602" w:rsidRDefault="00741881" w:rsidP="00C70602">
      <w:pPr>
        <w:spacing w:after="0" w:line="480" w:lineRule="auto"/>
        <w:jc w:val="both"/>
        <w:rPr>
          <w:rFonts w:ascii="Times New Roman" w:hAnsi="Times New Roman" w:cs="Times New Roman"/>
          <w:sz w:val="24"/>
          <w:szCs w:val="24"/>
        </w:rPr>
      </w:pPr>
    </w:p>
    <w:p w14:paraId="191165B8" w14:textId="2403DDEB" w:rsidR="00383C29" w:rsidRPr="00C70602" w:rsidRDefault="007C41C3" w:rsidP="00C70602">
      <w:pPr>
        <w:spacing w:line="480" w:lineRule="auto"/>
        <w:jc w:val="both"/>
        <w:rPr>
          <w:rFonts w:ascii="Times New Roman" w:hAnsi="Times New Roman" w:cs="Times New Roman"/>
          <w:b/>
          <w:bCs/>
          <w:sz w:val="24"/>
          <w:szCs w:val="24"/>
        </w:rPr>
      </w:pPr>
      <w:r w:rsidRPr="00C70602">
        <w:rPr>
          <w:rFonts w:ascii="Times New Roman" w:hAnsi="Times New Roman" w:cs="Times New Roman"/>
          <w:b/>
          <w:bCs/>
          <w:sz w:val="24"/>
          <w:szCs w:val="24"/>
        </w:rPr>
        <w:t xml:space="preserve">Field </w:t>
      </w:r>
      <w:r w:rsidR="008D11B1" w:rsidRPr="00C70602">
        <w:rPr>
          <w:rFonts w:ascii="Times New Roman" w:hAnsi="Times New Roman" w:cs="Times New Roman"/>
          <w:b/>
          <w:bCs/>
          <w:sz w:val="24"/>
          <w:szCs w:val="24"/>
        </w:rPr>
        <w:t>m</w:t>
      </w:r>
      <w:r w:rsidRPr="00C70602">
        <w:rPr>
          <w:rFonts w:ascii="Times New Roman" w:hAnsi="Times New Roman" w:cs="Times New Roman"/>
          <w:b/>
          <w:bCs/>
          <w:sz w:val="24"/>
          <w:szCs w:val="24"/>
        </w:rPr>
        <w:t>ustard (</w:t>
      </w:r>
      <w:r w:rsidR="00383C29" w:rsidRPr="00C70602">
        <w:rPr>
          <w:rFonts w:ascii="Times New Roman" w:hAnsi="Times New Roman" w:cs="Times New Roman"/>
          <w:b/>
          <w:bCs/>
          <w:i/>
          <w:iCs/>
          <w:sz w:val="24"/>
          <w:szCs w:val="24"/>
        </w:rPr>
        <w:t>Brassica</w:t>
      </w:r>
      <w:r w:rsidRPr="00C70602">
        <w:rPr>
          <w:rFonts w:ascii="Times New Roman" w:hAnsi="Times New Roman" w:cs="Times New Roman"/>
          <w:b/>
          <w:bCs/>
          <w:i/>
          <w:iCs/>
          <w:sz w:val="24"/>
          <w:szCs w:val="24"/>
        </w:rPr>
        <w:t xml:space="preserve"> rapa</w:t>
      </w:r>
      <w:r w:rsidRPr="00C70602">
        <w:rPr>
          <w:rFonts w:ascii="Times New Roman" w:hAnsi="Times New Roman" w:cs="Times New Roman"/>
          <w:b/>
          <w:bCs/>
          <w:sz w:val="24"/>
          <w:szCs w:val="24"/>
        </w:rPr>
        <w:t>)</w:t>
      </w:r>
      <w:r w:rsidR="00383C29" w:rsidRPr="00C70602">
        <w:rPr>
          <w:rFonts w:ascii="Times New Roman" w:hAnsi="Times New Roman" w:cs="Times New Roman"/>
          <w:b/>
          <w:bCs/>
          <w:sz w:val="24"/>
          <w:szCs w:val="24"/>
        </w:rPr>
        <w:t xml:space="preserve"> seeds and germination</w:t>
      </w:r>
    </w:p>
    <w:p w14:paraId="4B780CE6" w14:textId="0A7EC413" w:rsidR="00383C29" w:rsidRPr="00C70602" w:rsidRDefault="00A049E2"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F</w:t>
      </w:r>
      <w:r w:rsidR="00383C29" w:rsidRPr="00C70602">
        <w:rPr>
          <w:rFonts w:ascii="Times New Roman" w:hAnsi="Times New Roman" w:cs="Times New Roman"/>
          <w:sz w:val="24"/>
          <w:szCs w:val="24"/>
        </w:rPr>
        <w:t>ield mustard</w:t>
      </w:r>
      <w:r w:rsidR="007B755D">
        <w:rPr>
          <w:rFonts w:ascii="Times New Roman" w:hAnsi="Times New Roman" w:cs="Times New Roman"/>
          <w:sz w:val="24"/>
          <w:szCs w:val="24"/>
        </w:rPr>
        <w:t>,</w:t>
      </w:r>
      <w:r w:rsidR="00383C29" w:rsidRPr="00C70602">
        <w:rPr>
          <w:rFonts w:ascii="Times New Roman" w:hAnsi="Times New Roman" w:cs="Times New Roman"/>
          <w:sz w:val="24"/>
          <w:szCs w:val="24"/>
        </w:rPr>
        <w:t xml:space="preserve"> </w:t>
      </w:r>
      <w:r w:rsidR="00383C29" w:rsidRPr="00C70602">
        <w:rPr>
          <w:rFonts w:ascii="Times New Roman" w:hAnsi="Times New Roman" w:cs="Times New Roman"/>
          <w:i/>
          <w:iCs/>
          <w:sz w:val="24"/>
          <w:szCs w:val="24"/>
        </w:rPr>
        <w:t>Brassica rapa</w:t>
      </w:r>
      <w:r w:rsidR="00383C29" w:rsidRPr="00C70602">
        <w:rPr>
          <w:rFonts w:ascii="Times New Roman" w:hAnsi="Times New Roman" w:cs="Times New Roman"/>
          <w:sz w:val="24"/>
          <w:szCs w:val="24"/>
        </w:rPr>
        <w:t xml:space="preserve"> L</w:t>
      </w:r>
      <w:r w:rsidR="007B755D">
        <w:rPr>
          <w:rFonts w:ascii="Times New Roman" w:hAnsi="Times New Roman" w:cs="Times New Roman"/>
          <w:sz w:val="24"/>
          <w:szCs w:val="24"/>
        </w:rPr>
        <w:t>. (</w:t>
      </w:r>
      <w:proofErr w:type="spellStart"/>
      <w:r w:rsidR="007B755D" w:rsidRPr="007B755D">
        <w:rPr>
          <w:rFonts w:ascii="Times New Roman" w:hAnsi="Times New Roman" w:cs="Times New Roman"/>
          <w:sz w:val="24"/>
          <w:szCs w:val="24"/>
        </w:rPr>
        <w:t>Brassicales</w:t>
      </w:r>
      <w:proofErr w:type="spellEnd"/>
      <w:r w:rsidR="007B755D">
        <w:rPr>
          <w:rFonts w:ascii="Times New Roman" w:hAnsi="Times New Roman" w:cs="Times New Roman"/>
          <w:sz w:val="24"/>
          <w:szCs w:val="24"/>
        </w:rPr>
        <w:t xml:space="preserve">: </w:t>
      </w:r>
      <w:r w:rsidR="007B755D" w:rsidRPr="001B67B8">
        <w:rPr>
          <w:rFonts w:ascii="Times New Roman" w:hAnsi="Times New Roman" w:cs="Times New Roman"/>
          <w:sz w:val="24"/>
          <w:szCs w:val="24"/>
        </w:rPr>
        <w:t>Brassicaceae</w:t>
      </w:r>
      <w:r w:rsidR="007B755D">
        <w:rPr>
          <w:rFonts w:ascii="Times New Roman" w:hAnsi="Times New Roman" w:cs="Times New Roman"/>
          <w:sz w:val="24"/>
          <w:szCs w:val="24"/>
        </w:rPr>
        <w:t>)</w:t>
      </w:r>
      <w:r w:rsidR="00383C29" w:rsidRPr="00C70602">
        <w:rPr>
          <w:rFonts w:ascii="Times New Roman" w:hAnsi="Times New Roman" w:cs="Times New Roman"/>
          <w:sz w:val="24"/>
          <w:szCs w:val="24"/>
        </w:rPr>
        <w:t xml:space="preserve"> is an annual </w:t>
      </w:r>
      <w:r w:rsidR="001646F5" w:rsidRPr="00C70602">
        <w:rPr>
          <w:rFonts w:ascii="Times New Roman" w:hAnsi="Times New Roman" w:cs="Times New Roman"/>
          <w:sz w:val="24"/>
          <w:szCs w:val="24"/>
        </w:rPr>
        <w:t xml:space="preserve">or </w:t>
      </w:r>
      <w:r w:rsidR="00383C29" w:rsidRPr="00C70602">
        <w:rPr>
          <w:rFonts w:ascii="Times New Roman" w:hAnsi="Times New Roman" w:cs="Times New Roman"/>
          <w:sz w:val="24"/>
          <w:szCs w:val="24"/>
        </w:rPr>
        <w:t>biennial herb</w:t>
      </w:r>
      <w:r w:rsidR="00CA2488" w:rsidRPr="00C70602">
        <w:rPr>
          <w:rFonts w:ascii="Times New Roman" w:hAnsi="Times New Roman" w:cs="Times New Roman"/>
          <w:sz w:val="24"/>
          <w:szCs w:val="24"/>
        </w:rPr>
        <w:t xml:space="preserve"> (Ilyas et al., 2022)</w:t>
      </w:r>
      <w:r w:rsidR="00383C29" w:rsidRPr="00C70602">
        <w:rPr>
          <w:rFonts w:ascii="Times New Roman" w:hAnsi="Times New Roman" w:cs="Times New Roman"/>
          <w:sz w:val="24"/>
          <w:szCs w:val="24"/>
        </w:rPr>
        <w:t xml:space="preserve">. </w:t>
      </w:r>
      <w:r w:rsidR="00383C29" w:rsidRPr="00C70602">
        <w:rPr>
          <w:rFonts w:ascii="Times New Roman" w:hAnsi="Times New Roman" w:cs="Times New Roman"/>
          <w:i/>
          <w:iCs/>
          <w:sz w:val="24"/>
          <w:szCs w:val="24"/>
        </w:rPr>
        <w:t>B</w:t>
      </w:r>
      <w:r w:rsidR="006A17CE" w:rsidRPr="00C70602">
        <w:rPr>
          <w:rFonts w:ascii="Times New Roman" w:hAnsi="Times New Roman" w:cs="Times New Roman"/>
          <w:i/>
          <w:iCs/>
          <w:sz w:val="24"/>
          <w:szCs w:val="24"/>
        </w:rPr>
        <w:t>rassica</w:t>
      </w:r>
      <w:r w:rsidR="00383C29" w:rsidRPr="00C70602">
        <w:rPr>
          <w:rFonts w:ascii="Times New Roman" w:hAnsi="Times New Roman" w:cs="Times New Roman"/>
          <w:i/>
          <w:iCs/>
          <w:sz w:val="24"/>
          <w:szCs w:val="24"/>
        </w:rPr>
        <w:t xml:space="preserve"> rapa</w:t>
      </w:r>
      <w:r w:rsidR="00383C29" w:rsidRPr="00C70602">
        <w:rPr>
          <w:rFonts w:ascii="Times New Roman" w:hAnsi="Times New Roman" w:cs="Times New Roman"/>
          <w:sz w:val="24"/>
          <w:szCs w:val="24"/>
        </w:rPr>
        <w:t xml:space="preserve"> </w:t>
      </w:r>
      <w:r w:rsidR="00741881" w:rsidRPr="00C70602">
        <w:rPr>
          <w:rFonts w:ascii="Times New Roman" w:hAnsi="Times New Roman" w:cs="Times New Roman"/>
          <w:sz w:val="24"/>
          <w:szCs w:val="24"/>
        </w:rPr>
        <w:t xml:space="preserve">seeds </w:t>
      </w:r>
      <w:r w:rsidR="00890E7C" w:rsidRPr="00C70602">
        <w:rPr>
          <w:rFonts w:ascii="Times New Roman" w:hAnsi="Times New Roman" w:cs="Times New Roman"/>
          <w:sz w:val="24"/>
          <w:szCs w:val="24"/>
        </w:rPr>
        <w:t>originated from a natural pop</w:t>
      </w:r>
      <w:r w:rsidRPr="00C70602">
        <w:rPr>
          <w:rFonts w:ascii="Times New Roman" w:hAnsi="Times New Roman" w:cs="Times New Roman"/>
          <w:sz w:val="24"/>
          <w:szCs w:val="24"/>
        </w:rPr>
        <w:t>u</w:t>
      </w:r>
      <w:r w:rsidR="00890E7C" w:rsidRPr="00C70602">
        <w:rPr>
          <w:rFonts w:ascii="Times New Roman" w:hAnsi="Times New Roman" w:cs="Times New Roman"/>
          <w:sz w:val="24"/>
          <w:szCs w:val="24"/>
        </w:rPr>
        <w:t>lation</w:t>
      </w:r>
      <w:r w:rsidR="0096537B">
        <w:rPr>
          <w:rFonts w:ascii="Times New Roman" w:hAnsi="Times New Roman" w:cs="Times New Roman"/>
          <w:sz w:val="24"/>
          <w:szCs w:val="24"/>
        </w:rPr>
        <w:t xml:space="preserve"> in the Netherlands</w:t>
      </w:r>
      <w:r w:rsidR="00890E7C" w:rsidRPr="00C70602">
        <w:rPr>
          <w:rFonts w:ascii="Times New Roman" w:hAnsi="Times New Roman" w:cs="Times New Roman"/>
          <w:sz w:val="24"/>
          <w:szCs w:val="24"/>
        </w:rPr>
        <w:t xml:space="preserve"> and </w:t>
      </w:r>
      <w:r w:rsidR="00741881" w:rsidRPr="00C70602">
        <w:rPr>
          <w:rFonts w:ascii="Times New Roman" w:hAnsi="Times New Roman" w:cs="Times New Roman"/>
          <w:sz w:val="24"/>
          <w:szCs w:val="24"/>
        </w:rPr>
        <w:t>were</w:t>
      </w:r>
      <w:r w:rsidR="00383C29" w:rsidRPr="00C70602">
        <w:rPr>
          <w:rFonts w:ascii="Times New Roman" w:hAnsi="Times New Roman" w:cs="Times New Roman"/>
          <w:sz w:val="24"/>
          <w:szCs w:val="24"/>
        </w:rPr>
        <w:t xml:space="preserve"> </w:t>
      </w:r>
      <w:r w:rsidR="006A17CE" w:rsidRPr="00C70602">
        <w:rPr>
          <w:rFonts w:ascii="Times New Roman" w:hAnsi="Times New Roman" w:cs="Times New Roman"/>
          <w:sz w:val="24"/>
          <w:szCs w:val="24"/>
        </w:rPr>
        <w:t xml:space="preserve">kindly </w:t>
      </w:r>
      <w:r w:rsidR="00383C29" w:rsidRPr="00C70602">
        <w:rPr>
          <w:rFonts w:ascii="Times New Roman" w:hAnsi="Times New Roman" w:cs="Times New Roman"/>
          <w:sz w:val="24"/>
          <w:szCs w:val="24"/>
        </w:rPr>
        <w:t xml:space="preserve">provided </w:t>
      </w:r>
      <w:r w:rsidR="00EC6888" w:rsidRPr="00C70602">
        <w:rPr>
          <w:rFonts w:ascii="Times New Roman" w:hAnsi="Times New Roman" w:cs="Times New Roman"/>
          <w:sz w:val="24"/>
          <w:szCs w:val="24"/>
        </w:rPr>
        <w:t xml:space="preserve">by </w:t>
      </w:r>
      <w:r w:rsidR="00383C29" w:rsidRPr="00C70602">
        <w:rPr>
          <w:rFonts w:ascii="Times New Roman" w:hAnsi="Times New Roman" w:cs="Times New Roman"/>
          <w:sz w:val="24"/>
          <w:szCs w:val="24"/>
        </w:rPr>
        <w:t>Erik Poelman</w:t>
      </w:r>
      <w:r w:rsidRPr="00C70602">
        <w:rPr>
          <w:rFonts w:ascii="Times New Roman" w:hAnsi="Times New Roman" w:cs="Times New Roman"/>
          <w:sz w:val="24"/>
          <w:szCs w:val="24"/>
        </w:rPr>
        <w:t xml:space="preserve"> (Laboratory of Entomology, Wageningen University</w:t>
      </w:r>
      <w:r w:rsidR="00664070" w:rsidRPr="00C70602">
        <w:rPr>
          <w:rFonts w:ascii="Times New Roman" w:hAnsi="Times New Roman" w:cs="Times New Roman"/>
          <w:sz w:val="24"/>
          <w:szCs w:val="24"/>
        </w:rPr>
        <w:t xml:space="preserve"> &amp; </w:t>
      </w:r>
      <w:r w:rsidR="00664070" w:rsidRPr="00C70602">
        <w:rPr>
          <w:rFonts w:ascii="Times New Roman" w:hAnsi="Times New Roman" w:cs="Times New Roman"/>
          <w:sz w:val="24"/>
          <w:szCs w:val="24"/>
        </w:rPr>
        <w:lastRenderedPageBreak/>
        <w:t>Research</w:t>
      </w:r>
      <w:r w:rsidRPr="00C70602">
        <w:rPr>
          <w:rFonts w:ascii="Times New Roman" w:hAnsi="Times New Roman" w:cs="Times New Roman"/>
          <w:sz w:val="24"/>
          <w:szCs w:val="24"/>
        </w:rPr>
        <w:t>)</w:t>
      </w:r>
      <w:r w:rsidR="00383C29" w:rsidRPr="00C70602">
        <w:rPr>
          <w:rFonts w:ascii="Times New Roman" w:hAnsi="Times New Roman" w:cs="Times New Roman"/>
          <w:sz w:val="24"/>
          <w:szCs w:val="24"/>
        </w:rPr>
        <w:t xml:space="preserve">. Before </w:t>
      </w:r>
      <w:r w:rsidR="00FE6DAA" w:rsidRPr="00C70602">
        <w:rPr>
          <w:rFonts w:ascii="Times New Roman" w:hAnsi="Times New Roman" w:cs="Times New Roman"/>
          <w:sz w:val="24"/>
          <w:szCs w:val="24"/>
        </w:rPr>
        <w:t xml:space="preserve">sowing, the </w:t>
      </w:r>
      <w:r w:rsidR="00383C29" w:rsidRPr="00C70602">
        <w:rPr>
          <w:rFonts w:ascii="Times New Roman" w:hAnsi="Times New Roman" w:cs="Times New Roman"/>
          <w:sz w:val="24"/>
          <w:szCs w:val="24"/>
        </w:rPr>
        <w:t xml:space="preserve">seeds were stratified by maintaining them </w:t>
      </w:r>
      <w:r w:rsidR="00664070" w:rsidRPr="00C70602">
        <w:rPr>
          <w:rFonts w:ascii="Times New Roman" w:hAnsi="Times New Roman" w:cs="Times New Roman"/>
          <w:bCs/>
          <w:sz w:val="24"/>
          <w:szCs w:val="24"/>
        </w:rPr>
        <w:t>o</w:t>
      </w:r>
      <w:r w:rsidR="00383C29" w:rsidRPr="00C70602">
        <w:rPr>
          <w:rFonts w:ascii="Times New Roman" w:hAnsi="Times New Roman" w:cs="Times New Roman"/>
          <w:bCs/>
          <w:sz w:val="24"/>
          <w:szCs w:val="24"/>
        </w:rPr>
        <w:t>n moist filter paper at 4</w:t>
      </w:r>
      <w:r w:rsidR="00741881" w:rsidRPr="00C70602">
        <w:rPr>
          <w:rFonts w:ascii="Times New Roman" w:hAnsi="Times New Roman" w:cs="Times New Roman"/>
          <w:bCs/>
          <w:sz w:val="24"/>
          <w:szCs w:val="24"/>
        </w:rPr>
        <w:t xml:space="preserve"> </w:t>
      </w:r>
      <w:r w:rsidR="00383C29" w:rsidRPr="00C70602">
        <w:rPr>
          <w:rFonts w:ascii="Times New Roman" w:hAnsi="Times New Roman" w:cs="Times New Roman"/>
          <w:bCs/>
          <w:sz w:val="24"/>
          <w:szCs w:val="24"/>
        </w:rPr>
        <w:t>°C for 7 days</w:t>
      </w:r>
      <w:r w:rsidR="00383C29" w:rsidRPr="00C70602">
        <w:rPr>
          <w:rFonts w:ascii="Times New Roman" w:hAnsi="Times New Roman" w:cs="Times New Roman"/>
          <w:sz w:val="24"/>
          <w:szCs w:val="24"/>
        </w:rPr>
        <w:t xml:space="preserve"> to break seed dormancy.</w:t>
      </w:r>
      <w:r w:rsidR="00823A55" w:rsidRPr="00C70602">
        <w:rPr>
          <w:rFonts w:ascii="Times New Roman" w:hAnsi="Times New Roman" w:cs="Times New Roman"/>
          <w:sz w:val="24"/>
          <w:szCs w:val="24"/>
        </w:rPr>
        <w:t xml:space="preserve"> </w:t>
      </w:r>
      <w:r w:rsidR="00EB1690" w:rsidRPr="00C70602">
        <w:rPr>
          <w:rFonts w:ascii="Times New Roman" w:hAnsi="Times New Roman" w:cs="Times New Roman"/>
          <w:sz w:val="24"/>
          <w:szCs w:val="24"/>
        </w:rPr>
        <w:t xml:space="preserve">Seeds were </w:t>
      </w:r>
      <w:r w:rsidR="00383C29" w:rsidRPr="00C70602">
        <w:rPr>
          <w:rFonts w:ascii="Times New Roman" w:hAnsi="Times New Roman" w:cs="Times New Roman"/>
          <w:sz w:val="24"/>
          <w:szCs w:val="24"/>
        </w:rPr>
        <w:t xml:space="preserve">germinated </w:t>
      </w:r>
      <w:r w:rsidR="00741881" w:rsidRPr="00C70602">
        <w:rPr>
          <w:rFonts w:ascii="Times New Roman" w:hAnsi="Times New Roman" w:cs="Times New Roman"/>
          <w:sz w:val="24"/>
          <w:szCs w:val="24"/>
        </w:rPr>
        <w:t xml:space="preserve">using unamended soil </w:t>
      </w:r>
      <w:r w:rsidR="00383C29" w:rsidRPr="00C70602">
        <w:rPr>
          <w:rFonts w:ascii="Times New Roman" w:hAnsi="Times New Roman" w:cs="Times New Roman"/>
          <w:sz w:val="24"/>
          <w:szCs w:val="24"/>
        </w:rPr>
        <w:t xml:space="preserve">in </w:t>
      </w:r>
      <w:r w:rsidR="00741881" w:rsidRPr="00C70602">
        <w:rPr>
          <w:rFonts w:ascii="Times New Roman" w:hAnsi="Times New Roman" w:cs="Times New Roman"/>
          <w:sz w:val="24"/>
          <w:szCs w:val="24"/>
        </w:rPr>
        <w:t>the</w:t>
      </w:r>
      <w:r w:rsidR="00383C29" w:rsidRPr="00C70602">
        <w:rPr>
          <w:rFonts w:ascii="Times New Roman" w:hAnsi="Times New Roman" w:cs="Times New Roman"/>
          <w:sz w:val="24"/>
          <w:szCs w:val="24"/>
        </w:rPr>
        <w:t xml:space="preserve"> greenhouse (22 ± </w:t>
      </w:r>
      <w:r w:rsidR="008F0F38" w:rsidRPr="00C70602">
        <w:rPr>
          <w:rFonts w:ascii="Times New Roman" w:hAnsi="Times New Roman" w:cs="Times New Roman"/>
          <w:sz w:val="24"/>
          <w:szCs w:val="24"/>
        </w:rPr>
        <w:t>3</w:t>
      </w:r>
      <w:r w:rsidR="00383C29" w:rsidRPr="00C70602">
        <w:rPr>
          <w:rFonts w:ascii="Times New Roman" w:hAnsi="Times New Roman" w:cs="Times New Roman"/>
          <w:sz w:val="24"/>
          <w:szCs w:val="24"/>
        </w:rPr>
        <w:t xml:space="preserve"> °C, 60 ± 2 % RH</w:t>
      </w:r>
      <w:r w:rsidR="00741881" w:rsidRPr="00C70602">
        <w:rPr>
          <w:rFonts w:ascii="Times New Roman" w:hAnsi="Times New Roman" w:cs="Times New Roman"/>
          <w:sz w:val="24"/>
          <w:szCs w:val="24"/>
        </w:rPr>
        <w:t>)</w:t>
      </w:r>
      <w:r w:rsidR="00383C29" w:rsidRPr="00C70602">
        <w:rPr>
          <w:rFonts w:ascii="Times New Roman" w:hAnsi="Times New Roman" w:cs="Times New Roman"/>
          <w:sz w:val="24"/>
          <w:szCs w:val="24"/>
        </w:rPr>
        <w:t xml:space="preserve">. </w:t>
      </w:r>
      <w:r w:rsidR="003300D0" w:rsidRPr="00C70602">
        <w:rPr>
          <w:rFonts w:ascii="Times New Roman" w:hAnsi="Times New Roman" w:cs="Times New Roman"/>
          <w:sz w:val="24"/>
          <w:szCs w:val="24"/>
        </w:rPr>
        <w:t xml:space="preserve">In this study, seeds germinated in unamended soil </w:t>
      </w:r>
      <w:r w:rsidR="003300D0" w:rsidRPr="00C70602">
        <w:rPr>
          <w:rFonts w:ascii="Times New Roman" w:hAnsi="Times New Roman" w:cs="Times New Roman"/>
          <w:sz w:val="24"/>
          <w:szCs w:val="24"/>
          <w:lang w:val="en-US"/>
        </w:rPr>
        <w:t xml:space="preserve">(NoFrass) </w:t>
      </w:r>
      <w:r w:rsidR="003300D0" w:rsidRPr="00C70602">
        <w:rPr>
          <w:rFonts w:ascii="Times New Roman" w:hAnsi="Times New Roman" w:cs="Times New Roman"/>
          <w:sz w:val="24"/>
          <w:szCs w:val="24"/>
        </w:rPr>
        <w:t>had a high germination rate (&gt; 90%), whereas those sown directly into the frass-amended soil had a slightly lower germination rate, but there were no significant differences among the trials (</w:t>
      </w:r>
      <w:r w:rsidR="000E3BD7" w:rsidRPr="00C70602">
        <w:rPr>
          <w:rFonts w:ascii="Times New Roman" w:hAnsi="Times New Roman" w:cs="Times New Roman"/>
          <w:i/>
          <w:iCs/>
          <w:sz w:val="24"/>
          <w:szCs w:val="24"/>
          <w:lang w:val="el-GR"/>
        </w:rPr>
        <w:t>χ</w:t>
      </w:r>
      <w:r w:rsidR="000E3BD7" w:rsidRPr="00C70602">
        <w:rPr>
          <w:rFonts w:ascii="Times New Roman" w:hAnsi="Times New Roman" w:cs="Times New Roman"/>
          <w:i/>
          <w:iCs/>
          <w:sz w:val="24"/>
          <w:szCs w:val="24"/>
          <w:vertAlign w:val="superscript"/>
          <w:lang w:val="el-GR"/>
        </w:rPr>
        <w:t>2</w:t>
      </w:r>
      <w:r w:rsidR="000E3BD7" w:rsidRPr="00C70602">
        <w:rPr>
          <w:rFonts w:ascii="Times New Roman" w:hAnsi="Times New Roman" w:cs="Times New Roman"/>
          <w:i/>
          <w:iCs/>
          <w:sz w:val="24"/>
          <w:szCs w:val="24"/>
          <w:vertAlign w:val="superscript"/>
          <w:lang w:val="en-US"/>
        </w:rPr>
        <w:t xml:space="preserve"> </w:t>
      </w:r>
      <w:r w:rsidR="003300D0" w:rsidRPr="00C70602">
        <w:rPr>
          <w:rFonts w:ascii="Times New Roman" w:hAnsi="Times New Roman" w:cs="Times New Roman"/>
          <w:sz w:val="24"/>
          <w:szCs w:val="24"/>
        </w:rPr>
        <w:t xml:space="preserve">= 2.97; </w:t>
      </w:r>
      <w:proofErr w:type="spellStart"/>
      <w:r w:rsidR="003300D0" w:rsidRPr="00C70602">
        <w:rPr>
          <w:rFonts w:ascii="Times New Roman" w:hAnsi="Times New Roman" w:cs="Times New Roman"/>
          <w:sz w:val="24"/>
          <w:szCs w:val="24"/>
        </w:rPr>
        <w:t>df</w:t>
      </w:r>
      <w:proofErr w:type="spellEnd"/>
      <w:r w:rsidR="003300D0" w:rsidRPr="00C70602">
        <w:rPr>
          <w:rFonts w:ascii="Times New Roman" w:hAnsi="Times New Roman" w:cs="Times New Roman"/>
          <w:sz w:val="24"/>
          <w:szCs w:val="24"/>
        </w:rPr>
        <w:t xml:space="preserve"> = 3; </w:t>
      </w:r>
      <w:r w:rsidR="003300D0" w:rsidRPr="00C70602">
        <w:rPr>
          <w:rFonts w:ascii="Times New Roman" w:hAnsi="Times New Roman" w:cs="Times New Roman"/>
          <w:i/>
          <w:iCs/>
          <w:sz w:val="24"/>
          <w:szCs w:val="24"/>
        </w:rPr>
        <w:t>p</w:t>
      </w:r>
      <w:r w:rsidR="003300D0" w:rsidRPr="00C70602">
        <w:rPr>
          <w:rFonts w:ascii="Times New Roman" w:hAnsi="Times New Roman" w:cs="Times New Roman"/>
          <w:sz w:val="24"/>
          <w:szCs w:val="24"/>
        </w:rPr>
        <w:t xml:space="preserve"> = 0.3961; Table S1).</w:t>
      </w:r>
    </w:p>
    <w:p w14:paraId="7BDAEF0B" w14:textId="77777777" w:rsidR="00383C29" w:rsidRPr="00C70602" w:rsidRDefault="00383C29" w:rsidP="00C70602">
      <w:pPr>
        <w:spacing w:after="0" w:line="480" w:lineRule="auto"/>
        <w:jc w:val="both"/>
        <w:rPr>
          <w:rFonts w:ascii="Times New Roman" w:hAnsi="Times New Roman" w:cs="Times New Roman"/>
          <w:sz w:val="24"/>
          <w:szCs w:val="24"/>
        </w:rPr>
      </w:pPr>
    </w:p>
    <w:p w14:paraId="0CCAC484" w14:textId="04CF5A99" w:rsidR="00500D19" w:rsidRPr="00C70602" w:rsidRDefault="00BF2943" w:rsidP="00C70602">
      <w:pPr>
        <w:spacing w:line="480" w:lineRule="auto"/>
        <w:jc w:val="both"/>
        <w:rPr>
          <w:rFonts w:ascii="Times New Roman" w:hAnsi="Times New Roman" w:cs="Times New Roman"/>
          <w:b/>
          <w:bCs/>
          <w:sz w:val="24"/>
          <w:szCs w:val="24"/>
        </w:rPr>
      </w:pPr>
      <w:r w:rsidRPr="00C70602">
        <w:rPr>
          <w:rFonts w:ascii="Times New Roman" w:hAnsi="Times New Roman" w:cs="Times New Roman"/>
          <w:b/>
          <w:bCs/>
          <w:sz w:val="24"/>
          <w:szCs w:val="24"/>
        </w:rPr>
        <w:t xml:space="preserve">Plant </w:t>
      </w:r>
      <w:r w:rsidR="0098174B" w:rsidRPr="00C70602">
        <w:rPr>
          <w:rFonts w:ascii="Times New Roman" w:hAnsi="Times New Roman" w:cs="Times New Roman"/>
          <w:b/>
          <w:bCs/>
          <w:sz w:val="24"/>
          <w:szCs w:val="24"/>
        </w:rPr>
        <w:t xml:space="preserve">growth </w:t>
      </w:r>
      <w:r w:rsidR="005B03C0" w:rsidRPr="00C70602">
        <w:rPr>
          <w:rFonts w:ascii="Times New Roman" w:hAnsi="Times New Roman" w:cs="Times New Roman"/>
          <w:b/>
          <w:bCs/>
          <w:sz w:val="24"/>
          <w:szCs w:val="24"/>
        </w:rPr>
        <w:t xml:space="preserve">performance </w:t>
      </w:r>
      <w:r w:rsidR="0098174B" w:rsidRPr="00C70602">
        <w:rPr>
          <w:rFonts w:ascii="Times New Roman" w:hAnsi="Times New Roman" w:cs="Times New Roman"/>
          <w:b/>
          <w:bCs/>
          <w:sz w:val="24"/>
          <w:szCs w:val="24"/>
        </w:rPr>
        <w:t>in</w:t>
      </w:r>
      <w:r w:rsidR="00FE62D9" w:rsidRPr="00C70602">
        <w:rPr>
          <w:rFonts w:ascii="Times New Roman" w:hAnsi="Times New Roman" w:cs="Times New Roman"/>
          <w:b/>
          <w:bCs/>
          <w:sz w:val="24"/>
          <w:szCs w:val="24"/>
        </w:rPr>
        <w:t xml:space="preserve"> soil amended with raw frass</w:t>
      </w:r>
    </w:p>
    <w:p w14:paraId="172A60ED" w14:textId="7EDB8B71" w:rsidR="005E552B" w:rsidRPr="00C70602" w:rsidRDefault="00741881"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lang w:val="en-US"/>
        </w:rPr>
        <w:t xml:space="preserve">At </w:t>
      </w:r>
      <w:r w:rsidR="007B1DB6" w:rsidRPr="00C70602">
        <w:rPr>
          <w:rFonts w:ascii="Times New Roman" w:hAnsi="Times New Roman" w:cs="Times New Roman"/>
          <w:sz w:val="24"/>
          <w:szCs w:val="24"/>
          <w:lang w:val="en-US"/>
        </w:rPr>
        <w:t xml:space="preserve">the </w:t>
      </w:r>
      <w:r w:rsidR="00EB6F8D" w:rsidRPr="00C70602">
        <w:rPr>
          <w:rFonts w:ascii="Times New Roman" w:hAnsi="Times New Roman" w:cs="Times New Roman"/>
          <w:sz w:val="24"/>
          <w:szCs w:val="24"/>
          <w:lang w:val="en-US"/>
        </w:rPr>
        <w:t xml:space="preserve">emergence of </w:t>
      </w:r>
      <w:r w:rsidRPr="00C70602">
        <w:rPr>
          <w:rFonts w:ascii="Times New Roman" w:hAnsi="Times New Roman" w:cs="Times New Roman"/>
          <w:sz w:val="24"/>
          <w:szCs w:val="24"/>
          <w:lang w:val="en-US"/>
        </w:rPr>
        <w:t>the first true leaf (7</w:t>
      </w:r>
      <w:r w:rsidR="00656CEF" w:rsidRPr="00C70602">
        <w:rPr>
          <w:rFonts w:ascii="Times New Roman" w:hAnsi="Times New Roman" w:cs="Times New Roman"/>
          <w:sz w:val="24"/>
          <w:szCs w:val="24"/>
          <w:lang w:val="en-US"/>
        </w:rPr>
        <w:t>-</w:t>
      </w:r>
      <w:r w:rsidRPr="00C70602">
        <w:rPr>
          <w:rFonts w:ascii="Times New Roman" w:hAnsi="Times New Roman" w:cs="Times New Roman"/>
          <w:sz w:val="24"/>
          <w:szCs w:val="24"/>
          <w:lang w:val="en-US"/>
        </w:rPr>
        <w:t>day</w:t>
      </w:r>
      <w:r w:rsidR="00656CEF" w:rsidRPr="00C70602">
        <w:rPr>
          <w:rFonts w:ascii="Times New Roman" w:hAnsi="Times New Roman" w:cs="Times New Roman"/>
          <w:sz w:val="24"/>
          <w:szCs w:val="24"/>
          <w:lang w:val="en-US"/>
        </w:rPr>
        <w:t>-</w:t>
      </w:r>
      <w:r w:rsidRPr="00C70602">
        <w:rPr>
          <w:rFonts w:ascii="Times New Roman" w:hAnsi="Times New Roman" w:cs="Times New Roman"/>
          <w:sz w:val="24"/>
          <w:szCs w:val="24"/>
          <w:lang w:val="en-US"/>
        </w:rPr>
        <w:t>old</w:t>
      </w:r>
      <w:r w:rsidR="00656CEF" w:rsidRPr="00C70602">
        <w:rPr>
          <w:rFonts w:ascii="Times New Roman" w:hAnsi="Times New Roman" w:cs="Times New Roman"/>
          <w:sz w:val="24"/>
          <w:szCs w:val="24"/>
          <w:lang w:val="en-US"/>
        </w:rPr>
        <w:t xml:space="preserve"> plants</w:t>
      </w:r>
      <w:r w:rsidRPr="00C70602">
        <w:rPr>
          <w:rFonts w:ascii="Times New Roman" w:hAnsi="Times New Roman" w:cs="Times New Roman"/>
          <w:sz w:val="24"/>
          <w:szCs w:val="24"/>
          <w:lang w:val="en-US"/>
        </w:rPr>
        <w:t xml:space="preserve">), </w:t>
      </w:r>
      <w:r w:rsidR="00383C29" w:rsidRPr="00C70602">
        <w:rPr>
          <w:rFonts w:ascii="Times New Roman" w:hAnsi="Times New Roman" w:cs="Times New Roman"/>
          <w:sz w:val="24"/>
          <w:szCs w:val="24"/>
        </w:rPr>
        <w:t xml:space="preserve">seedlings were transplanted individually into </w:t>
      </w:r>
      <w:r w:rsidRPr="00C70602">
        <w:rPr>
          <w:rFonts w:ascii="Times New Roman" w:hAnsi="Times New Roman" w:cs="Times New Roman"/>
          <w:sz w:val="24"/>
          <w:szCs w:val="24"/>
        </w:rPr>
        <w:t xml:space="preserve">amended and unamended soil in </w:t>
      </w:r>
      <w:r w:rsidR="00383C29" w:rsidRPr="00C70602">
        <w:rPr>
          <w:rFonts w:ascii="Times New Roman" w:hAnsi="Times New Roman" w:cs="Times New Roman"/>
          <w:sz w:val="24"/>
          <w:szCs w:val="24"/>
        </w:rPr>
        <w:t xml:space="preserve">1 L plastic pots </w:t>
      </w:r>
      <w:r w:rsidR="00FE4725" w:rsidRPr="00C70602">
        <w:rPr>
          <w:rFonts w:ascii="Times New Roman" w:hAnsi="Times New Roman" w:cs="Times New Roman"/>
          <w:sz w:val="24"/>
          <w:szCs w:val="24"/>
        </w:rPr>
        <w:t xml:space="preserve">placed individually </w:t>
      </w:r>
      <w:r w:rsidR="00383C29" w:rsidRPr="00C70602">
        <w:rPr>
          <w:rFonts w:ascii="Times New Roman" w:hAnsi="Times New Roman" w:cs="Times New Roman"/>
          <w:sz w:val="24"/>
          <w:szCs w:val="24"/>
        </w:rPr>
        <w:t xml:space="preserve">in </w:t>
      </w:r>
      <w:r w:rsidR="00EB1690" w:rsidRPr="00C70602">
        <w:rPr>
          <w:rFonts w:ascii="Times New Roman" w:hAnsi="Times New Roman" w:cs="Times New Roman"/>
          <w:sz w:val="24"/>
          <w:szCs w:val="24"/>
        </w:rPr>
        <w:t xml:space="preserve">round </w:t>
      </w:r>
      <w:r w:rsidR="00383C29" w:rsidRPr="00C70602">
        <w:rPr>
          <w:rFonts w:ascii="Times New Roman" w:hAnsi="Times New Roman" w:cs="Times New Roman"/>
          <w:sz w:val="24"/>
          <w:szCs w:val="24"/>
        </w:rPr>
        <w:t>saucers (</w:t>
      </w:r>
      <w:r w:rsidR="00EB1690" w:rsidRPr="00C70602">
        <w:rPr>
          <w:rFonts w:ascii="Times New Roman" w:hAnsi="Times New Roman" w:cs="Times New Roman"/>
          <w:sz w:val="24"/>
          <w:szCs w:val="24"/>
        </w:rPr>
        <w:t>1</w:t>
      </w:r>
      <w:r w:rsidR="00E30790" w:rsidRPr="00C70602">
        <w:rPr>
          <w:rFonts w:ascii="Times New Roman" w:hAnsi="Times New Roman" w:cs="Times New Roman"/>
          <w:sz w:val="24"/>
          <w:szCs w:val="24"/>
        </w:rPr>
        <w:t>6</w:t>
      </w:r>
      <w:r w:rsidR="00EB1690" w:rsidRPr="00C70602">
        <w:rPr>
          <w:rFonts w:ascii="Times New Roman" w:hAnsi="Times New Roman" w:cs="Times New Roman"/>
          <w:sz w:val="24"/>
          <w:szCs w:val="24"/>
        </w:rPr>
        <w:t xml:space="preserve"> cm</w:t>
      </w:r>
      <w:r w:rsidR="00383C29" w:rsidRPr="00C70602">
        <w:rPr>
          <w:rFonts w:ascii="Times New Roman" w:hAnsi="Times New Roman" w:cs="Times New Roman"/>
          <w:sz w:val="24"/>
          <w:szCs w:val="24"/>
        </w:rPr>
        <w:t xml:space="preserve"> wide</w:t>
      </w:r>
      <w:r w:rsidR="00EB1690" w:rsidRPr="00C70602">
        <w:rPr>
          <w:rFonts w:ascii="Times New Roman" w:hAnsi="Times New Roman" w:cs="Times New Roman"/>
          <w:sz w:val="24"/>
          <w:szCs w:val="24"/>
        </w:rPr>
        <w:t xml:space="preserve">, </w:t>
      </w:r>
      <w:r w:rsidR="00E30790" w:rsidRPr="00C70602">
        <w:rPr>
          <w:rFonts w:ascii="Times New Roman" w:hAnsi="Times New Roman" w:cs="Times New Roman"/>
          <w:sz w:val="24"/>
          <w:szCs w:val="24"/>
        </w:rPr>
        <w:t>1.8</w:t>
      </w:r>
      <w:r w:rsidR="00EB1690" w:rsidRPr="00C70602">
        <w:rPr>
          <w:rFonts w:ascii="Times New Roman" w:hAnsi="Times New Roman" w:cs="Times New Roman"/>
          <w:sz w:val="24"/>
          <w:szCs w:val="24"/>
        </w:rPr>
        <w:t xml:space="preserve"> cm deep</w:t>
      </w:r>
      <w:r w:rsidR="00383C29" w:rsidRPr="00C70602">
        <w:rPr>
          <w:rFonts w:ascii="Times New Roman" w:hAnsi="Times New Roman" w:cs="Times New Roman"/>
          <w:sz w:val="24"/>
          <w:szCs w:val="24"/>
        </w:rPr>
        <w:t>)</w:t>
      </w:r>
      <w:r w:rsidRPr="00C70602">
        <w:rPr>
          <w:rFonts w:ascii="Times New Roman" w:hAnsi="Times New Roman" w:cs="Times New Roman"/>
          <w:sz w:val="24"/>
          <w:szCs w:val="24"/>
        </w:rPr>
        <w:t xml:space="preserve">. </w:t>
      </w:r>
      <w:r w:rsidR="005E552B" w:rsidRPr="00C70602">
        <w:rPr>
          <w:rFonts w:ascii="Times New Roman" w:hAnsi="Times New Roman" w:cs="Times New Roman"/>
          <w:sz w:val="24"/>
          <w:szCs w:val="24"/>
        </w:rPr>
        <w:t>Plants were randomly assigned to the two soil amendments (BSF</w:t>
      </w:r>
      <w:r w:rsidR="00762288" w:rsidRPr="00C70602">
        <w:rPr>
          <w:rFonts w:ascii="Times New Roman" w:hAnsi="Times New Roman" w:cs="Times New Roman"/>
          <w:sz w:val="24"/>
          <w:szCs w:val="24"/>
        </w:rPr>
        <w:t>F</w:t>
      </w:r>
      <w:r w:rsidR="005E552B" w:rsidRPr="00C70602">
        <w:rPr>
          <w:rFonts w:ascii="Times New Roman" w:hAnsi="Times New Roman" w:cs="Times New Roman"/>
          <w:sz w:val="24"/>
          <w:szCs w:val="24"/>
        </w:rPr>
        <w:t xml:space="preserve"> and MWF) in 30 replicate pots </w:t>
      </w:r>
      <w:r w:rsidRPr="00C70602">
        <w:rPr>
          <w:rFonts w:ascii="Times New Roman" w:hAnsi="Times New Roman" w:cs="Times New Roman"/>
          <w:sz w:val="24"/>
          <w:szCs w:val="24"/>
        </w:rPr>
        <w:t>placed on a table</w:t>
      </w:r>
      <w:r w:rsidR="00E544CC" w:rsidRPr="00C70602">
        <w:rPr>
          <w:rFonts w:ascii="Times New Roman" w:hAnsi="Times New Roman" w:cs="Times New Roman"/>
          <w:sz w:val="24"/>
          <w:szCs w:val="24"/>
        </w:rPr>
        <w:t xml:space="preserve"> </w:t>
      </w:r>
      <w:r w:rsidRPr="00C70602">
        <w:rPr>
          <w:rFonts w:ascii="Times New Roman" w:hAnsi="Times New Roman" w:cs="Times New Roman"/>
          <w:sz w:val="24"/>
          <w:szCs w:val="24"/>
        </w:rPr>
        <w:t xml:space="preserve">in </w:t>
      </w:r>
      <w:r w:rsidR="003F6D0A" w:rsidRPr="00C70602">
        <w:rPr>
          <w:rFonts w:ascii="Times New Roman" w:hAnsi="Times New Roman" w:cs="Times New Roman"/>
          <w:sz w:val="24"/>
          <w:szCs w:val="24"/>
        </w:rPr>
        <w:t xml:space="preserve">a </w:t>
      </w:r>
      <w:r w:rsidRPr="00C70602">
        <w:rPr>
          <w:rFonts w:ascii="Times New Roman" w:hAnsi="Times New Roman" w:cs="Times New Roman"/>
          <w:sz w:val="24"/>
          <w:szCs w:val="24"/>
        </w:rPr>
        <w:t xml:space="preserve">greenhouse compartment. </w:t>
      </w:r>
      <w:r w:rsidR="00156367">
        <w:rPr>
          <w:rFonts w:ascii="Times New Roman" w:hAnsi="Times New Roman" w:cs="Times New Roman"/>
          <w:sz w:val="24"/>
          <w:szCs w:val="24"/>
        </w:rPr>
        <w:t>During t</w:t>
      </w:r>
      <w:r w:rsidR="00156367" w:rsidRPr="00C70602">
        <w:rPr>
          <w:rFonts w:ascii="Times New Roman" w:hAnsi="Times New Roman" w:cs="Times New Roman"/>
          <w:sz w:val="24"/>
          <w:szCs w:val="24"/>
        </w:rPr>
        <w:t xml:space="preserve">he </w:t>
      </w:r>
      <w:r w:rsidR="00D15F2B" w:rsidRPr="00C70602">
        <w:rPr>
          <w:rFonts w:ascii="Times New Roman" w:hAnsi="Times New Roman" w:cs="Times New Roman"/>
          <w:sz w:val="24"/>
          <w:szCs w:val="24"/>
        </w:rPr>
        <w:t>first two weeks since germination</w:t>
      </w:r>
      <w:r w:rsidR="00EA1A0A">
        <w:rPr>
          <w:rFonts w:ascii="Times New Roman" w:hAnsi="Times New Roman" w:cs="Times New Roman"/>
          <w:sz w:val="24"/>
          <w:szCs w:val="24"/>
        </w:rPr>
        <w:t>,</w:t>
      </w:r>
      <w:r w:rsidR="00D15F2B" w:rsidRPr="00C70602">
        <w:rPr>
          <w:rFonts w:ascii="Times New Roman" w:hAnsi="Times New Roman" w:cs="Times New Roman"/>
          <w:sz w:val="24"/>
          <w:szCs w:val="24"/>
        </w:rPr>
        <w:t xml:space="preserve"> p</w:t>
      </w:r>
      <w:r w:rsidRPr="00C70602">
        <w:rPr>
          <w:rFonts w:ascii="Times New Roman" w:hAnsi="Times New Roman" w:cs="Times New Roman"/>
          <w:sz w:val="24"/>
          <w:szCs w:val="24"/>
        </w:rPr>
        <w:t>lants were watered twice per week</w:t>
      </w:r>
      <w:r w:rsidR="00D15F2B" w:rsidRPr="00C70602">
        <w:rPr>
          <w:rFonts w:ascii="Times New Roman" w:hAnsi="Times New Roman" w:cs="Times New Roman"/>
          <w:sz w:val="24"/>
          <w:szCs w:val="24"/>
        </w:rPr>
        <w:t xml:space="preserve">, from the third week onwards </w:t>
      </w:r>
      <w:r w:rsidR="003E7467" w:rsidRPr="00C70602">
        <w:rPr>
          <w:rFonts w:ascii="Times New Roman" w:hAnsi="Times New Roman" w:cs="Times New Roman"/>
          <w:sz w:val="24"/>
          <w:szCs w:val="24"/>
        </w:rPr>
        <w:t>three</w:t>
      </w:r>
      <w:r w:rsidRPr="00C70602">
        <w:rPr>
          <w:rFonts w:ascii="Times New Roman" w:hAnsi="Times New Roman" w:cs="Times New Roman"/>
          <w:sz w:val="24"/>
          <w:szCs w:val="24"/>
        </w:rPr>
        <w:t xml:space="preserve"> times per week</w:t>
      </w:r>
      <w:r w:rsidR="00D15F2B" w:rsidRPr="00C70602">
        <w:rPr>
          <w:rFonts w:ascii="Times New Roman" w:hAnsi="Times New Roman" w:cs="Times New Roman"/>
          <w:sz w:val="24"/>
          <w:szCs w:val="24"/>
        </w:rPr>
        <w:t xml:space="preserve">, </w:t>
      </w:r>
      <w:r w:rsidRPr="00C70602">
        <w:rPr>
          <w:rFonts w:ascii="Times New Roman" w:hAnsi="Times New Roman" w:cs="Times New Roman"/>
          <w:sz w:val="24"/>
          <w:szCs w:val="24"/>
        </w:rPr>
        <w:t xml:space="preserve">by filling the saucer </w:t>
      </w:r>
      <w:r w:rsidR="00724A65" w:rsidRPr="00C70602">
        <w:rPr>
          <w:rFonts w:ascii="Times New Roman" w:hAnsi="Times New Roman" w:cs="Times New Roman"/>
          <w:sz w:val="24"/>
          <w:szCs w:val="24"/>
        </w:rPr>
        <w:t>until</w:t>
      </w:r>
      <w:r w:rsidRPr="00C70602">
        <w:rPr>
          <w:rFonts w:ascii="Times New Roman" w:hAnsi="Times New Roman" w:cs="Times New Roman"/>
          <w:sz w:val="24"/>
          <w:szCs w:val="24"/>
        </w:rPr>
        <w:t xml:space="preserve"> the </w:t>
      </w:r>
      <w:r w:rsidR="00EF3BEB" w:rsidRPr="00C70602">
        <w:rPr>
          <w:rFonts w:ascii="Times New Roman" w:hAnsi="Times New Roman" w:cs="Times New Roman"/>
          <w:sz w:val="24"/>
          <w:szCs w:val="24"/>
        </w:rPr>
        <w:t>topsoil</w:t>
      </w:r>
      <w:r w:rsidRPr="00C70602">
        <w:rPr>
          <w:rFonts w:ascii="Times New Roman" w:hAnsi="Times New Roman" w:cs="Times New Roman"/>
          <w:sz w:val="24"/>
          <w:szCs w:val="24"/>
        </w:rPr>
        <w:t xml:space="preserve"> </w:t>
      </w:r>
      <w:r w:rsidR="00212DC7" w:rsidRPr="00C70602">
        <w:rPr>
          <w:rFonts w:ascii="Times New Roman" w:hAnsi="Times New Roman" w:cs="Times New Roman"/>
          <w:sz w:val="24"/>
          <w:szCs w:val="24"/>
        </w:rPr>
        <w:t>became</w:t>
      </w:r>
      <w:r w:rsidRPr="00C70602">
        <w:rPr>
          <w:rFonts w:ascii="Times New Roman" w:hAnsi="Times New Roman" w:cs="Times New Roman"/>
          <w:sz w:val="24"/>
          <w:szCs w:val="24"/>
        </w:rPr>
        <w:t xml:space="preserve"> moist. Weeds in experimental pots were manually removed.</w:t>
      </w:r>
      <w:r w:rsidR="005E552B" w:rsidRPr="00C70602">
        <w:rPr>
          <w:rFonts w:ascii="Times New Roman" w:hAnsi="Times New Roman" w:cs="Times New Roman"/>
          <w:sz w:val="24"/>
          <w:szCs w:val="24"/>
        </w:rPr>
        <w:t xml:space="preserve"> This experiment was repeated after four weeks following the same procedure.</w:t>
      </w:r>
      <w:r w:rsidR="00C324F3" w:rsidRPr="00C70602">
        <w:rPr>
          <w:rFonts w:ascii="Times New Roman" w:hAnsi="Times New Roman" w:cs="Times New Roman"/>
          <w:sz w:val="24"/>
          <w:szCs w:val="24"/>
        </w:rPr>
        <w:t xml:space="preserve"> </w:t>
      </w:r>
      <w:r w:rsidRPr="00C70602">
        <w:rPr>
          <w:rFonts w:ascii="Times New Roman" w:hAnsi="Times New Roman" w:cs="Times New Roman"/>
          <w:sz w:val="24"/>
          <w:szCs w:val="24"/>
        </w:rPr>
        <w:t xml:space="preserve">At 21 days after seed germination, plant growth measurements </w:t>
      </w:r>
      <w:r w:rsidR="008022A8" w:rsidRPr="00C70602">
        <w:rPr>
          <w:rFonts w:ascii="Times New Roman" w:hAnsi="Times New Roman" w:cs="Times New Roman"/>
          <w:sz w:val="24"/>
          <w:szCs w:val="24"/>
        </w:rPr>
        <w:t>included</w:t>
      </w:r>
      <w:r w:rsidRPr="00C70602">
        <w:rPr>
          <w:rFonts w:ascii="Times New Roman" w:hAnsi="Times New Roman" w:cs="Times New Roman"/>
          <w:sz w:val="24"/>
          <w:szCs w:val="24"/>
        </w:rPr>
        <w:t xml:space="preserve"> </w:t>
      </w:r>
      <w:bookmarkStart w:id="10" w:name="_Hlk119075375"/>
      <w:r w:rsidR="00E544CC" w:rsidRPr="00C70602">
        <w:rPr>
          <w:rFonts w:ascii="Times New Roman" w:hAnsi="Times New Roman" w:cs="Times New Roman"/>
          <w:sz w:val="24"/>
          <w:szCs w:val="24"/>
        </w:rPr>
        <w:t xml:space="preserve">a leaf count to record </w:t>
      </w:r>
      <w:r w:rsidR="00823A55" w:rsidRPr="00C70602">
        <w:rPr>
          <w:rFonts w:ascii="Times New Roman" w:hAnsi="Times New Roman" w:cs="Times New Roman"/>
          <w:sz w:val="24"/>
          <w:szCs w:val="24"/>
        </w:rPr>
        <w:t xml:space="preserve">the </w:t>
      </w:r>
      <w:r w:rsidRPr="00C70602">
        <w:rPr>
          <w:rFonts w:ascii="Times New Roman" w:hAnsi="Times New Roman" w:cs="Times New Roman"/>
          <w:sz w:val="24"/>
          <w:szCs w:val="24"/>
        </w:rPr>
        <w:t xml:space="preserve">number of leaves per plant, and the width </w:t>
      </w:r>
      <w:r w:rsidR="00524E92" w:rsidRPr="00C70602">
        <w:rPr>
          <w:rFonts w:ascii="Times New Roman" w:hAnsi="Times New Roman" w:cs="Times New Roman"/>
          <w:sz w:val="24"/>
          <w:szCs w:val="24"/>
        </w:rPr>
        <w:t xml:space="preserve">(cm) </w:t>
      </w:r>
      <w:r w:rsidRPr="00C70602">
        <w:rPr>
          <w:rFonts w:ascii="Times New Roman" w:hAnsi="Times New Roman" w:cs="Times New Roman"/>
          <w:sz w:val="24"/>
          <w:szCs w:val="24"/>
        </w:rPr>
        <w:t xml:space="preserve">of the second </w:t>
      </w:r>
      <w:bookmarkEnd w:id="10"/>
      <w:r w:rsidRPr="00C70602">
        <w:rPr>
          <w:rFonts w:ascii="Times New Roman" w:hAnsi="Times New Roman" w:cs="Times New Roman"/>
          <w:sz w:val="24"/>
          <w:szCs w:val="24"/>
        </w:rPr>
        <w:t>most mature true leaf (leaf formed after seedling transplant)</w:t>
      </w:r>
      <w:r w:rsidR="00524E92" w:rsidRPr="00C70602">
        <w:rPr>
          <w:rFonts w:ascii="Times New Roman" w:hAnsi="Times New Roman" w:cs="Times New Roman"/>
          <w:sz w:val="24"/>
          <w:szCs w:val="24"/>
        </w:rPr>
        <w:t xml:space="preserve"> </w:t>
      </w:r>
      <w:r w:rsidRPr="00C70602">
        <w:rPr>
          <w:rFonts w:ascii="Times New Roman" w:hAnsi="Times New Roman" w:cs="Times New Roman"/>
          <w:sz w:val="24"/>
          <w:szCs w:val="24"/>
        </w:rPr>
        <w:t>measured at the broadest point o</w:t>
      </w:r>
      <w:r w:rsidR="00841893" w:rsidRPr="00C70602">
        <w:rPr>
          <w:rFonts w:ascii="Times New Roman" w:hAnsi="Times New Roman" w:cs="Times New Roman"/>
          <w:sz w:val="24"/>
          <w:szCs w:val="24"/>
        </w:rPr>
        <w:t>f</w:t>
      </w:r>
      <w:r w:rsidRPr="00C70602">
        <w:rPr>
          <w:rFonts w:ascii="Times New Roman" w:hAnsi="Times New Roman" w:cs="Times New Roman"/>
          <w:sz w:val="24"/>
          <w:szCs w:val="24"/>
        </w:rPr>
        <w:t xml:space="preserve"> the leaf. The same measurements were repeated </w:t>
      </w:r>
      <w:r w:rsidR="00524E92" w:rsidRPr="00C70602">
        <w:rPr>
          <w:rFonts w:ascii="Times New Roman" w:hAnsi="Times New Roman" w:cs="Times New Roman"/>
          <w:sz w:val="24"/>
          <w:szCs w:val="24"/>
        </w:rPr>
        <w:t xml:space="preserve">at </w:t>
      </w:r>
      <w:r w:rsidRPr="00C70602">
        <w:rPr>
          <w:rFonts w:ascii="Times New Roman" w:hAnsi="Times New Roman" w:cs="Times New Roman"/>
          <w:sz w:val="24"/>
          <w:szCs w:val="24"/>
        </w:rPr>
        <w:t xml:space="preserve">28, 35 and 42 days </w:t>
      </w:r>
      <w:r w:rsidR="00E544CC" w:rsidRPr="00C70602">
        <w:rPr>
          <w:rFonts w:ascii="Times New Roman" w:hAnsi="Times New Roman" w:cs="Times New Roman"/>
          <w:sz w:val="24"/>
          <w:szCs w:val="24"/>
        </w:rPr>
        <w:t>since</w:t>
      </w:r>
      <w:r w:rsidR="008F4F4B" w:rsidRPr="00C70602">
        <w:rPr>
          <w:rFonts w:ascii="Times New Roman" w:hAnsi="Times New Roman" w:cs="Times New Roman"/>
          <w:sz w:val="24"/>
          <w:szCs w:val="24"/>
        </w:rPr>
        <w:t xml:space="preserve"> germination</w:t>
      </w:r>
      <w:r w:rsidRPr="00C70602">
        <w:rPr>
          <w:rFonts w:ascii="Times New Roman" w:hAnsi="Times New Roman" w:cs="Times New Roman"/>
          <w:sz w:val="24"/>
          <w:szCs w:val="24"/>
        </w:rPr>
        <w:t>. Every week, the next mature true leaf was measured</w:t>
      </w:r>
      <w:r w:rsidR="007E0819" w:rsidRPr="00C70602">
        <w:rPr>
          <w:rFonts w:ascii="Times New Roman" w:hAnsi="Times New Roman" w:cs="Times New Roman"/>
          <w:sz w:val="24"/>
          <w:szCs w:val="24"/>
        </w:rPr>
        <w:t xml:space="preserve"> until the onset of plant bolting (development of flowering stems)</w:t>
      </w:r>
      <w:r w:rsidRPr="00C70602">
        <w:rPr>
          <w:rFonts w:ascii="Times New Roman" w:hAnsi="Times New Roman" w:cs="Times New Roman"/>
          <w:sz w:val="24"/>
          <w:szCs w:val="24"/>
        </w:rPr>
        <w:t>.</w:t>
      </w:r>
      <w:r w:rsidR="00B610C0" w:rsidRPr="00C70602">
        <w:rPr>
          <w:rFonts w:ascii="Times New Roman" w:hAnsi="Times New Roman" w:cs="Times New Roman"/>
          <w:sz w:val="24"/>
          <w:szCs w:val="24"/>
        </w:rPr>
        <w:t xml:space="preserve"> </w:t>
      </w:r>
      <w:r w:rsidR="00C62AFF" w:rsidRPr="00C70602">
        <w:rPr>
          <w:rFonts w:ascii="Times New Roman" w:hAnsi="Times New Roman" w:cs="Times New Roman"/>
          <w:sz w:val="24"/>
          <w:szCs w:val="24"/>
        </w:rPr>
        <w:t xml:space="preserve">From </w:t>
      </w:r>
      <w:r w:rsidR="00B610C0" w:rsidRPr="00C70602">
        <w:rPr>
          <w:rFonts w:ascii="Times New Roman" w:hAnsi="Times New Roman" w:cs="Times New Roman"/>
          <w:sz w:val="24"/>
          <w:szCs w:val="24"/>
        </w:rPr>
        <w:t>this point</w:t>
      </w:r>
      <w:r w:rsidR="008A2EE0" w:rsidRPr="00C70602">
        <w:rPr>
          <w:rFonts w:ascii="Times New Roman" w:hAnsi="Times New Roman" w:cs="Times New Roman"/>
          <w:sz w:val="24"/>
          <w:szCs w:val="24"/>
        </w:rPr>
        <w:t xml:space="preserve"> onwards</w:t>
      </w:r>
      <w:r w:rsidR="00B610C0" w:rsidRPr="00C70602">
        <w:rPr>
          <w:rFonts w:ascii="Times New Roman" w:hAnsi="Times New Roman" w:cs="Times New Roman"/>
          <w:sz w:val="24"/>
          <w:szCs w:val="24"/>
        </w:rPr>
        <w:t xml:space="preserve">, plants were monitored </w:t>
      </w:r>
      <w:r w:rsidR="00C62AFF" w:rsidRPr="00C70602">
        <w:rPr>
          <w:rFonts w:ascii="Times New Roman" w:hAnsi="Times New Roman" w:cs="Times New Roman"/>
          <w:sz w:val="24"/>
          <w:szCs w:val="24"/>
        </w:rPr>
        <w:t xml:space="preserve">daily </w:t>
      </w:r>
      <w:r w:rsidR="00B610C0" w:rsidRPr="00C70602">
        <w:rPr>
          <w:rFonts w:ascii="Times New Roman" w:hAnsi="Times New Roman" w:cs="Times New Roman"/>
          <w:sz w:val="24"/>
          <w:szCs w:val="24"/>
        </w:rPr>
        <w:t xml:space="preserve">and the number of days </w:t>
      </w:r>
      <w:r w:rsidR="00716D73" w:rsidRPr="00C70602">
        <w:rPr>
          <w:rFonts w:ascii="Times New Roman" w:hAnsi="Times New Roman" w:cs="Times New Roman"/>
          <w:sz w:val="24"/>
          <w:szCs w:val="24"/>
        </w:rPr>
        <w:t>until</w:t>
      </w:r>
      <w:r w:rsidR="00B610C0" w:rsidRPr="00C70602">
        <w:rPr>
          <w:rFonts w:ascii="Times New Roman" w:hAnsi="Times New Roman" w:cs="Times New Roman"/>
          <w:sz w:val="24"/>
          <w:szCs w:val="24"/>
        </w:rPr>
        <w:t xml:space="preserve"> the first flower emerge</w:t>
      </w:r>
      <w:r w:rsidR="00D15F2B" w:rsidRPr="00C70602">
        <w:rPr>
          <w:rFonts w:ascii="Times New Roman" w:hAnsi="Times New Roman" w:cs="Times New Roman"/>
          <w:sz w:val="24"/>
          <w:szCs w:val="24"/>
        </w:rPr>
        <w:t>d</w:t>
      </w:r>
      <w:r w:rsidR="0087206F" w:rsidRPr="00C70602">
        <w:rPr>
          <w:rFonts w:ascii="Times New Roman" w:hAnsi="Times New Roman" w:cs="Times New Roman"/>
          <w:sz w:val="24"/>
          <w:szCs w:val="24"/>
        </w:rPr>
        <w:t xml:space="preserve"> was recorded as </w:t>
      </w:r>
      <w:r w:rsidR="007B1DB6" w:rsidRPr="00C70602">
        <w:rPr>
          <w:rFonts w:ascii="Times New Roman" w:hAnsi="Times New Roman" w:cs="Times New Roman"/>
          <w:sz w:val="24"/>
          <w:szCs w:val="24"/>
        </w:rPr>
        <w:t xml:space="preserve">the </w:t>
      </w:r>
      <w:r w:rsidR="0087206F" w:rsidRPr="00C70602">
        <w:rPr>
          <w:rFonts w:ascii="Times New Roman" w:hAnsi="Times New Roman" w:cs="Times New Roman"/>
          <w:sz w:val="24"/>
          <w:szCs w:val="24"/>
        </w:rPr>
        <w:t>time</w:t>
      </w:r>
      <w:r w:rsidR="00762288" w:rsidRPr="00C70602">
        <w:rPr>
          <w:rFonts w:ascii="Times New Roman" w:hAnsi="Times New Roman" w:cs="Times New Roman"/>
          <w:sz w:val="24"/>
          <w:szCs w:val="24"/>
        </w:rPr>
        <w:t xml:space="preserve"> until flowering</w:t>
      </w:r>
      <w:r w:rsidR="0087206F" w:rsidRPr="00C70602">
        <w:rPr>
          <w:rFonts w:ascii="Times New Roman" w:hAnsi="Times New Roman" w:cs="Times New Roman"/>
          <w:sz w:val="24"/>
          <w:szCs w:val="24"/>
        </w:rPr>
        <w:t>.</w:t>
      </w:r>
    </w:p>
    <w:p w14:paraId="3BD19F9B" w14:textId="77777777" w:rsidR="00BE12C5" w:rsidRPr="00C70602" w:rsidRDefault="00BE12C5" w:rsidP="00C70602">
      <w:pPr>
        <w:spacing w:after="0" w:line="480" w:lineRule="auto"/>
        <w:jc w:val="both"/>
        <w:rPr>
          <w:rFonts w:ascii="Times New Roman" w:hAnsi="Times New Roman" w:cs="Times New Roman"/>
          <w:sz w:val="24"/>
          <w:szCs w:val="24"/>
        </w:rPr>
      </w:pPr>
    </w:p>
    <w:p w14:paraId="464E2C5A" w14:textId="77777777" w:rsidR="00F173F6" w:rsidRDefault="00F173F6" w:rsidP="00C70602">
      <w:pPr>
        <w:spacing w:line="480" w:lineRule="auto"/>
        <w:jc w:val="both"/>
        <w:rPr>
          <w:rFonts w:ascii="Times New Roman" w:hAnsi="Times New Roman" w:cs="Times New Roman"/>
          <w:b/>
          <w:bCs/>
          <w:sz w:val="24"/>
          <w:szCs w:val="24"/>
        </w:rPr>
      </w:pPr>
      <w:bookmarkStart w:id="11" w:name="_Hlk119075696"/>
    </w:p>
    <w:p w14:paraId="7929C41B" w14:textId="77777777" w:rsidR="00F173F6" w:rsidRDefault="00F173F6" w:rsidP="00C70602">
      <w:pPr>
        <w:spacing w:line="480" w:lineRule="auto"/>
        <w:jc w:val="both"/>
        <w:rPr>
          <w:rFonts w:ascii="Times New Roman" w:hAnsi="Times New Roman" w:cs="Times New Roman"/>
          <w:b/>
          <w:bCs/>
          <w:sz w:val="24"/>
          <w:szCs w:val="24"/>
        </w:rPr>
      </w:pPr>
    </w:p>
    <w:p w14:paraId="37985908" w14:textId="4526B63B" w:rsidR="00C324F3" w:rsidRPr="00C70602" w:rsidRDefault="002B1F5F" w:rsidP="00C70602">
      <w:pPr>
        <w:spacing w:line="480" w:lineRule="auto"/>
        <w:jc w:val="both"/>
        <w:rPr>
          <w:rFonts w:ascii="Times New Roman" w:hAnsi="Times New Roman" w:cs="Times New Roman"/>
          <w:b/>
          <w:bCs/>
          <w:sz w:val="24"/>
          <w:szCs w:val="24"/>
        </w:rPr>
      </w:pPr>
      <w:r w:rsidRPr="00C70602">
        <w:rPr>
          <w:rFonts w:ascii="Times New Roman" w:hAnsi="Times New Roman" w:cs="Times New Roman"/>
          <w:b/>
          <w:bCs/>
          <w:sz w:val="24"/>
          <w:szCs w:val="24"/>
        </w:rPr>
        <w:lastRenderedPageBreak/>
        <w:t>Assessment of plant resistance to insect herbivory</w:t>
      </w:r>
    </w:p>
    <w:bookmarkEnd w:id="11"/>
    <w:p w14:paraId="1F06FB6B" w14:textId="2314C73E" w:rsidR="005E552B" w:rsidRPr="00C70602" w:rsidRDefault="002B1F5F" w:rsidP="00F173F6">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The resistance of </w:t>
      </w:r>
      <w:r w:rsidR="005F28FF" w:rsidRPr="00C70602">
        <w:rPr>
          <w:rFonts w:ascii="Times New Roman" w:hAnsi="Times New Roman" w:cs="Times New Roman"/>
          <w:sz w:val="24"/>
          <w:szCs w:val="24"/>
        </w:rPr>
        <w:t>raw</w:t>
      </w:r>
      <w:r w:rsidR="00321CC2" w:rsidRPr="00C70602">
        <w:rPr>
          <w:rFonts w:ascii="Times New Roman" w:hAnsi="Times New Roman" w:cs="Times New Roman"/>
          <w:sz w:val="24"/>
          <w:szCs w:val="24"/>
        </w:rPr>
        <w:t>-</w:t>
      </w:r>
      <w:r w:rsidRPr="00C70602">
        <w:rPr>
          <w:rFonts w:ascii="Times New Roman" w:hAnsi="Times New Roman" w:cs="Times New Roman"/>
          <w:sz w:val="24"/>
          <w:szCs w:val="24"/>
        </w:rPr>
        <w:t xml:space="preserve">frass-exposed </w:t>
      </w:r>
      <w:r w:rsidRPr="00C70602">
        <w:rPr>
          <w:rFonts w:ascii="Times New Roman" w:hAnsi="Times New Roman" w:cs="Times New Roman"/>
          <w:i/>
          <w:iCs/>
          <w:sz w:val="24"/>
          <w:szCs w:val="24"/>
        </w:rPr>
        <w:t>B. rapa</w:t>
      </w:r>
      <w:r w:rsidRPr="00C70602">
        <w:rPr>
          <w:rFonts w:ascii="Times New Roman" w:hAnsi="Times New Roman" w:cs="Times New Roman"/>
          <w:sz w:val="24"/>
          <w:szCs w:val="24"/>
        </w:rPr>
        <w:t xml:space="preserve"> </w:t>
      </w:r>
      <w:r w:rsidR="00BD7053" w:rsidRPr="00C70602">
        <w:rPr>
          <w:rFonts w:ascii="Times New Roman" w:hAnsi="Times New Roman" w:cs="Times New Roman"/>
          <w:sz w:val="24"/>
          <w:szCs w:val="24"/>
        </w:rPr>
        <w:t>plants to two insect herbivores</w:t>
      </w:r>
      <w:r w:rsidR="00D2392A" w:rsidRPr="00C70602">
        <w:rPr>
          <w:rFonts w:ascii="Times New Roman" w:hAnsi="Times New Roman" w:cs="Times New Roman"/>
          <w:sz w:val="24"/>
          <w:szCs w:val="24"/>
        </w:rPr>
        <w:t>,</w:t>
      </w:r>
      <w:r w:rsidR="00BD7053" w:rsidRPr="00C70602">
        <w:rPr>
          <w:rFonts w:ascii="Times New Roman" w:hAnsi="Times New Roman" w:cs="Times New Roman"/>
          <w:sz w:val="24"/>
          <w:szCs w:val="24"/>
        </w:rPr>
        <w:t xml:space="preserve"> </w:t>
      </w:r>
      <w:r w:rsidR="00BD7053" w:rsidRPr="00C70602">
        <w:rPr>
          <w:rFonts w:ascii="Times New Roman" w:hAnsi="Times New Roman" w:cs="Times New Roman"/>
          <w:i/>
          <w:iCs/>
          <w:sz w:val="24"/>
          <w:szCs w:val="24"/>
        </w:rPr>
        <w:t>D. radicum</w:t>
      </w:r>
      <w:r w:rsidR="00BD7053" w:rsidRPr="00C70602">
        <w:rPr>
          <w:rFonts w:ascii="Times New Roman" w:hAnsi="Times New Roman" w:cs="Times New Roman"/>
          <w:sz w:val="24"/>
          <w:szCs w:val="24"/>
        </w:rPr>
        <w:t xml:space="preserve"> and </w:t>
      </w:r>
      <w:r w:rsidR="00BD7053" w:rsidRPr="00C70602">
        <w:rPr>
          <w:rFonts w:ascii="Times New Roman" w:hAnsi="Times New Roman" w:cs="Times New Roman"/>
          <w:i/>
          <w:iCs/>
          <w:sz w:val="24"/>
          <w:szCs w:val="24"/>
        </w:rPr>
        <w:t>P. xylostella</w:t>
      </w:r>
      <w:r w:rsidR="00D2392A" w:rsidRPr="00C70602">
        <w:rPr>
          <w:rFonts w:ascii="Times New Roman" w:hAnsi="Times New Roman" w:cs="Times New Roman"/>
          <w:i/>
          <w:iCs/>
          <w:sz w:val="24"/>
          <w:szCs w:val="24"/>
        </w:rPr>
        <w:t>,</w:t>
      </w:r>
      <w:r w:rsidR="00BD7053" w:rsidRPr="00C70602">
        <w:rPr>
          <w:rFonts w:ascii="Times New Roman" w:hAnsi="Times New Roman" w:cs="Times New Roman"/>
          <w:sz w:val="24"/>
          <w:szCs w:val="24"/>
        </w:rPr>
        <w:t xml:space="preserve"> </w:t>
      </w:r>
      <w:r w:rsidRPr="00C70602">
        <w:rPr>
          <w:rFonts w:ascii="Times New Roman" w:hAnsi="Times New Roman" w:cs="Times New Roman"/>
          <w:sz w:val="24"/>
          <w:szCs w:val="24"/>
        </w:rPr>
        <w:t xml:space="preserve">was assessed </w:t>
      </w:r>
      <w:r w:rsidR="00315BEB" w:rsidRPr="00C70602">
        <w:rPr>
          <w:rFonts w:ascii="Times New Roman" w:hAnsi="Times New Roman" w:cs="Times New Roman"/>
          <w:sz w:val="24"/>
          <w:szCs w:val="24"/>
        </w:rPr>
        <w:t xml:space="preserve">by </w:t>
      </w:r>
      <w:r w:rsidR="0075180A" w:rsidRPr="00C70602">
        <w:rPr>
          <w:rFonts w:ascii="Times New Roman" w:hAnsi="Times New Roman" w:cs="Times New Roman"/>
          <w:sz w:val="24"/>
          <w:szCs w:val="24"/>
        </w:rPr>
        <w:t>recording</w:t>
      </w:r>
      <w:r w:rsidR="003D79C3" w:rsidRPr="00C70602">
        <w:rPr>
          <w:rFonts w:ascii="Times New Roman" w:hAnsi="Times New Roman" w:cs="Times New Roman"/>
          <w:sz w:val="24"/>
          <w:szCs w:val="24"/>
        </w:rPr>
        <w:t xml:space="preserve"> </w:t>
      </w:r>
      <w:r w:rsidR="00D15F2B" w:rsidRPr="00C70602">
        <w:rPr>
          <w:rFonts w:ascii="Times New Roman" w:hAnsi="Times New Roman" w:cs="Times New Roman"/>
          <w:sz w:val="24"/>
          <w:szCs w:val="24"/>
        </w:rPr>
        <w:t xml:space="preserve">leaf damage, </w:t>
      </w:r>
      <w:r w:rsidR="00F03356" w:rsidRPr="00C70602">
        <w:rPr>
          <w:rFonts w:ascii="Times New Roman" w:hAnsi="Times New Roman" w:cs="Times New Roman"/>
          <w:sz w:val="24"/>
          <w:szCs w:val="24"/>
        </w:rPr>
        <w:t xml:space="preserve">larval </w:t>
      </w:r>
      <w:r w:rsidR="00762288" w:rsidRPr="00C70602">
        <w:rPr>
          <w:rFonts w:ascii="Times New Roman" w:hAnsi="Times New Roman" w:cs="Times New Roman"/>
          <w:sz w:val="24"/>
          <w:szCs w:val="24"/>
        </w:rPr>
        <w:t>survival</w:t>
      </w:r>
      <w:r w:rsidR="00127E58" w:rsidRPr="00C70602">
        <w:rPr>
          <w:rFonts w:ascii="Times New Roman" w:hAnsi="Times New Roman" w:cs="Times New Roman"/>
          <w:sz w:val="24"/>
          <w:szCs w:val="24"/>
        </w:rPr>
        <w:t>,</w:t>
      </w:r>
      <w:r w:rsidR="00D15F2B" w:rsidRPr="00C70602">
        <w:rPr>
          <w:rFonts w:ascii="Times New Roman" w:hAnsi="Times New Roman" w:cs="Times New Roman"/>
          <w:sz w:val="24"/>
          <w:szCs w:val="24"/>
        </w:rPr>
        <w:t xml:space="preserve"> and </w:t>
      </w:r>
      <w:r w:rsidR="00762288" w:rsidRPr="00C70602">
        <w:rPr>
          <w:rFonts w:ascii="Times New Roman" w:hAnsi="Times New Roman" w:cs="Times New Roman"/>
          <w:sz w:val="24"/>
          <w:szCs w:val="24"/>
        </w:rPr>
        <w:t>pupal biomass</w:t>
      </w:r>
      <w:r w:rsidR="00BD7053" w:rsidRPr="00C70602">
        <w:rPr>
          <w:rFonts w:ascii="Times New Roman" w:hAnsi="Times New Roman" w:cs="Times New Roman"/>
          <w:sz w:val="24"/>
          <w:szCs w:val="24"/>
        </w:rPr>
        <w:t>.</w:t>
      </w:r>
      <w:r w:rsidR="005F28FF" w:rsidRPr="00C70602">
        <w:rPr>
          <w:rFonts w:ascii="Times New Roman" w:hAnsi="Times New Roman" w:cs="Times New Roman"/>
          <w:sz w:val="24"/>
          <w:szCs w:val="24"/>
        </w:rPr>
        <w:t xml:space="preserve"> </w:t>
      </w:r>
      <w:r w:rsidR="005E552B" w:rsidRPr="00C70602">
        <w:rPr>
          <w:rFonts w:ascii="Times New Roman" w:hAnsi="Times New Roman" w:cs="Times New Roman"/>
          <w:sz w:val="24"/>
          <w:szCs w:val="24"/>
        </w:rPr>
        <w:t>When plants were four weeks old, ten larvae (&lt;</w:t>
      </w:r>
      <w:r w:rsidR="00853118" w:rsidRPr="00C70602">
        <w:rPr>
          <w:rFonts w:ascii="Times New Roman" w:hAnsi="Times New Roman" w:cs="Times New Roman"/>
          <w:sz w:val="24"/>
          <w:szCs w:val="24"/>
        </w:rPr>
        <w:t xml:space="preserve"> </w:t>
      </w:r>
      <w:r w:rsidR="005E552B" w:rsidRPr="00C70602">
        <w:rPr>
          <w:rFonts w:ascii="Times New Roman" w:hAnsi="Times New Roman" w:cs="Times New Roman"/>
          <w:sz w:val="24"/>
          <w:szCs w:val="24"/>
        </w:rPr>
        <w:t xml:space="preserve">24 h old) of </w:t>
      </w:r>
      <w:r w:rsidR="005E552B" w:rsidRPr="00C70602">
        <w:rPr>
          <w:rFonts w:ascii="Times New Roman" w:hAnsi="Times New Roman" w:cs="Times New Roman"/>
          <w:i/>
          <w:iCs/>
          <w:sz w:val="24"/>
          <w:szCs w:val="24"/>
        </w:rPr>
        <w:t>D. radicum</w:t>
      </w:r>
      <w:r w:rsidR="005E552B" w:rsidRPr="00C70602">
        <w:rPr>
          <w:rFonts w:ascii="Times New Roman" w:hAnsi="Times New Roman" w:cs="Times New Roman"/>
          <w:sz w:val="24"/>
          <w:szCs w:val="24"/>
        </w:rPr>
        <w:t xml:space="preserve"> were </w:t>
      </w:r>
      <w:r w:rsidR="00853118" w:rsidRPr="00C70602">
        <w:rPr>
          <w:rFonts w:ascii="Times New Roman" w:hAnsi="Times New Roman" w:cs="Times New Roman"/>
          <w:sz w:val="24"/>
          <w:szCs w:val="24"/>
        </w:rPr>
        <w:t xml:space="preserve">released </w:t>
      </w:r>
      <w:r w:rsidR="005E552B" w:rsidRPr="00C70602">
        <w:rPr>
          <w:rFonts w:ascii="Times New Roman" w:hAnsi="Times New Roman" w:cs="Times New Roman"/>
          <w:sz w:val="24"/>
          <w:szCs w:val="24"/>
        </w:rPr>
        <w:t>at about 0.5 cm into the soil close to the stem of each potted plant</w:t>
      </w:r>
      <w:r w:rsidR="00D2392A" w:rsidRPr="00C70602">
        <w:rPr>
          <w:rFonts w:ascii="Times New Roman" w:hAnsi="Times New Roman" w:cs="Times New Roman"/>
          <w:sz w:val="24"/>
          <w:szCs w:val="24"/>
        </w:rPr>
        <w:t>.</w:t>
      </w:r>
      <w:r w:rsidR="005E552B" w:rsidRPr="00C70602">
        <w:rPr>
          <w:rFonts w:ascii="Times New Roman" w:hAnsi="Times New Roman" w:cs="Times New Roman"/>
          <w:sz w:val="24"/>
          <w:szCs w:val="24"/>
        </w:rPr>
        <w:t xml:space="preserve"> </w:t>
      </w:r>
      <w:r w:rsidR="00D2392A" w:rsidRPr="00C70602">
        <w:rPr>
          <w:rFonts w:ascii="Times New Roman" w:hAnsi="Times New Roman" w:cs="Times New Roman"/>
          <w:sz w:val="24"/>
          <w:szCs w:val="24"/>
        </w:rPr>
        <w:t>T</w:t>
      </w:r>
      <w:r w:rsidR="005E552B" w:rsidRPr="00C70602">
        <w:rPr>
          <w:rFonts w:ascii="Times New Roman" w:hAnsi="Times New Roman" w:cs="Times New Roman"/>
          <w:sz w:val="24"/>
          <w:szCs w:val="24"/>
        </w:rPr>
        <w:t>he</w:t>
      </w:r>
      <w:r w:rsidR="00A518C7" w:rsidRPr="00C70602">
        <w:rPr>
          <w:rFonts w:ascii="Times New Roman" w:hAnsi="Times New Roman" w:cs="Times New Roman"/>
          <w:sz w:val="24"/>
          <w:szCs w:val="24"/>
        </w:rPr>
        <w:t>ir</w:t>
      </w:r>
      <w:r w:rsidR="005E552B" w:rsidRPr="00C70602">
        <w:rPr>
          <w:rFonts w:ascii="Times New Roman" w:hAnsi="Times New Roman" w:cs="Times New Roman"/>
          <w:sz w:val="24"/>
          <w:szCs w:val="24"/>
        </w:rPr>
        <w:t xml:space="preserve"> </w:t>
      </w:r>
      <w:r w:rsidR="00762288" w:rsidRPr="00C70602">
        <w:rPr>
          <w:rFonts w:ascii="Times New Roman" w:hAnsi="Times New Roman" w:cs="Times New Roman"/>
          <w:sz w:val="24"/>
          <w:szCs w:val="24"/>
        </w:rPr>
        <w:t>survival</w:t>
      </w:r>
      <w:r w:rsidR="005E552B" w:rsidRPr="00C70602">
        <w:rPr>
          <w:rFonts w:ascii="Times New Roman" w:hAnsi="Times New Roman" w:cs="Times New Roman"/>
          <w:sz w:val="24"/>
          <w:szCs w:val="24"/>
        </w:rPr>
        <w:t xml:space="preserve"> </w:t>
      </w:r>
      <w:r w:rsidR="00D2392A" w:rsidRPr="00C70602">
        <w:rPr>
          <w:rFonts w:ascii="Times New Roman" w:hAnsi="Times New Roman" w:cs="Times New Roman"/>
          <w:sz w:val="24"/>
          <w:szCs w:val="24"/>
        </w:rPr>
        <w:t xml:space="preserve">was assessed </w:t>
      </w:r>
      <w:r w:rsidR="005E552B" w:rsidRPr="00C70602">
        <w:rPr>
          <w:rFonts w:ascii="Times New Roman" w:hAnsi="Times New Roman" w:cs="Times New Roman"/>
          <w:sz w:val="24"/>
          <w:szCs w:val="24"/>
        </w:rPr>
        <w:t xml:space="preserve">when the larvae fed on </w:t>
      </w:r>
      <w:r w:rsidR="00A518C7" w:rsidRPr="00C70602">
        <w:rPr>
          <w:rFonts w:ascii="Times New Roman" w:hAnsi="Times New Roman" w:cs="Times New Roman"/>
          <w:sz w:val="24"/>
          <w:szCs w:val="24"/>
        </w:rPr>
        <w:t xml:space="preserve">roots of </w:t>
      </w:r>
      <w:r w:rsidR="005E552B" w:rsidRPr="00C70602">
        <w:rPr>
          <w:rFonts w:ascii="Times New Roman" w:hAnsi="Times New Roman" w:cs="Times New Roman"/>
          <w:sz w:val="24"/>
          <w:szCs w:val="24"/>
        </w:rPr>
        <w:t xml:space="preserve">frass-exposed </w:t>
      </w:r>
      <w:r w:rsidR="005E552B" w:rsidRPr="00C70602">
        <w:rPr>
          <w:rFonts w:ascii="Times New Roman" w:hAnsi="Times New Roman" w:cs="Times New Roman"/>
          <w:i/>
          <w:iCs/>
          <w:sz w:val="24"/>
          <w:szCs w:val="24"/>
        </w:rPr>
        <w:t>B. rapa</w:t>
      </w:r>
      <w:r w:rsidR="005E552B" w:rsidRPr="00C70602">
        <w:rPr>
          <w:rFonts w:ascii="Times New Roman" w:hAnsi="Times New Roman" w:cs="Times New Roman"/>
          <w:sz w:val="24"/>
          <w:szCs w:val="24"/>
        </w:rPr>
        <w:t xml:space="preserve"> plants. Ten plants per </w:t>
      </w:r>
      <w:r w:rsidR="00762288" w:rsidRPr="00C70602">
        <w:rPr>
          <w:rFonts w:ascii="Times New Roman" w:hAnsi="Times New Roman" w:cs="Times New Roman"/>
          <w:sz w:val="24"/>
          <w:szCs w:val="24"/>
        </w:rPr>
        <w:t>treat</w:t>
      </w:r>
      <w:r w:rsidR="005E552B" w:rsidRPr="00C70602">
        <w:rPr>
          <w:rFonts w:ascii="Times New Roman" w:hAnsi="Times New Roman" w:cs="Times New Roman"/>
          <w:sz w:val="24"/>
          <w:szCs w:val="24"/>
        </w:rPr>
        <w:t>ment and control (BSF</w:t>
      </w:r>
      <w:r w:rsidR="00762288" w:rsidRPr="00C70602">
        <w:rPr>
          <w:rFonts w:ascii="Times New Roman" w:hAnsi="Times New Roman" w:cs="Times New Roman"/>
          <w:sz w:val="24"/>
          <w:szCs w:val="24"/>
        </w:rPr>
        <w:t>F</w:t>
      </w:r>
      <w:r w:rsidR="005E552B" w:rsidRPr="00C70602">
        <w:rPr>
          <w:rFonts w:ascii="Times New Roman" w:hAnsi="Times New Roman" w:cs="Times New Roman"/>
          <w:sz w:val="24"/>
          <w:szCs w:val="24"/>
        </w:rPr>
        <w:t>, MWF and N</w:t>
      </w:r>
      <w:r w:rsidR="00762288" w:rsidRPr="00C70602">
        <w:rPr>
          <w:rFonts w:ascii="Times New Roman" w:hAnsi="Times New Roman" w:cs="Times New Roman"/>
          <w:sz w:val="24"/>
          <w:szCs w:val="24"/>
        </w:rPr>
        <w:t>oFrass</w:t>
      </w:r>
      <w:r w:rsidR="005E552B" w:rsidRPr="00C70602">
        <w:rPr>
          <w:rFonts w:ascii="Times New Roman" w:hAnsi="Times New Roman" w:cs="Times New Roman"/>
          <w:sz w:val="24"/>
          <w:szCs w:val="24"/>
        </w:rPr>
        <w:t xml:space="preserve">) were inoculated. After 21 days, all plants were </w:t>
      </w:r>
      <w:r w:rsidR="00B20293" w:rsidRPr="00C70602">
        <w:rPr>
          <w:rFonts w:ascii="Times New Roman" w:hAnsi="Times New Roman" w:cs="Times New Roman"/>
          <w:sz w:val="24"/>
          <w:szCs w:val="24"/>
        </w:rPr>
        <w:t>uprooted,</w:t>
      </w:r>
      <w:r w:rsidR="00127E58" w:rsidRPr="00C70602">
        <w:rPr>
          <w:rFonts w:ascii="Times New Roman" w:hAnsi="Times New Roman" w:cs="Times New Roman"/>
          <w:sz w:val="24"/>
          <w:szCs w:val="24"/>
        </w:rPr>
        <w:t xml:space="preserve"> and roots were rinsed to remove adhering soil. The roots were then examined for larvae </w:t>
      </w:r>
      <w:r w:rsidR="00017BC6" w:rsidRPr="00C70602">
        <w:rPr>
          <w:rFonts w:ascii="Times New Roman" w:hAnsi="Times New Roman" w:cs="Times New Roman"/>
          <w:sz w:val="24"/>
          <w:szCs w:val="24"/>
        </w:rPr>
        <w:t xml:space="preserve">that </w:t>
      </w:r>
      <w:r w:rsidR="00127E58" w:rsidRPr="00C70602">
        <w:rPr>
          <w:rFonts w:ascii="Times New Roman" w:hAnsi="Times New Roman" w:cs="Times New Roman"/>
          <w:sz w:val="24"/>
          <w:szCs w:val="24"/>
        </w:rPr>
        <w:t xml:space="preserve">remained, and all the soil was washed away using a Fenwick </w:t>
      </w:r>
      <w:r w:rsidR="00017BC6" w:rsidRPr="00C70602">
        <w:rPr>
          <w:rFonts w:ascii="Times New Roman" w:hAnsi="Times New Roman" w:cs="Times New Roman"/>
          <w:sz w:val="24"/>
          <w:szCs w:val="24"/>
        </w:rPr>
        <w:t>C</w:t>
      </w:r>
      <w:r w:rsidR="00127E58" w:rsidRPr="00C70602">
        <w:rPr>
          <w:rFonts w:ascii="Times New Roman" w:hAnsi="Times New Roman" w:cs="Times New Roman"/>
          <w:sz w:val="24"/>
          <w:szCs w:val="24"/>
        </w:rPr>
        <w:t>an (</w:t>
      </w:r>
      <w:proofErr w:type="spellStart"/>
      <w:r w:rsidR="00127E58" w:rsidRPr="00C70602">
        <w:rPr>
          <w:rFonts w:ascii="Times New Roman" w:hAnsi="Times New Roman" w:cs="Times New Roman"/>
          <w:sz w:val="24"/>
          <w:szCs w:val="24"/>
        </w:rPr>
        <w:t>Metaalgaas</w:t>
      </w:r>
      <w:proofErr w:type="spellEnd"/>
      <w:r w:rsidR="00127E58" w:rsidRPr="00C70602">
        <w:rPr>
          <w:rFonts w:ascii="Times New Roman" w:hAnsi="Times New Roman" w:cs="Times New Roman"/>
          <w:sz w:val="24"/>
          <w:szCs w:val="24"/>
        </w:rPr>
        <w:t xml:space="preserve"> Twente, Hengelo, the Netherlands) and a sieve with a 0.5 mm aperture</w:t>
      </w:r>
      <w:r w:rsidR="00017BC6" w:rsidRPr="00C70602">
        <w:rPr>
          <w:rFonts w:ascii="Times New Roman" w:hAnsi="Times New Roman" w:cs="Times New Roman"/>
          <w:sz w:val="24"/>
          <w:szCs w:val="24"/>
        </w:rPr>
        <w:t xml:space="preserve"> </w:t>
      </w:r>
      <w:r w:rsidR="00017BC6" w:rsidRPr="00C70602">
        <w:rPr>
          <w:rFonts w:ascii="Times New Roman" w:hAnsi="Times New Roman" w:cs="Times New Roman"/>
          <w:noProof/>
          <w:sz w:val="24"/>
          <w:szCs w:val="24"/>
        </w:rPr>
        <w:t>(Wantulla et al., 2022)</w:t>
      </w:r>
      <w:r w:rsidR="00127E58" w:rsidRPr="00C70602">
        <w:rPr>
          <w:rFonts w:ascii="Times New Roman" w:hAnsi="Times New Roman" w:cs="Times New Roman"/>
          <w:sz w:val="24"/>
          <w:szCs w:val="24"/>
        </w:rPr>
        <w:t xml:space="preserve">. </w:t>
      </w:r>
      <w:bookmarkStart w:id="12" w:name="_Hlk119075759"/>
      <w:r w:rsidR="00017BC6" w:rsidRPr="00C70602">
        <w:rPr>
          <w:rFonts w:ascii="Times New Roman" w:hAnsi="Times New Roman" w:cs="Times New Roman"/>
          <w:sz w:val="24"/>
          <w:szCs w:val="24"/>
        </w:rPr>
        <w:t>A</w:t>
      </w:r>
      <w:r w:rsidR="005E552B" w:rsidRPr="00C70602">
        <w:rPr>
          <w:rFonts w:ascii="Times New Roman" w:hAnsi="Times New Roman" w:cs="Times New Roman"/>
          <w:sz w:val="24"/>
          <w:szCs w:val="24"/>
        </w:rPr>
        <w:t xml:space="preserve">ll pupae and larvae retrieved per plant were recorded. </w:t>
      </w:r>
      <w:r w:rsidR="00DA5842" w:rsidRPr="00C70602">
        <w:rPr>
          <w:rFonts w:ascii="Times New Roman" w:hAnsi="Times New Roman" w:cs="Times New Roman"/>
          <w:sz w:val="24"/>
          <w:szCs w:val="24"/>
        </w:rPr>
        <w:t>W</w:t>
      </w:r>
      <w:r w:rsidR="005E552B" w:rsidRPr="00C70602">
        <w:rPr>
          <w:rFonts w:ascii="Times New Roman" w:hAnsi="Times New Roman" w:cs="Times New Roman"/>
          <w:sz w:val="24"/>
          <w:szCs w:val="24"/>
        </w:rPr>
        <w:t>et pupa</w:t>
      </w:r>
      <w:r w:rsidR="002A2D0A" w:rsidRPr="00C70602">
        <w:rPr>
          <w:rFonts w:ascii="Times New Roman" w:hAnsi="Times New Roman" w:cs="Times New Roman"/>
          <w:sz w:val="24"/>
          <w:szCs w:val="24"/>
        </w:rPr>
        <w:t>l</w:t>
      </w:r>
      <w:r w:rsidR="005E552B" w:rsidRPr="00C70602">
        <w:rPr>
          <w:rFonts w:ascii="Times New Roman" w:hAnsi="Times New Roman" w:cs="Times New Roman"/>
          <w:sz w:val="24"/>
          <w:szCs w:val="24"/>
        </w:rPr>
        <w:t xml:space="preserve"> weight was recorded</w:t>
      </w:r>
      <w:bookmarkEnd w:id="12"/>
      <w:r w:rsidR="005E552B" w:rsidRPr="00C70602">
        <w:rPr>
          <w:rFonts w:ascii="Times New Roman" w:hAnsi="Times New Roman" w:cs="Times New Roman"/>
          <w:sz w:val="24"/>
          <w:szCs w:val="24"/>
        </w:rPr>
        <w:t xml:space="preserve"> using a</w:t>
      </w:r>
      <w:r w:rsidR="00973D10" w:rsidRPr="00C70602">
        <w:rPr>
          <w:rFonts w:ascii="Times New Roman" w:hAnsi="Times New Roman" w:cs="Times New Roman"/>
          <w:sz w:val="24"/>
          <w:szCs w:val="24"/>
        </w:rPr>
        <w:t>n</w:t>
      </w:r>
      <w:r w:rsidR="005E552B" w:rsidRPr="00C70602">
        <w:rPr>
          <w:rFonts w:ascii="Times New Roman" w:hAnsi="Times New Roman" w:cs="Times New Roman"/>
          <w:sz w:val="24"/>
          <w:szCs w:val="24"/>
        </w:rPr>
        <w:t xml:space="preserve"> Ohaus Adventurer Pro AV213 balance with a</w:t>
      </w:r>
      <w:r w:rsidR="00973D10" w:rsidRPr="00C70602">
        <w:rPr>
          <w:rFonts w:ascii="Times New Roman" w:hAnsi="Times New Roman" w:cs="Times New Roman"/>
          <w:sz w:val="24"/>
          <w:szCs w:val="24"/>
        </w:rPr>
        <w:t>n accuracy</w:t>
      </w:r>
      <w:r w:rsidR="005E552B" w:rsidRPr="00C70602">
        <w:rPr>
          <w:rFonts w:ascii="Times New Roman" w:hAnsi="Times New Roman" w:cs="Times New Roman"/>
          <w:sz w:val="24"/>
          <w:szCs w:val="24"/>
        </w:rPr>
        <w:t xml:space="preserve"> of 0.001 g.</w:t>
      </w:r>
      <w:r w:rsidR="00E158EE" w:rsidRPr="00C70602">
        <w:rPr>
          <w:rFonts w:ascii="Times New Roman" w:hAnsi="Times New Roman" w:cs="Times New Roman"/>
          <w:sz w:val="24"/>
          <w:szCs w:val="24"/>
        </w:rPr>
        <w:t xml:space="preserve"> </w:t>
      </w:r>
      <w:r w:rsidR="000903C6" w:rsidRPr="00C70602">
        <w:rPr>
          <w:rFonts w:ascii="Times New Roman" w:hAnsi="Times New Roman" w:cs="Times New Roman"/>
          <w:sz w:val="24"/>
          <w:szCs w:val="24"/>
        </w:rPr>
        <w:t xml:space="preserve">To assess the effect of soil amendment on </w:t>
      </w:r>
      <w:bookmarkStart w:id="13" w:name="_Hlk119075797"/>
      <w:r w:rsidR="000903C6" w:rsidRPr="00C70602">
        <w:rPr>
          <w:rFonts w:ascii="Times New Roman" w:hAnsi="Times New Roman" w:cs="Times New Roman"/>
          <w:sz w:val="24"/>
          <w:szCs w:val="24"/>
        </w:rPr>
        <w:t>pupal development,</w:t>
      </w:r>
      <w:bookmarkEnd w:id="13"/>
      <w:r w:rsidR="000903C6" w:rsidRPr="00C70602">
        <w:rPr>
          <w:rFonts w:ascii="Times New Roman" w:hAnsi="Times New Roman" w:cs="Times New Roman"/>
          <w:sz w:val="24"/>
          <w:szCs w:val="24"/>
        </w:rPr>
        <w:t xml:space="preserve"> </w:t>
      </w:r>
      <w:r w:rsidR="004C522C" w:rsidRPr="00C70602">
        <w:rPr>
          <w:rFonts w:ascii="Times New Roman" w:hAnsi="Times New Roman" w:cs="Times New Roman"/>
          <w:sz w:val="24"/>
          <w:szCs w:val="24"/>
        </w:rPr>
        <w:t xml:space="preserve">all </w:t>
      </w:r>
      <w:r w:rsidR="000903C6" w:rsidRPr="00C70602">
        <w:rPr>
          <w:rFonts w:ascii="Times New Roman" w:hAnsi="Times New Roman" w:cs="Times New Roman"/>
          <w:sz w:val="24"/>
          <w:szCs w:val="24"/>
        </w:rPr>
        <w:t xml:space="preserve">pupae retrieved from roots </w:t>
      </w:r>
      <w:r w:rsidR="00C62AFF" w:rsidRPr="00C70602">
        <w:rPr>
          <w:rFonts w:ascii="Times New Roman" w:hAnsi="Times New Roman" w:cs="Times New Roman"/>
          <w:sz w:val="24"/>
          <w:szCs w:val="24"/>
        </w:rPr>
        <w:t xml:space="preserve">of plants exposed to the </w:t>
      </w:r>
      <w:r w:rsidR="004C522C" w:rsidRPr="00C70602">
        <w:rPr>
          <w:rFonts w:ascii="Times New Roman" w:hAnsi="Times New Roman" w:cs="Times New Roman"/>
          <w:sz w:val="24"/>
          <w:szCs w:val="24"/>
        </w:rPr>
        <w:t>soil treatment</w:t>
      </w:r>
      <w:r w:rsidR="00C62AFF" w:rsidRPr="00C70602">
        <w:rPr>
          <w:rFonts w:ascii="Times New Roman" w:hAnsi="Times New Roman" w:cs="Times New Roman"/>
          <w:sz w:val="24"/>
          <w:szCs w:val="24"/>
        </w:rPr>
        <w:t>s</w:t>
      </w:r>
      <w:r w:rsidR="004C522C" w:rsidRPr="00C70602">
        <w:rPr>
          <w:rFonts w:ascii="Times New Roman" w:hAnsi="Times New Roman" w:cs="Times New Roman"/>
          <w:sz w:val="24"/>
          <w:szCs w:val="24"/>
        </w:rPr>
        <w:t xml:space="preserve"> </w:t>
      </w:r>
      <w:r w:rsidR="000903C6" w:rsidRPr="00C70602">
        <w:rPr>
          <w:rFonts w:ascii="Times New Roman" w:hAnsi="Times New Roman" w:cs="Times New Roman"/>
          <w:sz w:val="24"/>
          <w:szCs w:val="24"/>
        </w:rPr>
        <w:t xml:space="preserve">were placed in </w:t>
      </w:r>
      <w:r w:rsidR="004C522C" w:rsidRPr="00C70602">
        <w:rPr>
          <w:rFonts w:ascii="Times New Roman" w:hAnsi="Times New Roman" w:cs="Times New Roman"/>
          <w:sz w:val="24"/>
          <w:szCs w:val="24"/>
        </w:rPr>
        <w:t xml:space="preserve">a </w:t>
      </w:r>
      <w:r w:rsidR="000903C6" w:rsidRPr="00C70602">
        <w:rPr>
          <w:rFonts w:ascii="Times New Roman" w:hAnsi="Times New Roman" w:cs="Times New Roman"/>
          <w:sz w:val="24"/>
          <w:szCs w:val="24"/>
        </w:rPr>
        <w:t xml:space="preserve">Petri dish at 22 ± 1 °C, 50-70 % RH. The number of </w:t>
      </w:r>
      <w:r w:rsidR="004C522C" w:rsidRPr="00C70602">
        <w:rPr>
          <w:rFonts w:ascii="Times New Roman" w:hAnsi="Times New Roman" w:cs="Times New Roman"/>
          <w:sz w:val="24"/>
          <w:szCs w:val="24"/>
        </w:rPr>
        <w:t xml:space="preserve">adult </w:t>
      </w:r>
      <w:r w:rsidR="000903C6" w:rsidRPr="00C70602">
        <w:rPr>
          <w:rFonts w:ascii="Times New Roman" w:hAnsi="Times New Roman" w:cs="Times New Roman"/>
          <w:sz w:val="24"/>
          <w:szCs w:val="24"/>
        </w:rPr>
        <w:t>flies that emerged and the time (</w:t>
      </w:r>
      <w:r w:rsidR="00770BBB" w:rsidRPr="00C70602">
        <w:rPr>
          <w:rFonts w:ascii="Times New Roman" w:hAnsi="Times New Roman" w:cs="Times New Roman"/>
          <w:sz w:val="24"/>
          <w:szCs w:val="24"/>
        </w:rPr>
        <w:t>days) taken</w:t>
      </w:r>
      <w:r w:rsidR="000903C6" w:rsidRPr="00C70602">
        <w:rPr>
          <w:rFonts w:ascii="Times New Roman" w:hAnsi="Times New Roman" w:cs="Times New Roman"/>
          <w:sz w:val="24"/>
          <w:szCs w:val="24"/>
        </w:rPr>
        <w:t xml:space="preserve"> to emerge were recorded daily</w:t>
      </w:r>
      <w:r w:rsidR="00762288" w:rsidRPr="00C70602">
        <w:rPr>
          <w:rFonts w:ascii="Times New Roman" w:hAnsi="Times New Roman" w:cs="Times New Roman"/>
          <w:sz w:val="24"/>
          <w:szCs w:val="24"/>
        </w:rPr>
        <w:t xml:space="preserve"> until all pupae had either emerged as flies or appeared to be dead</w:t>
      </w:r>
      <w:r w:rsidR="000903C6" w:rsidRPr="00C70602">
        <w:rPr>
          <w:rFonts w:ascii="Times New Roman" w:hAnsi="Times New Roman" w:cs="Times New Roman"/>
          <w:sz w:val="24"/>
          <w:szCs w:val="24"/>
        </w:rPr>
        <w:t xml:space="preserve">. </w:t>
      </w:r>
      <w:r w:rsidR="0075180A" w:rsidRPr="00C70602">
        <w:rPr>
          <w:rFonts w:ascii="Times New Roman" w:hAnsi="Times New Roman" w:cs="Times New Roman"/>
          <w:sz w:val="24"/>
          <w:szCs w:val="24"/>
        </w:rPr>
        <w:t>This experiment was repeated four weeks later, following the same procedure.</w:t>
      </w:r>
    </w:p>
    <w:p w14:paraId="359B33DA" w14:textId="77777777" w:rsidR="00BD7053" w:rsidRPr="00F173F6" w:rsidRDefault="00BD7053" w:rsidP="00F173F6">
      <w:pPr>
        <w:spacing w:after="0" w:line="480" w:lineRule="auto"/>
        <w:jc w:val="both"/>
        <w:rPr>
          <w:rFonts w:ascii="Times New Roman" w:hAnsi="Times New Roman" w:cs="Times New Roman"/>
          <w:sz w:val="24"/>
          <w:szCs w:val="24"/>
        </w:rPr>
      </w:pPr>
    </w:p>
    <w:p w14:paraId="7FFF9AEB" w14:textId="040AA42B" w:rsidR="00200BC5" w:rsidRPr="00C70602" w:rsidRDefault="00E158EE" w:rsidP="00F173F6">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To assess the </w:t>
      </w:r>
      <w:r w:rsidR="00BD7053" w:rsidRPr="00C70602">
        <w:rPr>
          <w:rFonts w:ascii="Times New Roman" w:hAnsi="Times New Roman" w:cs="Times New Roman"/>
          <w:sz w:val="24"/>
          <w:szCs w:val="24"/>
        </w:rPr>
        <w:t xml:space="preserve">effect of </w:t>
      </w:r>
      <w:r w:rsidR="00807A80" w:rsidRPr="00C70602">
        <w:rPr>
          <w:rFonts w:ascii="Times New Roman" w:hAnsi="Times New Roman" w:cs="Times New Roman"/>
          <w:sz w:val="24"/>
          <w:szCs w:val="24"/>
        </w:rPr>
        <w:t>raw</w:t>
      </w:r>
      <w:r w:rsidR="00F2609D" w:rsidRPr="00C70602">
        <w:rPr>
          <w:rFonts w:ascii="Times New Roman" w:hAnsi="Times New Roman" w:cs="Times New Roman"/>
          <w:sz w:val="24"/>
          <w:szCs w:val="24"/>
        </w:rPr>
        <w:t>-</w:t>
      </w:r>
      <w:r w:rsidR="00BD7053" w:rsidRPr="00C70602">
        <w:rPr>
          <w:rFonts w:ascii="Times New Roman" w:hAnsi="Times New Roman" w:cs="Times New Roman"/>
          <w:sz w:val="24"/>
          <w:szCs w:val="24"/>
        </w:rPr>
        <w:t xml:space="preserve">frass-exposed plants on the </w:t>
      </w:r>
      <w:r w:rsidR="008646EC" w:rsidRPr="00C70602">
        <w:rPr>
          <w:rFonts w:ascii="Times New Roman" w:hAnsi="Times New Roman" w:cs="Times New Roman"/>
          <w:sz w:val="24"/>
          <w:szCs w:val="24"/>
        </w:rPr>
        <w:t xml:space="preserve">survival </w:t>
      </w:r>
      <w:r w:rsidRPr="00C70602">
        <w:rPr>
          <w:rFonts w:ascii="Times New Roman" w:hAnsi="Times New Roman" w:cs="Times New Roman"/>
          <w:sz w:val="24"/>
          <w:szCs w:val="24"/>
        </w:rPr>
        <w:t xml:space="preserve">of </w:t>
      </w:r>
      <w:r w:rsidRPr="00C70602">
        <w:rPr>
          <w:rFonts w:ascii="Times New Roman" w:hAnsi="Times New Roman" w:cs="Times New Roman"/>
          <w:i/>
          <w:iCs/>
          <w:sz w:val="24"/>
          <w:szCs w:val="24"/>
        </w:rPr>
        <w:t>P</w:t>
      </w:r>
      <w:r w:rsidR="008646EC" w:rsidRPr="00C70602">
        <w:rPr>
          <w:rFonts w:ascii="Times New Roman" w:hAnsi="Times New Roman" w:cs="Times New Roman"/>
          <w:i/>
          <w:iCs/>
          <w:sz w:val="24"/>
          <w:szCs w:val="24"/>
        </w:rPr>
        <w:t>.</w:t>
      </w:r>
      <w:r w:rsidRPr="00C70602">
        <w:rPr>
          <w:rFonts w:ascii="Times New Roman" w:hAnsi="Times New Roman" w:cs="Times New Roman"/>
          <w:i/>
          <w:iCs/>
          <w:sz w:val="24"/>
          <w:szCs w:val="24"/>
        </w:rPr>
        <w:t xml:space="preserve"> xylostella</w:t>
      </w:r>
      <w:r w:rsidR="008646EC" w:rsidRPr="00C70602">
        <w:rPr>
          <w:rFonts w:ascii="Times New Roman" w:hAnsi="Times New Roman" w:cs="Times New Roman"/>
          <w:i/>
          <w:iCs/>
          <w:sz w:val="24"/>
          <w:szCs w:val="24"/>
        </w:rPr>
        <w:t xml:space="preserve"> </w:t>
      </w:r>
      <w:r w:rsidR="008646EC" w:rsidRPr="00C70602">
        <w:rPr>
          <w:rFonts w:ascii="Times New Roman" w:hAnsi="Times New Roman" w:cs="Times New Roman"/>
          <w:sz w:val="24"/>
          <w:szCs w:val="24"/>
        </w:rPr>
        <w:t>larvae</w:t>
      </w:r>
      <w:r w:rsidRPr="00C70602">
        <w:rPr>
          <w:rFonts w:ascii="Times New Roman" w:hAnsi="Times New Roman" w:cs="Times New Roman"/>
          <w:sz w:val="24"/>
          <w:szCs w:val="24"/>
        </w:rPr>
        <w:t xml:space="preserve">, </w:t>
      </w:r>
      <w:r w:rsidR="00157B97" w:rsidRPr="00C70602">
        <w:rPr>
          <w:rFonts w:ascii="Times New Roman" w:hAnsi="Times New Roman" w:cs="Times New Roman"/>
          <w:sz w:val="24"/>
          <w:szCs w:val="24"/>
        </w:rPr>
        <w:t xml:space="preserve">ten </w:t>
      </w:r>
      <w:r w:rsidR="00770BBB" w:rsidRPr="00C70602">
        <w:rPr>
          <w:rFonts w:ascii="Times New Roman" w:hAnsi="Times New Roman" w:cs="Times New Roman"/>
          <w:sz w:val="24"/>
          <w:szCs w:val="24"/>
        </w:rPr>
        <w:t>second</w:t>
      </w:r>
      <w:r w:rsidR="00157B97" w:rsidRPr="00C70602">
        <w:rPr>
          <w:rFonts w:ascii="Times New Roman" w:hAnsi="Times New Roman" w:cs="Times New Roman"/>
          <w:sz w:val="24"/>
          <w:szCs w:val="24"/>
        </w:rPr>
        <w:t>-</w:t>
      </w:r>
      <w:r w:rsidRPr="00C70602">
        <w:rPr>
          <w:rFonts w:ascii="Times New Roman" w:hAnsi="Times New Roman" w:cs="Times New Roman"/>
          <w:sz w:val="24"/>
          <w:szCs w:val="24"/>
        </w:rPr>
        <w:t xml:space="preserve">instar larvae were inoculated on one fully expanded leaf of </w:t>
      </w:r>
      <w:r w:rsidR="005406A7" w:rsidRPr="00C70602">
        <w:rPr>
          <w:rFonts w:ascii="Times New Roman" w:hAnsi="Times New Roman" w:cs="Times New Roman"/>
          <w:sz w:val="24"/>
          <w:szCs w:val="24"/>
        </w:rPr>
        <w:t xml:space="preserve">each replicate </w:t>
      </w:r>
      <w:r w:rsidRPr="00C70602">
        <w:rPr>
          <w:rFonts w:ascii="Times New Roman" w:hAnsi="Times New Roman" w:cs="Times New Roman"/>
          <w:i/>
          <w:iCs/>
          <w:sz w:val="24"/>
          <w:szCs w:val="24"/>
        </w:rPr>
        <w:t>B</w:t>
      </w:r>
      <w:r w:rsidR="00157B97" w:rsidRPr="00C70602">
        <w:rPr>
          <w:rFonts w:ascii="Times New Roman" w:hAnsi="Times New Roman" w:cs="Times New Roman"/>
          <w:i/>
          <w:iCs/>
          <w:sz w:val="24"/>
          <w:szCs w:val="24"/>
        </w:rPr>
        <w:t>.</w:t>
      </w:r>
      <w:r w:rsidRPr="00C70602">
        <w:rPr>
          <w:rFonts w:ascii="Times New Roman" w:hAnsi="Times New Roman" w:cs="Times New Roman"/>
          <w:i/>
          <w:iCs/>
          <w:sz w:val="24"/>
          <w:szCs w:val="24"/>
        </w:rPr>
        <w:t xml:space="preserve"> rapa</w:t>
      </w:r>
      <w:r w:rsidR="005406A7" w:rsidRPr="00C70602">
        <w:rPr>
          <w:rFonts w:ascii="Times New Roman" w:hAnsi="Times New Roman" w:cs="Times New Roman"/>
          <w:i/>
          <w:iCs/>
          <w:sz w:val="24"/>
          <w:szCs w:val="24"/>
        </w:rPr>
        <w:t xml:space="preserve"> </w:t>
      </w:r>
      <w:r w:rsidR="005406A7" w:rsidRPr="00C70602">
        <w:rPr>
          <w:rFonts w:ascii="Times New Roman" w:hAnsi="Times New Roman" w:cs="Times New Roman"/>
          <w:sz w:val="24"/>
          <w:szCs w:val="24"/>
        </w:rPr>
        <w:t>plant</w:t>
      </w:r>
      <w:r w:rsidRPr="00C70602">
        <w:rPr>
          <w:rFonts w:ascii="Times New Roman" w:hAnsi="Times New Roman" w:cs="Times New Roman"/>
          <w:sz w:val="24"/>
          <w:szCs w:val="24"/>
        </w:rPr>
        <w:t xml:space="preserve">. Inoculated plants were immediately enclosed in transparent mesh bags to contain the larvae and prevent their escape. </w:t>
      </w:r>
      <w:r w:rsidR="005406A7" w:rsidRPr="00C70602">
        <w:rPr>
          <w:rFonts w:ascii="Times New Roman" w:hAnsi="Times New Roman" w:cs="Times New Roman"/>
          <w:sz w:val="24"/>
          <w:szCs w:val="24"/>
        </w:rPr>
        <w:t>The m</w:t>
      </w:r>
      <w:r w:rsidR="00CE187E" w:rsidRPr="00C70602">
        <w:rPr>
          <w:rFonts w:ascii="Times New Roman" w:hAnsi="Times New Roman" w:cs="Times New Roman"/>
          <w:sz w:val="24"/>
          <w:szCs w:val="24"/>
        </w:rPr>
        <w:t xml:space="preserve">esh </w:t>
      </w:r>
      <w:r w:rsidRPr="00C70602">
        <w:rPr>
          <w:rFonts w:ascii="Times New Roman" w:hAnsi="Times New Roman" w:cs="Times New Roman"/>
          <w:sz w:val="24"/>
          <w:szCs w:val="24"/>
        </w:rPr>
        <w:t xml:space="preserve">bags were monitored daily to record </w:t>
      </w:r>
      <w:bookmarkStart w:id="14" w:name="_Hlk119076142"/>
      <w:r w:rsidRPr="00C70602">
        <w:rPr>
          <w:rFonts w:ascii="Times New Roman" w:hAnsi="Times New Roman" w:cs="Times New Roman"/>
          <w:sz w:val="24"/>
          <w:szCs w:val="24"/>
        </w:rPr>
        <w:t>the pupation of the larvae</w:t>
      </w:r>
      <w:bookmarkEnd w:id="14"/>
      <w:r w:rsidRPr="00C70602">
        <w:rPr>
          <w:rFonts w:ascii="Times New Roman" w:hAnsi="Times New Roman" w:cs="Times New Roman"/>
          <w:sz w:val="24"/>
          <w:szCs w:val="24"/>
        </w:rPr>
        <w:t xml:space="preserve">. The experiment was terminated when all </w:t>
      </w:r>
      <w:r w:rsidR="008022A8" w:rsidRPr="00C70602">
        <w:rPr>
          <w:rFonts w:ascii="Times New Roman" w:hAnsi="Times New Roman" w:cs="Times New Roman"/>
          <w:sz w:val="24"/>
          <w:szCs w:val="24"/>
        </w:rPr>
        <w:t xml:space="preserve">larvae </w:t>
      </w:r>
      <w:r w:rsidRPr="00C70602">
        <w:rPr>
          <w:rFonts w:ascii="Times New Roman" w:hAnsi="Times New Roman" w:cs="Times New Roman"/>
          <w:sz w:val="24"/>
          <w:szCs w:val="24"/>
        </w:rPr>
        <w:t xml:space="preserve">had either pupated or </w:t>
      </w:r>
      <w:r w:rsidR="00240BF4" w:rsidRPr="00C70602">
        <w:rPr>
          <w:rFonts w:ascii="Times New Roman" w:hAnsi="Times New Roman" w:cs="Times New Roman"/>
          <w:sz w:val="24"/>
          <w:szCs w:val="24"/>
        </w:rPr>
        <w:t xml:space="preserve">appeared </w:t>
      </w:r>
      <w:r w:rsidR="00DA5842" w:rsidRPr="00C70602">
        <w:rPr>
          <w:rFonts w:ascii="Times New Roman" w:hAnsi="Times New Roman" w:cs="Times New Roman"/>
          <w:sz w:val="24"/>
          <w:szCs w:val="24"/>
        </w:rPr>
        <w:t>to be dead</w:t>
      </w:r>
      <w:r w:rsidRPr="00C70602">
        <w:rPr>
          <w:rFonts w:ascii="Times New Roman" w:hAnsi="Times New Roman" w:cs="Times New Roman"/>
          <w:sz w:val="24"/>
          <w:szCs w:val="24"/>
        </w:rPr>
        <w:t xml:space="preserve">. Ten replicate plants per treatment </w:t>
      </w:r>
      <w:r w:rsidR="0001048A" w:rsidRPr="00C70602">
        <w:rPr>
          <w:rFonts w:ascii="Times New Roman" w:hAnsi="Times New Roman" w:cs="Times New Roman"/>
          <w:sz w:val="24"/>
          <w:szCs w:val="24"/>
        </w:rPr>
        <w:t>(BSFF, MWF or N</w:t>
      </w:r>
      <w:r w:rsidR="00D2392A" w:rsidRPr="00C70602">
        <w:rPr>
          <w:rFonts w:ascii="Times New Roman" w:hAnsi="Times New Roman" w:cs="Times New Roman"/>
          <w:sz w:val="24"/>
          <w:szCs w:val="24"/>
        </w:rPr>
        <w:t>o</w:t>
      </w:r>
      <w:r w:rsidR="0001048A" w:rsidRPr="00C70602">
        <w:rPr>
          <w:rFonts w:ascii="Times New Roman" w:hAnsi="Times New Roman" w:cs="Times New Roman"/>
          <w:sz w:val="24"/>
          <w:szCs w:val="24"/>
        </w:rPr>
        <w:t xml:space="preserve">Frass) </w:t>
      </w:r>
      <w:r w:rsidRPr="00C70602">
        <w:rPr>
          <w:rFonts w:ascii="Times New Roman" w:hAnsi="Times New Roman" w:cs="Times New Roman"/>
          <w:sz w:val="24"/>
          <w:szCs w:val="24"/>
        </w:rPr>
        <w:t xml:space="preserve">were used </w:t>
      </w:r>
      <w:r w:rsidR="00986061" w:rsidRPr="00C70602">
        <w:rPr>
          <w:rFonts w:ascii="Times New Roman" w:hAnsi="Times New Roman" w:cs="Times New Roman"/>
          <w:sz w:val="24"/>
          <w:szCs w:val="24"/>
        </w:rPr>
        <w:t xml:space="preserve">in this </w:t>
      </w:r>
      <w:r w:rsidRPr="00C70602">
        <w:rPr>
          <w:rFonts w:ascii="Times New Roman" w:hAnsi="Times New Roman" w:cs="Times New Roman"/>
          <w:sz w:val="24"/>
          <w:szCs w:val="24"/>
        </w:rPr>
        <w:t>experiment</w:t>
      </w:r>
      <w:r w:rsidR="0049076B" w:rsidRPr="00C70602">
        <w:rPr>
          <w:rFonts w:ascii="Times New Roman" w:hAnsi="Times New Roman" w:cs="Times New Roman"/>
          <w:sz w:val="24"/>
          <w:szCs w:val="24"/>
        </w:rPr>
        <w:t xml:space="preserve">. This experiment was repeated </w:t>
      </w:r>
      <w:r w:rsidR="002757AE" w:rsidRPr="00C70602">
        <w:rPr>
          <w:rFonts w:ascii="Times New Roman" w:hAnsi="Times New Roman" w:cs="Times New Roman"/>
          <w:sz w:val="24"/>
          <w:szCs w:val="24"/>
        </w:rPr>
        <w:t xml:space="preserve">once more </w:t>
      </w:r>
      <w:r w:rsidR="0049076B" w:rsidRPr="00C70602">
        <w:rPr>
          <w:rFonts w:ascii="Times New Roman" w:hAnsi="Times New Roman" w:cs="Times New Roman"/>
          <w:sz w:val="24"/>
          <w:szCs w:val="24"/>
        </w:rPr>
        <w:t>following the same procedure.</w:t>
      </w:r>
    </w:p>
    <w:p w14:paraId="560370F7" w14:textId="398B43ED" w:rsidR="00BD7053" w:rsidRPr="00C70602" w:rsidRDefault="00247A87"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lastRenderedPageBreak/>
        <w:t xml:space="preserve">The </w:t>
      </w:r>
      <w:r w:rsidR="00D4098C" w:rsidRPr="00C70602">
        <w:rPr>
          <w:rFonts w:ascii="Times New Roman" w:hAnsi="Times New Roman" w:cs="Times New Roman"/>
          <w:sz w:val="24"/>
          <w:szCs w:val="24"/>
        </w:rPr>
        <w:t xml:space="preserve">extent </w:t>
      </w:r>
      <w:r w:rsidRPr="00C70602">
        <w:rPr>
          <w:rFonts w:ascii="Times New Roman" w:hAnsi="Times New Roman" w:cs="Times New Roman"/>
          <w:sz w:val="24"/>
          <w:szCs w:val="24"/>
        </w:rPr>
        <w:t xml:space="preserve">of </w:t>
      </w:r>
      <w:bookmarkStart w:id="15" w:name="_Hlk119076278"/>
      <w:r w:rsidRPr="00C70602">
        <w:rPr>
          <w:rFonts w:ascii="Times New Roman" w:hAnsi="Times New Roman" w:cs="Times New Roman"/>
          <w:sz w:val="24"/>
          <w:szCs w:val="24"/>
        </w:rPr>
        <w:t>leaf damage</w:t>
      </w:r>
      <w:bookmarkEnd w:id="15"/>
      <w:r w:rsidRPr="00C70602">
        <w:rPr>
          <w:rFonts w:ascii="Times New Roman" w:hAnsi="Times New Roman" w:cs="Times New Roman"/>
          <w:sz w:val="24"/>
          <w:szCs w:val="24"/>
        </w:rPr>
        <w:t xml:space="preserve"> by the larvae of </w:t>
      </w:r>
      <w:r w:rsidRPr="00C70602">
        <w:rPr>
          <w:rFonts w:ascii="Times New Roman" w:hAnsi="Times New Roman" w:cs="Times New Roman"/>
          <w:i/>
          <w:iCs/>
          <w:sz w:val="24"/>
          <w:szCs w:val="24"/>
        </w:rPr>
        <w:t>P</w:t>
      </w:r>
      <w:r w:rsidR="00462073" w:rsidRPr="00C70602">
        <w:rPr>
          <w:rFonts w:ascii="Times New Roman" w:hAnsi="Times New Roman" w:cs="Times New Roman"/>
          <w:i/>
          <w:iCs/>
          <w:sz w:val="24"/>
          <w:szCs w:val="24"/>
        </w:rPr>
        <w:t>.</w:t>
      </w:r>
      <w:r w:rsidRPr="00C70602">
        <w:rPr>
          <w:rFonts w:ascii="Times New Roman" w:hAnsi="Times New Roman" w:cs="Times New Roman"/>
          <w:i/>
          <w:iCs/>
          <w:sz w:val="24"/>
          <w:szCs w:val="24"/>
        </w:rPr>
        <w:t xml:space="preserve"> xylostella</w:t>
      </w:r>
      <w:r w:rsidRPr="00C70602">
        <w:rPr>
          <w:rFonts w:ascii="Times New Roman" w:hAnsi="Times New Roman" w:cs="Times New Roman"/>
          <w:sz w:val="24"/>
          <w:szCs w:val="24"/>
        </w:rPr>
        <w:t xml:space="preserve"> </w:t>
      </w:r>
      <w:r w:rsidR="00D2392A" w:rsidRPr="00C70602">
        <w:rPr>
          <w:rFonts w:ascii="Times New Roman" w:hAnsi="Times New Roman" w:cs="Times New Roman"/>
          <w:sz w:val="24"/>
          <w:szCs w:val="24"/>
        </w:rPr>
        <w:t>on raw-frass-exposed</w:t>
      </w:r>
      <w:r w:rsidR="00D2392A" w:rsidRPr="00C70602">
        <w:rPr>
          <w:rFonts w:ascii="Times New Roman" w:hAnsi="Times New Roman" w:cs="Times New Roman"/>
          <w:i/>
          <w:iCs/>
          <w:sz w:val="24"/>
          <w:szCs w:val="24"/>
        </w:rPr>
        <w:t xml:space="preserve"> B. rapa</w:t>
      </w:r>
      <w:r w:rsidR="00D2392A" w:rsidRPr="00C70602">
        <w:rPr>
          <w:rFonts w:ascii="Times New Roman" w:hAnsi="Times New Roman" w:cs="Times New Roman"/>
          <w:sz w:val="24"/>
          <w:szCs w:val="24"/>
        </w:rPr>
        <w:t xml:space="preserve"> plants </w:t>
      </w:r>
      <w:r w:rsidRPr="00C70602">
        <w:rPr>
          <w:rFonts w:ascii="Times New Roman" w:hAnsi="Times New Roman" w:cs="Times New Roman"/>
          <w:sz w:val="24"/>
          <w:szCs w:val="24"/>
        </w:rPr>
        <w:t>was assessed visual</w:t>
      </w:r>
      <w:r w:rsidR="00033997" w:rsidRPr="00C70602">
        <w:rPr>
          <w:rFonts w:ascii="Times New Roman" w:hAnsi="Times New Roman" w:cs="Times New Roman"/>
          <w:sz w:val="24"/>
          <w:szCs w:val="24"/>
        </w:rPr>
        <w:t>ly on a 1</w:t>
      </w:r>
      <w:r w:rsidR="002757AE" w:rsidRPr="00C70602">
        <w:rPr>
          <w:rFonts w:ascii="Times New Roman" w:hAnsi="Times New Roman" w:cs="Times New Roman"/>
          <w:sz w:val="24"/>
          <w:szCs w:val="24"/>
        </w:rPr>
        <w:t>-</w:t>
      </w:r>
      <w:r w:rsidR="00033997" w:rsidRPr="00C70602">
        <w:rPr>
          <w:rFonts w:ascii="Times New Roman" w:hAnsi="Times New Roman" w:cs="Times New Roman"/>
          <w:sz w:val="24"/>
          <w:szCs w:val="24"/>
        </w:rPr>
        <w:t>to</w:t>
      </w:r>
      <w:r w:rsidR="002757AE" w:rsidRPr="00C70602">
        <w:rPr>
          <w:rFonts w:ascii="Times New Roman" w:hAnsi="Times New Roman" w:cs="Times New Roman"/>
          <w:sz w:val="24"/>
          <w:szCs w:val="24"/>
        </w:rPr>
        <w:t>-</w:t>
      </w:r>
      <w:r w:rsidR="00033997" w:rsidRPr="00C70602">
        <w:rPr>
          <w:rFonts w:ascii="Times New Roman" w:hAnsi="Times New Roman" w:cs="Times New Roman"/>
          <w:sz w:val="24"/>
          <w:szCs w:val="24"/>
        </w:rPr>
        <w:t>7</w:t>
      </w:r>
      <w:r w:rsidRPr="00C70602">
        <w:rPr>
          <w:rFonts w:ascii="Times New Roman" w:hAnsi="Times New Roman" w:cs="Times New Roman"/>
          <w:sz w:val="24"/>
          <w:szCs w:val="24"/>
        </w:rPr>
        <w:t xml:space="preserve"> </w:t>
      </w:r>
      <w:r w:rsidR="00033997" w:rsidRPr="00C70602">
        <w:rPr>
          <w:rFonts w:ascii="Times New Roman" w:hAnsi="Times New Roman" w:cs="Times New Roman"/>
          <w:sz w:val="24"/>
          <w:szCs w:val="24"/>
        </w:rPr>
        <w:t>scoring scale</w:t>
      </w:r>
      <w:r w:rsidR="0049076B" w:rsidRPr="00C70602">
        <w:rPr>
          <w:rFonts w:ascii="Times New Roman" w:hAnsi="Times New Roman" w:cs="Times New Roman"/>
          <w:sz w:val="24"/>
          <w:szCs w:val="24"/>
        </w:rPr>
        <w:t xml:space="preserve"> (Fig. 1)</w:t>
      </w:r>
      <w:r w:rsidR="00BD7053" w:rsidRPr="00C70602">
        <w:rPr>
          <w:rFonts w:ascii="Times New Roman" w:hAnsi="Times New Roman" w:cs="Times New Roman"/>
          <w:sz w:val="24"/>
          <w:szCs w:val="24"/>
        </w:rPr>
        <w:t>. A</w:t>
      </w:r>
      <w:r w:rsidR="00033997" w:rsidRPr="00C70602">
        <w:rPr>
          <w:rFonts w:ascii="Times New Roman" w:hAnsi="Times New Roman" w:cs="Times New Roman"/>
          <w:sz w:val="24"/>
          <w:szCs w:val="24"/>
        </w:rPr>
        <w:t xml:space="preserve"> </w:t>
      </w:r>
      <w:r w:rsidR="00BD7053" w:rsidRPr="00C70602">
        <w:rPr>
          <w:rFonts w:ascii="Times New Roman" w:hAnsi="Times New Roman" w:cs="Times New Roman"/>
          <w:sz w:val="24"/>
          <w:szCs w:val="24"/>
        </w:rPr>
        <w:t xml:space="preserve">score </w:t>
      </w:r>
      <w:r w:rsidR="00033997" w:rsidRPr="00C70602">
        <w:rPr>
          <w:rFonts w:ascii="Times New Roman" w:hAnsi="Times New Roman" w:cs="Times New Roman"/>
          <w:sz w:val="24"/>
          <w:szCs w:val="24"/>
        </w:rPr>
        <w:t xml:space="preserve">of </w:t>
      </w:r>
      <w:r w:rsidR="00BD7053" w:rsidRPr="00C70602">
        <w:rPr>
          <w:rFonts w:ascii="Times New Roman" w:hAnsi="Times New Roman" w:cs="Times New Roman"/>
          <w:sz w:val="24"/>
          <w:szCs w:val="24"/>
        </w:rPr>
        <w:t xml:space="preserve">1 means no visible damage </w:t>
      </w:r>
      <w:r w:rsidR="00033997" w:rsidRPr="00C70602">
        <w:rPr>
          <w:rFonts w:ascii="Times New Roman" w:hAnsi="Times New Roman" w:cs="Times New Roman"/>
          <w:sz w:val="24"/>
          <w:szCs w:val="24"/>
        </w:rPr>
        <w:t>to</w:t>
      </w:r>
      <w:r w:rsidR="00BD7053" w:rsidRPr="00C70602">
        <w:rPr>
          <w:rFonts w:ascii="Times New Roman" w:hAnsi="Times New Roman" w:cs="Times New Roman"/>
          <w:sz w:val="24"/>
          <w:szCs w:val="24"/>
        </w:rPr>
        <w:t xml:space="preserve"> the plant, and </w:t>
      </w:r>
      <w:r w:rsidR="00033997" w:rsidRPr="00C70602">
        <w:rPr>
          <w:rFonts w:ascii="Times New Roman" w:hAnsi="Times New Roman" w:cs="Times New Roman"/>
          <w:sz w:val="24"/>
          <w:szCs w:val="24"/>
        </w:rPr>
        <w:t xml:space="preserve">a </w:t>
      </w:r>
      <w:r w:rsidR="00BD7053" w:rsidRPr="00C70602">
        <w:rPr>
          <w:rFonts w:ascii="Times New Roman" w:hAnsi="Times New Roman" w:cs="Times New Roman"/>
          <w:sz w:val="24"/>
          <w:szCs w:val="24"/>
        </w:rPr>
        <w:t xml:space="preserve">score </w:t>
      </w:r>
      <w:r w:rsidR="00033997" w:rsidRPr="00C70602">
        <w:rPr>
          <w:rFonts w:ascii="Times New Roman" w:hAnsi="Times New Roman" w:cs="Times New Roman"/>
          <w:sz w:val="24"/>
          <w:szCs w:val="24"/>
        </w:rPr>
        <w:t xml:space="preserve">of </w:t>
      </w:r>
      <w:r w:rsidR="00BD7053" w:rsidRPr="00C70602">
        <w:rPr>
          <w:rFonts w:ascii="Times New Roman" w:hAnsi="Times New Roman" w:cs="Times New Roman"/>
          <w:sz w:val="24"/>
          <w:szCs w:val="24"/>
        </w:rPr>
        <w:t>7 means extensive damage</w:t>
      </w:r>
      <w:r w:rsidR="009E31EE" w:rsidRPr="00C70602">
        <w:rPr>
          <w:rFonts w:ascii="Times New Roman" w:hAnsi="Times New Roman" w:cs="Times New Roman"/>
          <w:sz w:val="24"/>
          <w:szCs w:val="24"/>
        </w:rPr>
        <w:t xml:space="preserve"> </w:t>
      </w:r>
      <w:r w:rsidR="00365F1A" w:rsidRPr="00C70602">
        <w:rPr>
          <w:rFonts w:ascii="Times New Roman" w:hAnsi="Times New Roman" w:cs="Times New Roman"/>
          <w:sz w:val="24"/>
          <w:szCs w:val="24"/>
        </w:rPr>
        <w:t xml:space="preserve">to the </w:t>
      </w:r>
      <w:r w:rsidR="00BD7053" w:rsidRPr="00C70602">
        <w:rPr>
          <w:rFonts w:ascii="Times New Roman" w:hAnsi="Times New Roman" w:cs="Times New Roman"/>
          <w:sz w:val="24"/>
          <w:szCs w:val="24"/>
        </w:rPr>
        <w:t xml:space="preserve">plants </w:t>
      </w:r>
      <w:r w:rsidR="00F0038E" w:rsidRPr="00C70602">
        <w:rPr>
          <w:rFonts w:ascii="Times New Roman" w:hAnsi="Times New Roman" w:cs="Times New Roman"/>
          <w:noProof/>
          <w:sz w:val="24"/>
          <w:szCs w:val="24"/>
          <w:lang w:val="en-US"/>
        </w:rPr>
        <w:t>(Robin et al., 2017)</w:t>
      </w:r>
      <w:r w:rsidR="0049076B" w:rsidRPr="00C70602">
        <w:rPr>
          <w:rFonts w:ascii="Times New Roman" w:hAnsi="Times New Roman" w:cs="Times New Roman"/>
          <w:sz w:val="24"/>
          <w:szCs w:val="24"/>
          <w:lang w:val="en-US"/>
        </w:rPr>
        <w:t>.</w:t>
      </w:r>
      <w:r w:rsidR="0049076B" w:rsidRPr="00C70602">
        <w:rPr>
          <w:rFonts w:ascii="Times New Roman" w:hAnsi="Times New Roman" w:cs="Times New Roman"/>
          <w:sz w:val="24"/>
          <w:szCs w:val="24"/>
        </w:rPr>
        <w:t xml:space="preserve"> </w:t>
      </w:r>
      <w:r w:rsidR="00BD7053" w:rsidRPr="00C70602">
        <w:rPr>
          <w:rFonts w:ascii="Times New Roman" w:hAnsi="Times New Roman" w:cs="Times New Roman"/>
          <w:sz w:val="24"/>
          <w:szCs w:val="24"/>
        </w:rPr>
        <w:t>The average values from ten plants were calculated for each soil amendment.</w:t>
      </w:r>
    </w:p>
    <w:p w14:paraId="0F1F53C0" w14:textId="77777777" w:rsidR="00823A55" w:rsidRPr="00C70602" w:rsidRDefault="00823A55" w:rsidP="00C70602">
      <w:pPr>
        <w:spacing w:after="0" w:line="480" w:lineRule="auto"/>
        <w:jc w:val="both"/>
        <w:rPr>
          <w:rFonts w:ascii="Times New Roman" w:hAnsi="Times New Roman" w:cs="Times New Roman"/>
          <w:sz w:val="24"/>
          <w:szCs w:val="24"/>
        </w:rPr>
      </w:pPr>
    </w:p>
    <w:p w14:paraId="02617757" w14:textId="5B255FCD" w:rsidR="00823A55" w:rsidRPr="00C70602" w:rsidRDefault="00823A55" w:rsidP="00C70602">
      <w:pPr>
        <w:spacing w:line="480" w:lineRule="auto"/>
        <w:jc w:val="both"/>
        <w:rPr>
          <w:rFonts w:ascii="Times New Roman" w:hAnsi="Times New Roman" w:cs="Times New Roman"/>
          <w:sz w:val="24"/>
          <w:szCs w:val="24"/>
        </w:rPr>
      </w:pPr>
      <w:r w:rsidRPr="00C70602">
        <w:rPr>
          <w:rFonts w:ascii="Times New Roman" w:hAnsi="Times New Roman" w:cs="Times New Roman"/>
          <w:noProof/>
        </w:rPr>
        <w:drawing>
          <wp:inline distT="0" distB="0" distL="0" distR="0" wp14:anchorId="7DB066E1" wp14:editId="59EADF96">
            <wp:extent cx="5731510" cy="12839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283970"/>
                    </a:xfrm>
                    <a:prstGeom prst="rect">
                      <a:avLst/>
                    </a:prstGeom>
                    <a:noFill/>
                    <a:ln>
                      <a:noFill/>
                    </a:ln>
                  </pic:spPr>
                </pic:pic>
              </a:graphicData>
            </a:graphic>
          </wp:inline>
        </w:drawing>
      </w:r>
    </w:p>
    <w:p w14:paraId="11EE0E60" w14:textId="34CB1952" w:rsidR="00823A55" w:rsidRPr="00C70602" w:rsidRDefault="00823A55" w:rsidP="00C70602">
      <w:pPr>
        <w:spacing w:after="0" w:line="480" w:lineRule="auto"/>
        <w:jc w:val="both"/>
        <w:rPr>
          <w:rFonts w:ascii="Times New Roman" w:hAnsi="Times New Roman" w:cs="Times New Roman"/>
          <w:sz w:val="20"/>
          <w:szCs w:val="20"/>
        </w:rPr>
      </w:pPr>
      <w:r w:rsidRPr="00C70602">
        <w:rPr>
          <w:rFonts w:ascii="Times New Roman" w:hAnsi="Times New Roman" w:cs="Times New Roman"/>
          <w:b/>
          <w:bCs/>
          <w:sz w:val="24"/>
          <w:szCs w:val="24"/>
          <w:lang w:val="en-US"/>
        </w:rPr>
        <w:t>Figure 1.</w:t>
      </w:r>
      <w:r w:rsidRPr="00C70602">
        <w:rPr>
          <w:rFonts w:ascii="Times New Roman" w:hAnsi="Times New Roman" w:cs="Times New Roman"/>
          <w:sz w:val="24"/>
          <w:szCs w:val="24"/>
          <w:lang w:val="en-US"/>
        </w:rPr>
        <w:t xml:space="preserve"> </w:t>
      </w:r>
      <w:r w:rsidRPr="00C70602">
        <w:rPr>
          <w:rFonts w:ascii="Times New Roman" w:hAnsi="Times New Roman" w:cs="Times New Roman"/>
          <w:sz w:val="20"/>
          <w:szCs w:val="20"/>
          <w:lang w:val="en-US"/>
        </w:rPr>
        <w:t xml:space="preserve">Visual representation of feeding scores used to assess the extent of leaf damage in greenhouse-grown </w:t>
      </w:r>
      <w:r w:rsidRPr="00C70602">
        <w:rPr>
          <w:rFonts w:ascii="Times New Roman" w:hAnsi="Times New Roman" w:cs="Times New Roman"/>
          <w:i/>
          <w:iCs/>
          <w:sz w:val="20"/>
          <w:szCs w:val="20"/>
          <w:lang w:val="en-US"/>
        </w:rPr>
        <w:t xml:space="preserve">Brassica rapa </w:t>
      </w:r>
      <w:r w:rsidRPr="00C70602">
        <w:rPr>
          <w:rFonts w:ascii="Times New Roman" w:hAnsi="Times New Roman" w:cs="Times New Roman"/>
          <w:sz w:val="20"/>
          <w:szCs w:val="20"/>
          <w:lang w:val="en-US"/>
        </w:rPr>
        <w:t xml:space="preserve">plants by larvae of </w:t>
      </w:r>
      <w:r w:rsidR="00D4098C" w:rsidRPr="00C70602">
        <w:rPr>
          <w:rFonts w:ascii="Times New Roman" w:hAnsi="Times New Roman" w:cs="Times New Roman"/>
          <w:sz w:val="20"/>
          <w:szCs w:val="20"/>
          <w:lang w:val="en-US"/>
        </w:rPr>
        <w:t>d</w:t>
      </w:r>
      <w:r w:rsidRPr="00C70602">
        <w:rPr>
          <w:rFonts w:ascii="Times New Roman" w:hAnsi="Times New Roman" w:cs="Times New Roman"/>
          <w:sz w:val="20"/>
          <w:szCs w:val="20"/>
          <w:lang w:val="en-US"/>
        </w:rPr>
        <w:t xml:space="preserve">iamondback moth (DBM) </w:t>
      </w:r>
      <w:r w:rsidRPr="00C70602">
        <w:rPr>
          <w:rFonts w:ascii="Times New Roman" w:hAnsi="Times New Roman" w:cs="Times New Roman"/>
          <w:i/>
          <w:iCs/>
          <w:sz w:val="20"/>
          <w:szCs w:val="20"/>
          <w:lang w:val="en-US"/>
        </w:rPr>
        <w:t>Plutella xylostella</w:t>
      </w:r>
      <w:r w:rsidRPr="00C70602">
        <w:rPr>
          <w:rFonts w:ascii="Times New Roman" w:hAnsi="Times New Roman" w:cs="Times New Roman"/>
          <w:sz w:val="20"/>
          <w:szCs w:val="20"/>
          <w:lang w:val="en-US"/>
        </w:rPr>
        <w:t xml:space="preserve">. The score ranged from ‘1’ to ‘7’ with ‘1’ being scored for leaves with no damage symptoms and ‘7’ being scored for </w:t>
      </w:r>
      <w:r w:rsidR="00D4098C" w:rsidRPr="00C70602">
        <w:rPr>
          <w:rFonts w:ascii="Times New Roman" w:hAnsi="Times New Roman" w:cs="Times New Roman"/>
          <w:sz w:val="20"/>
          <w:szCs w:val="20"/>
          <w:lang w:val="en-US"/>
        </w:rPr>
        <w:t>heavily</w:t>
      </w:r>
      <w:r w:rsidRPr="00C70602">
        <w:rPr>
          <w:rFonts w:ascii="Times New Roman" w:hAnsi="Times New Roman" w:cs="Times New Roman"/>
          <w:sz w:val="20"/>
          <w:szCs w:val="20"/>
          <w:lang w:val="en-US"/>
        </w:rPr>
        <w:t xml:space="preserve"> damaged leaves. Intermediate values </w:t>
      </w:r>
      <w:r w:rsidR="00EF0218" w:rsidRPr="00C70602">
        <w:rPr>
          <w:rFonts w:ascii="Times New Roman" w:hAnsi="Times New Roman" w:cs="Times New Roman"/>
          <w:sz w:val="20"/>
          <w:szCs w:val="20"/>
          <w:lang w:val="en-US"/>
        </w:rPr>
        <w:t xml:space="preserve">on </w:t>
      </w:r>
      <w:r w:rsidRPr="00C70602">
        <w:rPr>
          <w:rFonts w:ascii="Times New Roman" w:hAnsi="Times New Roman" w:cs="Times New Roman"/>
          <w:sz w:val="20"/>
          <w:szCs w:val="20"/>
          <w:lang w:val="en-US"/>
        </w:rPr>
        <w:t>the scale represent different levels of damage</w:t>
      </w:r>
      <w:r w:rsidR="0049076B" w:rsidRPr="00C70602">
        <w:rPr>
          <w:rFonts w:ascii="Times New Roman" w:hAnsi="Times New Roman" w:cs="Times New Roman"/>
          <w:sz w:val="20"/>
          <w:szCs w:val="20"/>
          <w:lang w:val="en-US"/>
        </w:rPr>
        <w:t xml:space="preserve"> </w:t>
      </w:r>
      <w:r w:rsidR="00F0038E" w:rsidRPr="00C70602">
        <w:rPr>
          <w:rFonts w:ascii="Times New Roman" w:hAnsi="Times New Roman" w:cs="Times New Roman"/>
          <w:noProof/>
          <w:sz w:val="20"/>
          <w:szCs w:val="20"/>
          <w:lang w:val="en-US"/>
        </w:rPr>
        <w:t>(Robin et al., 2017)</w:t>
      </w:r>
      <w:r w:rsidRPr="00C70602">
        <w:rPr>
          <w:rFonts w:ascii="Times New Roman" w:hAnsi="Times New Roman" w:cs="Times New Roman"/>
          <w:sz w:val="20"/>
          <w:szCs w:val="20"/>
          <w:lang w:val="en-US"/>
        </w:rPr>
        <w:t>.</w:t>
      </w:r>
    </w:p>
    <w:p w14:paraId="62EE1849" w14:textId="77777777" w:rsidR="000F268A" w:rsidRPr="00C70602" w:rsidRDefault="000F268A" w:rsidP="00C70602">
      <w:pPr>
        <w:spacing w:line="480" w:lineRule="auto"/>
        <w:jc w:val="both"/>
        <w:rPr>
          <w:rFonts w:ascii="Times New Roman" w:hAnsi="Times New Roman" w:cs="Times New Roman"/>
          <w:sz w:val="24"/>
          <w:szCs w:val="24"/>
        </w:rPr>
      </w:pPr>
      <w:bookmarkStart w:id="16" w:name="_Hlk119076505"/>
    </w:p>
    <w:p w14:paraId="0FD7B642" w14:textId="30C8AC5C" w:rsidR="00347DD7" w:rsidRPr="00C70602" w:rsidRDefault="00C11A87" w:rsidP="00C70602">
      <w:pPr>
        <w:spacing w:line="480" w:lineRule="auto"/>
        <w:jc w:val="both"/>
        <w:rPr>
          <w:rFonts w:ascii="Times New Roman" w:hAnsi="Times New Roman" w:cs="Times New Roman"/>
          <w:b/>
          <w:bCs/>
          <w:sz w:val="24"/>
          <w:szCs w:val="24"/>
        </w:rPr>
      </w:pPr>
      <w:r w:rsidRPr="00C70602">
        <w:rPr>
          <w:rFonts w:ascii="Times New Roman" w:hAnsi="Times New Roman" w:cs="Times New Roman"/>
          <w:b/>
          <w:bCs/>
          <w:sz w:val="24"/>
          <w:szCs w:val="24"/>
        </w:rPr>
        <w:t xml:space="preserve">Incubation and composting </w:t>
      </w:r>
      <w:r w:rsidR="00347DD7" w:rsidRPr="00C70602">
        <w:rPr>
          <w:rFonts w:ascii="Times New Roman" w:hAnsi="Times New Roman" w:cs="Times New Roman"/>
          <w:b/>
          <w:bCs/>
          <w:sz w:val="24"/>
          <w:szCs w:val="24"/>
        </w:rPr>
        <w:t>of raw frass</w:t>
      </w:r>
      <w:r w:rsidR="00152902" w:rsidRPr="00C70602">
        <w:rPr>
          <w:rFonts w:ascii="Times New Roman" w:hAnsi="Times New Roman" w:cs="Times New Roman"/>
          <w:b/>
          <w:bCs/>
          <w:sz w:val="24"/>
          <w:szCs w:val="24"/>
        </w:rPr>
        <w:t>: effects on plant growth performance</w:t>
      </w:r>
    </w:p>
    <w:p w14:paraId="775AE47C" w14:textId="4366C4D8" w:rsidR="008E2760" w:rsidRPr="00C70602" w:rsidRDefault="008E2760" w:rsidP="00C70602">
      <w:pPr>
        <w:spacing w:line="480" w:lineRule="auto"/>
        <w:jc w:val="both"/>
        <w:rPr>
          <w:rFonts w:ascii="Times New Roman" w:hAnsi="Times New Roman" w:cs="Times New Roman"/>
          <w:i/>
          <w:iCs/>
          <w:sz w:val="24"/>
          <w:szCs w:val="24"/>
        </w:rPr>
      </w:pPr>
      <w:bookmarkStart w:id="17" w:name="_Hlk118756127"/>
      <w:r w:rsidRPr="00C70602">
        <w:rPr>
          <w:rFonts w:ascii="Times New Roman" w:hAnsi="Times New Roman" w:cs="Times New Roman"/>
          <w:i/>
          <w:iCs/>
          <w:sz w:val="24"/>
          <w:szCs w:val="24"/>
        </w:rPr>
        <w:t xml:space="preserve">Incubation of </w:t>
      </w:r>
      <w:r w:rsidR="0061347F" w:rsidRPr="00C70602">
        <w:rPr>
          <w:rFonts w:ascii="Times New Roman" w:hAnsi="Times New Roman" w:cs="Times New Roman"/>
          <w:i/>
          <w:iCs/>
          <w:sz w:val="24"/>
          <w:szCs w:val="24"/>
        </w:rPr>
        <w:t xml:space="preserve">‘raw </w:t>
      </w:r>
      <w:r w:rsidRPr="00C70602">
        <w:rPr>
          <w:rFonts w:ascii="Times New Roman" w:hAnsi="Times New Roman" w:cs="Times New Roman"/>
          <w:i/>
          <w:iCs/>
          <w:sz w:val="24"/>
          <w:szCs w:val="24"/>
        </w:rPr>
        <w:t>frass</w:t>
      </w:r>
      <w:r w:rsidR="0061347F" w:rsidRPr="00C70602">
        <w:rPr>
          <w:rFonts w:ascii="Times New Roman" w:hAnsi="Times New Roman" w:cs="Times New Roman"/>
          <w:i/>
          <w:iCs/>
          <w:sz w:val="24"/>
          <w:szCs w:val="24"/>
        </w:rPr>
        <w:t>’</w:t>
      </w:r>
      <w:r w:rsidRPr="00C70602">
        <w:rPr>
          <w:rFonts w:ascii="Times New Roman" w:hAnsi="Times New Roman" w:cs="Times New Roman"/>
          <w:i/>
          <w:iCs/>
          <w:sz w:val="24"/>
          <w:szCs w:val="24"/>
        </w:rPr>
        <w:t xml:space="preserve"> in the soil</w:t>
      </w:r>
      <w:bookmarkEnd w:id="17"/>
    </w:p>
    <w:bookmarkEnd w:id="16"/>
    <w:p w14:paraId="474A39D5" w14:textId="24F72595" w:rsidR="00C324F3" w:rsidRPr="00C70602" w:rsidRDefault="00D2392A"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Incubation</w:t>
      </w:r>
      <w:r w:rsidR="00C62AFF" w:rsidRPr="00C70602">
        <w:rPr>
          <w:rFonts w:ascii="Times New Roman" w:hAnsi="Times New Roman" w:cs="Times New Roman"/>
          <w:sz w:val="24"/>
          <w:szCs w:val="24"/>
        </w:rPr>
        <w:t xml:space="preserve"> </w:t>
      </w:r>
      <w:r w:rsidR="008E2760" w:rsidRPr="00C70602">
        <w:rPr>
          <w:rFonts w:ascii="Times New Roman" w:hAnsi="Times New Roman" w:cs="Times New Roman"/>
          <w:sz w:val="24"/>
          <w:szCs w:val="24"/>
        </w:rPr>
        <w:t>was achieved by mixing 2 g of raw frass per k</w:t>
      </w:r>
      <w:r w:rsidR="008D7ADA" w:rsidRPr="00C70602">
        <w:rPr>
          <w:rFonts w:ascii="Times New Roman" w:hAnsi="Times New Roman" w:cs="Times New Roman"/>
          <w:sz w:val="24"/>
          <w:szCs w:val="24"/>
        </w:rPr>
        <w:t>g</w:t>
      </w:r>
      <w:r w:rsidR="008E2760" w:rsidRPr="00C70602">
        <w:rPr>
          <w:rFonts w:ascii="Times New Roman" w:hAnsi="Times New Roman" w:cs="Times New Roman"/>
          <w:sz w:val="24"/>
          <w:szCs w:val="24"/>
        </w:rPr>
        <w:t xml:space="preserve"> of soil. </w:t>
      </w:r>
      <w:r w:rsidR="0083321D" w:rsidRPr="00C70602">
        <w:rPr>
          <w:rFonts w:ascii="Times New Roman" w:hAnsi="Times New Roman" w:cs="Times New Roman"/>
          <w:sz w:val="24"/>
          <w:szCs w:val="24"/>
        </w:rPr>
        <w:t>T</w:t>
      </w:r>
      <w:r w:rsidR="008E2760" w:rsidRPr="00C70602">
        <w:rPr>
          <w:rFonts w:ascii="Times New Roman" w:hAnsi="Times New Roman" w:cs="Times New Roman"/>
          <w:sz w:val="24"/>
          <w:szCs w:val="24"/>
        </w:rPr>
        <w:t>he amended soil was placed in 0.5 L plastic pots in saucers</w:t>
      </w:r>
      <w:r w:rsidR="0049076B" w:rsidRPr="00C70602">
        <w:rPr>
          <w:rFonts w:ascii="Times New Roman" w:hAnsi="Times New Roman" w:cs="Times New Roman"/>
          <w:sz w:val="24"/>
          <w:szCs w:val="24"/>
        </w:rPr>
        <w:t xml:space="preserve"> (14 cm wide, </w:t>
      </w:r>
      <w:r w:rsidR="00E30790" w:rsidRPr="00C70602">
        <w:rPr>
          <w:rFonts w:ascii="Times New Roman" w:hAnsi="Times New Roman" w:cs="Times New Roman"/>
          <w:sz w:val="24"/>
          <w:szCs w:val="24"/>
        </w:rPr>
        <w:t>1.5</w:t>
      </w:r>
      <w:r w:rsidR="0049076B" w:rsidRPr="00C70602">
        <w:rPr>
          <w:rFonts w:ascii="Times New Roman" w:hAnsi="Times New Roman" w:cs="Times New Roman"/>
          <w:sz w:val="24"/>
          <w:szCs w:val="24"/>
        </w:rPr>
        <w:t xml:space="preserve"> cm deep)</w:t>
      </w:r>
      <w:r w:rsidR="00823A55" w:rsidRPr="00C70602">
        <w:rPr>
          <w:rFonts w:ascii="Times New Roman" w:hAnsi="Times New Roman" w:cs="Times New Roman"/>
          <w:sz w:val="24"/>
          <w:szCs w:val="24"/>
        </w:rPr>
        <w:t xml:space="preserve">. </w:t>
      </w:r>
      <w:r w:rsidR="008E2760" w:rsidRPr="00C70602">
        <w:rPr>
          <w:rFonts w:ascii="Times New Roman" w:hAnsi="Times New Roman" w:cs="Times New Roman"/>
          <w:sz w:val="24"/>
          <w:szCs w:val="24"/>
        </w:rPr>
        <w:t>The soil mixture in pots was moistened by filling the saucers with water twice a week</w:t>
      </w:r>
      <w:r w:rsidRPr="00C70602">
        <w:rPr>
          <w:rFonts w:ascii="Times New Roman" w:hAnsi="Times New Roman" w:cs="Times New Roman"/>
          <w:sz w:val="24"/>
          <w:szCs w:val="24"/>
        </w:rPr>
        <w:t>. This incubation of frass was maintained</w:t>
      </w:r>
      <w:r w:rsidR="00C62AFF" w:rsidRPr="00C70602">
        <w:rPr>
          <w:rFonts w:ascii="Times New Roman" w:hAnsi="Times New Roman" w:cs="Times New Roman"/>
          <w:sz w:val="24"/>
          <w:szCs w:val="24"/>
        </w:rPr>
        <w:t xml:space="preserve"> </w:t>
      </w:r>
      <w:r w:rsidR="008E2760" w:rsidRPr="00C70602">
        <w:rPr>
          <w:rFonts w:ascii="Times New Roman" w:hAnsi="Times New Roman" w:cs="Times New Roman"/>
          <w:sz w:val="24"/>
          <w:szCs w:val="24"/>
        </w:rPr>
        <w:t xml:space="preserve">for 16 days under greenhouse conditions. </w:t>
      </w:r>
      <w:r w:rsidR="00CE34A4" w:rsidRPr="00C70602">
        <w:rPr>
          <w:rFonts w:ascii="Times New Roman" w:hAnsi="Times New Roman" w:cs="Times New Roman"/>
          <w:sz w:val="24"/>
          <w:szCs w:val="24"/>
        </w:rPr>
        <w:t xml:space="preserve">The same procedure was followed for </w:t>
      </w:r>
      <w:r w:rsidR="0049076B" w:rsidRPr="00C70602">
        <w:rPr>
          <w:rFonts w:ascii="Times New Roman" w:hAnsi="Times New Roman" w:cs="Times New Roman"/>
          <w:sz w:val="24"/>
          <w:szCs w:val="24"/>
        </w:rPr>
        <w:t xml:space="preserve">the </w:t>
      </w:r>
      <w:r w:rsidR="00CE34A4" w:rsidRPr="00C70602">
        <w:rPr>
          <w:rFonts w:ascii="Times New Roman" w:hAnsi="Times New Roman" w:cs="Times New Roman"/>
          <w:sz w:val="24"/>
          <w:szCs w:val="24"/>
        </w:rPr>
        <w:t xml:space="preserve">unamended soil (control) except that no frass was added. </w:t>
      </w:r>
      <w:r w:rsidR="008E2760" w:rsidRPr="00C70602">
        <w:rPr>
          <w:rFonts w:ascii="Times New Roman" w:hAnsi="Times New Roman" w:cs="Times New Roman"/>
          <w:sz w:val="24"/>
          <w:szCs w:val="24"/>
        </w:rPr>
        <w:t xml:space="preserve">Stratified seeds of </w:t>
      </w:r>
      <w:r w:rsidR="008E2760" w:rsidRPr="00C70602">
        <w:rPr>
          <w:rFonts w:ascii="Times New Roman" w:hAnsi="Times New Roman" w:cs="Times New Roman"/>
          <w:i/>
          <w:iCs/>
          <w:sz w:val="24"/>
          <w:szCs w:val="24"/>
        </w:rPr>
        <w:t>B</w:t>
      </w:r>
      <w:r w:rsidR="00577D1D" w:rsidRPr="00C70602">
        <w:rPr>
          <w:rFonts w:ascii="Times New Roman" w:hAnsi="Times New Roman" w:cs="Times New Roman"/>
          <w:i/>
          <w:iCs/>
          <w:sz w:val="24"/>
          <w:szCs w:val="24"/>
        </w:rPr>
        <w:t>.</w:t>
      </w:r>
      <w:r w:rsidR="008E2760" w:rsidRPr="00C70602">
        <w:rPr>
          <w:rFonts w:ascii="Times New Roman" w:hAnsi="Times New Roman" w:cs="Times New Roman"/>
          <w:i/>
          <w:iCs/>
          <w:sz w:val="24"/>
          <w:szCs w:val="24"/>
        </w:rPr>
        <w:t xml:space="preserve"> rapa</w:t>
      </w:r>
      <w:r w:rsidR="008E2760" w:rsidRPr="00C70602">
        <w:rPr>
          <w:rFonts w:ascii="Times New Roman" w:hAnsi="Times New Roman" w:cs="Times New Roman"/>
          <w:sz w:val="24"/>
          <w:szCs w:val="24"/>
        </w:rPr>
        <w:t xml:space="preserve"> were sown directly into the soil. Three seeds were sown in each pot and </w:t>
      </w:r>
      <w:r w:rsidR="00CE34A4" w:rsidRPr="00C70602">
        <w:rPr>
          <w:rFonts w:ascii="Times New Roman" w:hAnsi="Times New Roman" w:cs="Times New Roman"/>
          <w:sz w:val="24"/>
          <w:szCs w:val="24"/>
        </w:rPr>
        <w:t>seven days after germination</w:t>
      </w:r>
      <w:r w:rsidR="008E2760" w:rsidRPr="00C70602">
        <w:rPr>
          <w:rFonts w:ascii="Times New Roman" w:hAnsi="Times New Roman" w:cs="Times New Roman"/>
          <w:sz w:val="24"/>
          <w:szCs w:val="24"/>
        </w:rPr>
        <w:t>, seedling</w:t>
      </w:r>
      <w:r w:rsidR="00577D1D" w:rsidRPr="00C70602">
        <w:rPr>
          <w:rFonts w:ascii="Times New Roman" w:hAnsi="Times New Roman" w:cs="Times New Roman"/>
          <w:sz w:val="24"/>
          <w:szCs w:val="24"/>
        </w:rPr>
        <w:t xml:space="preserve"> number</w:t>
      </w:r>
      <w:r w:rsidR="008E2760" w:rsidRPr="00C70602">
        <w:rPr>
          <w:rFonts w:ascii="Times New Roman" w:hAnsi="Times New Roman" w:cs="Times New Roman"/>
          <w:sz w:val="24"/>
          <w:szCs w:val="24"/>
        </w:rPr>
        <w:t xml:space="preserve">s were </w:t>
      </w:r>
      <w:r w:rsidR="00577D1D" w:rsidRPr="00C70602">
        <w:rPr>
          <w:rFonts w:ascii="Times New Roman" w:hAnsi="Times New Roman" w:cs="Times New Roman"/>
          <w:sz w:val="24"/>
          <w:szCs w:val="24"/>
        </w:rPr>
        <w:t>reduced</w:t>
      </w:r>
      <w:r w:rsidR="008E2760" w:rsidRPr="00C70602">
        <w:rPr>
          <w:rFonts w:ascii="Times New Roman" w:hAnsi="Times New Roman" w:cs="Times New Roman"/>
          <w:sz w:val="24"/>
          <w:szCs w:val="24"/>
        </w:rPr>
        <w:t xml:space="preserve"> to maintain only one seedling per pot.</w:t>
      </w:r>
      <w:r w:rsidR="00D55E9E" w:rsidRPr="00C70602">
        <w:rPr>
          <w:rFonts w:ascii="Times New Roman" w:hAnsi="Times New Roman" w:cs="Times New Roman"/>
          <w:sz w:val="24"/>
          <w:szCs w:val="24"/>
        </w:rPr>
        <w:t xml:space="preserve"> When plants were 14 days old, </w:t>
      </w:r>
      <w:r w:rsidR="00B153F2" w:rsidRPr="00C70602">
        <w:rPr>
          <w:rFonts w:ascii="Times New Roman" w:hAnsi="Times New Roman" w:cs="Times New Roman"/>
          <w:sz w:val="24"/>
          <w:szCs w:val="24"/>
        </w:rPr>
        <w:t xml:space="preserve">measurements of </w:t>
      </w:r>
      <w:r w:rsidR="00D55E9E" w:rsidRPr="00C70602">
        <w:rPr>
          <w:rFonts w:ascii="Times New Roman" w:hAnsi="Times New Roman" w:cs="Times New Roman"/>
          <w:sz w:val="24"/>
          <w:szCs w:val="24"/>
        </w:rPr>
        <w:t xml:space="preserve">the </w:t>
      </w:r>
      <w:bookmarkStart w:id="18" w:name="_Hlk119076551"/>
      <w:r w:rsidR="00CE34A4" w:rsidRPr="00C70602">
        <w:rPr>
          <w:rFonts w:ascii="Times New Roman" w:hAnsi="Times New Roman" w:cs="Times New Roman"/>
          <w:sz w:val="24"/>
          <w:szCs w:val="24"/>
        </w:rPr>
        <w:t xml:space="preserve">leaf width </w:t>
      </w:r>
      <w:r w:rsidR="00B153F2" w:rsidRPr="00C70602">
        <w:rPr>
          <w:rFonts w:ascii="Times New Roman" w:hAnsi="Times New Roman" w:cs="Times New Roman"/>
          <w:sz w:val="24"/>
          <w:szCs w:val="24"/>
        </w:rPr>
        <w:t xml:space="preserve">(cm) </w:t>
      </w:r>
      <w:r w:rsidR="00CE34A4" w:rsidRPr="00C70602">
        <w:rPr>
          <w:rFonts w:ascii="Times New Roman" w:hAnsi="Times New Roman" w:cs="Times New Roman"/>
          <w:sz w:val="24"/>
          <w:szCs w:val="24"/>
        </w:rPr>
        <w:t xml:space="preserve">and </w:t>
      </w:r>
      <w:r w:rsidR="00976CD1" w:rsidRPr="00C70602">
        <w:rPr>
          <w:rFonts w:ascii="Times New Roman" w:hAnsi="Times New Roman" w:cs="Times New Roman"/>
          <w:sz w:val="24"/>
          <w:szCs w:val="24"/>
        </w:rPr>
        <w:t xml:space="preserve">the </w:t>
      </w:r>
      <w:r w:rsidR="00CE34A4" w:rsidRPr="00C70602">
        <w:rPr>
          <w:rFonts w:ascii="Times New Roman" w:hAnsi="Times New Roman" w:cs="Times New Roman"/>
          <w:sz w:val="24"/>
          <w:szCs w:val="24"/>
        </w:rPr>
        <w:t>number of leaves</w:t>
      </w:r>
      <w:bookmarkEnd w:id="18"/>
      <w:r w:rsidR="008D7ADA" w:rsidRPr="00C70602">
        <w:rPr>
          <w:rFonts w:ascii="Times New Roman" w:hAnsi="Times New Roman" w:cs="Times New Roman"/>
          <w:sz w:val="24"/>
          <w:szCs w:val="24"/>
        </w:rPr>
        <w:t xml:space="preserve"> per plant</w:t>
      </w:r>
      <w:r w:rsidR="00CE34A4" w:rsidRPr="00C70602">
        <w:rPr>
          <w:rFonts w:ascii="Times New Roman" w:hAnsi="Times New Roman" w:cs="Times New Roman"/>
          <w:sz w:val="24"/>
          <w:szCs w:val="24"/>
        </w:rPr>
        <w:t xml:space="preserve"> </w:t>
      </w:r>
      <w:r w:rsidR="00D55E9E" w:rsidRPr="00C70602">
        <w:rPr>
          <w:rFonts w:ascii="Times New Roman" w:hAnsi="Times New Roman" w:cs="Times New Roman"/>
          <w:sz w:val="24"/>
          <w:szCs w:val="24"/>
        </w:rPr>
        <w:t>were taken</w:t>
      </w:r>
      <w:r w:rsidR="006162C0" w:rsidRPr="00C70602">
        <w:rPr>
          <w:rFonts w:ascii="Times New Roman" w:hAnsi="Times New Roman" w:cs="Times New Roman"/>
          <w:sz w:val="24"/>
          <w:szCs w:val="24"/>
        </w:rPr>
        <w:t xml:space="preserve"> as described for </w:t>
      </w:r>
      <w:r w:rsidR="006162C0" w:rsidRPr="00C70602">
        <w:rPr>
          <w:rFonts w:ascii="Times New Roman" w:hAnsi="Times New Roman" w:cs="Times New Roman"/>
          <w:i/>
          <w:iCs/>
          <w:sz w:val="24"/>
          <w:szCs w:val="24"/>
        </w:rPr>
        <w:t>raw frass</w:t>
      </w:r>
      <w:r w:rsidR="00CE34A4" w:rsidRPr="00C70602">
        <w:rPr>
          <w:rFonts w:ascii="Times New Roman" w:hAnsi="Times New Roman" w:cs="Times New Roman"/>
          <w:sz w:val="24"/>
          <w:szCs w:val="24"/>
        </w:rPr>
        <w:t xml:space="preserve">. </w:t>
      </w:r>
      <w:r w:rsidR="00CE187E" w:rsidRPr="00C70602">
        <w:rPr>
          <w:rFonts w:ascii="Times New Roman" w:hAnsi="Times New Roman" w:cs="Times New Roman"/>
          <w:sz w:val="24"/>
          <w:szCs w:val="24"/>
        </w:rPr>
        <w:t>Six replicate plants per treatment were used in this study and</w:t>
      </w:r>
      <w:r w:rsidR="00CE34A4" w:rsidRPr="00C70602">
        <w:rPr>
          <w:rFonts w:ascii="Times New Roman" w:hAnsi="Times New Roman" w:cs="Times New Roman"/>
          <w:sz w:val="24"/>
          <w:szCs w:val="24"/>
        </w:rPr>
        <w:t xml:space="preserve"> </w:t>
      </w:r>
      <w:r w:rsidR="00CE34A4" w:rsidRPr="00C70602">
        <w:rPr>
          <w:rFonts w:ascii="Times New Roman" w:hAnsi="Times New Roman" w:cs="Times New Roman"/>
          <w:sz w:val="24"/>
          <w:szCs w:val="24"/>
        </w:rPr>
        <w:lastRenderedPageBreak/>
        <w:t xml:space="preserve">measurements were repeated on the same plants at 21, 28 and 35 days </w:t>
      </w:r>
      <w:r w:rsidR="0049076B" w:rsidRPr="00C70602">
        <w:rPr>
          <w:rFonts w:ascii="Times New Roman" w:hAnsi="Times New Roman" w:cs="Times New Roman"/>
          <w:sz w:val="24"/>
          <w:szCs w:val="24"/>
        </w:rPr>
        <w:t xml:space="preserve">since </w:t>
      </w:r>
      <w:r w:rsidR="00CE34A4" w:rsidRPr="00C70602">
        <w:rPr>
          <w:rFonts w:ascii="Times New Roman" w:hAnsi="Times New Roman" w:cs="Times New Roman"/>
          <w:sz w:val="24"/>
          <w:szCs w:val="24"/>
        </w:rPr>
        <w:t>germination.</w:t>
      </w:r>
      <w:r w:rsidR="00283E9B" w:rsidRPr="00C70602">
        <w:rPr>
          <w:rFonts w:ascii="Times New Roman" w:hAnsi="Times New Roman" w:cs="Times New Roman"/>
          <w:sz w:val="24"/>
          <w:szCs w:val="24"/>
        </w:rPr>
        <w:t xml:space="preserve"> </w:t>
      </w:r>
      <w:r w:rsidR="000F78C8" w:rsidRPr="00C70602">
        <w:rPr>
          <w:rFonts w:ascii="Times New Roman" w:hAnsi="Times New Roman" w:cs="Times New Roman"/>
          <w:sz w:val="24"/>
          <w:szCs w:val="24"/>
        </w:rPr>
        <w:t xml:space="preserve">Plants were further </w:t>
      </w:r>
      <w:r w:rsidR="00B20293" w:rsidRPr="00C70602">
        <w:rPr>
          <w:rFonts w:ascii="Times New Roman" w:hAnsi="Times New Roman" w:cs="Times New Roman"/>
          <w:sz w:val="24"/>
          <w:szCs w:val="24"/>
        </w:rPr>
        <w:t>monitored,</w:t>
      </w:r>
      <w:r w:rsidR="000F78C8" w:rsidRPr="00C70602">
        <w:rPr>
          <w:rFonts w:ascii="Times New Roman" w:hAnsi="Times New Roman" w:cs="Times New Roman"/>
          <w:sz w:val="24"/>
          <w:szCs w:val="24"/>
        </w:rPr>
        <w:t xml:space="preserve"> and the first flowering date was recorded to calculate the </w:t>
      </w:r>
      <w:r w:rsidR="0023181F" w:rsidRPr="00C70602">
        <w:rPr>
          <w:rFonts w:ascii="Times New Roman" w:hAnsi="Times New Roman" w:cs="Times New Roman"/>
          <w:sz w:val="24"/>
          <w:szCs w:val="24"/>
        </w:rPr>
        <w:t xml:space="preserve">time from germination until </w:t>
      </w:r>
      <w:r w:rsidR="000F78C8" w:rsidRPr="00C70602">
        <w:rPr>
          <w:rFonts w:ascii="Times New Roman" w:hAnsi="Times New Roman" w:cs="Times New Roman"/>
          <w:sz w:val="24"/>
          <w:szCs w:val="24"/>
        </w:rPr>
        <w:t>flowering.</w:t>
      </w:r>
    </w:p>
    <w:p w14:paraId="3C6002FF" w14:textId="4A5FD796" w:rsidR="00283E9B" w:rsidRPr="00C70602" w:rsidRDefault="00283E9B" w:rsidP="00C70602">
      <w:pPr>
        <w:spacing w:after="0" w:line="480" w:lineRule="auto"/>
        <w:jc w:val="both"/>
        <w:rPr>
          <w:rFonts w:ascii="Times New Roman" w:hAnsi="Times New Roman" w:cs="Times New Roman"/>
          <w:sz w:val="24"/>
          <w:szCs w:val="24"/>
        </w:rPr>
      </w:pPr>
    </w:p>
    <w:p w14:paraId="59DE855C" w14:textId="1B58E8A3" w:rsidR="00283E9B" w:rsidRPr="00C70602" w:rsidRDefault="00283E9B" w:rsidP="00C70602">
      <w:pPr>
        <w:spacing w:line="480" w:lineRule="auto"/>
        <w:jc w:val="both"/>
        <w:rPr>
          <w:rFonts w:ascii="Times New Roman" w:hAnsi="Times New Roman" w:cs="Times New Roman"/>
          <w:i/>
          <w:iCs/>
          <w:sz w:val="24"/>
          <w:szCs w:val="24"/>
        </w:rPr>
      </w:pPr>
      <w:bookmarkStart w:id="19" w:name="_Hlk119076594"/>
      <w:r w:rsidRPr="00C70602">
        <w:rPr>
          <w:rFonts w:ascii="Times New Roman" w:hAnsi="Times New Roman" w:cs="Times New Roman"/>
          <w:i/>
          <w:iCs/>
          <w:sz w:val="24"/>
          <w:szCs w:val="24"/>
        </w:rPr>
        <w:t xml:space="preserve">Composting of </w:t>
      </w:r>
      <w:r w:rsidR="00152902" w:rsidRPr="00C70602">
        <w:rPr>
          <w:rFonts w:ascii="Times New Roman" w:hAnsi="Times New Roman" w:cs="Times New Roman"/>
          <w:i/>
          <w:iCs/>
          <w:sz w:val="24"/>
          <w:szCs w:val="24"/>
        </w:rPr>
        <w:t>‘</w:t>
      </w:r>
      <w:r w:rsidR="00AC0ABA" w:rsidRPr="00C70602">
        <w:rPr>
          <w:rFonts w:ascii="Times New Roman" w:hAnsi="Times New Roman" w:cs="Times New Roman"/>
          <w:i/>
          <w:iCs/>
          <w:sz w:val="24"/>
          <w:szCs w:val="24"/>
        </w:rPr>
        <w:t xml:space="preserve">raw </w:t>
      </w:r>
      <w:r w:rsidRPr="00C70602">
        <w:rPr>
          <w:rFonts w:ascii="Times New Roman" w:hAnsi="Times New Roman" w:cs="Times New Roman"/>
          <w:i/>
          <w:iCs/>
          <w:sz w:val="24"/>
          <w:szCs w:val="24"/>
        </w:rPr>
        <w:t>frass</w:t>
      </w:r>
      <w:r w:rsidR="00AC0ABA" w:rsidRPr="00C70602">
        <w:rPr>
          <w:rFonts w:ascii="Times New Roman" w:hAnsi="Times New Roman" w:cs="Times New Roman"/>
          <w:i/>
          <w:iCs/>
          <w:sz w:val="24"/>
          <w:szCs w:val="24"/>
        </w:rPr>
        <w:t>’</w:t>
      </w:r>
    </w:p>
    <w:bookmarkEnd w:id="19"/>
    <w:p w14:paraId="34A0A0E8" w14:textId="5C9585C4" w:rsidR="00283E9B" w:rsidRPr="00C70602" w:rsidRDefault="00C9338C"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Fifty </w:t>
      </w:r>
      <w:r w:rsidR="00283E9B" w:rsidRPr="00C70602">
        <w:rPr>
          <w:rFonts w:ascii="Times New Roman" w:hAnsi="Times New Roman" w:cs="Times New Roman"/>
          <w:sz w:val="24"/>
          <w:szCs w:val="24"/>
        </w:rPr>
        <w:t>g</w:t>
      </w:r>
      <w:r w:rsidR="008C315E" w:rsidRPr="00C70602">
        <w:rPr>
          <w:rFonts w:ascii="Times New Roman" w:hAnsi="Times New Roman" w:cs="Times New Roman"/>
          <w:sz w:val="24"/>
          <w:szCs w:val="24"/>
        </w:rPr>
        <w:t>rams</w:t>
      </w:r>
      <w:r w:rsidR="00283E9B" w:rsidRPr="00C70602">
        <w:rPr>
          <w:rFonts w:ascii="Times New Roman" w:hAnsi="Times New Roman" w:cs="Times New Roman"/>
          <w:sz w:val="24"/>
          <w:szCs w:val="24"/>
        </w:rPr>
        <w:t xml:space="preserve"> each of black soldier fly larval frass and </w:t>
      </w:r>
      <w:r w:rsidRPr="00C70602">
        <w:rPr>
          <w:rFonts w:ascii="Times New Roman" w:hAnsi="Times New Roman" w:cs="Times New Roman"/>
          <w:sz w:val="24"/>
          <w:szCs w:val="24"/>
        </w:rPr>
        <w:t xml:space="preserve">yellow </w:t>
      </w:r>
      <w:r w:rsidR="00283E9B" w:rsidRPr="00C70602">
        <w:rPr>
          <w:rFonts w:ascii="Times New Roman" w:hAnsi="Times New Roman" w:cs="Times New Roman"/>
          <w:sz w:val="24"/>
          <w:szCs w:val="24"/>
        </w:rPr>
        <w:t xml:space="preserve">mealworm frass </w:t>
      </w:r>
      <w:r w:rsidRPr="00C70602">
        <w:rPr>
          <w:rFonts w:ascii="Times New Roman" w:hAnsi="Times New Roman" w:cs="Times New Roman"/>
          <w:sz w:val="24"/>
          <w:szCs w:val="24"/>
        </w:rPr>
        <w:t xml:space="preserve">were placed </w:t>
      </w:r>
      <w:r w:rsidR="00283E9B" w:rsidRPr="00C70602">
        <w:rPr>
          <w:rFonts w:ascii="Times New Roman" w:hAnsi="Times New Roman" w:cs="Times New Roman"/>
          <w:sz w:val="24"/>
          <w:szCs w:val="24"/>
        </w:rPr>
        <w:t>in plastic boxes</w:t>
      </w:r>
      <w:r w:rsidR="00196CB0" w:rsidRPr="00C70602">
        <w:rPr>
          <w:rFonts w:ascii="Times New Roman" w:hAnsi="Times New Roman" w:cs="Times New Roman"/>
          <w:sz w:val="24"/>
          <w:szCs w:val="24"/>
        </w:rPr>
        <w:t xml:space="preserve"> (</w:t>
      </w:r>
      <w:r w:rsidR="00457588" w:rsidRPr="00C70602">
        <w:rPr>
          <w:rFonts w:ascii="Times New Roman" w:hAnsi="Times New Roman" w:cs="Times New Roman"/>
          <w:sz w:val="24"/>
          <w:szCs w:val="24"/>
        </w:rPr>
        <w:t>17.5 x 12.5 x 6.5 cm</w:t>
      </w:r>
      <w:r w:rsidR="00196CB0" w:rsidRPr="00C70602">
        <w:rPr>
          <w:rFonts w:ascii="Times New Roman" w:hAnsi="Times New Roman" w:cs="Times New Roman"/>
          <w:sz w:val="24"/>
          <w:szCs w:val="24"/>
        </w:rPr>
        <w:t>)</w:t>
      </w:r>
      <w:r w:rsidR="00B4676D" w:rsidRPr="00C70602">
        <w:rPr>
          <w:rFonts w:ascii="Times New Roman" w:hAnsi="Times New Roman" w:cs="Times New Roman"/>
          <w:sz w:val="24"/>
          <w:szCs w:val="24"/>
        </w:rPr>
        <w:t xml:space="preserve">. </w:t>
      </w:r>
      <w:r w:rsidR="00283E9B" w:rsidRPr="00C70602">
        <w:rPr>
          <w:rFonts w:ascii="Times New Roman" w:hAnsi="Times New Roman" w:cs="Times New Roman"/>
          <w:sz w:val="24"/>
          <w:szCs w:val="24"/>
        </w:rPr>
        <w:t>The p</w:t>
      </w:r>
      <w:r w:rsidR="0049076B" w:rsidRPr="00C70602">
        <w:rPr>
          <w:rFonts w:ascii="Times New Roman" w:hAnsi="Times New Roman" w:cs="Times New Roman"/>
          <w:sz w:val="24"/>
          <w:szCs w:val="24"/>
        </w:rPr>
        <w:t>ulverised</w:t>
      </w:r>
      <w:r w:rsidR="00283E9B" w:rsidRPr="00C70602">
        <w:rPr>
          <w:rFonts w:ascii="Times New Roman" w:hAnsi="Times New Roman" w:cs="Times New Roman"/>
          <w:sz w:val="24"/>
          <w:szCs w:val="24"/>
        </w:rPr>
        <w:t xml:space="preserve"> raw frass samples were moisturized with 100 mL </w:t>
      </w:r>
      <w:r w:rsidR="00457588" w:rsidRPr="00C70602">
        <w:rPr>
          <w:rFonts w:ascii="Times New Roman" w:hAnsi="Times New Roman" w:cs="Times New Roman"/>
          <w:sz w:val="24"/>
          <w:szCs w:val="24"/>
        </w:rPr>
        <w:t xml:space="preserve">of water </w:t>
      </w:r>
      <w:r w:rsidR="00283E9B" w:rsidRPr="00C70602">
        <w:rPr>
          <w:rFonts w:ascii="Times New Roman" w:hAnsi="Times New Roman" w:cs="Times New Roman"/>
          <w:sz w:val="24"/>
          <w:szCs w:val="24"/>
        </w:rPr>
        <w:t xml:space="preserve">and the frass in </w:t>
      </w:r>
      <w:r w:rsidR="000C7699" w:rsidRPr="00C70602">
        <w:rPr>
          <w:rFonts w:ascii="Times New Roman" w:hAnsi="Times New Roman" w:cs="Times New Roman"/>
          <w:sz w:val="24"/>
          <w:szCs w:val="24"/>
        </w:rPr>
        <w:t xml:space="preserve">the </w:t>
      </w:r>
      <w:r w:rsidR="00283E9B" w:rsidRPr="00C70602">
        <w:rPr>
          <w:rFonts w:ascii="Times New Roman" w:hAnsi="Times New Roman" w:cs="Times New Roman"/>
          <w:sz w:val="24"/>
          <w:szCs w:val="24"/>
        </w:rPr>
        <w:t xml:space="preserve">containers was covered with a perforated aluminium foil to allow </w:t>
      </w:r>
      <w:r w:rsidR="00D2392A" w:rsidRPr="00C70602">
        <w:rPr>
          <w:rFonts w:ascii="Times New Roman" w:hAnsi="Times New Roman" w:cs="Times New Roman"/>
          <w:sz w:val="24"/>
          <w:szCs w:val="24"/>
        </w:rPr>
        <w:t>ventilation</w:t>
      </w:r>
      <w:r w:rsidR="00283E9B" w:rsidRPr="00C70602">
        <w:rPr>
          <w:rFonts w:ascii="Times New Roman" w:hAnsi="Times New Roman" w:cs="Times New Roman"/>
          <w:sz w:val="24"/>
          <w:szCs w:val="24"/>
        </w:rPr>
        <w:t xml:space="preserve">, but also </w:t>
      </w:r>
      <w:r w:rsidR="007B13A8">
        <w:rPr>
          <w:rFonts w:ascii="Times New Roman" w:hAnsi="Times New Roman" w:cs="Times New Roman"/>
          <w:sz w:val="24"/>
          <w:szCs w:val="24"/>
        </w:rPr>
        <w:t xml:space="preserve">to </w:t>
      </w:r>
      <w:r w:rsidR="007A3183" w:rsidRPr="00C70602">
        <w:rPr>
          <w:rFonts w:ascii="Times New Roman" w:hAnsi="Times New Roman" w:cs="Times New Roman"/>
          <w:sz w:val="24"/>
          <w:szCs w:val="24"/>
        </w:rPr>
        <w:t xml:space="preserve">reduce evaporation and </w:t>
      </w:r>
      <w:r w:rsidR="00283E9B" w:rsidRPr="00C70602">
        <w:rPr>
          <w:rFonts w:ascii="Times New Roman" w:hAnsi="Times New Roman" w:cs="Times New Roman"/>
          <w:sz w:val="24"/>
          <w:szCs w:val="24"/>
        </w:rPr>
        <w:t xml:space="preserve">maintain a high temperature inside the box relative to the external environment. </w:t>
      </w:r>
      <w:r w:rsidR="00457588" w:rsidRPr="00C70602">
        <w:rPr>
          <w:rFonts w:ascii="Times New Roman" w:hAnsi="Times New Roman" w:cs="Times New Roman"/>
          <w:sz w:val="24"/>
          <w:szCs w:val="24"/>
        </w:rPr>
        <w:t>F</w:t>
      </w:r>
      <w:r w:rsidR="00283E9B" w:rsidRPr="00C70602">
        <w:rPr>
          <w:rFonts w:ascii="Times New Roman" w:hAnsi="Times New Roman" w:cs="Times New Roman"/>
          <w:sz w:val="24"/>
          <w:szCs w:val="24"/>
        </w:rPr>
        <w:t xml:space="preserve">rass inside the box was aerated by </w:t>
      </w:r>
      <w:r w:rsidR="007A3183" w:rsidRPr="00C70602">
        <w:rPr>
          <w:rFonts w:ascii="Times New Roman" w:hAnsi="Times New Roman" w:cs="Times New Roman"/>
          <w:sz w:val="24"/>
          <w:szCs w:val="24"/>
        </w:rPr>
        <w:t xml:space="preserve">stirring it vigorously </w:t>
      </w:r>
      <w:r w:rsidR="00457588" w:rsidRPr="00C70602">
        <w:rPr>
          <w:rFonts w:ascii="Times New Roman" w:hAnsi="Times New Roman" w:cs="Times New Roman"/>
          <w:sz w:val="24"/>
          <w:szCs w:val="24"/>
        </w:rPr>
        <w:t xml:space="preserve">after every five days </w:t>
      </w:r>
      <w:r w:rsidR="00283E9B" w:rsidRPr="00C70602">
        <w:rPr>
          <w:rFonts w:ascii="Times New Roman" w:hAnsi="Times New Roman" w:cs="Times New Roman"/>
          <w:sz w:val="24"/>
          <w:szCs w:val="24"/>
        </w:rPr>
        <w:t>using a spatula</w:t>
      </w:r>
      <w:r w:rsidR="00D2392A" w:rsidRPr="00C70602">
        <w:rPr>
          <w:rFonts w:ascii="Times New Roman" w:hAnsi="Times New Roman" w:cs="Times New Roman"/>
          <w:sz w:val="24"/>
          <w:szCs w:val="24"/>
        </w:rPr>
        <w:t xml:space="preserve">. The composting lasted </w:t>
      </w:r>
      <w:r w:rsidR="00956261" w:rsidRPr="00C70602">
        <w:rPr>
          <w:rFonts w:ascii="Times New Roman" w:hAnsi="Times New Roman" w:cs="Times New Roman"/>
          <w:sz w:val="24"/>
          <w:szCs w:val="24"/>
        </w:rPr>
        <w:t>for 38</w:t>
      </w:r>
      <w:r w:rsidR="00283E9B" w:rsidRPr="00C70602">
        <w:rPr>
          <w:rFonts w:ascii="Times New Roman" w:hAnsi="Times New Roman" w:cs="Times New Roman"/>
          <w:sz w:val="24"/>
          <w:szCs w:val="24"/>
        </w:rPr>
        <w:t xml:space="preserve"> days</w:t>
      </w:r>
      <w:r w:rsidR="003877A6" w:rsidRPr="00C70602">
        <w:rPr>
          <w:rFonts w:ascii="Times New Roman" w:hAnsi="Times New Roman" w:cs="Times New Roman"/>
          <w:sz w:val="24"/>
          <w:szCs w:val="24"/>
        </w:rPr>
        <w:t xml:space="preserve">. </w:t>
      </w:r>
      <w:r w:rsidR="00D2392A" w:rsidRPr="00C70602">
        <w:rPr>
          <w:rFonts w:ascii="Times New Roman" w:hAnsi="Times New Roman" w:cs="Times New Roman"/>
          <w:sz w:val="24"/>
          <w:szCs w:val="24"/>
        </w:rPr>
        <w:t xml:space="preserve">Composting of </w:t>
      </w:r>
      <w:r w:rsidR="00956261" w:rsidRPr="00C70602">
        <w:rPr>
          <w:rFonts w:ascii="Times New Roman" w:hAnsi="Times New Roman" w:cs="Times New Roman"/>
          <w:sz w:val="24"/>
          <w:szCs w:val="24"/>
        </w:rPr>
        <w:t>frass was</w:t>
      </w:r>
      <w:r w:rsidR="00D2392A" w:rsidRPr="00C70602">
        <w:rPr>
          <w:rFonts w:ascii="Times New Roman" w:hAnsi="Times New Roman" w:cs="Times New Roman"/>
          <w:sz w:val="24"/>
          <w:szCs w:val="24"/>
        </w:rPr>
        <w:t xml:space="preserve"> terminated</w:t>
      </w:r>
      <w:r w:rsidR="00B92F4B" w:rsidRPr="00C70602">
        <w:rPr>
          <w:rFonts w:ascii="Times New Roman" w:hAnsi="Times New Roman" w:cs="Times New Roman"/>
          <w:sz w:val="24"/>
          <w:szCs w:val="24"/>
        </w:rPr>
        <w:t xml:space="preserve"> </w:t>
      </w:r>
      <w:r w:rsidR="003877A6" w:rsidRPr="00C70602">
        <w:rPr>
          <w:rFonts w:ascii="Times New Roman" w:hAnsi="Times New Roman" w:cs="Times New Roman"/>
          <w:sz w:val="24"/>
          <w:szCs w:val="24"/>
        </w:rPr>
        <w:t>by removing the aluminium foil cover and allowing the compost to air</w:t>
      </w:r>
      <w:r w:rsidR="002C2BCF" w:rsidRPr="00C70602">
        <w:rPr>
          <w:rFonts w:ascii="Times New Roman" w:hAnsi="Times New Roman" w:cs="Times New Roman"/>
          <w:sz w:val="24"/>
          <w:szCs w:val="24"/>
        </w:rPr>
        <w:t>-</w:t>
      </w:r>
      <w:r w:rsidR="003877A6" w:rsidRPr="00C70602">
        <w:rPr>
          <w:rFonts w:ascii="Times New Roman" w:hAnsi="Times New Roman" w:cs="Times New Roman"/>
          <w:sz w:val="24"/>
          <w:szCs w:val="24"/>
        </w:rPr>
        <w:t>dry</w:t>
      </w:r>
      <w:r w:rsidR="00B92F4B" w:rsidRPr="00C70602">
        <w:rPr>
          <w:rFonts w:ascii="Times New Roman" w:hAnsi="Times New Roman" w:cs="Times New Roman"/>
          <w:sz w:val="24"/>
          <w:szCs w:val="24"/>
        </w:rPr>
        <w:t xml:space="preserve"> for 18 days</w:t>
      </w:r>
      <w:r w:rsidR="003877A6" w:rsidRPr="00C70602">
        <w:rPr>
          <w:rFonts w:ascii="Times New Roman" w:hAnsi="Times New Roman" w:cs="Times New Roman"/>
          <w:sz w:val="24"/>
          <w:szCs w:val="24"/>
        </w:rPr>
        <w:t xml:space="preserve">. </w:t>
      </w:r>
      <w:r w:rsidR="00283E9B" w:rsidRPr="00C70602">
        <w:rPr>
          <w:rFonts w:ascii="Times New Roman" w:hAnsi="Times New Roman" w:cs="Times New Roman"/>
          <w:sz w:val="24"/>
          <w:szCs w:val="24"/>
        </w:rPr>
        <w:t xml:space="preserve"> </w:t>
      </w:r>
      <w:r w:rsidR="00B92F4B" w:rsidRPr="00C70602">
        <w:rPr>
          <w:rFonts w:ascii="Times New Roman" w:hAnsi="Times New Roman" w:cs="Times New Roman"/>
          <w:sz w:val="24"/>
          <w:szCs w:val="24"/>
        </w:rPr>
        <w:t xml:space="preserve">Then, the </w:t>
      </w:r>
      <w:r w:rsidR="00283E9B" w:rsidRPr="00C70602">
        <w:rPr>
          <w:rFonts w:ascii="Times New Roman" w:hAnsi="Times New Roman" w:cs="Times New Roman"/>
          <w:sz w:val="24"/>
          <w:szCs w:val="24"/>
        </w:rPr>
        <w:t>compos</w:t>
      </w:r>
      <w:r w:rsidR="002C0811" w:rsidRPr="00C70602">
        <w:rPr>
          <w:rFonts w:ascii="Times New Roman" w:hAnsi="Times New Roman" w:cs="Times New Roman"/>
          <w:sz w:val="24"/>
          <w:szCs w:val="24"/>
        </w:rPr>
        <w:t>t</w:t>
      </w:r>
      <w:r w:rsidR="00B92F4B" w:rsidRPr="00C70602">
        <w:rPr>
          <w:rFonts w:ascii="Times New Roman" w:hAnsi="Times New Roman" w:cs="Times New Roman"/>
          <w:sz w:val="24"/>
          <w:szCs w:val="24"/>
        </w:rPr>
        <w:t>ed frass</w:t>
      </w:r>
      <w:r w:rsidR="00283E9B" w:rsidRPr="00C70602">
        <w:rPr>
          <w:rFonts w:ascii="Times New Roman" w:hAnsi="Times New Roman" w:cs="Times New Roman"/>
          <w:sz w:val="24"/>
          <w:szCs w:val="24"/>
        </w:rPr>
        <w:t xml:space="preserve"> </w:t>
      </w:r>
      <w:r w:rsidR="00956261" w:rsidRPr="00C70602">
        <w:rPr>
          <w:rFonts w:ascii="Times New Roman" w:hAnsi="Times New Roman" w:cs="Times New Roman"/>
          <w:sz w:val="24"/>
          <w:szCs w:val="24"/>
        </w:rPr>
        <w:t>was pulverised</w:t>
      </w:r>
      <w:r w:rsidR="002C0811" w:rsidRPr="00C70602">
        <w:rPr>
          <w:rFonts w:ascii="Times New Roman" w:hAnsi="Times New Roman" w:cs="Times New Roman"/>
          <w:sz w:val="24"/>
          <w:szCs w:val="24"/>
        </w:rPr>
        <w:t xml:space="preserve"> and </w:t>
      </w:r>
      <w:r w:rsidR="00283E9B" w:rsidRPr="00C70602">
        <w:rPr>
          <w:rFonts w:ascii="Times New Roman" w:hAnsi="Times New Roman" w:cs="Times New Roman"/>
          <w:sz w:val="24"/>
          <w:szCs w:val="24"/>
        </w:rPr>
        <w:t xml:space="preserve">added to the soil at </w:t>
      </w:r>
      <w:r w:rsidR="009265BB" w:rsidRPr="00C70602">
        <w:rPr>
          <w:rFonts w:ascii="Times New Roman" w:hAnsi="Times New Roman" w:cs="Times New Roman"/>
          <w:sz w:val="24"/>
          <w:szCs w:val="24"/>
        </w:rPr>
        <w:t>2 g kg−</w:t>
      </w:r>
      <w:r w:rsidR="009265BB" w:rsidRPr="00C70602">
        <w:rPr>
          <w:rFonts w:ascii="Times New Roman" w:hAnsi="Times New Roman" w:cs="Times New Roman"/>
          <w:sz w:val="24"/>
          <w:szCs w:val="24"/>
          <w:vertAlign w:val="superscript"/>
        </w:rPr>
        <w:t>1</w:t>
      </w:r>
      <w:r w:rsidR="009265BB" w:rsidRPr="00C70602">
        <w:rPr>
          <w:rFonts w:ascii="Times New Roman" w:hAnsi="Times New Roman" w:cs="Times New Roman"/>
          <w:sz w:val="24"/>
          <w:szCs w:val="24"/>
        </w:rPr>
        <w:t xml:space="preserve"> </w:t>
      </w:r>
      <w:r w:rsidR="002C0811" w:rsidRPr="00C70602">
        <w:rPr>
          <w:rFonts w:ascii="Times New Roman" w:hAnsi="Times New Roman" w:cs="Times New Roman"/>
          <w:sz w:val="24"/>
          <w:szCs w:val="24"/>
        </w:rPr>
        <w:t>of soil.</w:t>
      </w:r>
      <w:r w:rsidR="00F97858" w:rsidRPr="00C70602">
        <w:rPr>
          <w:rFonts w:ascii="Times New Roman" w:hAnsi="Times New Roman" w:cs="Times New Roman"/>
          <w:sz w:val="24"/>
          <w:szCs w:val="24"/>
        </w:rPr>
        <w:t xml:space="preserve"> As described above</w:t>
      </w:r>
      <w:r w:rsidR="00EA69EA" w:rsidRPr="00C70602">
        <w:rPr>
          <w:rFonts w:ascii="Times New Roman" w:hAnsi="Times New Roman" w:cs="Times New Roman"/>
          <w:sz w:val="24"/>
          <w:szCs w:val="24"/>
        </w:rPr>
        <w:t>,</w:t>
      </w:r>
      <w:r w:rsidR="002C0811" w:rsidRPr="00C70602">
        <w:rPr>
          <w:rFonts w:ascii="Times New Roman" w:hAnsi="Times New Roman" w:cs="Times New Roman"/>
          <w:sz w:val="24"/>
          <w:szCs w:val="24"/>
        </w:rPr>
        <w:t xml:space="preserve"> </w:t>
      </w:r>
      <w:r w:rsidR="00EA69EA" w:rsidRPr="00C70602">
        <w:rPr>
          <w:rFonts w:ascii="Times New Roman" w:hAnsi="Times New Roman" w:cs="Times New Roman"/>
          <w:sz w:val="24"/>
          <w:szCs w:val="24"/>
        </w:rPr>
        <w:t>t</w:t>
      </w:r>
      <w:r w:rsidR="00F97858" w:rsidRPr="00C70602">
        <w:rPr>
          <w:rFonts w:ascii="Times New Roman" w:hAnsi="Times New Roman" w:cs="Times New Roman"/>
          <w:sz w:val="24"/>
          <w:szCs w:val="24"/>
        </w:rPr>
        <w:t xml:space="preserve">hree </w:t>
      </w:r>
      <w:r w:rsidR="00B92F4B" w:rsidRPr="00C70602">
        <w:rPr>
          <w:rFonts w:ascii="Times New Roman" w:hAnsi="Times New Roman" w:cs="Times New Roman"/>
          <w:sz w:val="24"/>
          <w:szCs w:val="24"/>
        </w:rPr>
        <w:t xml:space="preserve">stratified </w:t>
      </w:r>
      <w:r w:rsidR="00F97858" w:rsidRPr="00C70602">
        <w:rPr>
          <w:rFonts w:ascii="Times New Roman" w:hAnsi="Times New Roman" w:cs="Times New Roman"/>
          <w:sz w:val="24"/>
          <w:szCs w:val="24"/>
        </w:rPr>
        <w:t xml:space="preserve">seeds were sown in each pot and seven days </w:t>
      </w:r>
      <w:r w:rsidR="009303E8" w:rsidRPr="00C70602">
        <w:rPr>
          <w:rFonts w:ascii="Times New Roman" w:hAnsi="Times New Roman" w:cs="Times New Roman"/>
          <w:sz w:val="24"/>
          <w:szCs w:val="24"/>
        </w:rPr>
        <w:t xml:space="preserve">after </w:t>
      </w:r>
      <w:r w:rsidR="00F97858" w:rsidRPr="00C70602">
        <w:rPr>
          <w:rFonts w:ascii="Times New Roman" w:hAnsi="Times New Roman" w:cs="Times New Roman"/>
          <w:sz w:val="24"/>
          <w:szCs w:val="24"/>
        </w:rPr>
        <w:t>germination seedling</w:t>
      </w:r>
      <w:r w:rsidR="00153B79" w:rsidRPr="00C70602">
        <w:rPr>
          <w:rFonts w:ascii="Times New Roman" w:hAnsi="Times New Roman" w:cs="Times New Roman"/>
          <w:sz w:val="24"/>
          <w:szCs w:val="24"/>
        </w:rPr>
        <w:t xml:space="preserve"> number</w:t>
      </w:r>
      <w:r w:rsidR="00F97858" w:rsidRPr="00C70602">
        <w:rPr>
          <w:rFonts w:ascii="Times New Roman" w:hAnsi="Times New Roman" w:cs="Times New Roman"/>
          <w:sz w:val="24"/>
          <w:szCs w:val="24"/>
        </w:rPr>
        <w:t xml:space="preserve">s were </w:t>
      </w:r>
      <w:r w:rsidR="00153B79" w:rsidRPr="00C70602">
        <w:rPr>
          <w:rFonts w:ascii="Times New Roman" w:hAnsi="Times New Roman" w:cs="Times New Roman"/>
          <w:sz w:val="24"/>
          <w:szCs w:val="24"/>
        </w:rPr>
        <w:t>reduced</w:t>
      </w:r>
      <w:r w:rsidR="00F97858" w:rsidRPr="00C70602">
        <w:rPr>
          <w:rFonts w:ascii="Times New Roman" w:hAnsi="Times New Roman" w:cs="Times New Roman"/>
          <w:sz w:val="24"/>
          <w:szCs w:val="24"/>
        </w:rPr>
        <w:t xml:space="preserve"> to maintain only one seedling per pot. Percent seed germination in </w:t>
      </w:r>
      <w:r w:rsidR="00A41C88" w:rsidRPr="00C70602">
        <w:rPr>
          <w:rFonts w:ascii="Times New Roman" w:hAnsi="Times New Roman" w:cs="Times New Roman"/>
          <w:sz w:val="24"/>
          <w:szCs w:val="24"/>
        </w:rPr>
        <w:t xml:space="preserve">amended and unamended </w:t>
      </w:r>
      <w:r w:rsidR="00F97858" w:rsidRPr="00C70602">
        <w:rPr>
          <w:rFonts w:ascii="Times New Roman" w:hAnsi="Times New Roman" w:cs="Times New Roman"/>
          <w:sz w:val="24"/>
          <w:szCs w:val="24"/>
        </w:rPr>
        <w:t xml:space="preserve">soil was recorded. </w:t>
      </w:r>
      <w:r w:rsidR="00283E9B" w:rsidRPr="00C70602">
        <w:rPr>
          <w:rFonts w:ascii="Times New Roman" w:hAnsi="Times New Roman" w:cs="Times New Roman"/>
          <w:sz w:val="24"/>
          <w:szCs w:val="24"/>
        </w:rPr>
        <w:t xml:space="preserve">Twelve replicate plants per </w:t>
      </w:r>
      <w:r w:rsidR="00A41C88" w:rsidRPr="00C70602">
        <w:rPr>
          <w:rFonts w:ascii="Times New Roman" w:hAnsi="Times New Roman" w:cs="Times New Roman"/>
          <w:sz w:val="24"/>
          <w:szCs w:val="24"/>
        </w:rPr>
        <w:t xml:space="preserve">soil </w:t>
      </w:r>
      <w:r w:rsidR="00283E9B" w:rsidRPr="00C70602">
        <w:rPr>
          <w:rFonts w:ascii="Times New Roman" w:hAnsi="Times New Roman" w:cs="Times New Roman"/>
          <w:sz w:val="24"/>
          <w:szCs w:val="24"/>
        </w:rPr>
        <w:t>treatment were used</w:t>
      </w:r>
      <w:r w:rsidR="002C0811" w:rsidRPr="00C70602">
        <w:rPr>
          <w:rFonts w:ascii="Times New Roman" w:hAnsi="Times New Roman" w:cs="Times New Roman"/>
          <w:sz w:val="24"/>
          <w:szCs w:val="24"/>
        </w:rPr>
        <w:t xml:space="preserve"> in this study and the n</w:t>
      </w:r>
      <w:r w:rsidR="00283E9B" w:rsidRPr="00C70602">
        <w:rPr>
          <w:rFonts w:ascii="Times New Roman" w:hAnsi="Times New Roman" w:cs="Times New Roman"/>
          <w:sz w:val="24"/>
          <w:szCs w:val="24"/>
        </w:rPr>
        <w:t>umber of leaves</w:t>
      </w:r>
      <w:r w:rsidR="00457588" w:rsidRPr="00C70602">
        <w:rPr>
          <w:rFonts w:ascii="Times New Roman" w:hAnsi="Times New Roman" w:cs="Times New Roman"/>
          <w:sz w:val="24"/>
          <w:szCs w:val="24"/>
        </w:rPr>
        <w:t xml:space="preserve"> </w:t>
      </w:r>
      <w:r w:rsidR="002C0811" w:rsidRPr="00C70602">
        <w:rPr>
          <w:rFonts w:ascii="Times New Roman" w:hAnsi="Times New Roman" w:cs="Times New Roman"/>
          <w:sz w:val="24"/>
          <w:szCs w:val="24"/>
        </w:rPr>
        <w:t>and</w:t>
      </w:r>
      <w:r w:rsidR="00283E9B" w:rsidRPr="00C70602">
        <w:rPr>
          <w:rFonts w:ascii="Times New Roman" w:hAnsi="Times New Roman" w:cs="Times New Roman"/>
          <w:sz w:val="24"/>
          <w:szCs w:val="24"/>
        </w:rPr>
        <w:t xml:space="preserve"> leaf width </w:t>
      </w:r>
      <w:r w:rsidR="00457588" w:rsidRPr="00C70602">
        <w:rPr>
          <w:rFonts w:ascii="Times New Roman" w:hAnsi="Times New Roman" w:cs="Times New Roman"/>
          <w:sz w:val="24"/>
          <w:szCs w:val="24"/>
        </w:rPr>
        <w:t xml:space="preserve">per plant </w:t>
      </w:r>
      <w:r w:rsidR="00283E9B" w:rsidRPr="00C70602">
        <w:rPr>
          <w:rFonts w:ascii="Times New Roman" w:hAnsi="Times New Roman" w:cs="Times New Roman"/>
          <w:sz w:val="24"/>
          <w:szCs w:val="24"/>
        </w:rPr>
        <w:t xml:space="preserve">were measured at 14, 21, 28 and 35 days </w:t>
      </w:r>
      <w:r w:rsidR="00A41C88" w:rsidRPr="00C70602">
        <w:rPr>
          <w:rFonts w:ascii="Times New Roman" w:hAnsi="Times New Roman" w:cs="Times New Roman"/>
          <w:sz w:val="24"/>
          <w:szCs w:val="24"/>
        </w:rPr>
        <w:t xml:space="preserve">since </w:t>
      </w:r>
      <w:r w:rsidR="00283E9B" w:rsidRPr="00C70602">
        <w:rPr>
          <w:rFonts w:ascii="Times New Roman" w:hAnsi="Times New Roman" w:cs="Times New Roman"/>
          <w:sz w:val="24"/>
          <w:szCs w:val="24"/>
        </w:rPr>
        <w:t>germination</w:t>
      </w:r>
      <w:r w:rsidR="002C0811" w:rsidRPr="00C70602">
        <w:rPr>
          <w:rFonts w:ascii="Times New Roman" w:hAnsi="Times New Roman" w:cs="Times New Roman"/>
          <w:sz w:val="24"/>
          <w:szCs w:val="24"/>
        </w:rPr>
        <w:t>.</w:t>
      </w:r>
      <w:r w:rsidR="004F08B7" w:rsidRPr="00C70602">
        <w:rPr>
          <w:rFonts w:ascii="Times New Roman" w:hAnsi="Times New Roman" w:cs="Times New Roman"/>
          <w:sz w:val="24"/>
          <w:szCs w:val="24"/>
        </w:rPr>
        <w:t xml:space="preserve"> Plants were further monitored and the </w:t>
      </w:r>
      <w:r w:rsidR="009C1745" w:rsidRPr="00C70602">
        <w:rPr>
          <w:rFonts w:ascii="Times New Roman" w:hAnsi="Times New Roman" w:cs="Times New Roman"/>
          <w:sz w:val="24"/>
          <w:szCs w:val="24"/>
        </w:rPr>
        <w:t xml:space="preserve">time from germination until </w:t>
      </w:r>
      <w:r w:rsidR="00D4098C" w:rsidRPr="00C70602">
        <w:rPr>
          <w:rFonts w:ascii="Times New Roman" w:hAnsi="Times New Roman" w:cs="Times New Roman"/>
          <w:sz w:val="24"/>
          <w:szCs w:val="24"/>
        </w:rPr>
        <w:t xml:space="preserve">emergence of the first </w:t>
      </w:r>
      <w:r w:rsidR="004F08B7" w:rsidRPr="00C70602">
        <w:rPr>
          <w:rFonts w:ascii="Times New Roman" w:hAnsi="Times New Roman" w:cs="Times New Roman"/>
          <w:sz w:val="24"/>
          <w:szCs w:val="24"/>
        </w:rPr>
        <w:t>flower</w:t>
      </w:r>
      <w:r w:rsidR="00D4098C" w:rsidRPr="00C70602">
        <w:rPr>
          <w:rFonts w:ascii="Times New Roman" w:hAnsi="Times New Roman" w:cs="Times New Roman"/>
          <w:sz w:val="24"/>
          <w:szCs w:val="24"/>
        </w:rPr>
        <w:t xml:space="preserve"> was recorded</w:t>
      </w:r>
      <w:r w:rsidR="004F08B7" w:rsidRPr="00C70602">
        <w:rPr>
          <w:rFonts w:ascii="Times New Roman" w:hAnsi="Times New Roman" w:cs="Times New Roman"/>
          <w:sz w:val="24"/>
          <w:szCs w:val="24"/>
        </w:rPr>
        <w:t xml:space="preserve">. </w:t>
      </w:r>
    </w:p>
    <w:p w14:paraId="407980EE" w14:textId="77777777" w:rsidR="00EB0397" w:rsidRPr="00C70602" w:rsidRDefault="00EB0397" w:rsidP="00C70602">
      <w:pPr>
        <w:spacing w:line="480" w:lineRule="auto"/>
        <w:jc w:val="both"/>
        <w:rPr>
          <w:rFonts w:ascii="Times New Roman" w:hAnsi="Times New Roman" w:cs="Times New Roman"/>
          <w:sz w:val="24"/>
          <w:szCs w:val="24"/>
        </w:rPr>
      </w:pPr>
    </w:p>
    <w:p w14:paraId="59D331C9" w14:textId="73195A19" w:rsidR="00FB1033" w:rsidRPr="00C70602" w:rsidRDefault="00FB1033" w:rsidP="00C70602">
      <w:pPr>
        <w:spacing w:line="480" w:lineRule="auto"/>
        <w:jc w:val="both"/>
        <w:rPr>
          <w:rFonts w:ascii="Times New Roman" w:hAnsi="Times New Roman" w:cs="Times New Roman"/>
          <w:b/>
          <w:bCs/>
          <w:sz w:val="24"/>
          <w:szCs w:val="24"/>
        </w:rPr>
      </w:pPr>
      <w:r w:rsidRPr="00C70602">
        <w:rPr>
          <w:rFonts w:ascii="Times New Roman" w:hAnsi="Times New Roman" w:cs="Times New Roman"/>
          <w:b/>
          <w:bCs/>
          <w:sz w:val="24"/>
          <w:szCs w:val="24"/>
        </w:rPr>
        <w:t>Data processing and statistical analysis</w:t>
      </w:r>
    </w:p>
    <w:p w14:paraId="45A7CB71" w14:textId="00CE95B5" w:rsidR="00197636" w:rsidRPr="00C70602" w:rsidRDefault="00B63567"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All analyses were performed using the R environment for statistical computing (version 4.</w:t>
      </w:r>
      <w:r w:rsidR="00457588" w:rsidRPr="00C70602">
        <w:rPr>
          <w:rFonts w:ascii="Times New Roman" w:hAnsi="Times New Roman" w:cs="Times New Roman"/>
          <w:sz w:val="24"/>
          <w:szCs w:val="24"/>
        </w:rPr>
        <w:t>2</w:t>
      </w:r>
      <w:r w:rsidRPr="00C70602">
        <w:rPr>
          <w:rFonts w:ascii="Times New Roman" w:hAnsi="Times New Roman" w:cs="Times New Roman"/>
          <w:sz w:val="24"/>
          <w:szCs w:val="24"/>
        </w:rPr>
        <w:t>.2) (R Core Team, 202</w:t>
      </w:r>
      <w:r w:rsidR="00457588" w:rsidRPr="00C70602">
        <w:rPr>
          <w:rFonts w:ascii="Times New Roman" w:hAnsi="Times New Roman" w:cs="Times New Roman"/>
          <w:sz w:val="24"/>
          <w:szCs w:val="24"/>
        </w:rPr>
        <w:t>2</w:t>
      </w:r>
      <w:r w:rsidRPr="00C70602">
        <w:rPr>
          <w:rFonts w:ascii="Times New Roman" w:hAnsi="Times New Roman" w:cs="Times New Roman"/>
          <w:sz w:val="24"/>
          <w:szCs w:val="24"/>
        </w:rPr>
        <w:t xml:space="preserve">). </w:t>
      </w:r>
      <w:r w:rsidR="004C3372" w:rsidRPr="00C70602">
        <w:rPr>
          <w:rFonts w:ascii="Times New Roman" w:hAnsi="Times New Roman" w:cs="Times New Roman"/>
          <w:sz w:val="24"/>
          <w:szCs w:val="24"/>
        </w:rPr>
        <w:t xml:space="preserve">A linear regression model estimated leaf area </w:t>
      </w:r>
      <w:r w:rsidR="000903C6" w:rsidRPr="00C70602">
        <w:rPr>
          <w:rFonts w:ascii="Times New Roman" w:hAnsi="Times New Roman" w:cs="Times New Roman"/>
          <w:i/>
          <w:iCs/>
          <w:sz w:val="24"/>
          <w:szCs w:val="24"/>
        </w:rPr>
        <w:t>(area</w:t>
      </w:r>
      <w:r w:rsidR="00457588" w:rsidRPr="00C70602">
        <w:rPr>
          <w:rFonts w:ascii="Times New Roman" w:hAnsi="Times New Roman" w:cs="Times New Roman"/>
          <w:i/>
          <w:iCs/>
          <w:sz w:val="24"/>
          <w:szCs w:val="24"/>
        </w:rPr>
        <w:t xml:space="preserve"> </w:t>
      </w:r>
      <w:r w:rsidR="000903C6" w:rsidRPr="00C70602">
        <w:rPr>
          <w:rFonts w:ascii="Times New Roman" w:hAnsi="Times New Roman" w:cs="Times New Roman"/>
          <w:i/>
          <w:iCs/>
          <w:sz w:val="24"/>
          <w:szCs w:val="24"/>
        </w:rPr>
        <w:t>=</w:t>
      </w:r>
      <w:r w:rsidR="00457588" w:rsidRPr="00C70602">
        <w:rPr>
          <w:rFonts w:ascii="Times New Roman" w:hAnsi="Times New Roman" w:cs="Times New Roman"/>
          <w:i/>
          <w:iCs/>
          <w:sz w:val="24"/>
          <w:szCs w:val="24"/>
        </w:rPr>
        <w:t xml:space="preserve"> </w:t>
      </w:r>
      <w:r w:rsidR="000903C6" w:rsidRPr="00C70602">
        <w:rPr>
          <w:rFonts w:ascii="Times New Roman" w:hAnsi="Times New Roman" w:cs="Times New Roman"/>
          <w:i/>
          <w:iCs/>
          <w:sz w:val="24"/>
          <w:szCs w:val="24"/>
        </w:rPr>
        <w:t>0.88735*</w:t>
      </w:r>
      <w:r w:rsidR="00263942" w:rsidRPr="00C70602">
        <w:rPr>
          <w:rFonts w:ascii="Times New Roman" w:hAnsi="Times New Roman" w:cs="Times New Roman"/>
          <w:i/>
          <w:iCs/>
          <w:sz w:val="24"/>
          <w:szCs w:val="24"/>
        </w:rPr>
        <w:t>(</w:t>
      </w:r>
      <w:r w:rsidR="000903C6" w:rsidRPr="00C70602">
        <w:rPr>
          <w:rFonts w:ascii="Times New Roman" w:hAnsi="Times New Roman" w:cs="Times New Roman"/>
          <w:i/>
          <w:iCs/>
          <w:sz w:val="24"/>
          <w:szCs w:val="24"/>
        </w:rPr>
        <w:t>leaf width</w:t>
      </w:r>
      <w:r w:rsidR="00263942" w:rsidRPr="00C70602">
        <w:rPr>
          <w:rFonts w:ascii="Times New Roman" w:hAnsi="Times New Roman" w:cs="Times New Roman"/>
          <w:i/>
          <w:iCs/>
          <w:sz w:val="24"/>
          <w:szCs w:val="24"/>
        </w:rPr>
        <w:t>)</w:t>
      </w:r>
      <w:r w:rsidR="000903C6" w:rsidRPr="00C70602">
        <w:rPr>
          <w:rFonts w:ascii="Times New Roman" w:hAnsi="Times New Roman" w:cs="Times New Roman"/>
          <w:i/>
          <w:iCs/>
          <w:sz w:val="24"/>
          <w:szCs w:val="24"/>
          <w:vertAlign w:val="superscript"/>
        </w:rPr>
        <w:t>2</w:t>
      </w:r>
      <w:r w:rsidR="000903C6" w:rsidRPr="00C70602">
        <w:rPr>
          <w:rFonts w:ascii="Times New Roman" w:hAnsi="Times New Roman" w:cs="Times New Roman"/>
          <w:i/>
          <w:iCs/>
          <w:sz w:val="24"/>
          <w:szCs w:val="24"/>
        </w:rPr>
        <w:t>+0.93503*leaf width)</w:t>
      </w:r>
      <w:r w:rsidR="000903C6" w:rsidRPr="00C70602">
        <w:rPr>
          <w:rFonts w:ascii="Times New Roman" w:hAnsi="Times New Roman" w:cs="Times New Roman"/>
          <w:sz w:val="24"/>
          <w:szCs w:val="24"/>
        </w:rPr>
        <w:t xml:space="preserve"> </w:t>
      </w:r>
      <w:r w:rsidR="004C3372" w:rsidRPr="00C70602">
        <w:rPr>
          <w:rFonts w:ascii="Times New Roman" w:hAnsi="Times New Roman" w:cs="Times New Roman"/>
          <w:sz w:val="24"/>
          <w:szCs w:val="24"/>
        </w:rPr>
        <w:t>from linear measurements</w:t>
      </w:r>
      <w:r w:rsidR="00457588" w:rsidRPr="00C70602">
        <w:rPr>
          <w:rFonts w:ascii="Times New Roman" w:hAnsi="Times New Roman" w:cs="Times New Roman"/>
          <w:sz w:val="24"/>
          <w:szCs w:val="24"/>
        </w:rPr>
        <w:t xml:space="preserve"> (leaf width)</w:t>
      </w:r>
      <w:r w:rsidR="000903C6" w:rsidRPr="00C70602">
        <w:rPr>
          <w:rFonts w:ascii="Times New Roman" w:hAnsi="Times New Roman" w:cs="Times New Roman"/>
          <w:sz w:val="24"/>
          <w:szCs w:val="24"/>
        </w:rPr>
        <w:t xml:space="preserve"> </w:t>
      </w:r>
      <w:r w:rsidR="00F0038E" w:rsidRPr="00C70602">
        <w:rPr>
          <w:rFonts w:ascii="Times New Roman" w:hAnsi="Times New Roman" w:cs="Times New Roman"/>
          <w:noProof/>
          <w:sz w:val="24"/>
          <w:szCs w:val="24"/>
        </w:rPr>
        <w:t>(Tartaglia et al., 2016)</w:t>
      </w:r>
      <w:r w:rsidRPr="00C70602">
        <w:rPr>
          <w:rFonts w:ascii="Times New Roman" w:hAnsi="Times New Roman" w:cs="Times New Roman"/>
          <w:sz w:val="24"/>
          <w:szCs w:val="24"/>
        </w:rPr>
        <w:t xml:space="preserve">. </w:t>
      </w:r>
      <w:r w:rsidR="00503F23" w:rsidRPr="00C70602">
        <w:rPr>
          <w:rFonts w:ascii="Times New Roman" w:hAnsi="Times New Roman" w:cs="Times New Roman"/>
          <w:sz w:val="24"/>
          <w:szCs w:val="24"/>
        </w:rPr>
        <w:t>The normality of data w</w:t>
      </w:r>
      <w:r w:rsidR="00457588" w:rsidRPr="00C70602">
        <w:rPr>
          <w:rFonts w:ascii="Times New Roman" w:hAnsi="Times New Roman" w:cs="Times New Roman"/>
          <w:sz w:val="24"/>
          <w:szCs w:val="24"/>
        </w:rPr>
        <w:t>as</w:t>
      </w:r>
      <w:r w:rsidR="00503F23" w:rsidRPr="00C70602">
        <w:rPr>
          <w:rFonts w:ascii="Times New Roman" w:hAnsi="Times New Roman" w:cs="Times New Roman"/>
          <w:sz w:val="24"/>
          <w:szCs w:val="24"/>
        </w:rPr>
        <w:t xml:space="preserve"> verified by visuali</w:t>
      </w:r>
      <w:r w:rsidR="007B1DB6" w:rsidRPr="00C70602">
        <w:rPr>
          <w:rFonts w:ascii="Times New Roman" w:hAnsi="Times New Roman" w:cs="Times New Roman"/>
          <w:sz w:val="24"/>
          <w:szCs w:val="24"/>
        </w:rPr>
        <w:t>s</w:t>
      </w:r>
      <w:r w:rsidR="00503F23" w:rsidRPr="00C70602">
        <w:rPr>
          <w:rFonts w:ascii="Times New Roman" w:hAnsi="Times New Roman" w:cs="Times New Roman"/>
          <w:sz w:val="24"/>
          <w:szCs w:val="24"/>
        </w:rPr>
        <w:t xml:space="preserve">ation using boxplots and QQ plots as well as </w:t>
      </w:r>
      <w:r w:rsidR="007C7752" w:rsidRPr="00C70602">
        <w:rPr>
          <w:rFonts w:ascii="Times New Roman" w:hAnsi="Times New Roman" w:cs="Times New Roman"/>
          <w:sz w:val="24"/>
          <w:szCs w:val="24"/>
        </w:rPr>
        <w:lastRenderedPageBreak/>
        <w:t xml:space="preserve">subjected to </w:t>
      </w:r>
      <w:r w:rsidR="00503F23" w:rsidRPr="00C70602">
        <w:rPr>
          <w:rFonts w:ascii="Times New Roman" w:hAnsi="Times New Roman" w:cs="Times New Roman"/>
          <w:sz w:val="24"/>
          <w:szCs w:val="24"/>
        </w:rPr>
        <w:t>the Shapiro-Wilk</w:t>
      </w:r>
      <w:r w:rsidR="007C7752" w:rsidRPr="00C70602">
        <w:rPr>
          <w:rFonts w:ascii="Times New Roman" w:hAnsi="Times New Roman" w:cs="Times New Roman"/>
          <w:sz w:val="24"/>
          <w:szCs w:val="24"/>
        </w:rPr>
        <w:t xml:space="preserve"> test</w:t>
      </w:r>
      <w:r w:rsidR="00457588" w:rsidRPr="00C70602">
        <w:rPr>
          <w:rFonts w:ascii="Times New Roman" w:hAnsi="Times New Roman" w:cs="Times New Roman"/>
          <w:sz w:val="24"/>
          <w:szCs w:val="24"/>
        </w:rPr>
        <w:t xml:space="preserve">. Homogeneity of variance </w:t>
      </w:r>
      <w:r w:rsidR="007C7752" w:rsidRPr="00C70602">
        <w:rPr>
          <w:rFonts w:ascii="Times New Roman" w:hAnsi="Times New Roman" w:cs="Times New Roman"/>
          <w:sz w:val="24"/>
          <w:szCs w:val="24"/>
        </w:rPr>
        <w:t xml:space="preserve">was checked using </w:t>
      </w:r>
      <w:proofErr w:type="spellStart"/>
      <w:r w:rsidR="00503F23" w:rsidRPr="00C70602">
        <w:rPr>
          <w:rFonts w:ascii="Times New Roman" w:hAnsi="Times New Roman" w:cs="Times New Roman"/>
          <w:sz w:val="24"/>
          <w:szCs w:val="24"/>
        </w:rPr>
        <w:t>Levene’s</w:t>
      </w:r>
      <w:proofErr w:type="spellEnd"/>
      <w:r w:rsidR="00503F23" w:rsidRPr="00C70602">
        <w:rPr>
          <w:rFonts w:ascii="Times New Roman" w:hAnsi="Times New Roman" w:cs="Times New Roman"/>
          <w:sz w:val="24"/>
          <w:szCs w:val="24"/>
        </w:rPr>
        <w:t xml:space="preserve"> test. </w:t>
      </w:r>
      <w:r w:rsidR="00F03EE7" w:rsidRPr="00C70602">
        <w:rPr>
          <w:rFonts w:ascii="Times New Roman" w:hAnsi="Times New Roman" w:cs="Times New Roman"/>
          <w:sz w:val="24"/>
          <w:szCs w:val="24"/>
        </w:rPr>
        <w:t>Data on l</w:t>
      </w:r>
      <w:r w:rsidRPr="00C70602">
        <w:rPr>
          <w:rFonts w:ascii="Times New Roman" w:hAnsi="Times New Roman" w:cs="Times New Roman"/>
          <w:sz w:val="24"/>
          <w:szCs w:val="24"/>
        </w:rPr>
        <w:t xml:space="preserve">eaf area and the number of leaves were </w:t>
      </w:r>
      <w:r w:rsidR="00CE753E" w:rsidRPr="00C70602">
        <w:rPr>
          <w:rFonts w:ascii="Times New Roman" w:hAnsi="Times New Roman" w:cs="Times New Roman"/>
          <w:sz w:val="24"/>
          <w:szCs w:val="24"/>
        </w:rPr>
        <w:t xml:space="preserve">analysed </w:t>
      </w:r>
      <w:r w:rsidR="009C3A8C" w:rsidRPr="00C70602">
        <w:rPr>
          <w:rFonts w:ascii="Times New Roman" w:hAnsi="Times New Roman" w:cs="Times New Roman"/>
          <w:sz w:val="24"/>
          <w:szCs w:val="24"/>
        </w:rPr>
        <w:t>with a</w:t>
      </w:r>
      <w:r w:rsidR="00CE753E" w:rsidRPr="00C70602">
        <w:rPr>
          <w:rFonts w:ascii="Times New Roman" w:hAnsi="Times New Roman" w:cs="Times New Roman"/>
          <w:sz w:val="24"/>
          <w:szCs w:val="24"/>
        </w:rPr>
        <w:t xml:space="preserve"> </w:t>
      </w:r>
      <w:r w:rsidRPr="00C70602">
        <w:rPr>
          <w:rFonts w:ascii="Times New Roman" w:hAnsi="Times New Roman" w:cs="Times New Roman"/>
          <w:sz w:val="24"/>
          <w:szCs w:val="24"/>
        </w:rPr>
        <w:t>generali</w:t>
      </w:r>
      <w:r w:rsidR="007B1DB6" w:rsidRPr="00C70602">
        <w:rPr>
          <w:rFonts w:ascii="Times New Roman" w:hAnsi="Times New Roman" w:cs="Times New Roman"/>
          <w:sz w:val="24"/>
          <w:szCs w:val="24"/>
        </w:rPr>
        <w:t>s</w:t>
      </w:r>
      <w:r w:rsidRPr="00C70602">
        <w:rPr>
          <w:rFonts w:ascii="Times New Roman" w:hAnsi="Times New Roman" w:cs="Times New Roman"/>
          <w:sz w:val="24"/>
          <w:szCs w:val="24"/>
        </w:rPr>
        <w:t>ed linear model (GLM)</w:t>
      </w:r>
      <w:r w:rsidR="000903C6" w:rsidRPr="00C70602">
        <w:rPr>
          <w:rFonts w:ascii="Times New Roman" w:hAnsi="Times New Roman" w:cs="Times New Roman"/>
          <w:sz w:val="24"/>
          <w:szCs w:val="24"/>
        </w:rPr>
        <w:t xml:space="preserve"> using the</w:t>
      </w:r>
      <w:r w:rsidR="00CE753E" w:rsidRPr="00C70602">
        <w:rPr>
          <w:rFonts w:ascii="Times New Roman" w:hAnsi="Times New Roman" w:cs="Times New Roman"/>
          <w:sz w:val="24"/>
          <w:szCs w:val="24"/>
        </w:rPr>
        <w:t xml:space="preserve"> </w:t>
      </w:r>
      <w:r w:rsidR="000903C6" w:rsidRPr="00C70602">
        <w:rPr>
          <w:rFonts w:ascii="Times New Roman" w:hAnsi="Times New Roman" w:cs="Times New Roman"/>
          <w:i/>
          <w:iCs/>
          <w:sz w:val="24"/>
          <w:szCs w:val="24"/>
        </w:rPr>
        <w:t>‘</w:t>
      </w:r>
      <w:proofErr w:type="spellStart"/>
      <w:r w:rsidR="000903C6" w:rsidRPr="00C70602">
        <w:rPr>
          <w:rFonts w:ascii="Times New Roman" w:hAnsi="Times New Roman" w:cs="Times New Roman"/>
          <w:i/>
          <w:iCs/>
          <w:sz w:val="24"/>
          <w:szCs w:val="24"/>
        </w:rPr>
        <w:t>glm</w:t>
      </w:r>
      <w:proofErr w:type="spellEnd"/>
      <w:r w:rsidR="00457588" w:rsidRPr="00C70602">
        <w:rPr>
          <w:rFonts w:ascii="Times New Roman" w:hAnsi="Times New Roman" w:cs="Times New Roman"/>
          <w:i/>
          <w:iCs/>
          <w:sz w:val="24"/>
          <w:szCs w:val="24"/>
        </w:rPr>
        <w:t xml:space="preserve"> </w:t>
      </w:r>
      <w:r w:rsidR="009265BB" w:rsidRPr="00C70602">
        <w:rPr>
          <w:rFonts w:ascii="Times New Roman" w:hAnsi="Times New Roman" w:cs="Times New Roman"/>
          <w:sz w:val="24"/>
          <w:szCs w:val="24"/>
        </w:rPr>
        <w:t>function.</w:t>
      </w:r>
      <w:r w:rsidRPr="00C70602">
        <w:rPr>
          <w:rFonts w:ascii="Times New Roman" w:hAnsi="Times New Roman" w:cs="Times New Roman"/>
          <w:sz w:val="24"/>
          <w:szCs w:val="24"/>
        </w:rPr>
        <w:t xml:space="preserve"> </w:t>
      </w:r>
      <w:r w:rsidR="004156C7" w:rsidRPr="00C70602">
        <w:rPr>
          <w:rFonts w:ascii="Times New Roman" w:hAnsi="Times New Roman" w:cs="Times New Roman"/>
          <w:sz w:val="24"/>
          <w:szCs w:val="24"/>
        </w:rPr>
        <w:t>For each trial, s</w:t>
      </w:r>
      <w:r w:rsidRPr="00C70602">
        <w:rPr>
          <w:rFonts w:ascii="Times New Roman" w:hAnsi="Times New Roman" w:cs="Times New Roman"/>
          <w:sz w:val="24"/>
          <w:szCs w:val="24"/>
        </w:rPr>
        <w:t xml:space="preserve">oil amendment </w:t>
      </w:r>
      <w:r w:rsidR="00457588" w:rsidRPr="00C70602">
        <w:rPr>
          <w:rFonts w:ascii="Times New Roman" w:hAnsi="Times New Roman" w:cs="Times New Roman"/>
          <w:sz w:val="24"/>
          <w:szCs w:val="24"/>
        </w:rPr>
        <w:t xml:space="preserve">(treatment) was included in the model as a </w:t>
      </w:r>
      <w:r w:rsidR="00C91270" w:rsidRPr="00C70602">
        <w:rPr>
          <w:rFonts w:ascii="Times New Roman" w:hAnsi="Times New Roman" w:cs="Times New Roman"/>
          <w:sz w:val="24"/>
          <w:szCs w:val="24"/>
        </w:rPr>
        <w:t>predictor variable.</w:t>
      </w:r>
      <w:r w:rsidR="00457588" w:rsidRPr="00C70602">
        <w:rPr>
          <w:rFonts w:ascii="Times New Roman" w:hAnsi="Times New Roman" w:cs="Times New Roman"/>
          <w:sz w:val="24"/>
          <w:szCs w:val="24"/>
        </w:rPr>
        <w:t xml:space="preserve"> </w:t>
      </w:r>
      <w:r w:rsidR="00C73DB8" w:rsidRPr="00C70602">
        <w:rPr>
          <w:rFonts w:ascii="Times New Roman" w:hAnsi="Times New Roman" w:cs="Times New Roman"/>
          <w:sz w:val="24"/>
          <w:szCs w:val="24"/>
        </w:rPr>
        <w:t>Larval</w:t>
      </w:r>
      <w:r w:rsidR="007B1DB6" w:rsidRPr="00C70602">
        <w:rPr>
          <w:rFonts w:ascii="Times New Roman" w:hAnsi="Times New Roman" w:cs="Times New Roman"/>
          <w:sz w:val="24"/>
          <w:szCs w:val="24"/>
        </w:rPr>
        <w:t xml:space="preserve"> survival data were analysed </w:t>
      </w:r>
      <w:r w:rsidR="009C3A8C" w:rsidRPr="00C70602">
        <w:rPr>
          <w:rFonts w:ascii="Times New Roman" w:hAnsi="Times New Roman" w:cs="Times New Roman"/>
          <w:sz w:val="24"/>
          <w:szCs w:val="24"/>
        </w:rPr>
        <w:t>with</w:t>
      </w:r>
      <w:r w:rsidR="007B1DB6" w:rsidRPr="00C70602">
        <w:rPr>
          <w:rFonts w:ascii="Times New Roman" w:hAnsi="Times New Roman" w:cs="Times New Roman"/>
          <w:sz w:val="24"/>
          <w:szCs w:val="24"/>
        </w:rPr>
        <w:t xml:space="preserve"> a </w:t>
      </w:r>
      <w:r w:rsidR="00006C55" w:rsidRPr="00C70602">
        <w:rPr>
          <w:rFonts w:ascii="Times New Roman" w:hAnsi="Times New Roman" w:cs="Times New Roman"/>
          <w:sz w:val="24"/>
          <w:szCs w:val="24"/>
        </w:rPr>
        <w:t>P</w:t>
      </w:r>
      <w:r w:rsidR="007B1DB6" w:rsidRPr="00C70602">
        <w:rPr>
          <w:rFonts w:ascii="Times New Roman" w:hAnsi="Times New Roman" w:cs="Times New Roman"/>
          <w:sz w:val="24"/>
          <w:szCs w:val="24"/>
        </w:rPr>
        <w:t>oisson-based model. P</w:t>
      </w:r>
      <w:r w:rsidRPr="00C70602">
        <w:rPr>
          <w:rFonts w:ascii="Times New Roman" w:hAnsi="Times New Roman" w:cs="Times New Roman"/>
          <w:sz w:val="24"/>
          <w:szCs w:val="24"/>
        </w:rPr>
        <w:t xml:space="preserve">upal </w:t>
      </w:r>
      <w:r w:rsidR="000903C6" w:rsidRPr="00C70602">
        <w:rPr>
          <w:rFonts w:ascii="Times New Roman" w:hAnsi="Times New Roman" w:cs="Times New Roman"/>
          <w:sz w:val="24"/>
          <w:szCs w:val="24"/>
        </w:rPr>
        <w:t>biomass</w:t>
      </w:r>
      <w:r w:rsidRPr="00C70602">
        <w:rPr>
          <w:rFonts w:ascii="Times New Roman" w:hAnsi="Times New Roman" w:cs="Times New Roman"/>
          <w:sz w:val="24"/>
          <w:szCs w:val="24"/>
        </w:rPr>
        <w:t xml:space="preserve"> and leaf damage score data were </w:t>
      </w:r>
      <w:r w:rsidR="00E36929" w:rsidRPr="00C70602">
        <w:rPr>
          <w:rFonts w:ascii="Times New Roman" w:hAnsi="Times New Roman" w:cs="Times New Roman"/>
          <w:sz w:val="24"/>
          <w:szCs w:val="24"/>
        </w:rPr>
        <w:t>analy</w:t>
      </w:r>
      <w:r w:rsidR="007B1DB6" w:rsidRPr="00C70602">
        <w:rPr>
          <w:rFonts w:ascii="Times New Roman" w:hAnsi="Times New Roman" w:cs="Times New Roman"/>
          <w:sz w:val="24"/>
          <w:szCs w:val="24"/>
        </w:rPr>
        <w:t>s</w:t>
      </w:r>
      <w:r w:rsidR="00E36929" w:rsidRPr="00C70602">
        <w:rPr>
          <w:rFonts w:ascii="Times New Roman" w:hAnsi="Times New Roman" w:cs="Times New Roman"/>
          <w:sz w:val="24"/>
          <w:szCs w:val="24"/>
        </w:rPr>
        <w:t>ed with</w:t>
      </w:r>
      <w:r w:rsidRPr="00C70602">
        <w:rPr>
          <w:rFonts w:ascii="Times New Roman" w:hAnsi="Times New Roman" w:cs="Times New Roman"/>
          <w:sz w:val="24"/>
          <w:szCs w:val="24"/>
        </w:rPr>
        <w:t xml:space="preserve"> a generali</w:t>
      </w:r>
      <w:r w:rsidR="007B1DB6" w:rsidRPr="00C70602">
        <w:rPr>
          <w:rFonts w:ascii="Times New Roman" w:hAnsi="Times New Roman" w:cs="Times New Roman"/>
          <w:sz w:val="24"/>
          <w:szCs w:val="24"/>
        </w:rPr>
        <w:t>s</w:t>
      </w:r>
      <w:r w:rsidRPr="00C70602">
        <w:rPr>
          <w:rFonts w:ascii="Times New Roman" w:hAnsi="Times New Roman" w:cs="Times New Roman"/>
          <w:sz w:val="24"/>
          <w:szCs w:val="24"/>
        </w:rPr>
        <w:t>ed linear model (GLM)</w:t>
      </w:r>
      <w:r w:rsidR="000903C6" w:rsidRPr="00C70602">
        <w:rPr>
          <w:rFonts w:ascii="Times New Roman" w:hAnsi="Times New Roman" w:cs="Times New Roman"/>
          <w:sz w:val="24"/>
          <w:szCs w:val="24"/>
        </w:rPr>
        <w:t xml:space="preserve"> using the </w:t>
      </w:r>
      <w:r w:rsidR="000903C6" w:rsidRPr="00C70602">
        <w:rPr>
          <w:rFonts w:ascii="Times New Roman" w:hAnsi="Times New Roman" w:cs="Times New Roman"/>
          <w:i/>
          <w:iCs/>
          <w:sz w:val="24"/>
          <w:szCs w:val="24"/>
        </w:rPr>
        <w:t>‘</w:t>
      </w:r>
      <w:proofErr w:type="spellStart"/>
      <w:r w:rsidR="000903C6" w:rsidRPr="00C70602">
        <w:rPr>
          <w:rFonts w:ascii="Times New Roman" w:hAnsi="Times New Roman" w:cs="Times New Roman"/>
          <w:i/>
          <w:iCs/>
          <w:sz w:val="24"/>
          <w:szCs w:val="24"/>
        </w:rPr>
        <w:t>glm</w:t>
      </w:r>
      <w:proofErr w:type="spellEnd"/>
      <w:r w:rsidR="00B1676B" w:rsidRPr="00C70602">
        <w:rPr>
          <w:rFonts w:ascii="Times New Roman" w:hAnsi="Times New Roman" w:cs="Times New Roman"/>
          <w:i/>
          <w:iCs/>
          <w:sz w:val="24"/>
          <w:szCs w:val="24"/>
        </w:rPr>
        <w:t xml:space="preserve"> </w:t>
      </w:r>
      <w:r w:rsidR="000903C6" w:rsidRPr="00C70602">
        <w:rPr>
          <w:rFonts w:ascii="Times New Roman" w:hAnsi="Times New Roman" w:cs="Times New Roman"/>
          <w:sz w:val="24"/>
          <w:szCs w:val="24"/>
        </w:rPr>
        <w:t>function</w:t>
      </w:r>
      <w:r w:rsidRPr="00C70602">
        <w:rPr>
          <w:rFonts w:ascii="Times New Roman" w:hAnsi="Times New Roman" w:cs="Times New Roman"/>
          <w:sz w:val="24"/>
          <w:szCs w:val="24"/>
        </w:rPr>
        <w:t xml:space="preserve">. To determine the effect of </w:t>
      </w:r>
      <w:r w:rsidR="000903C6" w:rsidRPr="00C70602">
        <w:rPr>
          <w:rFonts w:ascii="Times New Roman" w:hAnsi="Times New Roman" w:cs="Times New Roman"/>
          <w:sz w:val="24"/>
          <w:szCs w:val="24"/>
        </w:rPr>
        <w:t xml:space="preserve">soil amendments on the </w:t>
      </w:r>
      <w:r w:rsidR="00770B24" w:rsidRPr="00C70602">
        <w:rPr>
          <w:rFonts w:ascii="Times New Roman" w:hAnsi="Times New Roman" w:cs="Times New Roman"/>
          <w:sz w:val="24"/>
          <w:szCs w:val="24"/>
        </w:rPr>
        <w:t xml:space="preserve">proportion </w:t>
      </w:r>
      <w:proofErr w:type="spellStart"/>
      <w:r w:rsidR="00770B24" w:rsidRPr="00C70602">
        <w:rPr>
          <w:rFonts w:ascii="Times New Roman" w:hAnsi="Times New Roman" w:cs="Times New Roman"/>
          <w:sz w:val="24"/>
          <w:szCs w:val="24"/>
        </w:rPr>
        <w:t>eclosion</w:t>
      </w:r>
      <w:proofErr w:type="spellEnd"/>
      <w:r w:rsidR="000903C6" w:rsidRPr="00C70602">
        <w:rPr>
          <w:rFonts w:ascii="Times New Roman" w:hAnsi="Times New Roman" w:cs="Times New Roman"/>
          <w:sz w:val="24"/>
          <w:szCs w:val="24"/>
        </w:rPr>
        <w:t xml:space="preserve"> </w:t>
      </w:r>
      <w:r w:rsidR="00276485" w:rsidRPr="00C70602">
        <w:rPr>
          <w:rFonts w:ascii="Times New Roman" w:hAnsi="Times New Roman" w:cs="Times New Roman"/>
          <w:sz w:val="24"/>
          <w:szCs w:val="24"/>
        </w:rPr>
        <w:t xml:space="preserve">of </w:t>
      </w:r>
      <w:r w:rsidR="000903C6" w:rsidRPr="00C70602">
        <w:rPr>
          <w:rFonts w:ascii="Times New Roman" w:hAnsi="Times New Roman" w:cs="Times New Roman"/>
          <w:i/>
          <w:iCs/>
          <w:sz w:val="24"/>
          <w:szCs w:val="24"/>
        </w:rPr>
        <w:t xml:space="preserve">D. radicum, </w:t>
      </w:r>
      <w:r w:rsidR="00D34286" w:rsidRPr="00C70602">
        <w:rPr>
          <w:rFonts w:ascii="Times New Roman" w:hAnsi="Times New Roman" w:cs="Times New Roman"/>
          <w:sz w:val="24"/>
          <w:szCs w:val="24"/>
        </w:rPr>
        <w:t>data</w:t>
      </w:r>
      <w:r w:rsidR="00D34286" w:rsidRPr="00C70602">
        <w:rPr>
          <w:rFonts w:ascii="Times New Roman" w:hAnsi="Times New Roman" w:cs="Times New Roman"/>
          <w:i/>
          <w:iCs/>
          <w:sz w:val="24"/>
          <w:szCs w:val="24"/>
        </w:rPr>
        <w:t xml:space="preserve"> </w:t>
      </w:r>
      <w:r w:rsidR="00D34286" w:rsidRPr="00C70602">
        <w:rPr>
          <w:rFonts w:ascii="Times New Roman" w:hAnsi="Times New Roman" w:cs="Times New Roman"/>
          <w:sz w:val="24"/>
          <w:szCs w:val="24"/>
        </w:rPr>
        <w:t xml:space="preserve">on the proportion of </w:t>
      </w:r>
      <w:r w:rsidR="000903C6" w:rsidRPr="00C70602">
        <w:rPr>
          <w:rFonts w:ascii="Times New Roman" w:hAnsi="Times New Roman" w:cs="Times New Roman"/>
          <w:sz w:val="24"/>
          <w:szCs w:val="24"/>
        </w:rPr>
        <w:t>adult</w:t>
      </w:r>
      <w:r w:rsidR="00D34286" w:rsidRPr="00C70602">
        <w:rPr>
          <w:rFonts w:ascii="Times New Roman" w:hAnsi="Times New Roman" w:cs="Times New Roman"/>
          <w:sz w:val="24"/>
          <w:szCs w:val="24"/>
        </w:rPr>
        <w:t xml:space="preserve"> flies that </w:t>
      </w:r>
      <w:r w:rsidR="000903C6" w:rsidRPr="00C70602">
        <w:rPr>
          <w:rFonts w:ascii="Times New Roman" w:hAnsi="Times New Roman" w:cs="Times New Roman"/>
          <w:sz w:val="24"/>
          <w:szCs w:val="24"/>
        </w:rPr>
        <w:t>emerge</w:t>
      </w:r>
      <w:r w:rsidR="00D34286" w:rsidRPr="00C70602">
        <w:rPr>
          <w:rFonts w:ascii="Times New Roman" w:hAnsi="Times New Roman" w:cs="Times New Roman"/>
          <w:sz w:val="24"/>
          <w:szCs w:val="24"/>
        </w:rPr>
        <w:t>d</w:t>
      </w:r>
      <w:r w:rsidR="000903C6" w:rsidRPr="00C70602">
        <w:rPr>
          <w:rFonts w:ascii="Times New Roman" w:hAnsi="Times New Roman" w:cs="Times New Roman"/>
          <w:sz w:val="24"/>
          <w:szCs w:val="24"/>
        </w:rPr>
        <w:t xml:space="preserve"> were </w:t>
      </w:r>
      <w:r w:rsidR="007B1DB6" w:rsidRPr="00C70602">
        <w:rPr>
          <w:rFonts w:ascii="Times New Roman" w:hAnsi="Times New Roman" w:cs="Times New Roman"/>
          <w:sz w:val="24"/>
          <w:szCs w:val="24"/>
        </w:rPr>
        <w:t>analysed with</w:t>
      </w:r>
      <w:r w:rsidR="000903C6" w:rsidRPr="00C70602">
        <w:rPr>
          <w:rFonts w:ascii="Times New Roman" w:hAnsi="Times New Roman" w:cs="Times New Roman"/>
          <w:sz w:val="24"/>
          <w:szCs w:val="24"/>
        </w:rPr>
        <w:t xml:space="preserve"> a </w:t>
      </w:r>
      <w:r w:rsidR="00B37D33" w:rsidRPr="00C70602">
        <w:rPr>
          <w:rFonts w:ascii="Times New Roman" w:hAnsi="Times New Roman" w:cs="Times New Roman"/>
          <w:sz w:val="24"/>
          <w:szCs w:val="24"/>
        </w:rPr>
        <w:t>C</w:t>
      </w:r>
      <w:r w:rsidR="00D34286" w:rsidRPr="00C70602">
        <w:rPr>
          <w:rFonts w:ascii="Times New Roman" w:hAnsi="Times New Roman" w:cs="Times New Roman"/>
          <w:sz w:val="24"/>
          <w:szCs w:val="24"/>
        </w:rPr>
        <w:t>hi-square test of equality of proportions</w:t>
      </w:r>
      <w:r w:rsidR="00966E62" w:rsidRPr="00C70602">
        <w:rPr>
          <w:rFonts w:ascii="Times New Roman" w:hAnsi="Times New Roman" w:cs="Times New Roman"/>
          <w:sz w:val="24"/>
          <w:szCs w:val="24"/>
        </w:rPr>
        <w:t xml:space="preserve"> </w:t>
      </w:r>
      <w:r w:rsidR="00F0038E" w:rsidRPr="00C70602">
        <w:rPr>
          <w:rFonts w:ascii="Times New Roman" w:hAnsi="Times New Roman" w:cs="Times New Roman"/>
          <w:noProof/>
          <w:sz w:val="24"/>
          <w:szCs w:val="24"/>
        </w:rPr>
        <w:t>(Adedia et al., 2020)</w:t>
      </w:r>
      <w:r w:rsidR="009D5DD8" w:rsidRPr="00C70602">
        <w:rPr>
          <w:rFonts w:ascii="Times New Roman" w:hAnsi="Times New Roman" w:cs="Times New Roman"/>
          <w:sz w:val="24"/>
          <w:szCs w:val="24"/>
        </w:rPr>
        <w:t xml:space="preserve">. </w:t>
      </w:r>
      <w:r w:rsidR="009C3A8C" w:rsidRPr="00C70602">
        <w:rPr>
          <w:rFonts w:ascii="Times New Roman" w:hAnsi="Times New Roman" w:cs="Times New Roman"/>
          <w:sz w:val="24"/>
          <w:szCs w:val="24"/>
        </w:rPr>
        <w:t xml:space="preserve">For fly emergence time of </w:t>
      </w:r>
      <w:r w:rsidR="009C3A8C" w:rsidRPr="00C70602">
        <w:rPr>
          <w:rFonts w:ascii="Times New Roman" w:hAnsi="Times New Roman" w:cs="Times New Roman"/>
          <w:i/>
          <w:iCs/>
          <w:sz w:val="24"/>
          <w:szCs w:val="24"/>
        </w:rPr>
        <w:t>D. radicum</w:t>
      </w:r>
      <w:r w:rsidR="009C3A8C" w:rsidRPr="00C70602">
        <w:rPr>
          <w:rFonts w:ascii="Times New Roman" w:hAnsi="Times New Roman" w:cs="Times New Roman"/>
          <w:sz w:val="24"/>
          <w:szCs w:val="24"/>
        </w:rPr>
        <w:t xml:space="preserve">, and </w:t>
      </w:r>
      <w:r w:rsidR="00692EF1" w:rsidRPr="00C70602">
        <w:rPr>
          <w:rFonts w:ascii="Times New Roman" w:hAnsi="Times New Roman" w:cs="Times New Roman"/>
          <w:sz w:val="24"/>
          <w:szCs w:val="24"/>
        </w:rPr>
        <w:t xml:space="preserve">time until </w:t>
      </w:r>
      <w:r w:rsidR="009C3A8C" w:rsidRPr="00C70602">
        <w:rPr>
          <w:rFonts w:ascii="Times New Roman" w:hAnsi="Times New Roman" w:cs="Times New Roman"/>
          <w:sz w:val="24"/>
          <w:szCs w:val="24"/>
        </w:rPr>
        <w:t xml:space="preserve">flowering of </w:t>
      </w:r>
      <w:r w:rsidR="009C3A8C" w:rsidRPr="00C70602">
        <w:rPr>
          <w:rFonts w:ascii="Times New Roman" w:hAnsi="Times New Roman" w:cs="Times New Roman"/>
          <w:i/>
          <w:iCs/>
          <w:sz w:val="24"/>
          <w:szCs w:val="24"/>
        </w:rPr>
        <w:t>B. rapa</w:t>
      </w:r>
      <w:r w:rsidR="009C3A8C" w:rsidRPr="00C70602">
        <w:rPr>
          <w:rFonts w:ascii="Times New Roman" w:hAnsi="Times New Roman" w:cs="Times New Roman"/>
          <w:sz w:val="24"/>
          <w:szCs w:val="24"/>
        </w:rPr>
        <w:t xml:space="preserve"> plants, data were analysed with t</w:t>
      </w:r>
      <w:r w:rsidR="00F87E16" w:rsidRPr="00C70602">
        <w:rPr>
          <w:rFonts w:ascii="Times New Roman" w:hAnsi="Times New Roman" w:cs="Times New Roman"/>
          <w:sz w:val="24"/>
          <w:szCs w:val="24"/>
        </w:rPr>
        <w:t xml:space="preserve">he </w:t>
      </w:r>
      <w:r w:rsidR="00B37D33" w:rsidRPr="00C70602">
        <w:rPr>
          <w:rFonts w:ascii="Times New Roman" w:hAnsi="Times New Roman" w:cs="Times New Roman"/>
          <w:sz w:val="24"/>
          <w:szCs w:val="24"/>
        </w:rPr>
        <w:t>P</w:t>
      </w:r>
      <w:r w:rsidR="004A3F07" w:rsidRPr="00C70602">
        <w:rPr>
          <w:rFonts w:ascii="Times New Roman" w:hAnsi="Times New Roman" w:cs="Times New Roman"/>
          <w:sz w:val="24"/>
          <w:szCs w:val="24"/>
        </w:rPr>
        <w:t>oisson</w:t>
      </w:r>
      <w:r w:rsidR="00F87E16" w:rsidRPr="00C70602">
        <w:rPr>
          <w:rFonts w:ascii="Times New Roman" w:hAnsi="Times New Roman" w:cs="Times New Roman"/>
          <w:sz w:val="24"/>
          <w:szCs w:val="24"/>
        </w:rPr>
        <w:t xml:space="preserve"> regression model </w:t>
      </w:r>
      <w:r w:rsidR="004A3F07" w:rsidRPr="00C70602">
        <w:rPr>
          <w:rFonts w:ascii="Times New Roman" w:hAnsi="Times New Roman" w:cs="Times New Roman"/>
          <w:sz w:val="24"/>
          <w:szCs w:val="24"/>
        </w:rPr>
        <w:t xml:space="preserve">using the </w:t>
      </w:r>
      <w:r w:rsidR="004A6D10" w:rsidRPr="00C70602">
        <w:rPr>
          <w:rFonts w:ascii="Times New Roman" w:hAnsi="Times New Roman" w:cs="Times New Roman"/>
          <w:i/>
          <w:iCs/>
          <w:sz w:val="24"/>
          <w:szCs w:val="24"/>
        </w:rPr>
        <w:t>‘</w:t>
      </w:r>
      <w:proofErr w:type="spellStart"/>
      <w:r w:rsidR="004A6D10" w:rsidRPr="00C70602">
        <w:rPr>
          <w:rFonts w:ascii="Times New Roman" w:hAnsi="Times New Roman" w:cs="Times New Roman"/>
          <w:i/>
          <w:iCs/>
          <w:sz w:val="24"/>
          <w:szCs w:val="24"/>
        </w:rPr>
        <w:t>glm</w:t>
      </w:r>
      <w:proofErr w:type="spellEnd"/>
      <w:r w:rsidR="004A6D10" w:rsidRPr="00C70602">
        <w:rPr>
          <w:rFonts w:ascii="Times New Roman" w:hAnsi="Times New Roman" w:cs="Times New Roman"/>
          <w:i/>
          <w:iCs/>
          <w:sz w:val="24"/>
          <w:szCs w:val="24"/>
        </w:rPr>
        <w:t>’</w:t>
      </w:r>
      <w:r w:rsidR="004A6D10" w:rsidRPr="00C70602">
        <w:rPr>
          <w:rFonts w:ascii="Times New Roman" w:hAnsi="Times New Roman" w:cs="Times New Roman"/>
          <w:sz w:val="24"/>
          <w:szCs w:val="24"/>
        </w:rPr>
        <w:t xml:space="preserve"> </w:t>
      </w:r>
      <w:r w:rsidR="004A3F07" w:rsidRPr="00C70602">
        <w:rPr>
          <w:rFonts w:ascii="Times New Roman" w:hAnsi="Times New Roman" w:cs="Times New Roman"/>
          <w:sz w:val="24"/>
          <w:szCs w:val="24"/>
        </w:rPr>
        <w:t xml:space="preserve">function, estimated by the maximum likelihood </w:t>
      </w:r>
      <w:r w:rsidR="00F87E16" w:rsidRPr="00C70602">
        <w:rPr>
          <w:rFonts w:ascii="Times New Roman" w:hAnsi="Times New Roman" w:cs="Times New Roman"/>
          <w:sz w:val="24"/>
          <w:szCs w:val="24"/>
        </w:rPr>
        <w:t xml:space="preserve">to capture the relationship between the number of days </w:t>
      </w:r>
      <w:r w:rsidR="007B1DB6" w:rsidRPr="00C70602">
        <w:rPr>
          <w:rFonts w:ascii="Times New Roman" w:hAnsi="Times New Roman" w:cs="Times New Roman"/>
          <w:sz w:val="24"/>
          <w:szCs w:val="24"/>
        </w:rPr>
        <w:t>taken f</w:t>
      </w:r>
      <w:r w:rsidR="00F87E16" w:rsidRPr="00C70602">
        <w:rPr>
          <w:rFonts w:ascii="Times New Roman" w:hAnsi="Times New Roman" w:cs="Times New Roman"/>
          <w:sz w:val="24"/>
          <w:szCs w:val="24"/>
        </w:rPr>
        <w:t>o</w:t>
      </w:r>
      <w:r w:rsidR="007B1DB6" w:rsidRPr="00C70602">
        <w:rPr>
          <w:rFonts w:ascii="Times New Roman" w:hAnsi="Times New Roman" w:cs="Times New Roman"/>
          <w:sz w:val="24"/>
          <w:szCs w:val="24"/>
        </w:rPr>
        <w:t>r</w:t>
      </w:r>
      <w:r w:rsidR="00F87E16" w:rsidRPr="00C70602">
        <w:rPr>
          <w:rFonts w:ascii="Times New Roman" w:hAnsi="Times New Roman" w:cs="Times New Roman"/>
          <w:sz w:val="24"/>
          <w:szCs w:val="24"/>
        </w:rPr>
        <w:t xml:space="preserve"> </w:t>
      </w:r>
      <w:r w:rsidR="00F558AD" w:rsidRPr="00C70602">
        <w:rPr>
          <w:rFonts w:ascii="Times New Roman" w:hAnsi="Times New Roman" w:cs="Times New Roman"/>
          <w:sz w:val="24"/>
          <w:szCs w:val="24"/>
        </w:rPr>
        <w:t xml:space="preserve">flies to emerge from pupae, and </w:t>
      </w:r>
      <w:r w:rsidR="002A343A" w:rsidRPr="00C70602">
        <w:rPr>
          <w:rFonts w:ascii="Times New Roman" w:hAnsi="Times New Roman" w:cs="Times New Roman"/>
          <w:sz w:val="24"/>
          <w:szCs w:val="24"/>
        </w:rPr>
        <w:t xml:space="preserve">for the </w:t>
      </w:r>
      <w:r w:rsidR="00F87E16" w:rsidRPr="00C70602">
        <w:rPr>
          <w:rFonts w:ascii="Times New Roman" w:hAnsi="Times New Roman" w:cs="Times New Roman"/>
          <w:sz w:val="24"/>
          <w:szCs w:val="24"/>
        </w:rPr>
        <w:t xml:space="preserve">first flower to emerge </w:t>
      </w:r>
      <w:r w:rsidR="00F0038E" w:rsidRPr="00C70602">
        <w:rPr>
          <w:rFonts w:ascii="Times New Roman" w:hAnsi="Times New Roman" w:cs="Times New Roman"/>
          <w:noProof/>
          <w:sz w:val="24"/>
          <w:szCs w:val="24"/>
        </w:rPr>
        <w:t>(Zeileis et al., 2008)</w:t>
      </w:r>
      <w:r w:rsidR="004A3F07" w:rsidRPr="00C70602">
        <w:rPr>
          <w:rFonts w:ascii="Times New Roman" w:hAnsi="Times New Roman" w:cs="Times New Roman"/>
          <w:sz w:val="24"/>
          <w:szCs w:val="24"/>
        </w:rPr>
        <w:t xml:space="preserve">. </w:t>
      </w:r>
      <w:r w:rsidR="00362FD5" w:rsidRPr="00C70602">
        <w:rPr>
          <w:rFonts w:ascii="Times New Roman" w:hAnsi="Times New Roman" w:cs="Times New Roman"/>
          <w:sz w:val="24"/>
          <w:szCs w:val="24"/>
        </w:rPr>
        <w:t>The ‘</w:t>
      </w:r>
      <w:proofErr w:type="spellStart"/>
      <w:r w:rsidR="00362FD5" w:rsidRPr="00C70602">
        <w:rPr>
          <w:rFonts w:ascii="Times New Roman" w:hAnsi="Times New Roman" w:cs="Times New Roman"/>
          <w:i/>
          <w:iCs/>
          <w:sz w:val="24"/>
          <w:szCs w:val="24"/>
        </w:rPr>
        <w:t>Anova</w:t>
      </w:r>
      <w:proofErr w:type="spellEnd"/>
      <w:r w:rsidR="00362FD5" w:rsidRPr="00C70602">
        <w:rPr>
          <w:rFonts w:ascii="Times New Roman" w:hAnsi="Times New Roman" w:cs="Times New Roman"/>
          <w:i/>
          <w:iCs/>
          <w:sz w:val="24"/>
          <w:szCs w:val="24"/>
        </w:rPr>
        <w:t>’</w:t>
      </w:r>
      <w:r w:rsidR="00362FD5" w:rsidRPr="00C70602">
        <w:rPr>
          <w:rFonts w:ascii="Times New Roman" w:hAnsi="Times New Roman" w:cs="Times New Roman"/>
          <w:sz w:val="24"/>
          <w:szCs w:val="24"/>
        </w:rPr>
        <w:t xml:space="preserve"> function of the </w:t>
      </w:r>
      <w:r w:rsidR="00E72636" w:rsidRPr="00C70602">
        <w:rPr>
          <w:rFonts w:ascii="Times New Roman" w:hAnsi="Times New Roman" w:cs="Times New Roman"/>
          <w:sz w:val="24"/>
          <w:szCs w:val="24"/>
        </w:rPr>
        <w:t>‘</w:t>
      </w:r>
      <w:r w:rsidR="00362FD5" w:rsidRPr="00C70602">
        <w:rPr>
          <w:rFonts w:ascii="Times New Roman" w:hAnsi="Times New Roman" w:cs="Times New Roman"/>
          <w:i/>
          <w:iCs/>
          <w:sz w:val="24"/>
          <w:szCs w:val="24"/>
        </w:rPr>
        <w:t>car</w:t>
      </w:r>
      <w:r w:rsidR="00E72636" w:rsidRPr="00C70602">
        <w:rPr>
          <w:rFonts w:ascii="Times New Roman" w:hAnsi="Times New Roman" w:cs="Times New Roman"/>
          <w:i/>
          <w:iCs/>
          <w:sz w:val="24"/>
          <w:szCs w:val="24"/>
        </w:rPr>
        <w:t>’</w:t>
      </w:r>
      <w:r w:rsidR="00362FD5" w:rsidRPr="00C70602">
        <w:rPr>
          <w:rFonts w:ascii="Times New Roman" w:hAnsi="Times New Roman" w:cs="Times New Roman"/>
          <w:sz w:val="24"/>
          <w:szCs w:val="24"/>
        </w:rPr>
        <w:t xml:space="preserve"> package was used to generate the model output for the main effects with </w:t>
      </w:r>
      <w:r w:rsidR="00F558AD" w:rsidRPr="00C70602">
        <w:rPr>
          <w:rFonts w:ascii="Times New Roman" w:hAnsi="Times New Roman" w:cs="Times New Roman"/>
          <w:sz w:val="24"/>
          <w:szCs w:val="24"/>
        </w:rPr>
        <w:t>Chi-square</w:t>
      </w:r>
      <w:r w:rsidR="004156C7" w:rsidRPr="00C70602">
        <w:rPr>
          <w:rFonts w:ascii="Times New Roman" w:hAnsi="Times New Roman" w:cs="Times New Roman"/>
          <w:sz w:val="24"/>
          <w:szCs w:val="24"/>
        </w:rPr>
        <w:t xml:space="preserve"> (</w:t>
      </w:r>
      <w:r w:rsidR="004156C7" w:rsidRPr="00C70602">
        <w:rPr>
          <w:rFonts w:ascii="Times New Roman" w:hAnsi="Times New Roman" w:cs="Times New Roman"/>
          <w:i/>
          <w:iCs/>
          <w:sz w:val="24"/>
          <w:szCs w:val="24"/>
          <w:lang w:val="el-GR"/>
        </w:rPr>
        <w:t>χ</w:t>
      </w:r>
      <w:r w:rsidR="004156C7" w:rsidRPr="00C70602">
        <w:rPr>
          <w:rFonts w:ascii="Times New Roman" w:hAnsi="Times New Roman" w:cs="Times New Roman"/>
          <w:i/>
          <w:iCs/>
          <w:sz w:val="24"/>
          <w:szCs w:val="24"/>
          <w:vertAlign w:val="superscript"/>
          <w:lang w:val="el-GR"/>
        </w:rPr>
        <w:t>2</w:t>
      </w:r>
      <w:r w:rsidR="004156C7" w:rsidRPr="00C70602">
        <w:rPr>
          <w:rFonts w:ascii="Times New Roman" w:hAnsi="Times New Roman" w:cs="Times New Roman"/>
          <w:sz w:val="24"/>
          <w:szCs w:val="24"/>
        </w:rPr>
        <w:t>)</w:t>
      </w:r>
      <w:r w:rsidR="007B1DB6" w:rsidRPr="00C70602">
        <w:rPr>
          <w:rFonts w:ascii="Times New Roman" w:hAnsi="Times New Roman" w:cs="Times New Roman"/>
          <w:sz w:val="24"/>
          <w:szCs w:val="24"/>
        </w:rPr>
        <w:t xml:space="preserve"> </w:t>
      </w:r>
      <w:r w:rsidR="00362FD5" w:rsidRPr="00C70602">
        <w:rPr>
          <w:rFonts w:ascii="Times New Roman" w:hAnsi="Times New Roman" w:cs="Times New Roman"/>
          <w:sz w:val="24"/>
          <w:szCs w:val="24"/>
        </w:rPr>
        <w:t>values, degrees of freedom</w:t>
      </w:r>
      <w:r w:rsidR="00854A0F" w:rsidRPr="00C70602">
        <w:rPr>
          <w:rFonts w:ascii="Times New Roman" w:hAnsi="Times New Roman" w:cs="Times New Roman"/>
          <w:sz w:val="24"/>
          <w:szCs w:val="24"/>
        </w:rPr>
        <w:t xml:space="preserve"> (</w:t>
      </w:r>
      <w:proofErr w:type="spellStart"/>
      <w:r w:rsidR="00854A0F" w:rsidRPr="00C70602">
        <w:rPr>
          <w:rFonts w:ascii="Times New Roman" w:hAnsi="Times New Roman" w:cs="Times New Roman"/>
          <w:sz w:val="24"/>
          <w:szCs w:val="24"/>
        </w:rPr>
        <w:t>df</w:t>
      </w:r>
      <w:proofErr w:type="spellEnd"/>
      <w:r w:rsidR="00854A0F" w:rsidRPr="00C70602">
        <w:rPr>
          <w:rFonts w:ascii="Times New Roman" w:hAnsi="Times New Roman" w:cs="Times New Roman"/>
          <w:sz w:val="24"/>
          <w:szCs w:val="24"/>
        </w:rPr>
        <w:t>)</w:t>
      </w:r>
      <w:r w:rsidR="00362FD5" w:rsidRPr="00C70602">
        <w:rPr>
          <w:rFonts w:ascii="Times New Roman" w:hAnsi="Times New Roman" w:cs="Times New Roman"/>
          <w:sz w:val="24"/>
          <w:szCs w:val="24"/>
        </w:rPr>
        <w:t xml:space="preserve"> and </w:t>
      </w:r>
      <w:r w:rsidR="00362FD5" w:rsidRPr="00C70602">
        <w:rPr>
          <w:rFonts w:ascii="Times New Roman" w:hAnsi="Times New Roman" w:cs="Times New Roman"/>
          <w:i/>
          <w:iCs/>
          <w:sz w:val="24"/>
          <w:szCs w:val="24"/>
        </w:rPr>
        <w:t>p</w:t>
      </w:r>
      <w:r w:rsidR="00362FD5" w:rsidRPr="00C70602">
        <w:rPr>
          <w:rFonts w:ascii="Times New Roman" w:hAnsi="Times New Roman" w:cs="Times New Roman"/>
          <w:sz w:val="24"/>
          <w:szCs w:val="24"/>
        </w:rPr>
        <w:t>-values using the Wald Chi-square test</w:t>
      </w:r>
      <w:r w:rsidR="00E30CDE" w:rsidRPr="00C70602">
        <w:rPr>
          <w:rFonts w:ascii="Times New Roman" w:hAnsi="Times New Roman" w:cs="Times New Roman"/>
          <w:sz w:val="24"/>
          <w:szCs w:val="24"/>
        </w:rPr>
        <w:t xml:space="preserve"> </w:t>
      </w:r>
      <w:r w:rsidR="00F0038E" w:rsidRPr="00C70602">
        <w:rPr>
          <w:rFonts w:ascii="Times New Roman" w:hAnsi="Times New Roman" w:cs="Times New Roman"/>
          <w:noProof/>
          <w:sz w:val="24"/>
          <w:szCs w:val="24"/>
        </w:rPr>
        <w:t>(Fox et al., 2012)</w:t>
      </w:r>
      <w:r w:rsidR="00362FD5" w:rsidRPr="00C70602">
        <w:rPr>
          <w:rFonts w:ascii="Times New Roman" w:hAnsi="Times New Roman" w:cs="Times New Roman"/>
          <w:sz w:val="24"/>
          <w:szCs w:val="24"/>
        </w:rPr>
        <w:t xml:space="preserve">. </w:t>
      </w:r>
      <w:r w:rsidR="000903C6" w:rsidRPr="00C70602">
        <w:rPr>
          <w:rFonts w:ascii="Times New Roman" w:hAnsi="Times New Roman" w:cs="Times New Roman"/>
          <w:sz w:val="24"/>
          <w:szCs w:val="24"/>
        </w:rPr>
        <w:t xml:space="preserve">Akaike’s Information Criterion (AIC) was used to estimate the </w:t>
      </w:r>
      <w:r w:rsidR="00E72636" w:rsidRPr="00C70602">
        <w:rPr>
          <w:rFonts w:ascii="Times New Roman" w:hAnsi="Times New Roman" w:cs="Times New Roman"/>
          <w:sz w:val="24"/>
          <w:szCs w:val="24"/>
        </w:rPr>
        <w:t xml:space="preserve">degree of fit </w:t>
      </w:r>
      <w:r w:rsidR="000903C6" w:rsidRPr="00C70602">
        <w:rPr>
          <w:rFonts w:ascii="Times New Roman" w:hAnsi="Times New Roman" w:cs="Times New Roman"/>
          <w:sz w:val="24"/>
          <w:szCs w:val="24"/>
        </w:rPr>
        <w:t>of statistical models with the lowest AIC values considered as best in estimating the model prediction error.</w:t>
      </w:r>
      <w:r w:rsidR="00197636" w:rsidRPr="00C70602">
        <w:rPr>
          <w:rFonts w:ascii="Times New Roman" w:hAnsi="Times New Roman" w:cs="Times New Roman"/>
          <w:sz w:val="24"/>
          <w:szCs w:val="24"/>
        </w:rPr>
        <w:t xml:space="preserve"> </w:t>
      </w:r>
      <w:r w:rsidR="00AC0631" w:rsidRPr="00C70602">
        <w:rPr>
          <w:rFonts w:ascii="Times New Roman" w:hAnsi="Times New Roman" w:cs="Times New Roman"/>
          <w:sz w:val="24"/>
          <w:szCs w:val="24"/>
        </w:rPr>
        <w:t xml:space="preserve">The mean </w:t>
      </w:r>
      <w:r w:rsidR="00197636" w:rsidRPr="00C70602">
        <w:rPr>
          <w:rFonts w:ascii="Times New Roman" w:hAnsi="Times New Roman" w:cs="Times New Roman"/>
          <w:sz w:val="24"/>
          <w:szCs w:val="24"/>
        </w:rPr>
        <w:t xml:space="preserve">effects </w:t>
      </w:r>
      <w:r w:rsidR="00854A0F" w:rsidRPr="00C70602">
        <w:rPr>
          <w:rFonts w:ascii="Times New Roman" w:hAnsi="Times New Roman" w:cs="Times New Roman"/>
          <w:sz w:val="24"/>
          <w:szCs w:val="24"/>
        </w:rPr>
        <w:t xml:space="preserve">of treatment </w:t>
      </w:r>
      <w:r w:rsidR="00197636" w:rsidRPr="00C70602">
        <w:rPr>
          <w:rFonts w:ascii="Times New Roman" w:hAnsi="Times New Roman" w:cs="Times New Roman"/>
          <w:sz w:val="24"/>
          <w:szCs w:val="24"/>
        </w:rPr>
        <w:t xml:space="preserve">were considered significant </w:t>
      </w:r>
      <w:r w:rsidR="00854A0F" w:rsidRPr="00C70602">
        <w:rPr>
          <w:rFonts w:ascii="Times New Roman" w:hAnsi="Times New Roman" w:cs="Times New Roman"/>
          <w:sz w:val="24"/>
          <w:szCs w:val="24"/>
        </w:rPr>
        <w:t xml:space="preserve">at </w:t>
      </w:r>
      <w:r w:rsidR="00B52B93" w:rsidRPr="00C70602">
        <w:rPr>
          <w:rFonts w:ascii="Times New Roman" w:hAnsi="Times New Roman" w:cs="Times New Roman"/>
          <w:i/>
          <w:iCs/>
          <w:sz w:val="24"/>
          <w:szCs w:val="24"/>
        </w:rPr>
        <w:t>p</w:t>
      </w:r>
      <w:r w:rsidR="00B52B93" w:rsidRPr="00C70602">
        <w:rPr>
          <w:rFonts w:ascii="Times New Roman" w:hAnsi="Times New Roman" w:cs="Times New Roman"/>
          <w:sz w:val="24"/>
          <w:szCs w:val="24"/>
        </w:rPr>
        <w:t xml:space="preserve"> &lt;</w:t>
      </w:r>
      <w:r w:rsidR="00197636" w:rsidRPr="00C70602">
        <w:rPr>
          <w:rFonts w:ascii="Times New Roman" w:hAnsi="Times New Roman" w:cs="Times New Roman"/>
          <w:sz w:val="24"/>
          <w:szCs w:val="24"/>
        </w:rPr>
        <w:t xml:space="preserve"> 0.05. The </w:t>
      </w:r>
      <w:r w:rsidR="00197636" w:rsidRPr="00C70602">
        <w:rPr>
          <w:rFonts w:ascii="Times New Roman" w:hAnsi="Times New Roman" w:cs="Times New Roman"/>
          <w:i/>
          <w:iCs/>
          <w:sz w:val="24"/>
          <w:szCs w:val="24"/>
        </w:rPr>
        <w:t>‘</w:t>
      </w:r>
      <w:proofErr w:type="spellStart"/>
      <w:r w:rsidR="00197636" w:rsidRPr="00C70602">
        <w:rPr>
          <w:rFonts w:ascii="Times New Roman" w:hAnsi="Times New Roman" w:cs="Times New Roman"/>
          <w:i/>
          <w:iCs/>
          <w:sz w:val="24"/>
          <w:szCs w:val="24"/>
        </w:rPr>
        <w:t>emmeans</w:t>
      </w:r>
      <w:proofErr w:type="spellEnd"/>
      <w:r w:rsidR="00197636" w:rsidRPr="00C70602">
        <w:rPr>
          <w:rFonts w:ascii="Times New Roman" w:hAnsi="Times New Roman" w:cs="Times New Roman"/>
          <w:i/>
          <w:iCs/>
          <w:sz w:val="24"/>
          <w:szCs w:val="24"/>
        </w:rPr>
        <w:t>’</w:t>
      </w:r>
      <w:r w:rsidR="00197636" w:rsidRPr="00C70602">
        <w:rPr>
          <w:rFonts w:ascii="Times New Roman" w:hAnsi="Times New Roman" w:cs="Times New Roman"/>
          <w:sz w:val="24"/>
          <w:szCs w:val="24"/>
        </w:rPr>
        <w:t xml:space="preserve"> function was used to perform </w:t>
      </w:r>
      <w:r w:rsidR="00362FD5" w:rsidRPr="00C70602">
        <w:rPr>
          <w:rFonts w:ascii="Times New Roman" w:hAnsi="Times New Roman" w:cs="Times New Roman"/>
          <w:sz w:val="24"/>
          <w:szCs w:val="24"/>
        </w:rPr>
        <w:t xml:space="preserve">pairwise comparisons among </w:t>
      </w:r>
      <w:r w:rsidR="00384855" w:rsidRPr="00C70602">
        <w:rPr>
          <w:rFonts w:ascii="Times New Roman" w:hAnsi="Times New Roman" w:cs="Times New Roman"/>
          <w:sz w:val="24"/>
          <w:szCs w:val="24"/>
        </w:rPr>
        <w:t xml:space="preserve">soil treatments </w:t>
      </w:r>
      <w:r w:rsidR="00362FD5" w:rsidRPr="00C70602">
        <w:rPr>
          <w:rFonts w:ascii="Times New Roman" w:hAnsi="Times New Roman" w:cs="Times New Roman"/>
          <w:sz w:val="24"/>
          <w:szCs w:val="24"/>
        </w:rPr>
        <w:t xml:space="preserve">with </w:t>
      </w:r>
      <w:r w:rsidR="00362FD5" w:rsidRPr="00C70602">
        <w:rPr>
          <w:rFonts w:ascii="Times New Roman" w:hAnsi="Times New Roman" w:cs="Times New Roman"/>
          <w:i/>
          <w:iCs/>
          <w:sz w:val="24"/>
          <w:szCs w:val="24"/>
        </w:rPr>
        <w:t>p</w:t>
      </w:r>
      <w:r w:rsidR="00362FD5" w:rsidRPr="00C70602">
        <w:rPr>
          <w:rFonts w:ascii="Times New Roman" w:hAnsi="Times New Roman" w:cs="Times New Roman"/>
          <w:sz w:val="24"/>
          <w:szCs w:val="24"/>
        </w:rPr>
        <w:t>-values adjusted according to the Tukey method for comparing estimates w</w:t>
      </w:r>
      <w:r w:rsidR="00197636" w:rsidRPr="00C70602">
        <w:rPr>
          <w:rFonts w:ascii="Times New Roman" w:hAnsi="Times New Roman" w:cs="Times New Roman"/>
          <w:sz w:val="24"/>
          <w:szCs w:val="24"/>
        </w:rPr>
        <w:t xml:space="preserve">hen a significant effect </w:t>
      </w:r>
      <w:r w:rsidR="00362FD5" w:rsidRPr="00C70602">
        <w:rPr>
          <w:rFonts w:ascii="Times New Roman" w:hAnsi="Times New Roman" w:cs="Times New Roman"/>
          <w:sz w:val="24"/>
          <w:szCs w:val="24"/>
        </w:rPr>
        <w:t xml:space="preserve">of </w:t>
      </w:r>
      <w:r w:rsidR="00384855" w:rsidRPr="00C70602">
        <w:rPr>
          <w:rFonts w:ascii="Times New Roman" w:hAnsi="Times New Roman" w:cs="Times New Roman"/>
          <w:sz w:val="24"/>
          <w:szCs w:val="24"/>
        </w:rPr>
        <w:t xml:space="preserve">soil </w:t>
      </w:r>
      <w:r w:rsidR="00362FD5" w:rsidRPr="00C70602">
        <w:rPr>
          <w:rFonts w:ascii="Times New Roman" w:hAnsi="Times New Roman" w:cs="Times New Roman"/>
          <w:sz w:val="24"/>
          <w:szCs w:val="24"/>
        </w:rPr>
        <w:t xml:space="preserve">treatment </w:t>
      </w:r>
      <w:r w:rsidR="00197636" w:rsidRPr="00C70602">
        <w:rPr>
          <w:rFonts w:ascii="Times New Roman" w:hAnsi="Times New Roman" w:cs="Times New Roman"/>
          <w:sz w:val="24"/>
          <w:szCs w:val="24"/>
        </w:rPr>
        <w:t>was detected</w:t>
      </w:r>
      <w:r w:rsidR="00E30CDE" w:rsidRPr="00C70602">
        <w:rPr>
          <w:rFonts w:ascii="Times New Roman" w:hAnsi="Times New Roman" w:cs="Times New Roman"/>
          <w:sz w:val="24"/>
          <w:szCs w:val="24"/>
        </w:rPr>
        <w:t xml:space="preserve"> </w:t>
      </w:r>
      <w:r w:rsidR="00F558AD" w:rsidRPr="00C70602">
        <w:rPr>
          <w:rFonts w:ascii="Times New Roman" w:hAnsi="Times New Roman" w:cs="Times New Roman"/>
          <w:sz w:val="24"/>
          <w:szCs w:val="24"/>
        </w:rPr>
        <w:t>in the larval survival</w:t>
      </w:r>
      <w:r w:rsidR="00BD48C5" w:rsidRPr="00C70602">
        <w:rPr>
          <w:rFonts w:ascii="Times New Roman" w:hAnsi="Times New Roman" w:cs="Times New Roman"/>
          <w:sz w:val="24"/>
          <w:szCs w:val="24"/>
        </w:rPr>
        <w:t xml:space="preserve"> and</w:t>
      </w:r>
      <w:r w:rsidR="00F558AD" w:rsidRPr="00C70602">
        <w:rPr>
          <w:rFonts w:ascii="Times New Roman" w:hAnsi="Times New Roman" w:cs="Times New Roman"/>
          <w:sz w:val="24"/>
          <w:szCs w:val="24"/>
        </w:rPr>
        <w:t xml:space="preserve"> pupal weight </w:t>
      </w:r>
      <w:r w:rsidR="00F0038E" w:rsidRPr="00C70602">
        <w:rPr>
          <w:rFonts w:ascii="Times New Roman" w:hAnsi="Times New Roman" w:cs="Times New Roman"/>
          <w:noProof/>
          <w:sz w:val="24"/>
          <w:szCs w:val="24"/>
        </w:rPr>
        <w:t>(Lenth &amp; Lenth, 2018)</w:t>
      </w:r>
      <w:r w:rsidR="00197636" w:rsidRPr="00C70602">
        <w:rPr>
          <w:rFonts w:ascii="Times New Roman" w:hAnsi="Times New Roman" w:cs="Times New Roman"/>
          <w:sz w:val="24"/>
          <w:szCs w:val="24"/>
        </w:rPr>
        <w:t>.</w:t>
      </w:r>
      <w:r w:rsidR="00BD48C5" w:rsidRPr="00C70602">
        <w:rPr>
          <w:rFonts w:ascii="Times New Roman" w:hAnsi="Times New Roman" w:cs="Times New Roman"/>
          <w:sz w:val="24"/>
          <w:szCs w:val="24"/>
        </w:rPr>
        <w:t xml:space="preserve"> </w:t>
      </w:r>
      <w:r w:rsidR="000C7B89" w:rsidRPr="00C70602">
        <w:rPr>
          <w:rFonts w:ascii="Times New Roman" w:hAnsi="Times New Roman" w:cs="Times New Roman"/>
          <w:sz w:val="24"/>
          <w:szCs w:val="24"/>
        </w:rPr>
        <w:t>In the leaf area and number of leaves, the '</w:t>
      </w:r>
      <w:proofErr w:type="spellStart"/>
      <w:r w:rsidR="000C7B89" w:rsidRPr="00C70602">
        <w:rPr>
          <w:rFonts w:ascii="Times New Roman" w:hAnsi="Times New Roman" w:cs="Times New Roman"/>
          <w:i/>
          <w:iCs/>
          <w:sz w:val="24"/>
          <w:szCs w:val="24"/>
        </w:rPr>
        <w:t>glht</w:t>
      </w:r>
      <w:proofErr w:type="spellEnd"/>
      <w:r w:rsidR="000C7B89" w:rsidRPr="00C70602">
        <w:rPr>
          <w:rFonts w:ascii="Times New Roman" w:hAnsi="Times New Roman" w:cs="Times New Roman"/>
          <w:sz w:val="24"/>
          <w:szCs w:val="24"/>
        </w:rPr>
        <w:t xml:space="preserve">' function </w:t>
      </w:r>
      <w:r w:rsidR="006E1E5D" w:rsidRPr="00C70602">
        <w:rPr>
          <w:rFonts w:ascii="Times New Roman" w:hAnsi="Times New Roman" w:cs="Times New Roman"/>
          <w:sz w:val="24"/>
          <w:szCs w:val="24"/>
        </w:rPr>
        <w:t xml:space="preserve">was used to perform pairwise comparisons with </w:t>
      </w:r>
      <w:r w:rsidR="006E1E5D" w:rsidRPr="00C70602">
        <w:rPr>
          <w:rFonts w:ascii="Times New Roman" w:hAnsi="Times New Roman" w:cs="Times New Roman"/>
          <w:i/>
          <w:iCs/>
          <w:sz w:val="24"/>
          <w:szCs w:val="24"/>
        </w:rPr>
        <w:t>p</w:t>
      </w:r>
      <w:r w:rsidR="006E1E5D" w:rsidRPr="00C70602">
        <w:rPr>
          <w:rFonts w:ascii="Times New Roman" w:hAnsi="Times New Roman" w:cs="Times New Roman"/>
          <w:sz w:val="24"/>
          <w:szCs w:val="24"/>
        </w:rPr>
        <w:t xml:space="preserve">-values adjusted according to the </w:t>
      </w:r>
      <w:r w:rsidR="000C7B89" w:rsidRPr="00C70602">
        <w:rPr>
          <w:rFonts w:ascii="Times New Roman" w:hAnsi="Times New Roman" w:cs="Times New Roman"/>
          <w:sz w:val="24"/>
          <w:szCs w:val="24"/>
        </w:rPr>
        <w:t>'</w:t>
      </w:r>
      <w:r w:rsidR="000C7B89" w:rsidRPr="00C70602">
        <w:rPr>
          <w:rFonts w:ascii="Times New Roman" w:hAnsi="Times New Roman" w:cs="Times New Roman"/>
          <w:i/>
          <w:iCs/>
          <w:sz w:val="24"/>
          <w:szCs w:val="24"/>
        </w:rPr>
        <w:t>holm</w:t>
      </w:r>
      <w:r w:rsidR="000C7B89" w:rsidRPr="00C70602">
        <w:rPr>
          <w:rFonts w:ascii="Times New Roman" w:hAnsi="Times New Roman" w:cs="Times New Roman"/>
          <w:sz w:val="24"/>
          <w:szCs w:val="24"/>
        </w:rPr>
        <w:t xml:space="preserve">' </w:t>
      </w:r>
      <w:r w:rsidR="006E1E5D" w:rsidRPr="00C70602">
        <w:rPr>
          <w:rFonts w:ascii="Times New Roman" w:hAnsi="Times New Roman" w:cs="Times New Roman"/>
          <w:sz w:val="24"/>
          <w:szCs w:val="24"/>
        </w:rPr>
        <w:t xml:space="preserve">method </w:t>
      </w:r>
      <w:r w:rsidR="000C7B89" w:rsidRPr="00C70602">
        <w:rPr>
          <w:rFonts w:ascii="Times New Roman" w:hAnsi="Times New Roman" w:cs="Times New Roman"/>
          <w:sz w:val="24"/>
          <w:szCs w:val="24"/>
        </w:rPr>
        <w:t xml:space="preserve">for multiple comparisons adjustment. </w:t>
      </w:r>
      <w:r w:rsidR="003E2CAD" w:rsidRPr="00C70602">
        <w:rPr>
          <w:rFonts w:ascii="Times New Roman" w:hAnsi="Times New Roman" w:cs="Times New Roman"/>
          <w:sz w:val="24"/>
          <w:szCs w:val="24"/>
        </w:rPr>
        <w:t xml:space="preserve">After conducting a Generalized Linear Model (GLM) to evaluate the differences </w:t>
      </w:r>
      <w:r w:rsidR="006E1E5D" w:rsidRPr="00C70602">
        <w:rPr>
          <w:rFonts w:ascii="Times New Roman" w:hAnsi="Times New Roman" w:cs="Times New Roman"/>
          <w:sz w:val="24"/>
          <w:szCs w:val="24"/>
        </w:rPr>
        <w:t>among</w:t>
      </w:r>
      <w:r w:rsidR="003E2CAD" w:rsidRPr="00C70602">
        <w:rPr>
          <w:rFonts w:ascii="Times New Roman" w:hAnsi="Times New Roman" w:cs="Times New Roman"/>
          <w:sz w:val="24"/>
          <w:szCs w:val="24"/>
        </w:rPr>
        <w:t xml:space="preserve"> treatment groups for time until flowering and leaf area in composted frass treatments, post hoc comparisons were performed using the Fisher’s Least Significant Difference (LSD) post hoc test. The GLM analysis revealed </w:t>
      </w:r>
      <w:r w:rsidR="003E2CAD" w:rsidRPr="00C70602">
        <w:rPr>
          <w:rFonts w:ascii="Times New Roman" w:hAnsi="Times New Roman" w:cs="Times New Roman"/>
          <w:sz w:val="24"/>
          <w:szCs w:val="24"/>
        </w:rPr>
        <w:lastRenderedPageBreak/>
        <w:t>significant differences among the treatment groups. However, when applying the Tukey post hoc test for multiple comparisons, no significant differences were detected. Considering this, the LSD post hoc test was chosen as an alternative method to investigate pairwise differences between treatments, as it does not assume equal variances and does not require homogeneous sample sizes. The LSD test allows for direct pairwise comparisons, and it was used to identify any significant differences that may have been missed by the Tukey test.</w:t>
      </w:r>
      <w:r w:rsidR="00BD48C5" w:rsidRPr="00C70602">
        <w:rPr>
          <w:rFonts w:ascii="Times New Roman" w:hAnsi="Times New Roman" w:cs="Times New Roman"/>
          <w:sz w:val="24"/>
          <w:szCs w:val="24"/>
          <w:lang w:val="en-US"/>
        </w:rPr>
        <w:t xml:space="preserve"> </w:t>
      </w:r>
      <w:r w:rsidR="00872547" w:rsidRPr="00C70602">
        <w:rPr>
          <w:rFonts w:ascii="Times New Roman" w:hAnsi="Times New Roman" w:cs="Times New Roman"/>
          <w:sz w:val="24"/>
          <w:szCs w:val="24"/>
          <w:lang w:val="en-US"/>
        </w:rPr>
        <w:t xml:space="preserve">Following a significant </w:t>
      </w:r>
      <w:r w:rsidR="0032237E" w:rsidRPr="00C70602">
        <w:rPr>
          <w:rFonts w:ascii="Times New Roman" w:hAnsi="Times New Roman" w:cs="Times New Roman"/>
          <w:sz w:val="24"/>
          <w:szCs w:val="24"/>
          <w:lang w:val="en-US"/>
        </w:rPr>
        <w:t>C</w:t>
      </w:r>
      <w:r w:rsidR="00872547" w:rsidRPr="00C70602">
        <w:rPr>
          <w:rFonts w:ascii="Times New Roman" w:hAnsi="Times New Roman" w:cs="Times New Roman"/>
          <w:sz w:val="24"/>
          <w:szCs w:val="24"/>
          <w:lang w:val="en-US"/>
        </w:rPr>
        <w:t>hi-square test of equality of proportions, t</w:t>
      </w:r>
      <w:r w:rsidR="00BD48C5" w:rsidRPr="00C70602">
        <w:rPr>
          <w:rFonts w:ascii="Times New Roman" w:hAnsi="Times New Roman" w:cs="Times New Roman"/>
          <w:sz w:val="24"/>
          <w:szCs w:val="24"/>
          <w:lang w:val="en-US"/>
        </w:rPr>
        <w:t xml:space="preserve">he Marascuilo procedure for multiple comparisons was used </w:t>
      </w:r>
      <w:r w:rsidR="00BF2017" w:rsidRPr="00C70602">
        <w:rPr>
          <w:rFonts w:ascii="Times New Roman" w:hAnsi="Times New Roman" w:cs="Times New Roman"/>
          <w:sz w:val="24"/>
          <w:szCs w:val="24"/>
          <w:lang w:val="en-US"/>
        </w:rPr>
        <w:t>to</w:t>
      </w:r>
      <w:r w:rsidR="00BD48C5" w:rsidRPr="00C70602">
        <w:rPr>
          <w:rFonts w:ascii="Times New Roman" w:hAnsi="Times New Roman" w:cs="Times New Roman"/>
          <w:sz w:val="24"/>
          <w:szCs w:val="24"/>
          <w:lang w:val="en-US"/>
        </w:rPr>
        <w:t xml:space="preserve"> </w:t>
      </w:r>
      <w:r w:rsidR="00E72636" w:rsidRPr="00C70602">
        <w:rPr>
          <w:rFonts w:ascii="Times New Roman" w:hAnsi="Times New Roman" w:cs="Times New Roman"/>
          <w:sz w:val="24"/>
          <w:szCs w:val="24"/>
          <w:lang w:val="en-US"/>
        </w:rPr>
        <w:t xml:space="preserve">determine significance of differences </w:t>
      </w:r>
      <w:r w:rsidR="00F0038E" w:rsidRPr="00C70602">
        <w:rPr>
          <w:rFonts w:ascii="Times New Roman" w:hAnsi="Times New Roman" w:cs="Times New Roman"/>
          <w:noProof/>
          <w:sz w:val="24"/>
          <w:szCs w:val="24"/>
          <w:lang w:val="en-US"/>
        </w:rPr>
        <w:t>(Wagh &amp; Razvi, 2016)</w:t>
      </w:r>
      <w:r w:rsidR="00BD48C5" w:rsidRPr="00C70602">
        <w:rPr>
          <w:rFonts w:ascii="Times New Roman" w:hAnsi="Times New Roman" w:cs="Times New Roman"/>
          <w:sz w:val="24"/>
          <w:szCs w:val="24"/>
          <w:lang w:val="en-US"/>
        </w:rPr>
        <w:t>.</w:t>
      </w:r>
    </w:p>
    <w:p w14:paraId="51FC54E4" w14:textId="77777777" w:rsidR="001C6864" w:rsidRPr="00C70602" w:rsidRDefault="001C6864" w:rsidP="00C70602">
      <w:pPr>
        <w:spacing w:after="0" w:line="480" w:lineRule="auto"/>
        <w:contextualSpacing/>
        <w:jc w:val="both"/>
        <w:rPr>
          <w:rFonts w:ascii="Times New Roman" w:hAnsi="Times New Roman" w:cs="Times New Roman"/>
          <w:b/>
          <w:bCs/>
          <w:sz w:val="28"/>
          <w:szCs w:val="28"/>
        </w:rPr>
      </w:pPr>
    </w:p>
    <w:p w14:paraId="4AB40A62" w14:textId="73605726" w:rsidR="00BF6387" w:rsidRPr="00C70602" w:rsidRDefault="0093759A" w:rsidP="00C70602">
      <w:pPr>
        <w:spacing w:after="0" w:line="480" w:lineRule="auto"/>
        <w:contextualSpacing/>
        <w:jc w:val="both"/>
        <w:rPr>
          <w:rFonts w:ascii="Times New Roman" w:hAnsi="Times New Roman" w:cs="Times New Roman"/>
          <w:b/>
          <w:bCs/>
          <w:sz w:val="24"/>
          <w:szCs w:val="24"/>
        </w:rPr>
      </w:pPr>
      <w:r w:rsidRPr="00C70602">
        <w:rPr>
          <w:rFonts w:ascii="Times New Roman" w:hAnsi="Times New Roman" w:cs="Times New Roman"/>
          <w:b/>
          <w:bCs/>
          <w:sz w:val="28"/>
          <w:szCs w:val="28"/>
        </w:rPr>
        <w:t>Results</w:t>
      </w:r>
    </w:p>
    <w:p w14:paraId="49395E28" w14:textId="40BB12C2" w:rsidR="00813C46" w:rsidRPr="00C70602" w:rsidRDefault="001153BE" w:rsidP="00C70602">
      <w:pPr>
        <w:spacing w:after="0" w:line="480" w:lineRule="auto"/>
        <w:jc w:val="both"/>
        <w:rPr>
          <w:rFonts w:ascii="Times New Roman" w:hAnsi="Times New Roman" w:cs="Times New Roman"/>
          <w:b/>
          <w:bCs/>
          <w:sz w:val="24"/>
          <w:szCs w:val="24"/>
        </w:rPr>
      </w:pPr>
      <w:r w:rsidRPr="00C70602">
        <w:rPr>
          <w:rFonts w:ascii="Times New Roman" w:hAnsi="Times New Roman" w:cs="Times New Roman"/>
          <w:b/>
          <w:bCs/>
          <w:sz w:val="24"/>
          <w:szCs w:val="24"/>
        </w:rPr>
        <w:t>Effect</w:t>
      </w:r>
      <w:r w:rsidR="00A47A29" w:rsidRPr="00C70602">
        <w:rPr>
          <w:rFonts w:ascii="Times New Roman" w:hAnsi="Times New Roman" w:cs="Times New Roman"/>
          <w:b/>
          <w:bCs/>
          <w:sz w:val="24"/>
          <w:szCs w:val="24"/>
        </w:rPr>
        <w:t>s</w:t>
      </w:r>
      <w:r w:rsidRPr="00C70602">
        <w:rPr>
          <w:rFonts w:ascii="Times New Roman" w:hAnsi="Times New Roman" w:cs="Times New Roman"/>
          <w:b/>
          <w:bCs/>
          <w:sz w:val="24"/>
          <w:szCs w:val="24"/>
        </w:rPr>
        <w:t xml:space="preserve"> of </w:t>
      </w:r>
      <w:r w:rsidR="002072AF" w:rsidRPr="00C70602">
        <w:rPr>
          <w:rFonts w:ascii="Times New Roman" w:hAnsi="Times New Roman" w:cs="Times New Roman"/>
          <w:b/>
          <w:bCs/>
          <w:sz w:val="24"/>
          <w:szCs w:val="24"/>
        </w:rPr>
        <w:t xml:space="preserve">raw frass </w:t>
      </w:r>
      <w:r w:rsidRPr="00C70602">
        <w:rPr>
          <w:rFonts w:ascii="Times New Roman" w:hAnsi="Times New Roman" w:cs="Times New Roman"/>
          <w:b/>
          <w:bCs/>
          <w:sz w:val="24"/>
          <w:szCs w:val="24"/>
        </w:rPr>
        <w:t xml:space="preserve">on </w:t>
      </w:r>
      <w:r w:rsidR="003D79C3" w:rsidRPr="00C70602">
        <w:rPr>
          <w:rFonts w:ascii="Times New Roman" w:hAnsi="Times New Roman" w:cs="Times New Roman"/>
          <w:b/>
          <w:bCs/>
          <w:sz w:val="24"/>
          <w:szCs w:val="24"/>
        </w:rPr>
        <w:t xml:space="preserve">the </w:t>
      </w:r>
      <w:r w:rsidR="00813C46" w:rsidRPr="00C70602">
        <w:rPr>
          <w:rFonts w:ascii="Times New Roman" w:hAnsi="Times New Roman" w:cs="Times New Roman"/>
          <w:b/>
          <w:bCs/>
          <w:sz w:val="24"/>
          <w:szCs w:val="24"/>
        </w:rPr>
        <w:t xml:space="preserve">growth </w:t>
      </w:r>
      <w:r w:rsidR="002A047D" w:rsidRPr="00C70602">
        <w:rPr>
          <w:rFonts w:ascii="Times New Roman" w:hAnsi="Times New Roman" w:cs="Times New Roman"/>
          <w:b/>
          <w:bCs/>
          <w:sz w:val="24"/>
          <w:szCs w:val="24"/>
        </w:rPr>
        <w:t xml:space="preserve">and development </w:t>
      </w:r>
      <w:r w:rsidRPr="00C70602">
        <w:rPr>
          <w:rFonts w:ascii="Times New Roman" w:hAnsi="Times New Roman" w:cs="Times New Roman"/>
          <w:b/>
          <w:bCs/>
          <w:sz w:val="24"/>
          <w:szCs w:val="24"/>
        </w:rPr>
        <w:t xml:space="preserve">of </w:t>
      </w:r>
      <w:r w:rsidR="007611C2" w:rsidRPr="00C70602">
        <w:rPr>
          <w:rFonts w:ascii="Times New Roman" w:hAnsi="Times New Roman" w:cs="Times New Roman"/>
          <w:b/>
          <w:bCs/>
          <w:i/>
          <w:iCs/>
          <w:sz w:val="24"/>
          <w:szCs w:val="24"/>
        </w:rPr>
        <w:t>B</w:t>
      </w:r>
      <w:r w:rsidR="00E5069B" w:rsidRPr="00C70602">
        <w:rPr>
          <w:rFonts w:ascii="Times New Roman" w:hAnsi="Times New Roman" w:cs="Times New Roman"/>
          <w:b/>
          <w:bCs/>
          <w:i/>
          <w:iCs/>
          <w:sz w:val="24"/>
          <w:szCs w:val="24"/>
        </w:rPr>
        <w:t>.</w:t>
      </w:r>
      <w:r w:rsidR="007611C2" w:rsidRPr="00C70602">
        <w:rPr>
          <w:rFonts w:ascii="Times New Roman" w:hAnsi="Times New Roman" w:cs="Times New Roman"/>
          <w:b/>
          <w:bCs/>
          <w:i/>
          <w:iCs/>
          <w:sz w:val="24"/>
          <w:szCs w:val="24"/>
        </w:rPr>
        <w:t xml:space="preserve"> rapa</w:t>
      </w:r>
      <w:r w:rsidRPr="00C70602">
        <w:rPr>
          <w:rFonts w:ascii="Times New Roman" w:hAnsi="Times New Roman" w:cs="Times New Roman"/>
          <w:b/>
          <w:bCs/>
          <w:sz w:val="24"/>
          <w:szCs w:val="24"/>
        </w:rPr>
        <w:t xml:space="preserve"> plants</w:t>
      </w:r>
    </w:p>
    <w:p w14:paraId="21CFCFFB" w14:textId="61AF3B7E" w:rsidR="00973D2C" w:rsidRPr="00C70602" w:rsidRDefault="002B0935" w:rsidP="00C70602">
      <w:pPr>
        <w:spacing w:after="0" w:line="480" w:lineRule="auto"/>
        <w:jc w:val="both"/>
        <w:rPr>
          <w:rFonts w:ascii="Times New Roman" w:hAnsi="Times New Roman" w:cs="Times New Roman"/>
          <w:sz w:val="24"/>
          <w:szCs w:val="24"/>
        </w:rPr>
      </w:pPr>
      <w:bookmarkStart w:id="20" w:name="_Hlk127453319"/>
      <w:r w:rsidRPr="00C70602">
        <w:rPr>
          <w:rFonts w:ascii="Times New Roman" w:hAnsi="Times New Roman" w:cs="Times New Roman"/>
          <w:sz w:val="24"/>
          <w:szCs w:val="24"/>
        </w:rPr>
        <w:t xml:space="preserve">Amending soil with either </w:t>
      </w:r>
      <w:r w:rsidR="00973D2C" w:rsidRPr="00C70602">
        <w:rPr>
          <w:rFonts w:ascii="Times New Roman" w:hAnsi="Times New Roman" w:cs="Times New Roman"/>
          <w:sz w:val="24"/>
          <w:szCs w:val="24"/>
        </w:rPr>
        <w:t xml:space="preserve">raw </w:t>
      </w:r>
      <w:r w:rsidRPr="00C70602">
        <w:rPr>
          <w:rFonts w:ascii="Times New Roman" w:hAnsi="Times New Roman" w:cs="Times New Roman"/>
          <w:sz w:val="24"/>
          <w:szCs w:val="24"/>
        </w:rPr>
        <w:t>BSF</w:t>
      </w:r>
      <w:r w:rsidR="00973D2C" w:rsidRPr="00C70602">
        <w:rPr>
          <w:rFonts w:ascii="Times New Roman" w:hAnsi="Times New Roman" w:cs="Times New Roman"/>
          <w:sz w:val="24"/>
          <w:szCs w:val="24"/>
        </w:rPr>
        <w:t>F</w:t>
      </w:r>
      <w:r w:rsidRPr="00C70602">
        <w:rPr>
          <w:rFonts w:ascii="Times New Roman" w:hAnsi="Times New Roman" w:cs="Times New Roman"/>
          <w:sz w:val="24"/>
          <w:szCs w:val="24"/>
        </w:rPr>
        <w:t xml:space="preserve"> or </w:t>
      </w:r>
      <w:r w:rsidR="00973D2C" w:rsidRPr="00C70602">
        <w:rPr>
          <w:rFonts w:ascii="Times New Roman" w:hAnsi="Times New Roman" w:cs="Times New Roman"/>
          <w:sz w:val="24"/>
          <w:szCs w:val="24"/>
        </w:rPr>
        <w:t>raw MWF</w:t>
      </w:r>
      <w:r w:rsidRPr="00C70602">
        <w:rPr>
          <w:rFonts w:ascii="Times New Roman" w:hAnsi="Times New Roman" w:cs="Times New Roman"/>
          <w:sz w:val="24"/>
          <w:szCs w:val="24"/>
        </w:rPr>
        <w:t xml:space="preserve"> affected </w:t>
      </w:r>
      <w:r w:rsidR="003D79C3" w:rsidRPr="00C70602">
        <w:rPr>
          <w:rFonts w:ascii="Times New Roman" w:hAnsi="Times New Roman" w:cs="Times New Roman"/>
          <w:sz w:val="24"/>
          <w:szCs w:val="24"/>
        </w:rPr>
        <w:t xml:space="preserve">the </w:t>
      </w:r>
      <w:r w:rsidRPr="00C70602">
        <w:rPr>
          <w:rFonts w:ascii="Times New Roman" w:hAnsi="Times New Roman" w:cs="Times New Roman"/>
          <w:sz w:val="24"/>
          <w:szCs w:val="24"/>
        </w:rPr>
        <w:t xml:space="preserve">growth </w:t>
      </w:r>
      <w:r w:rsidR="0003588C" w:rsidRPr="00C70602">
        <w:rPr>
          <w:rFonts w:ascii="Times New Roman" w:hAnsi="Times New Roman" w:cs="Times New Roman"/>
          <w:sz w:val="24"/>
          <w:szCs w:val="24"/>
        </w:rPr>
        <w:t xml:space="preserve">of </w:t>
      </w:r>
      <w:r w:rsidR="0003588C" w:rsidRPr="00C70602">
        <w:rPr>
          <w:rFonts w:ascii="Times New Roman" w:hAnsi="Times New Roman" w:cs="Times New Roman"/>
          <w:i/>
          <w:iCs/>
          <w:sz w:val="24"/>
          <w:szCs w:val="24"/>
        </w:rPr>
        <w:t>B</w:t>
      </w:r>
      <w:r w:rsidR="00E5069B" w:rsidRPr="00C70602">
        <w:rPr>
          <w:rFonts w:ascii="Times New Roman" w:hAnsi="Times New Roman" w:cs="Times New Roman"/>
          <w:i/>
          <w:iCs/>
          <w:sz w:val="24"/>
          <w:szCs w:val="24"/>
        </w:rPr>
        <w:t>.</w:t>
      </w:r>
      <w:r w:rsidR="0003588C" w:rsidRPr="00C70602">
        <w:rPr>
          <w:rFonts w:ascii="Times New Roman" w:hAnsi="Times New Roman" w:cs="Times New Roman"/>
          <w:i/>
          <w:iCs/>
          <w:sz w:val="24"/>
          <w:szCs w:val="24"/>
        </w:rPr>
        <w:t xml:space="preserve"> rapa</w:t>
      </w:r>
      <w:r w:rsidR="0003588C" w:rsidRPr="00C70602">
        <w:rPr>
          <w:rFonts w:ascii="Times New Roman" w:hAnsi="Times New Roman" w:cs="Times New Roman"/>
          <w:sz w:val="24"/>
          <w:szCs w:val="24"/>
        </w:rPr>
        <w:t xml:space="preserve"> </w:t>
      </w:r>
      <w:r w:rsidR="002A343A" w:rsidRPr="00C70602">
        <w:rPr>
          <w:rFonts w:ascii="Times New Roman" w:hAnsi="Times New Roman" w:cs="Times New Roman"/>
          <w:sz w:val="24"/>
          <w:szCs w:val="24"/>
        </w:rPr>
        <w:t>plants</w:t>
      </w:r>
      <w:r w:rsidR="007D1916" w:rsidRPr="00C70602">
        <w:rPr>
          <w:rFonts w:ascii="Times New Roman" w:hAnsi="Times New Roman" w:cs="Times New Roman"/>
          <w:sz w:val="24"/>
          <w:szCs w:val="24"/>
        </w:rPr>
        <w:t>.</w:t>
      </w:r>
      <w:r w:rsidR="002A343A" w:rsidRPr="00C70602">
        <w:rPr>
          <w:rFonts w:ascii="Times New Roman" w:hAnsi="Times New Roman" w:cs="Times New Roman"/>
          <w:sz w:val="24"/>
          <w:szCs w:val="24"/>
        </w:rPr>
        <w:t xml:space="preserve"> </w:t>
      </w:r>
      <w:r w:rsidR="007D1916" w:rsidRPr="00C70602">
        <w:rPr>
          <w:rFonts w:ascii="Times New Roman" w:hAnsi="Times New Roman" w:cs="Times New Roman"/>
          <w:sz w:val="24"/>
          <w:szCs w:val="24"/>
        </w:rPr>
        <w:t xml:space="preserve">Initially, both frass types, BSF frass (BSFF) and yellow mealworm frass (MWF) resulted in a </w:t>
      </w:r>
      <w:r w:rsidR="009265BB" w:rsidRPr="00C70602">
        <w:rPr>
          <w:rFonts w:ascii="Times New Roman" w:hAnsi="Times New Roman" w:cs="Times New Roman"/>
          <w:sz w:val="24"/>
          <w:szCs w:val="24"/>
        </w:rPr>
        <w:t xml:space="preserve">significantly </w:t>
      </w:r>
      <w:r w:rsidR="007D1916" w:rsidRPr="00C70602">
        <w:rPr>
          <w:rFonts w:ascii="Times New Roman" w:hAnsi="Times New Roman" w:cs="Times New Roman"/>
          <w:sz w:val="24"/>
          <w:szCs w:val="24"/>
        </w:rPr>
        <w:t>smaller leaf area than the control (NoFrass)</w:t>
      </w:r>
      <w:r w:rsidR="00CB6E86" w:rsidRPr="00C70602">
        <w:rPr>
          <w:rFonts w:ascii="Times New Roman" w:hAnsi="Times New Roman" w:cs="Times New Roman"/>
          <w:sz w:val="24"/>
          <w:szCs w:val="24"/>
        </w:rPr>
        <w:t xml:space="preserve"> (21 days: </w:t>
      </w:r>
      <w:r w:rsidR="00CB6E86" w:rsidRPr="00C70602">
        <w:rPr>
          <w:rFonts w:ascii="Times New Roman" w:hAnsi="Times New Roman" w:cs="Times New Roman"/>
          <w:i/>
          <w:iCs/>
          <w:sz w:val="24"/>
          <w:szCs w:val="24"/>
          <w:lang w:val="el-GR"/>
        </w:rPr>
        <w:t>χ</w:t>
      </w:r>
      <w:r w:rsidR="00CB6E86" w:rsidRPr="00C70602">
        <w:rPr>
          <w:rFonts w:ascii="Times New Roman" w:hAnsi="Times New Roman" w:cs="Times New Roman"/>
          <w:i/>
          <w:iCs/>
          <w:sz w:val="24"/>
          <w:szCs w:val="24"/>
          <w:vertAlign w:val="superscript"/>
          <w:lang w:val="el-GR"/>
        </w:rPr>
        <w:t>2</w:t>
      </w:r>
      <w:r w:rsidR="00CB6E86" w:rsidRPr="00C70602">
        <w:rPr>
          <w:rFonts w:ascii="Times New Roman" w:hAnsi="Times New Roman" w:cs="Times New Roman"/>
          <w:sz w:val="24"/>
          <w:szCs w:val="24"/>
        </w:rPr>
        <w:t xml:space="preserve"> = 14.26</w:t>
      </w:r>
      <w:r w:rsidR="007B11DC" w:rsidRPr="00C70602">
        <w:rPr>
          <w:rFonts w:ascii="Times New Roman" w:hAnsi="Times New Roman" w:cs="Times New Roman"/>
          <w:sz w:val="24"/>
          <w:szCs w:val="24"/>
        </w:rPr>
        <w:t>,</w:t>
      </w:r>
      <w:r w:rsidR="00CB6E86" w:rsidRPr="00C70602">
        <w:rPr>
          <w:rFonts w:ascii="Times New Roman" w:hAnsi="Times New Roman" w:cs="Times New Roman"/>
          <w:sz w:val="24"/>
          <w:szCs w:val="24"/>
        </w:rPr>
        <w:t xml:space="preserve"> </w:t>
      </w:r>
      <w:proofErr w:type="spellStart"/>
      <w:r w:rsidR="00CB6E86" w:rsidRPr="00C70602">
        <w:rPr>
          <w:rFonts w:ascii="Times New Roman" w:hAnsi="Times New Roman" w:cs="Times New Roman"/>
          <w:sz w:val="24"/>
          <w:szCs w:val="24"/>
        </w:rPr>
        <w:t>df</w:t>
      </w:r>
      <w:proofErr w:type="spellEnd"/>
      <w:r w:rsidR="00CB6E86"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CB6E86" w:rsidRPr="00C70602">
        <w:rPr>
          <w:rFonts w:ascii="Times New Roman" w:hAnsi="Times New Roman" w:cs="Times New Roman"/>
          <w:sz w:val="24"/>
          <w:szCs w:val="24"/>
        </w:rPr>
        <w:t xml:space="preserve"> </w:t>
      </w:r>
      <w:r w:rsidR="00CB6E86" w:rsidRPr="00C70602">
        <w:rPr>
          <w:rFonts w:ascii="Times New Roman" w:hAnsi="Times New Roman" w:cs="Times New Roman"/>
          <w:i/>
          <w:iCs/>
          <w:sz w:val="24"/>
          <w:szCs w:val="24"/>
        </w:rPr>
        <w:t>p</w:t>
      </w:r>
      <w:r w:rsidR="00CB6E86" w:rsidRPr="00C70602">
        <w:rPr>
          <w:rFonts w:ascii="Times New Roman" w:hAnsi="Times New Roman" w:cs="Times New Roman"/>
          <w:sz w:val="24"/>
          <w:szCs w:val="24"/>
        </w:rPr>
        <w:t xml:space="preserve"> = 0.0008; 28 days: </w:t>
      </w:r>
      <w:r w:rsidR="00CB6E86" w:rsidRPr="00C70602">
        <w:rPr>
          <w:rFonts w:ascii="Times New Roman" w:hAnsi="Times New Roman" w:cs="Times New Roman"/>
          <w:i/>
          <w:iCs/>
          <w:sz w:val="24"/>
          <w:szCs w:val="24"/>
          <w:lang w:val="el-GR"/>
        </w:rPr>
        <w:t>χ</w:t>
      </w:r>
      <w:r w:rsidR="00CB6E86" w:rsidRPr="00C70602">
        <w:rPr>
          <w:rFonts w:ascii="Times New Roman" w:hAnsi="Times New Roman" w:cs="Times New Roman"/>
          <w:i/>
          <w:iCs/>
          <w:sz w:val="24"/>
          <w:szCs w:val="24"/>
          <w:vertAlign w:val="superscript"/>
          <w:lang w:val="el-GR"/>
        </w:rPr>
        <w:t>2</w:t>
      </w:r>
      <w:r w:rsidR="00CB6E86" w:rsidRPr="00C70602">
        <w:rPr>
          <w:rFonts w:ascii="Times New Roman" w:hAnsi="Times New Roman" w:cs="Times New Roman"/>
          <w:sz w:val="24"/>
          <w:szCs w:val="24"/>
        </w:rPr>
        <w:t xml:space="preserve"> = </w:t>
      </w:r>
      <w:r w:rsidR="009265BB" w:rsidRPr="00C70602">
        <w:rPr>
          <w:rFonts w:ascii="Times New Roman" w:hAnsi="Times New Roman" w:cs="Times New Roman"/>
          <w:sz w:val="24"/>
          <w:szCs w:val="24"/>
        </w:rPr>
        <w:t>56.67</w:t>
      </w:r>
      <w:r w:rsidR="007B11DC" w:rsidRPr="00C70602">
        <w:rPr>
          <w:rFonts w:ascii="Times New Roman" w:hAnsi="Times New Roman" w:cs="Times New Roman"/>
          <w:sz w:val="24"/>
          <w:szCs w:val="24"/>
        </w:rPr>
        <w:t>,</w:t>
      </w:r>
      <w:r w:rsidR="00CB6E86" w:rsidRPr="00C70602">
        <w:rPr>
          <w:rFonts w:ascii="Times New Roman" w:hAnsi="Times New Roman" w:cs="Times New Roman"/>
          <w:sz w:val="24"/>
          <w:szCs w:val="24"/>
        </w:rPr>
        <w:t xml:space="preserve"> </w:t>
      </w:r>
      <w:proofErr w:type="spellStart"/>
      <w:r w:rsidR="00CB6E86" w:rsidRPr="00C70602">
        <w:rPr>
          <w:rFonts w:ascii="Times New Roman" w:hAnsi="Times New Roman" w:cs="Times New Roman"/>
          <w:sz w:val="24"/>
          <w:szCs w:val="24"/>
        </w:rPr>
        <w:t>df</w:t>
      </w:r>
      <w:proofErr w:type="spellEnd"/>
      <w:r w:rsidR="00CB6E86"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CB6E86" w:rsidRPr="00C70602">
        <w:rPr>
          <w:rFonts w:ascii="Times New Roman" w:hAnsi="Times New Roman" w:cs="Times New Roman"/>
          <w:sz w:val="24"/>
          <w:szCs w:val="24"/>
        </w:rPr>
        <w:t xml:space="preserve"> </w:t>
      </w:r>
      <w:r w:rsidR="00CB6E86" w:rsidRPr="00C70602">
        <w:rPr>
          <w:rFonts w:ascii="Times New Roman" w:hAnsi="Times New Roman" w:cs="Times New Roman"/>
          <w:i/>
          <w:iCs/>
          <w:sz w:val="24"/>
          <w:szCs w:val="24"/>
        </w:rPr>
        <w:t>p</w:t>
      </w:r>
      <w:r w:rsidR="00CB6E86" w:rsidRPr="00C70602">
        <w:rPr>
          <w:rFonts w:ascii="Times New Roman" w:hAnsi="Times New Roman" w:cs="Times New Roman"/>
          <w:sz w:val="24"/>
          <w:szCs w:val="24"/>
        </w:rPr>
        <w:t xml:space="preserve"> &lt; 0.0001; Figure 2)</w:t>
      </w:r>
      <w:r w:rsidR="007D1916" w:rsidRPr="00C70602">
        <w:rPr>
          <w:rFonts w:ascii="Times New Roman" w:hAnsi="Times New Roman" w:cs="Times New Roman"/>
          <w:sz w:val="24"/>
          <w:szCs w:val="24"/>
        </w:rPr>
        <w:t>. However, over time, an interesting trend emerged. While the difference in leaf area between the MWF-treated group and NoFrass disappeared, BSFF con</w:t>
      </w:r>
      <w:r w:rsidR="003B1D13" w:rsidRPr="00C70602">
        <w:rPr>
          <w:rFonts w:ascii="Times New Roman" w:hAnsi="Times New Roman" w:cs="Times New Roman"/>
          <w:sz w:val="24"/>
          <w:szCs w:val="24"/>
        </w:rPr>
        <w:t>sis</w:t>
      </w:r>
      <w:r w:rsidR="007D1916" w:rsidRPr="00C70602">
        <w:rPr>
          <w:rFonts w:ascii="Times New Roman" w:hAnsi="Times New Roman" w:cs="Times New Roman"/>
          <w:sz w:val="24"/>
          <w:szCs w:val="24"/>
        </w:rPr>
        <w:t>t</w:t>
      </w:r>
      <w:r w:rsidR="003B1D13" w:rsidRPr="00C70602">
        <w:rPr>
          <w:rFonts w:ascii="Times New Roman" w:hAnsi="Times New Roman" w:cs="Times New Roman"/>
          <w:sz w:val="24"/>
          <w:szCs w:val="24"/>
        </w:rPr>
        <w:t>ently resulted in</w:t>
      </w:r>
      <w:r w:rsidR="007D1916" w:rsidRPr="00C70602">
        <w:rPr>
          <w:rFonts w:ascii="Times New Roman" w:hAnsi="Times New Roman" w:cs="Times New Roman"/>
          <w:sz w:val="24"/>
          <w:szCs w:val="24"/>
        </w:rPr>
        <w:t xml:space="preserve"> a smaller leaf area compared to both MWF and NoFrass</w:t>
      </w:r>
      <w:r w:rsidR="00CB6E86" w:rsidRPr="00C70602">
        <w:rPr>
          <w:rFonts w:ascii="Times New Roman" w:hAnsi="Times New Roman" w:cs="Times New Roman"/>
          <w:sz w:val="24"/>
          <w:szCs w:val="24"/>
        </w:rPr>
        <w:t xml:space="preserve"> </w:t>
      </w:r>
      <w:r w:rsidR="0003588C" w:rsidRPr="00C70602">
        <w:rPr>
          <w:rFonts w:ascii="Times New Roman" w:hAnsi="Times New Roman" w:cs="Times New Roman"/>
          <w:sz w:val="24"/>
          <w:szCs w:val="24"/>
        </w:rPr>
        <w:t>(</w:t>
      </w:r>
      <w:r w:rsidR="00CB6E86" w:rsidRPr="00C70602">
        <w:rPr>
          <w:rFonts w:ascii="Times New Roman" w:hAnsi="Times New Roman" w:cs="Times New Roman"/>
          <w:sz w:val="24"/>
          <w:szCs w:val="24"/>
        </w:rPr>
        <w:t xml:space="preserve">35 days: </w:t>
      </w:r>
      <w:r w:rsidR="00C82453" w:rsidRPr="00C70602">
        <w:rPr>
          <w:rFonts w:ascii="Times New Roman" w:hAnsi="Times New Roman" w:cs="Times New Roman"/>
          <w:i/>
          <w:iCs/>
          <w:sz w:val="24"/>
          <w:szCs w:val="24"/>
          <w:lang w:val="el-GR"/>
        </w:rPr>
        <w:t>χ</w:t>
      </w:r>
      <w:r w:rsidR="00C82453" w:rsidRPr="00C70602">
        <w:rPr>
          <w:rFonts w:ascii="Times New Roman" w:hAnsi="Times New Roman" w:cs="Times New Roman"/>
          <w:i/>
          <w:iCs/>
          <w:sz w:val="24"/>
          <w:szCs w:val="24"/>
          <w:vertAlign w:val="superscript"/>
          <w:lang w:val="el-GR"/>
        </w:rPr>
        <w:t>2</w:t>
      </w:r>
      <w:r w:rsidR="00C82453" w:rsidRPr="00C70602">
        <w:rPr>
          <w:rFonts w:ascii="Times New Roman" w:hAnsi="Times New Roman" w:cs="Times New Roman"/>
          <w:sz w:val="24"/>
          <w:szCs w:val="24"/>
        </w:rPr>
        <w:t xml:space="preserve"> =</w:t>
      </w:r>
      <w:r w:rsidR="00CB6E86" w:rsidRPr="00C70602">
        <w:rPr>
          <w:rFonts w:ascii="Times New Roman" w:hAnsi="Times New Roman" w:cs="Times New Roman"/>
          <w:sz w:val="24"/>
          <w:szCs w:val="24"/>
        </w:rPr>
        <w:t xml:space="preserve"> 73.64</w:t>
      </w:r>
      <w:r w:rsidR="007B11DC" w:rsidRPr="00C70602">
        <w:rPr>
          <w:rFonts w:ascii="Times New Roman" w:hAnsi="Times New Roman" w:cs="Times New Roman"/>
          <w:sz w:val="24"/>
          <w:szCs w:val="24"/>
        </w:rPr>
        <w:t>,</w:t>
      </w:r>
      <w:r w:rsidR="00C82453" w:rsidRPr="00C70602">
        <w:rPr>
          <w:rFonts w:ascii="Times New Roman" w:hAnsi="Times New Roman" w:cs="Times New Roman"/>
          <w:sz w:val="24"/>
          <w:szCs w:val="24"/>
        </w:rPr>
        <w:t xml:space="preserve"> </w:t>
      </w:r>
      <w:proofErr w:type="spellStart"/>
      <w:r w:rsidR="00C82453" w:rsidRPr="00C70602">
        <w:rPr>
          <w:rFonts w:ascii="Times New Roman" w:hAnsi="Times New Roman" w:cs="Times New Roman"/>
          <w:sz w:val="24"/>
          <w:szCs w:val="24"/>
        </w:rPr>
        <w:t>df</w:t>
      </w:r>
      <w:proofErr w:type="spellEnd"/>
      <w:r w:rsidR="00C82453"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C82453" w:rsidRPr="00C70602">
        <w:rPr>
          <w:rFonts w:ascii="Times New Roman" w:hAnsi="Times New Roman" w:cs="Times New Roman"/>
          <w:sz w:val="24"/>
          <w:szCs w:val="24"/>
        </w:rPr>
        <w:t xml:space="preserve"> </w:t>
      </w:r>
      <w:r w:rsidR="00C82453" w:rsidRPr="00C70602">
        <w:rPr>
          <w:rFonts w:ascii="Times New Roman" w:hAnsi="Times New Roman" w:cs="Times New Roman"/>
          <w:i/>
          <w:iCs/>
          <w:sz w:val="24"/>
          <w:szCs w:val="24"/>
        </w:rPr>
        <w:t>p</w:t>
      </w:r>
      <w:r w:rsidR="00C82453" w:rsidRPr="00C70602">
        <w:rPr>
          <w:rFonts w:ascii="Times New Roman" w:hAnsi="Times New Roman" w:cs="Times New Roman"/>
          <w:sz w:val="24"/>
          <w:szCs w:val="24"/>
        </w:rPr>
        <w:t xml:space="preserve"> &lt; 0.0001</w:t>
      </w:r>
      <w:r w:rsidR="00C6644C" w:rsidRPr="00C70602">
        <w:rPr>
          <w:rFonts w:ascii="Times New Roman" w:hAnsi="Times New Roman" w:cs="Times New Roman"/>
          <w:sz w:val="24"/>
          <w:szCs w:val="24"/>
        </w:rPr>
        <w:t xml:space="preserve">; </w:t>
      </w:r>
      <w:r w:rsidR="00CB6E86" w:rsidRPr="00C70602">
        <w:rPr>
          <w:rFonts w:ascii="Times New Roman" w:hAnsi="Times New Roman" w:cs="Times New Roman"/>
          <w:sz w:val="24"/>
          <w:szCs w:val="24"/>
        </w:rPr>
        <w:t xml:space="preserve">42 days: </w:t>
      </w:r>
      <w:r w:rsidR="00CB6E86" w:rsidRPr="00C70602">
        <w:rPr>
          <w:rFonts w:ascii="Times New Roman" w:hAnsi="Times New Roman" w:cs="Times New Roman"/>
          <w:i/>
          <w:iCs/>
          <w:sz w:val="24"/>
          <w:szCs w:val="24"/>
          <w:lang w:val="el-GR"/>
        </w:rPr>
        <w:t>χ</w:t>
      </w:r>
      <w:r w:rsidR="00CB6E86" w:rsidRPr="00C70602">
        <w:rPr>
          <w:rFonts w:ascii="Times New Roman" w:hAnsi="Times New Roman" w:cs="Times New Roman"/>
          <w:i/>
          <w:iCs/>
          <w:sz w:val="24"/>
          <w:szCs w:val="24"/>
          <w:vertAlign w:val="superscript"/>
          <w:lang w:val="el-GR"/>
        </w:rPr>
        <w:t>2</w:t>
      </w:r>
      <w:r w:rsidR="00CB6E86" w:rsidRPr="00C70602">
        <w:rPr>
          <w:rFonts w:ascii="Times New Roman" w:hAnsi="Times New Roman" w:cs="Times New Roman"/>
          <w:sz w:val="24"/>
          <w:szCs w:val="24"/>
        </w:rPr>
        <w:t xml:space="preserve"> = 94.14</w:t>
      </w:r>
      <w:r w:rsidR="007B11DC" w:rsidRPr="00C70602">
        <w:rPr>
          <w:rFonts w:ascii="Times New Roman" w:hAnsi="Times New Roman" w:cs="Times New Roman"/>
          <w:sz w:val="24"/>
          <w:szCs w:val="24"/>
        </w:rPr>
        <w:t>,</w:t>
      </w:r>
      <w:r w:rsidR="00CB6E86" w:rsidRPr="00C70602">
        <w:rPr>
          <w:rFonts w:ascii="Times New Roman" w:hAnsi="Times New Roman" w:cs="Times New Roman"/>
          <w:sz w:val="24"/>
          <w:szCs w:val="24"/>
        </w:rPr>
        <w:t xml:space="preserve"> </w:t>
      </w:r>
      <w:proofErr w:type="spellStart"/>
      <w:r w:rsidR="00CB6E86" w:rsidRPr="00C70602">
        <w:rPr>
          <w:rFonts w:ascii="Times New Roman" w:hAnsi="Times New Roman" w:cs="Times New Roman"/>
          <w:sz w:val="24"/>
          <w:szCs w:val="24"/>
        </w:rPr>
        <w:t>df</w:t>
      </w:r>
      <w:proofErr w:type="spellEnd"/>
      <w:r w:rsidR="00CB6E86"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CB6E86" w:rsidRPr="00C70602">
        <w:rPr>
          <w:rFonts w:ascii="Times New Roman" w:hAnsi="Times New Roman" w:cs="Times New Roman"/>
          <w:sz w:val="24"/>
          <w:szCs w:val="24"/>
        </w:rPr>
        <w:t xml:space="preserve"> </w:t>
      </w:r>
      <w:r w:rsidR="00CB6E86" w:rsidRPr="00C70602">
        <w:rPr>
          <w:rFonts w:ascii="Times New Roman" w:hAnsi="Times New Roman" w:cs="Times New Roman"/>
          <w:i/>
          <w:iCs/>
          <w:sz w:val="24"/>
          <w:szCs w:val="24"/>
        </w:rPr>
        <w:t>p</w:t>
      </w:r>
      <w:r w:rsidR="00CB6E86" w:rsidRPr="00C70602">
        <w:rPr>
          <w:rFonts w:ascii="Times New Roman" w:hAnsi="Times New Roman" w:cs="Times New Roman"/>
          <w:sz w:val="24"/>
          <w:szCs w:val="24"/>
        </w:rPr>
        <w:t xml:space="preserve"> &lt; 0.0001; </w:t>
      </w:r>
      <w:r w:rsidR="00C6644C" w:rsidRPr="00C70602">
        <w:rPr>
          <w:rFonts w:ascii="Times New Roman" w:hAnsi="Times New Roman" w:cs="Times New Roman"/>
          <w:sz w:val="24"/>
          <w:szCs w:val="24"/>
        </w:rPr>
        <w:t>Figure 2</w:t>
      </w:r>
      <w:r w:rsidR="0003588C" w:rsidRPr="00C70602">
        <w:rPr>
          <w:rFonts w:ascii="Times New Roman" w:hAnsi="Times New Roman" w:cs="Times New Roman"/>
          <w:sz w:val="24"/>
          <w:szCs w:val="24"/>
        </w:rPr>
        <w:t xml:space="preserve">). </w:t>
      </w:r>
      <w:r w:rsidR="00C6644C" w:rsidRPr="00C70602">
        <w:rPr>
          <w:rFonts w:ascii="Times New Roman" w:hAnsi="Times New Roman" w:cs="Times New Roman"/>
          <w:sz w:val="24"/>
          <w:szCs w:val="24"/>
        </w:rPr>
        <w:t xml:space="preserve">When this experiment was repeated under </w:t>
      </w:r>
      <w:r w:rsidR="00282C00" w:rsidRPr="00C70602">
        <w:rPr>
          <w:rFonts w:ascii="Times New Roman" w:hAnsi="Times New Roman" w:cs="Times New Roman"/>
          <w:sz w:val="24"/>
          <w:szCs w:val="24"/>
        </w:rPr>
        <w:t xml:space="preserve">similar </w:t>
      </w:r>
      <w:r w:rsidR="00C6644C" w:rsidRPr="00C70602">
        <w:rPr>
          <w:rFonts w:ascii="Times New Roman" w:hAnsi="Times New Roman" w:cs="Times New Roman"/>
          <w:sz w:val="24"/>
          <w:szCs w:val="24"/>
        </w:rPr>
        <w:t xml:space="preserve">conditions, </w:t>
      </w:r>
      <w:r w:rsidR="007D1916" w:rsidRPr="00C70602">
        <w:rPr>
          <w:rFonts w:ascii="Times New Roman" w:hAnsi="Times New Roman" w:cs="Times New Roman"/>
          <w:sz w:val="24"/>
          <w:szCs w:val="24"/>
        </w:rPr>
        <w:t xml:space="preserve">BSFF </w:t>
      </w:r>
      <w:r w:rsidR="004E5E67" w:rsidRPr="00C70602">
        <w:rPr>
          <w:rFonts w:ascii="Times New Roman" w:hAnsi="Times New Roman" w:cs="Times New Roman"/>
          <w:sz w:val="24"/>
          <w:szCs w:val="24"/>
        </w:rPr>
        <w:t xml:space="preserve">consistently </w:t>
      </w:r>
      <w:r w:rsidR="003B1D13" w:rsidRPr="00C70602">
        <w:rPr>
          <w:rFonts w:ascii="Times New Roman" w:hAnsi="Times New Roman" w:cs="Times New Roman"/>
          <w:sz w:val="24"/>
          <w:szCs w:val="24"/>
        </w:rPr>
        <w:t>resulted in</w:t>
      </w:r>
      <w:r w:rsidR="007D1916" w:rsidRPr="00C70602">
        <w:rPr>
          <w:rFonts w:ascii="Times New Roman" w:hAnsi="Times New Roman" w:cs="Times New Roman"/>
          <w:sz w:val="24"/>
          <w:szCs w:val="24"/>
        </w:rPr>
        <w:t xml:space="preserve"> a smaller leaf area than both MWF and NoFrass </w:t>
      </w:r>
      <w:r w:rsidR="00C6644C" w:rsidRPr="00C70602">
        <w:rPr>
          <w:rFonts w:ascii="Times New Roman" w:hAnsi="Times New Roman" w:cs="Times New Roman"/>
          <w:sz w:val="24"/>
          <w:szCs w:val="24"/>
        </w:rPr>
        <w:t>(Figure S1)</w:t>
      </w:r>
      <w:r w:rsidR="007F17F2" w:rsidRPr="00C70602">
        <w:rPr>
          <w:rFonts w:ascii="Times New Roman" w:hAnsi="Times New Roman" w:cs="Times New Roman"/>
          <w:sz w:val="24"/>
          <w:szCs w:val="24"/>
        </w:rPr>
        <w:t>.</w:t>
      </w:r>
    </w:p>
    <w:p w14:paraId="65432534" w14:textId="14E7AE2E" w:rsidR="0034313E" w:rsidRPr="00C70602" w:rsidRDefault="0034313E" w:rsidP="00C70602">
      <w:pPr>
        <w:spacing w:after="0" w:line="480" w:lineRule="auto"/>
        <w:jc w:val="both"/>
        <w:rPr>
          <w:rFonts w:ascii="Times New Roman" w:hAnsi="Times New Roman" w:cs="Times New Roman"/>
          <w:sz w:val="24"/>
          <w:szCs w:val="24"/>
        </w:rPr>
      </w:pPr>
    </w:p>
    <w:p w14:paraId="013FA29E" w14:textId="504826DF" w:rsidR="0028425E" w:rsidRPr="00C70602" w:rsidRDefault="007F50AE" w:rsidP="00C70602">
      <w:pPr>
        <w:spacing w:after="0" w:line="480" w:lineRule="auto"/>
        <w:jc w:val="both"/>
        <w:rPr>
          <w:rFonts w:ascii="Times New Roman" w:hAnsi="Times New Roman" w:cs="Times New Roman"/>
          <w:sz w:val="24"/>
          <w:szCs w:val="24"/>
        </w:rPr>
      </w:pPr>
      <w:r>
        <w:rPr>
          <w:noProof/>
        </w:rPr>
        <w:lastRenderedPageBreak/>
        <w:drawing>
          <wp:inline distT="0" distB="0" distL="0" distR="0" wp14:anchorId="19F84790" wp14:editId="20EBEE1F">
            <wp:extent cx="5731510" cy="4615180"/>
            <wp:effectExtent l="0" t="0" r="2540" b="0"/>
            <wp:docPr id="1253746802" name="Picture 1" descr="A picture containing text, screenshot, diagram,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46802" name="Picture 1" descr="A picture containing text, screenshot, diagram, display&#10;&#10;Description automatically generated"/>
                    <pic:cNvPicPr/>
                  </pic:nvPicPr>
                  <pic:blipFill>
                    <a:blip r:embed="rId9"/>
                    <a:stretch>
                      <a:fillRect/>
                    </a:stretch>
                  </pic:blipFill>
                  <pic:spPr>
                    <a:xfrm>
                      <a:off x="0" y="0"/>
                      <a:ext cx="5731510" cy="4615180"/>
                    </a:xfrm>
                    <a:prstGeom prst="rect">
                      <a:avLst/>
                    </a:prstGeom>
                  </pic:spPr>
                </pic:pic>
              </a:graphicData>
            </a:graphic>
          </wp:inline>
        </w:drawing>
      </w:r>
      <w:r w:rsidR="00B17D48" w:rsidRPr="00C70602" w:rsidDel="00B17D48">
        <w:rPr>
          <w:rFonts w:ascii="Times New Roman" w:hAnsi="Times New Roman" w:cs="Times New Roman"/>
          <w:noProof/>
        </w:rPr>
        <w:t xml:space="preserve"> </w:t>
      </w:r>
    </w:p>
    <w:bookmarkEnd w:id="20"/>
    <w:p w14:paraId="78DA79A8" w14:textId="17C72BCE" w:rsidR="006B695B" w:rsidRPr="00C70602" w:rsidRDefault="002149F1" w:rsidP="00C70602">
      <w:pPr>
        <w:spacing w:before="240" w:after="0" w:line="480" w:lineRule="auto"/>
        <w:jc w:val="both"/>
        <w:rPr>
          <w:rFonts w:ascii="Times New Roman" w:hAnsi="Times New Roman" w:cs="Times New Roman"/>
          <w:sz w:val="20"/>
          <w:szCs w:val="20"/>
          <w:lang w:val="en-US"/>
        </w:rPr>
      </w:pPr>
      <w:r w:rsidRPr="00C70602">
        <w:rPr>
          <w:rFonts w:ascii="Times New Roman" w:hAnsi="Times New Roman" w:cs="Times New Roman"/>
          <w:b/>
          <w:bCs/>
          <w:sz w:val="24"/>
          <w:szCs w:val="24"/>
          <w:lang w:val="en-US"/>
        </w:rPr>
        <w:t xml:space="preserve">Figure </w:t>
      </w:r>
      <w:commentRangeStart w:id="21"/>
      <w:r w:rsidR="00352C4B" w:rsidRPr="00C70602">
        <w:rPr>
          <w:rFonts w:ascii="Times New Roman" w:hAnsi="Times New Roman" w:cs="Times New Roman"/>
          <w:b/>
          <w:bCs/>
          <w:sz w:val="24"/>
          <w:szCs w:val="24"/>
          <w:lang w:val="en-US"/>
        </w:rPr>
        <w:t>2</w:t>
      </w:r>
      <w:commentRangeEnd w:id="21"/>
      <w:r w:rsidR="00922789">
        <w:rPr>
          <w:rStyle w:val="CommentReference"/>
        </w:rPr>
        <w:commentReference w:id="21"/>
      </w:r>
      <w:r w:rsidRPr="00C70602">
        <w:rPr>
          <w:rFonts w:ascii="Times New Roman" w:hAnsi="Times New Roman" w:cs="Times New Roman"/>
          <w:sz w:val="24"/>
          <w:szCs w:val="24"/>
          <w:lang w:val="en-US"/>
        </w:rPr>
        <w:t>.</w:t>
      </w:r>
      <w:r w:rsidRPr="00C70602">
        <w:rPr>
          <w:rFonts w:ascii="Times New Roman" w:hAnsi="Times New Roman" w:cs="Times New Roman"/>
          <w:sz w:val="20"/>
          <w:szCs w:val="20"/>
          <w:lang w:val="en-US"/>
        </w:rPr>
        <w:t xml:space="preserve"> </w:t>
      </w:r>
      <w:r w:rsidR="00FF497E" w:rsidRPr="00C70602">
        <w:rPr>
          <w:rFonts w:ascii="Times New Roman" w:hAnsi="Times New Roman" w:cs="Times New Roman"/>
          <w:sz w:val="20"/>
          <w:szCs w:val="20"/>
          <w:lang w:val="en-US"/>
        </w:rPr>
        <w:t>L</w:t>
      </w:r>
      <w:r w:rsidRPr="00C70602">
        <w:rPr>
          <w:rFonts w:ascii="Times New Roman" w:hAnsi="Times New Roman" w:cs="Times New Roman"/>
          <w:sz w:val="20"/>
          <w:szCs w:val="20"/>
          <w:lang w:val="en-US"/>
        </w:rPr>
        <w:t xml:space="preserve">eaf area </w:t>
      </w:r>
      <w:r w:rsidR="004C232F">
        <w:rPr>
          <w:rFonts w:ascii="Times New Roman" w:hAnsi="Times New Roman" w:cs="Times New Roman"/>
          <w:sz w:val="20"/>
          <w:szCs w:val="20"/>
          <w:lang w:val="en-US"/>
        </w:rPr>
        <w:t>(</w:t>
      </w:r>
      <w:r w:rsidR="004C232F">
        <w:rPr>
          <w:sz w:val="20"/>
        </w:rPr>
        <w:t>cm</w:t>
      </w:r>
      <w:r w:rsidR="004C232F">
        <w:rPr>
          <w:sz w:val="20"/>
          <w:vertAlign w:val="superscript"/>
        </w:rPr>
        <w:t>2</w:t>
      </w:r>
      <w:r w:rsidR="004C232F">
        <w:rPr>
          <w:rFonts w:ascii="Times New Roman" w:hAnsi="Times New Roman" w:cs="Times New Roman"/>
          <w:sz w:val="20"/>
          <w:szCs w:val="20"/>
          <w:lang w:val="en-US"/>
        </w:rPr>
        <w:t xml:space="preserve">) </w:t>
      </w:r>
      <w:r w:rsidRPr="00C70602">
        <w:rPr>
          <w:rFonts w:ascii="Times New Roman" w:hAnsi="Times New Roman" w:cs="Times New Roman"/>
          <w:sz w:val="20"/>
          <w:szCs w:val="20"/>
          <w:lang w:val="en-US"/>
        </w:rPr>
        <w:t xml:space="preserve">of </w:t>
      </w:r>
      <w:r w:rsidRPr="00C70602">
        <w:rPr>
          <w:rFonts w:ascii="Times New Roman" w:hAnsi="Times New Roman" w:cs="Times New Roman"/>
          <w:i/>
          <w:iCs/>
          <w:sz w:val="20"/>
          <w:szCs w:val="20"/>
          <w:lang w:val="en-US"/>
        </w:rPr>
        <w:t>Brassica rapa</w:t>
      </w:r>
      <w:r w:rsidRPr="00C70602">
        <w:rPr>
          <w:rFonts w:ascii="Times New Roman" w:hAnsi="Times New Roman" w:cs="Times New Roman"/>
          <w:sz w:val="20"/>
          <w:szCs w:val="20"/>
          <w:lang w:val="en-US"/>
        </w:rPr>
        <w:t xml:space="preserve"> plants</w:t>
      </w:r>
      <w:r w:rsidR="000D5370" w:rsidRPr="00C70602">
        <w:rPr>
          <w:rFonts w:ascii="Times New Roman" w:hAnsi="Times New Roman" w:cs="Times New Roman"/>
          <w:sz w:val="20"/>
          <w:szCs w:val="20"/>
          <w:lang w:val="en-US"/>
        </w:rPr>
        <w:t xml:space="preserve"> grow</w:t>
      </w:r>
      <w:r w:rsidR="008C0104" w:rsidRPr="00C70602">
        <w:rPr>
          <w:rFonts w:ascii="Times New Roman" w:hAnsi="Times New Roman" w:cs="Times New Roman"/>
          <w:sz w:val="20"/>
          <w:szCs w:val="20"/>
          <w:lang w:val="en-US"/>
        </w:rPr>
        <w:t>n</w:t>
      </w:r>
      <w:r w:rsidR="000D5370" w:rsidRPr="00C70602">
        <w:rPr>
          <w:rFonts w:ascii="Times New Roman" w:hAnsi="Times New Roman" w:cs="Times New Roman"/>
          <w:sz w:val="20"/>
          <w:szCs w:val="20"/>
          <w:lang w:val="en-US"/>
        </w:rPr>
        <w:t xml:space="preserve"> </w:t>
      </w:r>
      <w:r w:rsidR="00E73E44" w:rsidRPr="00C70602">
        <w:rPr>
          <w:rFonts w:ascii="Times New Roman" w:hAnsi="Times New Roman" w:cs="Times New Roman"/>
          <w:sz w:val="20"/>
          <w:szCs w:val="20"/>
          <w:lang w:val="en-US"/>
        </w:rPr>
        <w:t xml:space="preserve">in </w:t>
      </w:r>
      <w:r w:rsidR="00E72636" w:rsidRPr="00C70602">
        <w:rPr>
          <w:rFonts w:ascii="Times New Roman" w:hAnsi="Times New Roman" w:cs="Times New Roman"/>
          <w:sz w:val="20"/>
          <w:szCs w:val="20"/>
          <w:lang w:val="en-US"/>
        </w:rPr>
        <w:t xml:space="preserve">unamended </w:t>
      </w:r>
      <w:r w:rsidR="000D5370" w:rsidRPr="00C70602">
        <w:rPr>
          <w:rFonts w:ascii="Times New Roman" w:hAnsi="Times New Roman" w:cs="Times New Roman"/>
          <w:sz w:val="20"/>
          <w:szCs w:val="20"/>
          <w:lang w:val="en-US"/>
        </w:rPr>
        <w:t xml:space="preserve">soil </w:t>
      </w:r>
      <w:r w:rsidR="00E72636" w:rsidRPr="00C70602">
        <w:rPr>
          <w:rFonts w:ascii="Times New Roman" w:hAnsi="Times New Roman" w:cs="Times New Roman"/>
          <w:sz w:val="20"/>
          <w:szCs w:val="20"/>
          <w:lang w:val="en-US"/>
        </w:rPr>
        <w:t xml:space="preserve">(NoFrass; control) </w:t>
      </w:r>
      <w:r w:rsidR="000D5370" w:rsidRPr="00C70602">
        <w:rPr>
          <w:rFonts w:ascii="Times New Roman" w:hAnsi="Times New Roman" w:cs="Times New Roman"/>
          <w:sz w:val="20"/>
          <w:szCs w:val="20"/>
          <w:lang w:val="en-US"/>
        </w:rPr>
        <w:t xml:space="preserve">or </w:t>
      </w:r>
      <w:r w:rsidR="002B5F8B" w:rsidRPr="00C70602">
        <w:rPr>
          <w:rFonts w:ascii="Times New Roman" w:hAnsi="Times New Roman" w:cs="Times New Roman"/>
          <w:sz w:val="20"/>
          <w:szCs w:val="20"/>
          <w:lang w:val="en-US"/>
        </w:rPr>
        <w:t xml:space="preserve">soil </w:t>
      </w:r>
      <w:r w:rsidR="000D5370" w:rsidRPr="00C70602">
        <w:rPr>
          <w:rFonts w:ascii="Times New Roman" w:hAnsi="Times New Roman" w:cs="Times New Roman"/>
          <w:sz w:val="20"/>
          <w:szCs w:val="20"/>
          <w:lang w:val="en-US"/>
        </w:rPr>
        <w:t xml:space="preserve">amended with </w:t>
      </w:r>
      <w:r w:rsidR="00961B89" w:rsidRPr="00C70602">
        <w:rPr>
          <w:rFonts w:ascii="Times New Roman" w:hAnsi="Times New Roman" w:cs="Times New Roman"/>
          <w:sz w:val="20"/>
          <w:szCs w:val="20"/>
          <w:lang w:val="en-US"/>
        </w:rPr>
        <w:t xml:space="preserve">raw </w:t>
      </w:r>
      <w:r w:rsidR="00413259" w:rsidRPr="00C70602">
        <w:rPr>
          <w:rFonts w:ascii="Times New Roman" w:hAnsi="Times New Roman" w:cs="Times New Roman"/>
          <w:sz w:val="20"/>
          <w:szCs w:val="20"/>
          <w:lang w:val="en-US"/>
        </w:rPr>
        <w:t xml:space="preserve">BSF </w:t>
      </w:r>
      <w:r w:rsidR="000D5370" w:rsidRPr="00C70602">
        <w:rPr>
          <w:rFonts w:ascii="Times New Roman" w:hAnsi="Times New Roman" w:cs="Times New Roman"/>
          <w:sz w:val="20"/>
          <w:szCs w:val="20"/>
          <w:lang w:val="en-US"/>
        </w:rPr>
        <w:t xml:space="preserve">frass </w:t>
      </w:r>
      <w:r w:rsidR="00CE59E2" w:rsidRPr="00C70602">
        <w:rPr>
          <w:rFonts w:ascii="Times New Roman" w:hAnsi="Times New Roman" w:cs="Times New Roman"/>
          <w:sz w:val="20"/>
          <w:szCs w:val="20"/>
          <w:lang w:val="en-US"/>
        </w:rPr>
        <w:t xml:space="preserve">(BSFF) </w:t>
      </w:r>
      <w:r w:rsidR="001C6646" w:rsidRPr="00C70602">
        <w:rPr>
          <w:rFonts w:ascii="Times New Roman" w:hAnsi="Times New Roman" w:cs="Times New Roman"/>
          <w:sz w:val="20"/>
          <w:szCs w:val="20"/>
          <w:lang w:val="en-US"/>
        </w:rPr>
        <w:t>or</w:t>
      </w:r>
      <w:r w:rsidR="00CE59E2" w:rsidRPr="00C70602">
        <w:rPr>
          <w:rFonts w:ascii="Times New Roman" w:hAnsi="Times New Roman" w:cs="Times New Roman"/>
          <w:sz w:val="20"/>
          <w:szCs w:val="20"/>
          <w:lang w:val="en-US"/>
        </w:rPr>
        <w:t xml:space="preserve"> </w:t>
      </w:r>
      <w:r w:rsidR="00961B89" w:rsidRPr="00C70602">
        <w:rPr>
          <w:rFonts w:ascii="Times New Roman" w:hAnsi="Times New Roman" w:cs="Times New Roman"/>
          <w:sz w:val="20"/>
          <w:szCs w:val="20"/>
          <w:lang w:val="en-US"/>
        </w:rPr>
        <w:t xml:space="preserve">raw </w:t>
      </w:r>
      <w:r w:rsidR="00CE59E2" w:rsidRPr="00C70602">
        <w:rPr>
          <w:rFonts w:ascii="Times New Roman" w:hAnsi="Times New Roman" w:cs="Times New Roman"/>
          <w:sz w:val="20"/>
          <w:szCs w:val="20"/>
          <w:lang w:val="en-US"/>
        </w:rPr>
        <w:t>yellow mealworm frass (MWF)</w:t>
      </w:r>
      <w:r w:rsidR="004E0A06" w:rsidRPr="00C70602">
        <w:rPr>
          <w:rFonts w:ascii="Times New Roman" w:hAnsi="Times New Roman" w:cs="Times New Roman"/>
          <w:sz w:val="20"/>
          <w:szCs w:val="20"/>
          <w:lang w:val="en-US"/>
        </w:rPr>
        <w:t xml:space="preserve"> recorded in Trial 1</w:t>
      </w:r>
      <w:r w:rsidRPr="00C70602">
        <w:rPr>
          <w:rFonts w:ascii="Times New Roman" w:hAnsi="Times New Roman" w:cs="Times New Roman"/>
          <w:sz w:val="20"/>
          <w:szCs w:val="20"/>
          <w:lang w:val="en-US"/>
        </w:rPr>
        <w:t xml:space="preserve">. </w:t>
      </w:r>
      <w:r w:rsidR="00A30A8D" w:rsidRPr="00C70602">
        <w:rPr>
          <w:rFonts w:ascii="Times New Roman" w:hAnsi="Times New Roman" w:cs="Times New Roman"/>
          <w:sz w:val="20"/>
          <w:szCs w:val="20"/>
          <w:lang w:val="en-US"/>
        </w:rPr>
        <w:t xml:space="preserve">The box represents the interquartile range (IQR), with the bottom and top edges corresponding to the first quartile (Q1, 25%) and third quartile (Q3, 75%), respectively. </w:t>
      </w:r>
      <w:r w:rsidR="004A777F" w:rsidRPr="004A777F">
        <w:rPr>
          <w:rFonts w:ascii="Times New Roman" w:hAnsi="Times New Roman" w:cs="Times New Roman"/>
          <w:sz w:val="20"/>
          <w:szCs w:val="20"/>
          <w:lang w:val="en-US"/>
        </w:rPr>
        <w:t>The line within the box represents the median, while the whiskers extend to 1.5 times the IQR, encompassing the minimum (Q1-1.5IQR) and maximum (Q3+1.5IQR) values</w:t>
      </w:r>
      <w:r w:rsidR="001428CC" w:rsidRPr="00C70602">
        <w:rPr>
          <w:rFonts w:ascii="Times New Roman" w:hAnsi="Times New Roman" w:cs="Times New Roman"/>
          <w:sz w:val="20"/>
          <w:szCs w:val="20"/>
          <w:lang w:val="en-US"/>
        </w:rPr>
        <w:t>.</w:t>
      </w:r>
      <w:r w:rsidR="008B0F3D" w:rsidRPr="00C70602">
        <w:rPr>
          <w:rFonts w:ascii="Times New Roman" w:hAnsi="Times New Roman" w:cs="Times New Roman"/>
          <w:sz w:val="20"/>
          <w:szCs w:val="20"/>
          <w:lang w:val="en-US"/>
        </w:rPr>
        <w:t xml:space="preserve"> </w:t>
      </w:r>
      <w:r w:rsidR="00C65500" w:rsidRPr="00C70602">
        <w:rPr>
          <w:rFonts w:ascii="Times New Roman" w:hAnsi="Times New Roman" w:cs="Times New Roman"/>
          <w:sz w:val="20"/>
          <w:szCs w:val="20"/>
          <w:lang w:val="en-US"/>
        </w:rPr>
        <w:t xml:space="preserve">The </w:t>
      </w:r>
      <w:r w:rsidR="000931A6" w:rsidRPr="00C70602">
        <w:rPr>
          <w:rFonts w:ascii="Times New Roman" w:hAnsi="Times New Roman" w:cs="Times New Roman"/>
          <w:sz w:val="20"/>
          <w:szCs w:val="20"/>
          <w:lang w:val="en-US"/>
        </w:rPr>
        <w:t xml:space="preserve">hollow </w:t>
      </w:r>
      <w:r w:rsidR="00C65500" w:rsidRPr="00C70602">
        <w:rPr>
          <w:rFonts w:ascii="Times New Roman" w:hAnsi="Times New Roman" w:cs="Times New Roman"/>
          <w:sz w:val="20"/>
          <w:szCs w:val="20"/>
          <w:lang w:val="en-US"/>
        </w:rPr>
        <w:t>dot</w:t>
      </w:r>
      <w:r w:rsidR="000931A6" w:rsidRPr="00C70602">
        <w:rPr>
          <w:rFonts w:ascii="Times New Roman" w:hAnsi="Times New Roman" w:cs="Times New Roman"/>
          <w:sz w:val="20"/>
          <w:szCs w:val="20"/>
          <w:lang w:val="en-US"/>
        </w:rPr>
        <w:t>s</w:t>
      </w:r>
      <w:r w:rsidR="00C65500" w:rsidRPr="00C70602">
        <w:rPr>
          <w:rFonts w:ascii="Times New Roman" w:hAnsi="Times New Roman" w:cs="Times New Roman"/>
          <w:sz w:val="20"/>
          <w:szCs w:val="20"/>
          <w:lang w:val="en-US"/>
        </w:rPr>
        <w:t xml:space="preserve"> </w:t>
      </w:r>
      <w:r w:rsidR="000931A6" w:rsidRPr="00C70602">
        <w:rPr>
          <w:rFonts w:ascii="Times New Roman" w:hAnsi="Times New Roman" w:cs="Times New Roman"/>
          <w:sz w:val="20"/>
          <w:szCs w:val="20"/>
          <w:lang w:val="en-US"/>
        </w:rPr>
        <w:t xml:space="preserve">beyond the whiskers </w:t>
      </w:r>
      <w:r w:rsidR="00C65500" w:rsidRPr="00C70602">
        <w:rPr>
          <w:rFonts w:ascii="Times New Roman" w:hAnsi="Times New Roman" w:cs="Times New Roman"/>
          <w:sz w:val="20"/>
          <w:szCs w:val="20"/>
          <w:lang w:val="en-US"/>
        </w:rPr>
        <w:t xml:space="preserve">represent </w:t>
      </w:r>
      <w:r w:rsidR="002F3A5D" w:rsidRPr="00C70602">
        <w:rPr>
          <w:rFonts w:ascii="Times New Roman" w:hAnsi="Times New Roman" w:cs="Times New Roman"/>
          <w:sz w:val="20"/>
          <w:szCs w:val="20"/>
          <w:lang w:val="en-US"/>
        </w:rPr>
        <w:t>outlier</w:t>
      </w:r>
      <w:r w:rsidR="000931A6" w:rsidRPr="00C70602">
        <w:rPr>
          <w:rFonts w:ascii="Times New Roman" w:hAnsi="Times New Roman" w:cs="Times New Roman"/>
          <w:sz w:val="20"/>
          <w:szCs w:val="20"/>
          <w:lang w:val="en-US"/>
        </w:rPr>
        <w:t>s</w:t>
      </w:r>
      <w:r w:rsidR="00C65500" w:rsidRPr="00C70602">
        <w:rPr>
          <w:rFonts w:ascii="Times New Roman" w:hAnsi="Times New Roman" w:cs="Times New Roman"/>
          <w:sz w:val="20"/>
          <w:szCs w:val="20"/>
          <w:lang w:val="en-US"/>
        </w:rPr>
        <w:t xml:space="preserve">. </w:t>
      </w:r>
      <w:r w:rsidR="002838A2" w:rsidRPr="00C70602">
        <w:rPr>
          <w:rFonts w:ascii="Times New Roman" w:hAnsi="Times New Roman" w:cs="Times New Roman"/>
          <w:sz w:val="20"/>
          <w:szCs w:val="20"/>
          <w:lang w:val="en-US"/>
        </w:rPr>
        <w:t xml:space="preserve">The white square on each box represents the mean leaf area </w:t>
      </w:r>
      <w:r w:rsidR="00F150A4" w:rsidRPr="00C70602">
        <w:rPr>
          <w:rFonts w:ascii="Times New Roman" w:hAnsi="Times New Roman" w:cs="Times New Roman"/>
          <w:sz w:val="20"/>
          <w:szCs w:val="20"/>
          <w:lang w:val="en-US"/>
        </w:rPr>
        <w:t xml:space="preserve">per </w:t>
      </w:r>
      <w:r w:rsidR="00FD23F2" w:rsidRPr="00C70602">
        <w:rPr>
          <w:rFonts w:ascii="Times New Roman" w:hAnsi="Times New Roman" w:cs="Times New Roman"/>
          <w:sz w:val="20"/>
          <w:szCs w:val="20"/>
          <w:lang w:val="en-US"/>
        </w:rPr>
        <w:t>plant</w:t>
      </w:r>
      <w:r w:rsidR="002838A2" w:rsidRPr="00C70602">
        <w:rPr>
          <w:rFonts w:ascii="Times New Roman" w:hAnsi="Times New Roman" w:cs="Times New Roman"/>
          <w:sz w:val="20"/>
          <w:szCs w:val="20"/>
          <w:lang w:val="en-US"/>
        </w:rPr>
        <w:t xml:space="preserve">. </w:t>
      </w:r>
      <w:r w:rsidRPr="00C70602">
        <w:rPr>
          <w:rFonts w:ascii="Times New Roman" w:hAnsi="Times New Roman" w:cs="Times New Roman"/>
          <w:sz w:val="20"/>
          <w:szCs w:val="20"/>
          <w:lang w:val="en-US"/>
        </w:rPr>
        <w:t xml:space="preserve">Data </w:t>
      </w:r>
      <w:r w:rsidR="006D6232" w:rsidRPr="00C70602">
        <w:rPr>
          <w:rFonts w:ascii="Times New Roman" w:hAnsi="Times New Roman" w:cs="Times New Roman"/>
          <w:sz w:val="20"/>
          <w:szCs w:val="20"/>
          <w:lang w:val="en-US"/>
        </w:rPr>
        <w:t xml:space="preserve">were </w:t>
      </w:r>
      <w:r w:rsidRPr="00C70602">
        <w:rPr>
          <w:rFonts w:ascii="Times New Roman" w:hAnsi="Times New Roman" w:cs="Times New Roman"/>
          <w:sz w:val="20"/>
          <w:szCs w:val="20"/>
          <w:lang w:val="en-US"/>
        </w:rPr>
        <w:t xml:space="preserve">analysed </w:t>
      </w:r>
      <w:r w:rsidR="00CB2130" w:rsidRPr="00C70602">
        <w:rPr>
          <w:rFonts w:ascii="Times New Roman" w:hAnsi="Times New Roman" w:cs="Times New Roman"/>
          <w:sz w:val="20"/>
          <w:szCs w:val="20"/>
          <w:lang w:val="en-US"/>
        </w:rPr>
        <w:t xml:space="preserve">with a </w:t>
      </w:r>
      <w:r w:rsidRPr="00C70602">
        <w:rPr>
          <w:rFonts w:ascii="Times New Roman" w:hAnsi="Times New Roman" w:cs="Times New Roman"/>
          <w:sz w:val="20"/>
          <w:szCs w:val="20"/>
          <w:lang w:val="en-US"/>
        </w:rPr>
        <w:t>generali</w:t>
      </w:r>
      <w:r w:rsidR="00CB2130" w:rsidRPr="00C70602">
        <w:rPr>
          <w:rFonts w:ascii="Times New Roman" w:hAnsi="Times New Roman" w:cs="Times New Roman"/>
          <w:sz w:val="20"/>
          <w:szCs w:val="20"/>
          <w:lang w:val="en-US"/>
        </w:rPr>
        <w:t>s</w:t>
      </w:r>
      <w:r w:rsidRPr="00C70602">
        <w:rPr>
          <w:rFonts w:ascii="Times New Roman" w:hAnsi="Times New Roman" w:cs="Times New Roman"/>
          <w:sz w:val="20"/>
          <w:szCs w:val="20"/>
          <w:lang w:val="en-US"/>
        </w:rPr>
        <w:t xml:space="preserve">ed </w:t>
      </w:r>
      <w:r w:rsidR="0083456F" w:rsidRPr="00C70602">
        <w:rPr>
          <w:rFonts w:ascii="Times New Roman" w:hAnsi="Times New Roman" w:cs="Times New Roman"/>
          <w:sz w:val="20"/>
          <w:szCs w:val="20"/>
          <w:lang w:val="en-US"/>
        </w:rPr>
        <w:t xml:space="preserve">linear </w:t>
      </w:r>
      <w:r w:rsidRPr="00C70602">
        <w:rPr>
          <w:rFonts w:ascii="Times New Roman" w:hAnsi="Times New Roman" w:cs="Times New Roman"/>
          <w:sz w:val="20"/>
          <w:szCs w:val="20"/>
          <w:lang w:val="en-US"/>
        </w:rPr>
        <w:t>model (GLM).</w:t>
      </w:r>
      <w:r w:rsidR="00352C4B" w:rsidRPr="00C70602">
        <w:rPr>
          <w:rFonts w:ascii="Times New Roman" w:hAnsi="Times New Roman" w:cs="Times New Roman"/>
          <w:sz w:val="20"/>
          <w:szCs w:val="20"/>
          <w:lang w:val="en-US"/>
        </w:rPr>
        <w:t xml:space="preserve"> </w:t>
      </w:r>
      <w:r w:rsidR="00305C7E" w:rsidRPr="00C70602">
        <w:rPr>
          <w:rFonts w:ascii="Times New Roman" w:hAnsi="Times New Roman" w:cs="Times New Roman"/>
          <w:sz w:val="20"/>
          <w:szCs w:val="20"/>
          <w:lang w:val="en-US"/>
        </w:rPr>
        <w:t xml:space="preserve">n is the number </w:t>
      </w:r>
      <w:r w:rsidR="00FF497E" w:rsidRPr="00C70602">
        <w:rPr>
          <w:rFonts w:ascii="Times New Roman" w:hAnsi="Times New Roman" w:cs="Times New Roman"/>
          <w:sz w:val="20"/>
          <w:szCs w:val="20"/>
          <w:lang w:val="en-US"/>
        </w:rPr>
        <w:t xml:space="preserve">of </w:t>
      </w:r>
      <w:r w:rsidR="00452B11" w:rsidRPr="00C70602">
        <w:rPr>
          <w:rFonts w:ascii="Times New Roman" w:hAnsi="Times New Roman" w:cs="Times New Roman"/>
          <w:sz w:val="20"/>
          <w:szCs w:val="20"/>
          <w:lang w:val="en-US"/>
        </w:rPr>
        <w:t>replicate</w:t>
      </w:r>
      <w:r w:rsidR="008B0F3D" w:rsidRPr="00C70602">
        <w:rPr>
          <w:rFonts w:ascii="Times New Roman" w:hAnsi="Times New Roman" w:cs="Times New Roman"/>
          <w:sz w:val="20"/>
          <w:szCs w:val="20"/>
          <w:lang w:val="en-US"/>
        </w:rPr>
        <w:t xml:space="preserve"> plant</w:t>
      </w:r>
      <w:r w:rsidR="00452B11" w:rsidRPr="00C70602">
        <w:rPr>
          <w:rFonts w:ascii="Times New Roman" w:hAnsi="Times New Roman" w:cs="Times New Roman"/>
          <w:sz w:val="20"/>
          <w:szCs w:val="20"/>
          <w:lang w:val="en-US"/>
        </w:rPr>
        <w:t>s</w:t>
      </w:r>
      <w:r w:rsidR="00AA7760" w:rsidRPr="00C70602">
        <w:rPr>
          <w:rFonts w:ascii="Times New Roman" w:hAnsi="Times New Roman" w:cs="Times New Roman"/>
          <w:sz w:val="20"/>
          <w:szCs w:val="20"/>
          <w:lang w:val="en-US"/>
        </w:rPr>
        <w:t xml:space="preserve"> for leaf area measurements</w:t>
      </w:r>
      <w:r w:rsidR="00305C7E" w:rsidRPr="00C70602">
        <w:rPr>
          <w:rFonts w:ascii="Times New Roman" w:hAnsi="Times New Roman" w:cs="Times New Roman"/>
          <w:sz w:val="20"/>
          <w:szCs w:val="20"/>
          <w:lang w:val="en-US"/>
        </w:rPr>
        <w:t xml:space="preserve">. </w:t>
      </w:r>
      <w:r w:rsidR="003C040D" w:rsidRPr="00C70602">
        <w:rPr>
          <w:rFonts w:ascii="Times New Roman" w:hAnsi="Times New Roman" w:cs="Times New Roman"/>
          <w:sz w:val="20"/>
          <w:szCs w:val="20"/>
          <w:lang w:val="en-US"/>
        </w:rPr>
        <w:t xml:space="preserve">Boxes with different letters </w:t>
      </w:r>
      <w:r w:rsidR="00352C4B" w:rsidRPr="00C70602">
        <w:rPr>
          <w:rFonts w:ascii="Times New Roman" w:hAnsi="Times New Roman" w:cs="Times New Roman"/>
          <w:sz w:val="20"/>
          <w:szCs w:val="20"/>
          <w:lang w:val="en-US"/>
        </w:rPr>
        <w:t>are significantly different</w:t>
      </w:r>
      <w:r w:rsidR="003C040D" w:rsidRPr="00C70602">
        <w:rPr>
          <w:rFonts w:ascii="Times New Roman" w:hAnsi="Times New Roman" w:cs="Times New Roman"/>
          <w:sz w:val="20"/>
          <w:szCs w:val="20"/>
          <w:lang w:val="en-US"/>
        </w:rPr>
        <w:t xml:space="preserve"> (</w:t>
      </w:r>
      <w:r w:rsidR="003C040D" w:rsidRPr="00C70602">
        <w:rPr>
          <w:rFonts w:ascii="Times New Roman" w:hAnsi="Times New Roman" w:cs="Times New Roman"/>
          <w:color w:val="1C1D1E"/>
          <w:sz w:val="20"/>
          <w:szCs w:val="20"/>
          <w:shd w:val="clear" w:color="auto" w:fill="FFFFFF"/>
        </w:rPr>
        <w:t xml:space="preserve">Tukey's </w:t>
      </w:r>
      <w:r w:rsidR="003C040D" w:rsidRPr="00C70602">
        <w:rPr>
          <w:rFonts w:ascii="Times New Roman" w:hAnsi="Times New Roman" w:cs="Times New Roman"/>
          <w:sz w:val="20"/>
          <w:szCs w:val="20"/>
          <w:lang w:val="en-US"/>
        </w:rPr>
        <w:t>post</w:t>
      </w:r>
      <w:r w:rsidR="0034281F" w:rsidRPr="00C70602">
        <w:rPr>
          <w:rFonts w:ascii="Times New Roman" w:hAnsi="Times New Roman" w:cs="Times New Roman"/>
          <w:sz w:val="20"/>
          <w:szCs w:val="20"/>
          <w:lang w:val="en-US"/>
        </w:rPr>
        <w:t>-</w:t>
      </w:r>
      <w:r w:rsidR="003C040D" w:rsidRPr="00C70602">
        <w:rPr>
          <w:rFonts w:ascii="Times New Roman" w:hAnsi="Times New Roman" w:cs="Times New Roman"/>
          <w:sz w:val="20"/>
          <w:szCs w:val="20"/>
          <w:lang w:val="en-US"/>
        </w:rPr>
        <w:t>hoc test</w:t>
      </w:r>
      <w:r w:rsidR="00352C4B" w:rsidRPr="00C70602">
        <w:rPr>
          <w:rFonts w:ascii="Times New Roman" w:hAnsi="Times New Roman" w:cs="Times New Roman"/>
          <w:sz w:val="20"/>
          <w:szCs w:val="20"/>
          <w:lang w:val="en-US"/>
        </w:rPr>
        <w:t xml:space="preserve">, </w:t>
      </w:r>
      <w:r w:rsidR="00352C4B" w:rsidRPr="00C70602">
        <w:rPr>
          <w:rFonts w:ascii="Times New Roman" w:hAnsi="Times New Roman" w:cs="Times New Roman"/>
          <w:i/>
          <w:iCs/>
          <w:sz w:val="20"/>
          <w:szCs w:val="20"/>
          <w:lang w:val="en-US"/>
        </w:rPr>
        <w:t>p</w:t>
      </w:r>
      <w:r w:rsidR="00352C4B" w:rsidRPr="00C70602">
        <w:rPr>
          <w:rFonts w:ascii="Times New Roman" w:hAnsi="Times New Roman" w:cs="Times New Roman"/>
          <w:sz w:val="20"/>
          <w:szCs w:val="20"/>
          <w:lang w:val="en-US"/>
        </w:rPr>
        <w:t xml:space="preserve"> &lt; </w:t>
      </w:r>
      <w:r w:rsidR="00C20529" w:rsidRPr="00C70602">
        <w:rPr>
          <w:rFonts w:ascii="Times New Roman" w:hAnsi="Times New Roman" w:cs="Times New Roman"/>
          <w:sz w:val="20"/>
          <w:szCs w:val="20"/>
          <w:lang w:val="en-US"/>
        </w:rPr>
        <w:t>0</w:t>
      </w:r>
      <w:r w:rsidR="00352C4B" w:rsidRPr="00C70602">
        <w:rPr>
          <w:rFonts w:ascii="Times New Roman" w:hAnsi="Times New Roman" w:cs="Times New Roman"/>
          <w:sz w:val="20"/>
          <w:szCs w:val="20"/>
          <w:lang w:val="en-US"/>
        </w:rPr>
        <w:t>.05</w:t>
      </w:r>
      <w:r w:rsidR="002343A0" w:rsidRPr="00C70602">
        <w:rPr>
          <w:rFonts w:ascii="Times New Roman" w:hAnsi="Times New Roman" w:cs="Times New Roman"/>
          <w:sz w:val="20"/>
          <w:szCs w:val="20"/>
          <w:lang w:val="en-US"/>
        </w:rPr>
        <w:t>)</w:t>
      </w:r>
      <w:r w:rsidR="00352C4B" w:rsidRPr="00C70602">
        <w:rPr>
          <w:rFonts w:ascii="Times New Roman" w:hAnsi="Times New Roman" w:cs="Times New Roman"/>
          <w:sz w:val="20"/>
          <w:szCs w:val="20"/>
          <w:lang w:val="en-US"/>
        </w:rPr>
        <w:t>.</w:t>
      </w:r>
    </w:p>
    <w:p w14:paraId="69A55D7B" w14:textId="77777777" w:rsidR="002B360E" w:rsidRPr="00C70602" w:rsidRDefault="002B360E" w:rsidP="00C70602">
      <w:pPr>
        <w:spacing w:before="240" w:after="0" w:line="480" w:lineRule="auto"/>
        <w:jc w:val="both"/>
        <w:rPr>
          <w:rFonts w:ascii="Times New Roman" w:hAnsi="Times New Roman" w:cs="Times New Roman"/>
          <w:sz w:val="20"/>
          <w:szCs w:val="20"/>
          <w:lang w:val="en-US"/>
        </w:rPr>
      </w:pPr>
    </w:p>
    <w:p w14:paraId="5FC8870F" w14:textId="5FCC87BE" w:rsidR="00DA2850" w:rsidRPr="00C70602" w:rsidRDefault="00C6644C"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The addition of </w:t>
      </w:r>
      <w:bookmarkStart w:id="22" w:name="_Hlk127816553"/>
      <w:r w:rsidRPr="00C70602">
        <w:rPr>
          <w:rFonts w:ascii="Times New Roman" w:hAnsi="Times New Roman" w:cs="Times New Roman"/>
          <w:sz w:val="24"/>
          <w:szCs w:val="24"/>
        </w:rPr>
        <w:t>raw BSFF or raw MWF</w:t>
      </w:r>
      <w:bookmarkEnd w:id="22"/>
      <w:r w:rsidRPr="00C70602">
        <w:rPr>
          <w:rFonts w:ascii="Times New Roman" w:hAnsi="Times New Roman" w:cs="Times New Roman"/>
          <w:sz w:val="24"/>
          <w:szCs w:val="24"/>
        </w:rPr>
        <w:t xml:space="preserve"> to the soil </w:t>
      </w:r>
      <w:r w:rsidR="00C10ABB" w:rsidRPr="00C70602">
        <w:rPr>
          <w:rFonts w:ascii="Times New Roman" w:hAnsi="Times New Roman" w:cs="Times New Roman"/>
          <w:sz w:val="24"/>
          <w:szCs w:val="24"/>
        </w:rPr>
        <w:t xml:space="preserve">initially </w:t>
      </w:r>
      <w:r w:rsidR="00BE4AB3" w:rsidRPr="00C70602">
        <w:rPr>
          <w:rFonts w:ascii="Times New Roman" w:hAnsi="Times New Roman" w:cs="Times New Roman"/>
          <w:sz w:val="24"/>
          <w:szCs w:val="24"/>
        </w:rPr>
        <w:t xml:space="preserve">resulted in </w:t>
      </w:r>
      <w:r w:rsidRPr="00C70602">
        <w:rPr>
          <w:rFonts w:ascii="Times New Roman" w:hAnsi="Times New Roman" w:cs="Times New Roman"/>
          <w:sz w:val="24"/>
          <w:szCs w:val="24"/>
        </w:rPr>
        <w:t>a significant</w:t>
      </w:r>
      <w:r w:rsidR="002D2321" w:rsidRPr="00C70602">
        <w:rPr>
          <w:rFonts w:ascii="Times New Roman" w:hAnsi="Times New Roman" w:cs="Times New Roman"/>
          <w:sz w:val="24"/>
          <w:szCs w:val="24"/>
        </w:rPr>
        <w:t xml:space="preserve">ly smaller </w:t>
      </w:r>
      <w:r w:rsidRPr="00C70602">
        <w:rPr>
          <w:rFonts w:ascii="Times New Roman" w:hAnsi="Times New Roman" w:cs="Times New Roman"/>
          <w:sz w:val="24"/>
          <w:szCs w:val="24"/>
        </w:rPr>
        <w:t xml:space="preserve">number of leaves per </w:t>
      </w:r>
      <w:r w:rsidRPr="00C70602">
        <w:rPr>
          <w:rFonts w:ascii="Times New Roman" w:hAnsi="Times New Roman" w:cs="Times New Roman"/>
          <w:i/>
          <w:iCs/>
          <w:sz w:val="24"/>
          <w:szCs w:val="24"/>
        </w:rPr>
        <w:t>B. rapa</w:t>
      </w:r>
      <w:r w:rsidRPr="00C70602">
        <w:rPr>
          <w:rFonts w:ascii="Times New Roman" w:hAnsi="Times New Roman" w:cs="Times New Roman"/>
          <w:sz w:val="24"/>
          <w:szCs w:val="24"/>
        </w:rPr>
        <w:t xml:space="preserve"> plant when compared to the unamended control</w:t>
      </w:r>
      <w:r w:rsidR="00F95059" w:rsidRPr="00C70602">
        <w:rPr>
          <w:rFonts w:ascii="Times New Roman" w:hAnsi="Times New Roman" w:cs="Times New Roman"/>
          <w:sz w:val="24"/>
          <w:szCs w:val="24"/>
        </w:rPr>
        <w:t xml:space="preserve"> (21 days: </w:t>
      </w:r>
      <w:r w:rsidR="00F95059" w:rsidRPr="00C70602">
        <w:rPr>
          <w:rFonts w:ascii="Times New Roman" w:hAnsi="Times New Roman" w:cs="Times New Roman"/>
          <w:i/>
          <w:iCs/>
          <w:sz w:val="24"/>
          <w:szCs w:val="24"/>
          <w:lang w:val="el-GR"/>
        </w:rPr>
        <w:t>χ</w:t>
      </w:r>
      <w:r w:rsidR="00F95059" w:rsidRPr="00C70602">
        <w:rPr>
          <w:rFonts w:ascii="Times New Roman" w:hAnsi="Times New Roman" w:cs="Times New Roman"/>
          <w:i/>
          <w:iCs/>
          <w:sz w:val="24"/>
          <w:szCs w:val="24"/>
          <w:vertAlign w:val="superscript"/>
          <w:lang w:val="el-GR"/>
        </w:rPr>
        <w:t>2</w:t>
      </w:r>
      <w:r w:rsidR="00F95059" w:rsidRPr="00C70602">
        <w:rPr>
          <w:rFonts w:ascii="Times New Roman" w:hAnsi="Times New Roman" w:cs="Times New Roman"/>
          <w:sz w:val="24"/>
          <w:szCs w:val="24"/>
        </w:rPr>
        <w:t xml:space="preserve"> = 1</w:t>
      </w:r>
      <w:r w:rsidR="00495AA6" w:rsidRPr="00C70602">
        <w:rPr>
          <w:rFonts w:ascii="Times New Roman" w:hAnsi="Times New Roman" w:cs="Times New Roman"/>
          <w:sz w:val="24"/>
          <w:szCs w:val="24"/>
        </w:rPr>
        <w:t>0</w:t>
      </w:r>
      <w:r w:rsidR="00F95059" w:rsidRPr="00C70602">
        <w:rPr>
          <w:rFonts w:ascii="Times New Roman" w:hAnsi="Times New Roman" w:cs="Times New Roman"/>
          <w:sz w:val="24"/>
          <w:szCs w:val="24"/>
        </w:rPr>
        <w:t>.</w:t>
      </w:r>
      <w:r w:rsidR="00495AA6" w:rsidRPr="00C70602">
        <w:rPr>
          <w:rFonts w:ascii="Times New Roman" w:hAnsi="Times New Roman" w:cs="Times New Roman"/>
          <w:sz w:val="24"/>
          <w:szCs w:val="24"/>
        </w:rPr>
        <w:t>40</w:t>
      </w:r>
      <w:r w:rsidR="007B11DC" w:rsidRPr="00C70602">
        <w:rPr>
          <w:rFonts w:ascii="Times New Roman" w:hAnsi="Times New Roman" w:cs="Times New Roman"/>
          <w:sz w:val="24"/>
          <w:szCs w:val="24"/>
        </w:rPr>
        <w:t>,</w:t>
      </w:r>
      <w:r w:rsidR="00F95059" w:rsidRPr="00C70602">
        <w:rPr>
          <w:rFonts w:ascii="Times New Roman" w:hAnsi="Times New Roman" w:cs="Times New Roman"/>
          <w:sz w:val="24"/>
          <w:szCs w:val="24"/>
        </w:rPr>
        <w:t xml:space="preserve"> </w:t>
      </w:r>
      <w:proofErr w:type="spellStart"/>
      <w:r w:rsidR="00F95059" w:rsidRPr="00C70602">
        <w:rPr>
          <w:rFonts w:ascii="Times New Roman" w:hAnsi="Times New Roman" w:cs="Times New Roman"/>
          <w:sz w:val="24"/>
          <w:szCs w:val="24"/>
        </w:rPr>
        <w:t>df</w:t>
      </w:r>
      <w:proofErr w:type="spellEnd"/>
      <w:r w:rsidR="00F95059"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F95059" w:rsidRPr="00C70602">
        <w:rPr>
          <w:rFonts w:ascii="Times New Roman" w:hAnsi="Times New Roman" w:cs="Times New Roman"/>
          <w:sz w:val="24"/>
          <w:szCs w:val="24"/>
        </w:rPr>
        <w:t xml:space="preserve"> </w:t>
      </w:r>
      <w:r w:rsidR="00F95059" w:rsidRPr="00C70602">
        <w:rPr>
          <w:rFonts w:ascii="Times New Roman" w:hAnsi="Times New Roman" w:cs="Times New Roman"/>
          <w:i/>
          <w:iCs/>
          <w:sz w:val="24"/>
          <w:szCs w:val="24"/>
        </w:rPr>
        <w:t>p</w:t>
      </w:r>
      <w:r w:rsidR="00F95059" w:rsidRPr="00C70602">
        <w:rPr>
          <w:rFonts w:ascii="Times New Roman" w:hAnsi="Times New Roman" w:cs="Times New Roman"/>
          <w:sz w:val="24"/>
          <w:szCs w:val="24"/>
        </w:rPr>
        <w:t xml:space="preserve"> = 0.00</w:t>
      </w:r>
      <w:r w:rsidR="00495AA6" w:rsidRPr="00C70602">
        <w:rPr>
          <w:rFonts w:ascii="Times New Roman" w:hAnsi="Times New Roman" w:cs="Times New Roman"/>
          <w:sz w:val="24"/>
          <w:szCs w:val="24"/>
        </w:rPr>
        <w:t>55</w:t>
      </w:r>
      <w:r w:rsidR="00F95059" w:rsidRPr="00C70602">
        <w:rPr>
          <w:rFonts w:ascii="Times New Roman" w:hAnsi="Times New Roman" w:cs="Times New Roman"/>
          <w:sz w:val="24"/>
          <w:szCs w:val="24"/>
        </w:rPr>
        <w:t xml:space="preserve">; 28 days: </w:t>
      </w:r>
      <w:r w:rsidR="00F95059" w:rsidRPr="00C70602">
        <w:rPr>
          <w:rFonts w:ascii="Times New Roman" w:hAnsi="Times New Roman" w:cs="Times New Roman"/>
          <w:i/>
          <w:iCs/>
          <w:sz w:val="24"/>
          <w:szCs w:val="24"/>
          <w:lang w:val="el-GR"/>
        </w:rPr>
        <w:t>χ</w:t>
      </w:r>
      <w:r w:rsidR="00F95059" w:rsidRPr="00C70602">
        <w:rPr>
          <w:rFonts w:ascii="Times New Roman" w:hAnsi="Times New Roman" w:cs="Times New Roman"/>
          <w:i/>
          <w:iCs/>
          <w:sz w:val="24"/>
          <w:szCs w:val="24"/>
          <w:vertAlign w:val="superscript"/>
          <w:lang w:val="el-GR"/>
        </w:rPr>
        <w:t>2</w:t>
      </w:r>
      <w:r w:rsidR="00F95059" w:rsidRPr="00C70602">
        <w:rPr>
          <w:rFonts w:ascii="Times New Roman" w:hAnsi="Times New Roman" w:cs="Times New Roman"/>
          <w:sz w:val="24"/>
          <w:szCs w:val="24"/>
        </w:rPr>
        <w:t xml:space="preserve"> = </w:t>
      </w:r>
      <w:r w:rsidR="00495AA6" w:rsidRPr="00C70602">
        <w:rPr>
          <w:rFonts w:ascii="Times New Roman" w:hAnsi="Times New Roman" w:cs="Times New Roman"/>
          <w:sz w:val="24"/>
          <w:szCs w:val="24"/>
        </w:rPr>
        <w:t>32</w:t>
      </w:r>
      <w:r w:rsidR="00F95059" w:rsidRPr="00C70602">
        <w:rPr>
          <w:rFonts w:ascii="Times New Roman" w:hAnsi="Times New Roman" w:cs="Times New Roman"/>
          <w:sz w:val="24"/>
          <w:szCs w:val="24"/>
        </w:rPr>
        <w:t>.</w:t>
      </w:r>
      <w:r w:rsidR="00495AA6" w:rsidRPr="00C70602">
        <w:rPr>
          <w:rFonts w:ascii="Times New Roman" w:hAnsi="Times New Roman" w:cs="Times New Roman"/>
          <w:sz w:val="24"/>
          <w:szCs w:val="24"/>
        </w:rPr>
        <w:t>92</w:t>
      </w:r>
      <w:r w:rsidR="007B11DC" w:rsidRPr="00C70602">
        <w:rPr>
          <w:rFonts w:ascii="Times New Roman" w:hAnsi="Times New Roman" w:cs="Times New Roman"/>
          <w:sz w:val="24"/>
          <w:szCs w:val="24"/>
        </w:rPr>
        <w:t>,</w:t>
      </w:r>
      <w:r w:rsidR="00F95059" w:rsidRPr="00C70602">
        <w:rPr>
          <w:rFonts w:ascii="Times New Roman" w:hAnsi="Times New Roman" w:cs="Times New Roman"/>
          <w:sz w:val="24"/>
          <w:szCs w:val="24"/>
        </w:rPr>
        <w:t xml:space="preserve"> </w:t>
      </w:r>
      <w:proofErr w:type="spellStart"/>
      <w:r w:rsidR="00F95059" w:rsidRPr="00C70602">
        <w:rPr>
          <w:rFonts w:ascii="Times New Roman" w:hAnsi="Times New Roman" w:cs="Times New Roman"/>
          <w:sz w:val="24"/>
          <w:szCs w:val="24"/>
        </w:rPr>
        <w:t>df</w:t>
      </w:r>
      <w:proofErr w:type="spellEnd"/>
      <w:r w:rsidR="00F95059"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F95059" w:rsidRPr="00C70602">
        <w:rPr>
          <w:rFonts w:ascii="Times New Roman" w:hAnsi="Times New Roman" w:cs="Times New Roman"/>
          <w:sz w:val="24"/>
          <w:szCs w:val="24"/>
        </w:rPr>
        <w:t xml:space="preserve"> </w:t>
      </w:r>
      <w:r w:rsidR="00F95059" w:rsidRPr="00C70602">
        <w:rPr>
          <w:rFonts w:ascii="Times New Roman" w:hAnsi="Times New Roman" w:cs="Times New Roman"/>
          <w:i/>
          <w:iCs/>
          <w:sz w:val="24"/>
          <w:szCs w:val="24"/>
        </w:rPr>
        <w:t>p</w:t>
      </w:r>
      <w:r w:rsidR="00F95059" w:rsidRPr="00C70602">
        <w:rPr>
          <w:rFonts w:ascii="Times New Roman" w:hAnsi="Times New Roman" w:cs="Times New Roman"/>
          <w:sz w:val="24"/>
          <w:szCs w:val="24"/>
        </w:rPr>
        <w:t xml:space="preserve"> &lt; 0.0001; Figure </w:t>
      </w:r>
      <w:r w:rsidR="00495AA6" w:rsidRPr="00C70602">
        <w:rPr>
          <w:rFonts w:ascii="Times New Roman" w:hAnsi="Times New Roman" w:cs="Times New Roman"/>
          <w:sz w:val="24"/>
          <w:szCs w:val="24"/>
        </w:rPr>
        <w:t>S</w:t>
      </w:r>
      <w:r w:rsidR="00F95059" w:rsidRPr="00C70602">
        <w:rPr>
          <w:rFonts w:ascii="Times New Roman" w:hAnsi="Times New Roman" w:cs="Times New Roman"/>
          <w:sz w:val="24"/>
          <w:szCs w:val="24"/>
        </w:rPr>
        <w:t>2)</w:t>
      </w:r>
      <w:r w:rsidR="00C10ABB" w:rsidRPr="00C70602">
        <w:rPr>
          <w:rFonts w:ascii="Times New Roman" w:hAnsi="Times New Roman" w:cs="Times New Roman"/>
          <w:sz w:val="24"/>
          <w:szCs w:val="24"/>
        </w:rPr>
        <w:t xml:space="preserve">. However, over </w:t>
      </w:r>
      <w:r w:rsidR="00C10ABB" w:rsidRPr="00C70602">
        <w:rPr>
          <w:rFonts w:ascii="Times New Roman" w:hAnsi="Times New Roman" w:cs="Times New Roman"/>
          <w:sz w:val="24"/>
          <w:szCs w:val="24"/>
        </w:rPr>
        <w:lastRenderedPageBreak/>
        <w:t>time,</w:t>
      </w:r>
      <w:r w:rsidR="00C10ABB" w:rsidRPr="00C70602">
        <w:rPr>
          <w:rFonts w:ascii="Times New Roman" w:hAnsi="Times New Roman" w:cs="Times New Roman"/>
        </w:rPr>
        <w:t xml:space="preserve"> </w:t>
      </w:r>
      <w:r w:rsidR="00C10ABB" w:rsidRPr="00C70602">
        <w:rPr>
          <w:rFonts w:ascii="Times New Roman" w:hAnsi="Times New Roman" w:cs="Times New Roman"/>
          <w:sz w:val="24"/>
          <w:szCs w:val="24"/>
        </w:rPr>
        <w:t>the difference in number of leaves between the MWF and NoFrass disappeared, while BSFF continued to exhibit a smaller number of leaves compared to both MWF and NoFrass</w:t>
      </w:r>
      <w:r w:rsidR="00495AA6" w:rsidRPr="00C70602">
        <w:rPr>
          <w:rFonts w:ascii="Times New Roman" w:hAnsi="Times New Roman" w:cs="Times New Roman"/>
          <w:sz w:val="24"/>
          <w:szCs w:val="24"/>
        </w:rPr>
        <w:t xml:space="preserve"> (35 days: </w:t>
      </w:r>
      <w:r w:rsidR="00495AA6" w:rsidRPr="00C70602">
        <w:rPr>
          <w:rFonts w:ascii="Times New Roman" w:hAnsi="Times New Roman" w:cs="Times New Roman"/>
          <w:i/>
          <w:iCs/>
          <w:sz w:val="24"/>
          <w:szCs w:val="24"/>
          <w:lang w:val="el-GR"/>
        </w:rPr>
        <w:t>χ</w:t>
      </w:r>
      <w:r w:rsidR="00495AA6" w:rsidRPr="00C70602">
        <w:rPr>
          <w:rFonts w:ascii="Times New Roman" w:hAnsi="Times New Roman" w:cs="Times New Roman"/>
          <w:i/>
          <w:iCs/>
          <w:sz w:val="24"/>
          <w:szCs w:val="24"/>
          <w:vertAlign w:val="superscript"/>
          <w:lang w:val="el-GR"/>
        </w:rPr>
        <w:t>2</w:t>
      </w:r>
      <w:r w:rsidR="00495AA6" w:rsidRPr="00C70602">
        <w:rPr>
          <w:rFonts w:ascii="Times New Roman" w:hAnsi="Times New Roman" w:cs="Times New Roman"/>
          <w:sz w:val="24"/>
          <w:szCs w:val="24"/>
        </w:rPr>
        <w:t xml:space="preserve"> = 44.62</w:t>
      </w:r>
      <w:r w:rsidR="007B11DC" w:rsidRPr="00C70602">
        <w:rPr>
          <w:rFonts w:ascii="Times New Roman" w:hAnsi="Times New Roman" w:cs="Times New Roman"/>
          <w:sz w:val="24"/>
          <w:szCs w:val="24"/>
        </w:rPr>
        <w:t>,</w:t>
      </w:r>
      <w:r w:rsidR="00495AA6" w:rsidRPr="00C70602">
        <w:rPr>
          <w:rFonts w:ascii="Times New Roman" w:hAnsi="Times New Roman" w:cs="Times New Roman"/>
          <w:sz w:val="24"/>
          <w:szCs w:val="24"/>
        </w:rPr>
        <w:t xml:space="preserve"> </w:t>
      </w:r>
      <w:proofErr w:type="spellStart"/>
      <w:r w:rsidR="00495AA6" w:rsidRPr="00C70602">
        <w:rPr>
          <w:rFonts w:ascii="Times New Roman" w:hAnsi="Times New Roman" w:cs="Times New Roman"/>
          <w:sz w:val="24"/>
          <w:szCs w:val="24"/>
        </w:rPr>
        <w:t>df</w:t>
      </w:r>
      <w:proofErr w:type="spellEnd"/>
      <w:r w:rsidR="00495AA6"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495AA6" w:rsidRPr="00C70602">
        <w:rPr>
          <w:rFonts w:ascii="Times New Roman" w:hAnsi="Times New Roman" w:cs="Times New Roman"/>
          <w:sz w:val="24"/>
          <w:szCs w:val="24"/>
        </w:rPr>
        <w:t xml:space="preserve"> </w:t>
      </w:r>
      <w:r w:rsidR="00495AA6" w:rsidRPr="00C70602">
        <w:rPr>
          <w:rFonts w:ascii="Times New Roman" w:hAnsi="Times New Roman" w:cs="Times New Roman"/>
          <w:i/>
          <w:iCs/>
          <w:sz w:val="24"/>
          <w:szCs w:val="24"/>
        </w:rPr>
        <w:t>p</w:t>
      </w:r>
      <w:r w:rsidR="00495AA6" w:rsidRPr="00C70602">
        <w:rPr>
          <w:rFonts w:ascii="Times New Roman" w:hAnsi="Times New Roman" w:cs="Times New Roman"/>
          <w:sz w:val="24"/>
          <w:szCs w:val="24"/>
        </w:rPr>
        <w:t xml:space="preserve"> &lt; 0.0001; 42 days: </w:t>
      </w:r>
      <w:r w:rsidR="00495AA6" w:rsidRPr="00C70602">
        <w:rPr>
          <w:rFonts w:ascii="Times New Roman" w:hAnsi="Times New Roman" w:cs="Times New Roman"/>
          <w:i/>
          <w:iCs/>
          <w:sz w:val="24"/>
          <w:szCs w:val="24"/>
          <w:lang w:val="el-GR"/>
        </w:rPr>
        <w:t>χ</w:t>
      </w:r>
      <w:r w:rsidR="00495AA6" w:rsidRPr="00C70602">
        <w:rPr>
          <w:rFonts w:ascii="Times New Roman" w:hAnsi="Times New Roman" w:cs="Times New Roman"/>
          <w:i/>
          <w:iCs/>
          <w:sz w:val="24"/>
          <w:szCs w:val="24"/>
          <w:vertAlign w:val="superscript"/>
          <w:lang w:val="el-GR"/>
        </w:rPr>
        <w:t>2</w:t>
      </w:r>
      <w:r w:rsidR="00495AA6" w:rsidRPr="00C70602">
        <w:rPr>
          <w:rFonts w:ascii="Times New Roman" w:hAnsi="Times New Roman" w:cs="Times New Roman"/>
          <w:sz w:val="24"/>
          <w:szCs w:val="24"/>
        </w:rPr>
        <w:t xml:space="preserve"> = 33.64</w:t>
      </w:r>
      <w:r w:rsidR="007B11DC" w:rsidRPr="00C70602">
        <w:rPr>
          <w:rFonts w:ascii="Times New Roman" w:hAnsi="Times New Roman" w:cs="Times New Roman"/>
          <w:sz w:val="24"/>
          <w:szCs w:val="24"/>
        </w:rPr>
        <w:t>,</w:t>
      </w:r>
      <w:r w:rsidR="00495AA6" w:rsidRPr="00C70602">
        <w:rPr>
          <w:rFonts w:ascii="Times New Roman" w:hAnsi="Times New Roman" w:cs="Times New Roman"/>
          <w:sz w:val="24"/>
          <w:szCs w:val="24"/>
        </w:rPr>
        <w:t xml:space="preserve"> </w:t>
      </w:r>
      <w:proofErr w:type="spellStart"/>
      <w:r w:rsidR="00495AA6" w:rsidRPr="00C70602">
        <w:rPr>
          <w:rFonts w:ascii="Times New Roman" w:hAnsi="Times New Roman" w:cs="Times New Roman"/>
          <w:sz w:val="24"/>
          <w:szCs w:val="24"/>
        </w:rPr>
        <w:t>df</w:t>
      </w:r>
      <w:proofErr w:type="spellEnd"/>
      <w:r w:rsidR="00495AA6"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495AA6" w:rsidRPr="00C70602">
        <w:rPr>
          <w:rFonts w:ascii="Times New Roman" w:hAnsi="Times New Roman" w:cs="Times New Roman"/>
          <w:sz w:val="24"/>
          <w:szCs w:val="24"/>
        </w:rPr>
        <w:t xml:space="preserve"> </w:t>
      </w:r>
      <w:r w:rsidR="00495AA6" w:rsidRPr="00C70602">
        <w:rPr>
          <w:rFonts w:ascii="Times New Roman" w:hAnsi="Times New Roman" w:cs="Times New Roman"/>
          <w:i/>
          <w:iCs/>
          <w:sz w:val="24"/>
          <w:szCs w:val="24"/>
        </w:rPr>
        <w:t>p</w:t>
      </w:r>
      <w:r w:rsidR="00495AA6" w:rsidRPr="00C70602">
        <w:rPr>
          <w:rFonts w:ascii="Times New Roman" w:hAnsi="Times New Roman" w:cs="Times New Roman"/>
          <w:sz w:val="24"/>
          <w:szCs w:val="24"/>
        </w:rPr>
        <w:t xml:space="preserve"> &lt; 0.0001; Figure S2)</w:t>
      </w:r>
      <w:r w:rsidR="00A00BCC" w:rsidRPr="00C70602">
        <w:rPr>
          <w:rFonts w:ascii="Times New Roman" w:hAnsi="Times New Roman" w:cs="Times New Roman"/>
          <w:sz w:val="24"/>
          <w:szCs w:val="24"/>
        </w:rPr>
        <w:t xml:space="preserve">. </w:t>
      </w:r>
      <w:r w:rsidR="00922789">
        <w:rPr>
          <w:rFonts w:ascii="Times New Roman" w:hAnsi="Times New Roman" w:cs="Times New Roman"/>
          <w:sz w:val="24"/>
          <w:szCs w:val="24"/>
        </w:rPr>
        <w:t xml:space="preserve">Repeating </w:t>
      </w:r>
      <w:r w:rsidR="009F1C5E" w:rsidRPr="00C70602">
        <w:rPr>
          <w:rFonts w:ascii="Times New Roman" w:hAnsi="Times New Roman" w:cs="Times New Roman"/>
          <w:sz w:val="24"/>
          <w:szCs w:val="24"/>
        </w:rPr>
        <w:t xml:space="preserve">the experiment </w:t>
      </w:r>
      <w:r w:rsidR="00780C69" w:rsidRPr="00C70602">
        <w:rPr>
          <w:rFonts w:ascii="Times New Roman" w:hAnsi="Times New Roman" w:cs="Times New Roman"/>
          <w:sz w:val="24"/>
          <w:szCs w:val="24"/>
        </w:rPr>
        <w:t>under comparable conditions</w:t>
      </w:r>
      <w:r w:rsidR="00922789">
        <w:rPr>
          <w:rFonts w:ascii="Times New Roman" w:hAnsi="Times New Roman" w:cs="Times New Roman"/>
          <w:sz w:val="24"/>
          <w:szCs w:val="24"/>
        </w:rPr>
        <w:t xml:space="preserve"> gave </w:t>
      </w:r>
      <w:r w:rsidR="00780C69" w:rsidRPr="00C70602">
        <w:rPr>
          <w:rFonts w:ascii="Times New Roman" w:hAnsi="Times New Roman" w:cs="Times New Roman"/>
          <w:sz w:val="24"/>
          <w:szCs w:val="24"/>
        </w:rPr>
        <w:t xml:space="preserve">similar results, with no significant difference between MWF and NoFrass, and BSFF displaying a consistently smaller number of leaves </w:t>
      </w:r>
      <w:r w:rsidR="00041FE1" w:rsidRPr="00C70602">
        <w:rPr>
          <w:rFonts w:ascii="Times New Roman" w:hAnsi="Times New Roman" w:cs="Times New Roman"/>
          <w:sz w:val="24"/>
          <w:szCs w:val="24"/>
        </w:rPr>
        <w:t xml:space="preserve">(21 days: </w:t>
      </w:r>
      <w:r w:rsidR="00041FE1" w:rsidRPr="00C70602">
        <w:rPr>
          <w:rFonts w:ascii="Times New Roman" w:hAnsi="Times New Roman" w:cs="Times New Roman"/>
          <w:i/>
          <w:iCs/>
          <w:sz w:val="24"/>
          <w:szCs w:val="24"/>
          <w:lang w:val="el-GR"/>
        </w:rPr>
        <w:t>χ</w:t>
      </w:r>
      <w:r w:rsidR="00041FE1" w:rsidRPr="00C70602">
        <w:rPr>
          <w:rFonts w:ascii="Times New Roman" w:hAnsi="Times New Roman" w:cs="Times New Roman"/>
          <w:i/>
          <w:iCs/>
          <w:sz w:val="24"/>
          <w:szCs w:val="24"/>
          <w:vertAlign w:val="superscript"/>
          <w:lang w:val="el-GR"/>
        </w:rPr>
        <w:t>2</w:t>
      </w:r>
      <w:r w:rsidR="00041FE1" w:rsidRPr="00C70602">
        <w:rPr>
          <w:rFonts w:ascii="Times New Roman" w:hAnsi="Times New Roman" w:cs="Times New Roman"/>
          <w:sz w:val="24"/>
          <w:szCs w:val="24"/>
        </w:rPr>
        <w:t xml:space="preserve"> = 17.62</w:t>
      </w:r>
      <w:r w:rsidR="007B11DC" w:rsidRPr="00C70602">
        <w:rPr>
          <w:rFonts w:ascii="Times New Roman" w:hAnsi="Times New Roman" w:cs="Times New Roman"/>
          <w:sz w:val="24"/>
          <w:szCs w:val="24"/>
        </w:rPr>
        <w:t>,</w:t>
      </w:r>
      <w:r w:rsidR="00041FE1" w:rsidRPr="00C70602">
        <w:rPr>
          <w:rFonts w:ascii="Times New Roman" w:hAnsi="Times New Roman" w:cs="Times New Roman"/>
          <w:sz w:val="24"/>
          <w:szCs w:val="24"/>
        </w:rPr>
        <w:t xml:space="preserve"> </w:t>
      </w:r>
      <w:proofErr w:type="spellStart"/>
      <w:r w:rsidR="00041FE1" w:rsidRPr="00C70602">
        <w:rPr>
          <w:rFonts w:ascii="Times New Roman" w:hAnsi="Times New Roman" w:cs="Times New Roman"/>
          <w:sz w:val="24"/>
          <w:szCs w:val="24"/>
        </w:rPr>
        <w:t>df</w:t>
      </w:r>
      <w:proofErr w:type="spellEnd"/>
      <w:r w:rsidR="00041FE1"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041FE1" w:rsidRPr="00C70602">
        <w:rPr>
          <w:rFonts w:ascii="Times New Roman" w:hAnsi="Times New Roman" w:cs="Times New Roman"/>
          <w:sz w:val="24"/>
          <w:szCs w:val="24"/>
        </w:rPr>
        <w:t xml:space="preserve"> </w:t>
      </w:r>
      <w:r w:rsidR="00041FE1" w:rsidRPr="00C70602">
        <w:rPr>
          <w:rFonts w:ascii="Times New Roman" w:hAnsi="Times New Roman" w:cs="Times New Roman"/>
          <w:i/>
          <w:iCs/>
          <w:sz w:val="24"/>
          <w:szCs w:val="24"/>
        </w:rPr>
        <w:t>p</w:t>
      </w:r>
      <w:r w:rsidR="00041FE1" w:rsidRPr="00C70602">
        <w:rPr>
          <w:rFonts w:ascii="Times New Roman" w:hAnsi="Times New Roman" w:cs="Times New Roman"/>
          <w:sz w:val="24"/>
          <w:szCs w:val="24"/>
        </w:rPr>
        <w:t xml:space="preserve"> = 0.0002; 28 days: </w:t>
      </w:r>
      <w:r w:rsidR="00041FE1" w:rsidRPr="00C70602">
        <w:rPr>
          <w:rFonts w:ascii="Times New Roman" w:hAnsi="Times New Roman" w:cs="Times New Roman"/>
          <w:i/>
          <w:iCs/>
          <w:sz w:val="24"/>
          <w:szCs w:val="24"/>
          <w:lang w:val="el-GR"/>
        </w:rPr>
        <w:t>χ</w:t>
      </w:r>
      <w:r w:rsidR="00041FE1" w:rsidRPr="00C70602">
        <w:rPr>
          <w:rFonts w:ascii="Times New Roman" w:hAnsi="Times New Roman" w:cs="Times New Roman"/>
          <w:i/>
          <w:iCs/>
          <w:sz w:val="24"/>
          <w:szCs w:val="24"/>
          <w:vertAlign w:val="superscript"/>
          <w:lang w:val="el-GR"/>
        </w:rPr>
        <w:t>2</w:t>
      </w:r>
      <w:r w:rsidR="00041FE1" w:rsidRPr="00C70602">
        <w:rPr>
          <w:rFonts w:ascii="Times New Roman" w:hAnsi="Times New Roman" w:cs="Times New Roman"/>
          <w:sz w:val="24"/>
          <w:szCs w:val="24"/>
        </w:rPr>
        <w:t xml:space="preserve"> = 33.15</w:t>
      </w:r>
      <w:r w:rsidR="007B11DC" w:rsidRPr="00C70602">
        <w:rPr>
          <w:rFonts w:ascii="Times New Roman" w:hAnsi="Times New Roman" w:cs="Times New Roman"/>
          <w:sz w:val="24"/>
          <w:szCs w:val="24"/>
        </w:rPr>
        <w:t>,</w:t>
      </w:r>
      <w:r w:rsidR="00041FE1" w:rsidRPr="00C70602">
        <w:rPr>
          <w:rFonts w:ascii="Times New Roman" w:hAnsi="Times New Roman" w:cs="Times New Roman"/>
          <w:sz w:val="24"/>
          <w:szCs w:val="24"/>
        </w:rPr>
        <w:t xml:space="preserve"> </w:t>
      </w:r>
      <w:proofErr w:type="spellStart"/>
      <w:r w:rsidR="00041FE1" w:rsidRPr="00C70602">
        <w:rPr>
          <w:rFonts w:ascii="Times New Roman" w:hAnsi="Times New Roman" w:cs="Times New Roman"/>
          <w:sz w:val="24"/>
          <w:szCs w:val="24"/>
        </w:rPr>
        <w:t>df</w:t>
      </w:r>
      <w:proofErr w:type="spellEnd"/>
      <w:r w:rsidR="00041FE1"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041FE1" w:rsidRPr="00C70602">
        <w:rPr>
          <w:rFonts w:ascii="Times New Roman" w:hAnsi="Times New Roman" w:cs="Times New Roman"/>
          <w:sz w:val="24"/>
          <w:szCs w:val="24"/>
        </w:rPr>
        <w:t xml:space="preserve"> </w:t>
      </w:r>
      <w:r w:rsidR="00041FE1" w:rsidRPr="00C70602">
        <w:rPr>
          <w:rFonts w:ascii="Times New Roman" w:hAnsi="Times New Roman" w:cs="Times New Roman"/>
          <w:i/>
          <w:iCs/>
          <w:sz w:val="24"/>
          <w:szCs w:val="24"/>
        </w:rPr>
        <w:t>p</w:t>
      </w:r>
      <w:r w:rsidR="00041FE1" w:rsidRPr="00C70602">
        <w:rPr>
          <w:rFonts w:ascii="Times New Roman" w:hAnsi="Times New Roman" w:cs="Times New Roman"/>
          <w:sz w:val="24"/>
          <w:szCs w:val="24"/>
        </w:rPr>
        <w:t xml:space="preserve"> &lt; 0.0001; 35 days: </w:t>
      </w:r>
      <w:r w:rsidR="00041FE1" w:rsidRPr="00C70602">
        <w:rPr>
          <w:rFonts w:ascii="Times New Roman" w:hAnsi="Times New Roman" w:cs="Times New Roman"/>
          <w:i/>
          <w:iCs/>
          <w:sz w:val="24"/>
          <w:szCs w:val="24"/>
          <w:lang w:val="el-GR"/>
        </w:rPr>
        <w:t>χ</w:t>
      </w:r>
      <w:r w:rsidR="00041FE1" w:rsidRPr="00C70602">
        <w:rPr>
          <w:rFonts w:ascii="Times New Roman" w:hAnsi="Times New Roman" w:cs="Times New Roman"/>
          <w:i/>
          <w:iCs/>
          <w:sz w:val="24"/>
          <w:szCs w:val="24"/>
          <w:vertAlign w:val="superscript"/>
          <w:lang w:val="el-GR"/>
        </w:rPr>
        <w:t>2</w:t>
      </w:r>
      <w:r w:rsidR="00041FE1" w:rsidRPr="00C70602">
        <w:rPr>
          <w:rFonts w:ascii="Times New Roman" w:hAnsi="Times New Roman" w:cs="Times New Roman"/>
          <w:sz w:val="24"/>
          <w:szCs w:val="24"/>
        </w:rPr>
        <w:t xml:space="preserve"> = 48.37</w:t>
      </w:r>
      <w:r w:rsidR="007B11DC" w:rsidRPr="00C70602">
        <w:rPr>
          <w:rFonts w:ascii="Times New Roman" w:hAnsi="Times New Roman" w:cs="Times New Roman"/>
          <w:sz w:val="24"/>
          <w:szCs w:val="24"/>
        </w:rPr>
        <w:t>,</w:t>
      </w:r>
      <w:r w:rsidR="00041FE1" w:rsidRPr="00C70602">
        <w:rPr>
          <w:rFonts w:ascii="Times New Roman" w:hAnsi="Times New Roman" w:cs="Times New Roman"/>
          <w:sz w:val="24"/>
          <w:szCs w:val="24"/>
        </w:rPr>
        <w:t xml:space="preserve"> </w:t>
      </w:r>
      <w:proofErr w:type="spellStart"/>
      <w:r w:rsidR="00041FE1" w:rsidRPr="00C70602">
        <w:rPr>
          <w:rFonts w:ascii="Times New Roman" w:hAnsi="Times New Roman" w:cs="Times New Roman"/>
          <w:sz w:val="24"/>
          <w:szCs w:val="24"/>
        </w:rPr>
        <w:t>df</w:t>
      </w:r>
      <w:proofErr w:type="spellEnd"/>
      <w:r w:rsidR="00041FE1"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041FE1" w:rsidRPr="00C70602">
        <w:rPr>
          <w:rFonts w:ascii="Times New Roman" w:hAnsi="Times New Roman" w:cs="Times New Roman"/>
          <w:sz w:val="24"/>
          <w:szCs w:val="24"/>
        </w:rPr>
        <w:t xml:space="preserve"> </w:t>
      </w:r>
      <w:r w:rsidR="00041FE1" w:rsidRPr="00C70602">
        <w:rPr>
          <w:rFonts w:ascii="Times New Roman" w:hAnsi="Times New Roman" w:cs="Times New Roman"/>
          <w:i/>
          <w:iCs/>
          <w:sz w:val="24"/>
          <w:szCs w:val="24"/>
        </w:rPr>
        <w:t>p</w:t>
      </w:r>
      <w:r w:rsidR="00041FE1" w:rsidRPr="00C70602">
        <w:rPr>
          <w:rFonts w:ascii="Times New Roman" w:hAnsi="Times New Roman" w:cs="Times New Roman"/>
          <w:sz w:val="24"/>
          <w:szCs w:val="24"/>
        </w:rPr>
        <w:t xml:space="preserve"> &lt; 0.0001; 42 days: </w:t>
      </w:r>
      <w:r w:rsidR="00041FE1" w:rsidRPr="00C70602">
        <w:rPr>
          <w:rFonts w:ascii="Times New Roman" w:hAnsi="Times New Roman" w:cs="Times New Roman"/>
          <w:i/>
          <w:iCs/>
          <w:sz w:val="24"/>
          <w:szCs w:val="24"/>
          <w:lang w:val="el-GR"/>
        </w:rPr>
        <w:t>χ</w:t>
      </w:r>
      <w:r w:rsidR="00041FE1" w:rsidRPr="00C70602">
        <w:rPr>
          <w:rFonts w:ascii="Times New Roman" w:hAnsi="Times New Roman" w:cs="Times New Roman"/>
          <w:i/>
          <w:iCs/>
          <w:sz w:val="24"/>
          <w:szCs w:val="24"/>
          <w:vertAlign w:val="superscript"/>
          <w:lang w:val="el-GR"/>
        </w:rPr>
        <w:t>2</w:t>
      </w:r>
      <w:r w:rsidR="00041FE1" w:rsidRPr="00C70602">
        <w:rPr>
          <w:rFonts w:ascii="Times New Roman" w:hAnsi="Times New Roman" w:cs="Times New Roman"/>
          <w:sz w:val="24"/>
          <w:szCs w:val="24"/>
        </w:rPr>
        <w:t xml:space="preserve"> = 49.80</w:t>
      </w:r>
      <w:r w:rsidR="007B11DC" w:rsidRPr="00C70602">
        <w:rPr>
          <w:rFonts w:ascii="Times New Roman" w:hAnsi="Times New Roman" w:cs="Times New Roman"/>
          <w:sz w:val="24"/>
          <w:szCs w:val="24"/>
        </w:rPr>
        <w:t>,</w:t>
      </w:r>
      <w:r w:rsidR="00041FE1" w:rsidRPr="00C70602">
        <w:rPr>
          <w:rFonts w:ascii="Times New Roman" w:hAnsi="Times New Roman" w:cs="Times New Roman"/>
          <w:sz w:val="24"/>
          <w:szCs w:val="24"/>
        </w:rPr>
        <w:t xml:space="preserve"> </w:t>
      </w:r>
      <w:proofErr w:type="spellStart"/>
      <w:r w:rsidR="00041FE1" w:rsidRPr="00C70602">
        <w:rPr>
          <w:rFonts w:ascii="Times New Roman" w:hAnsi="Times New Roman" w:cs="Times New Roman"/>
          <w:sz w:val="24"/>
          <w:szCs w:val="24"/>
        </w:rPr>
        <w:t>df</w:t>
      </w:r>
      <w:proofErr w:type="spellEnd"/>
      <w:r w:rsidR="00041FE1"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041FE1" w:rsidRPr="00C70602">
        <w:rPr>
          <w:rFonts w:ascii="Times New Roman" w:hAnsi="Times New Roman" w:cs="Times New Roman"/>
          <w:sz w:val="24"/>
          <w:szCs w:val="24"/>
        </w:rPr>
        <w:t xml:space="preserve"> </w:t>
      </w:r>
      <w:r w:rsidR="00041FE1" w:rsidRPr="00C70602">
        <w:rPr>
          <w:rFonts w:ascii="Times New Roman" w:hAnsi="Times New Roman" w:cs="Times New Roman"/>
          <w:i/>
          <w:iCs/>
          <w:sz w:val="24"/>
          <w:szCs w:val="24"/>
        </w:rPr>
        <w:t>p</w:t>
      </w:r>
      <w:r w:rsidR="00041FE1" w:rsidRPr="00C70602">
        <w:rPr>
          <w:rFonts w:ascii="Times New Roman" w:hAnsi="Times New Roman" w:cs="Times New Roman"/>
          <w:sz w:val="24"/>
          <w:szCs w:val="24"/>
        </w:rPr>
        <w:t xml:space="preserve"> &lt; 0.0001; Figure S3).</w:t>
      </w:r>
    </w:p>
    <w:p w14:paraId="757638D1" w14:textId="77777777" w:rsidR="0042755B" w:rsidRPr="00C70602" w:rsidRDefault="0042755B" w:rsidP="00C70602">
      <w:pPr>
        <w:spacing w:after="0" w:line="480" w:lineRule="auto"/>
        <w:jc w:val="both"/>
        <w:rPr>
          <w:rFonts w:ascii="Times New Roman" w:hAnsi="Times New Roman" w:cs="Times New Roman"/>
          <w:sz w:val="18"/>
          <w:szCs w:val="18"/>
        </w:rPr>
      </w:pPr>
    </w:p>
    <w:p w14:paraId="7C2FDA08" w14:textId="721968AB" w:rsidR="00BC4B02" w:rsidRPr="00C70602" w:rsidRDefault="00C6644C"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Amending soil with raw BSFF or raw MWF</w:t>
      </w:r>
      <w:r w:rsidRPr="00C70602" w:rsidDel="00C6644C">
        <w:rPr>
          <w:rFonts w:ascii="Times New Roman" w:hAnsi="Times New Roman" w:cs="Times New Roman"/>
          <w:sz w:val="24"/>
          <w:szCs w:val="24"/>
        </w:rPr>
        <w:t xml:space="preserve"> </w:t>
      </w:r>
      <w:r w:rsidRPr="00C70602">
        <w:rPr>
          <w:rFonts w:ascii="Times New Roman" w:hAnsi="Times New Roman" w:cs="Times New Roman"/>
          <w:sz w:val="24"/>
          <w:szCs w:val="24"/>
        </w:rPr>
        <w:t xml:space="preserve">resulted in </w:t>
      </w:r>
      <w:r w:rsidR="00DA2850" w:rsidRPr="00C70602">
        <w:rPr>
          <w:rFonts w:ascii="Times New Roman" w:hAnsi="Times New Roman" w:cs="Times New Roman"/>
          <w:sz w:val="24"/>
          <w:szCs w:val="24"/>
        </w:rPr>
        <w:t xml:space="preserve">significant differences in </w:t>
      </w:r>
      <w:r w:rsidR="00E73E44" w:rsidRPr="00C70602">
        <w:rPr>
          <w:rFonts w:ascii="Times New Roman" w:hAnsi="Times New Roman" w:cs="Times New Roman"/>
          <w:sz w:val="24"/>
          <w:szCs w:val="24"/>
        </w:rPr>
        <w:t>the</w:t>
      </w:r>
      <w:r w:rsidR="00B14C60" w:rsidRPr="00C70602">
        <w:rPr>
          <w:rFonts w:ascii="Times New Roman" w:hAnsi="Times New Roman" w:cs="Times New Roman"/>
          <w:sz w:val="24"/>
          <w:szCs w:val="24"/>
        </w:rPr>
        <w:t xml:space="preserve"> time until</w:t>
      </w:r>
      <w:r w:rsidR="00E73E44" w:rsidRPr="00C70602">
        <w:rPr>
          <w:rFonts w:ascii="Times New Roman" w:hAnsi="Times New Roman" w:cs="Times New Roman"/>
          <w:sz w:val="24"/>
          <w:szCs w:val="24"/>
        </w:rPr>
        <w:t xml:space="preserve"> </w:t>
      </w:r>
      <w:r w:rsidR="00DA2850" w:rsidRPr="00C70602">
        <w:rPr>
          <w:rFonts w:ascii="Times New Roman" w:hAnsi="Times New Roman" w:cs="Times New Roman"/>
          <w:sz w:val="24"/>
          <w:szCs w:val="24"/>
        </w:rPr>
        <w:t xml:space="preserve">flowering </w:t>
      </w:r>
      <w:r w:rsidR="00E73E44" w:rsidRPr="00C70602">
        <w:rPr>
          <w:rFonts w:ascii="Times New Roman" w:hAnsi="Times New Roman" w:cs="Times New Roman"/>
          <w:sz w:val="24"/>
          <w:szCs w:val="24"/>
        </w:rPr>
        <w:t xml:space="preserve">of </w:t>
      </w:r>
      <w:r w:rsidR="00E73E44" w:rsidRPr="00C70602">
        <w:rPr>
          <w:rFonts w:ascii="Times New Roman" w:hAnsi="Times New Roman" w:cs="Times New Roman"/>
          <w:i/>
          <w:iCs/>
          <w:sz w:val="24"/>
          <w:szCs w:val="24"/>
        </w:rPr>
        <w:t>B. rapa</w:t>
      </w:r>
      <w:r w:rsidR="00E73E44" w:rsidRPr="00C70602">
        <w:rPr>
          <w:rFonts w:ascii="Times New Roman" w:hAnsi="Times New Roman" w:cs="Times New Roman"/>
          <w:sz w:val="24"/>
          <w:szCs w:val="24"/>
        </w:rPr>
        <w:t xml:space="preserve"> plants</w:t>
      </w:r>
      <w:r w:rsidR="00DA2850" w:rsidRPr="00C70602">
        <w:rPr>
          <w:rFonts w:ascii="Times New Roman" w:hAnsi="Times New Roman" w:cs="Times New Roman"/>
          <w:sz w:val="24"/>
          <w:szCs w:val="24"/>
        </w:rPr>
        <w:t xml:space="preserve"> (</w:t>
      </w:r>
      <w:r w:rsidR="00DA2850" w:rsidRPr="00C70602">
        <w:rPr>
          <w:rFonts w:ascii="Times New Roman" w:hAnsi="Times New Roman" w:cs="Times New Roman"/>
          <w:i/>
          <w:iCs/>
          <w:sz w:val="24"/>
          <w:szCs w:val="24"/>
          <w:lang w:val="el-GR"/>
        </w:rPr>
        <w:t>χ</w:t>
      </w:r>
      <w:r w:rsidR="00DA2850" w:rsidRPr="00C70602">
        <w:rPr>
          <w:rFonts w:ascii="Times New Roman" w:hAnsi="Times New Roman" w:cs="Times New Roman"/>
          <w:i/>
          <w:iCs/>
          <w:sz w:val="24"/>
          <w:szCs w:val="24"/>
          <w:vertAlign w:val="superscript"/>
          <w:lang w:val="el-GR"/>
        </w:rPr>
        <w:t>2</w:t>
      </w:r>
      <w:r w:rsidR="00DA2850" w:rsidRPr="00C70602">
        <w:rPr>
          <w:rFonts w:ascii="Times New Roman" w:hAnsi="Times New Roman" w:cs="Times New Roman"/>
          <w:sz w:val="24"/>
          <w:szCs w:val="24"/>
        </w:rPr>
        <w:t xml:space="preserve"> = 6.25</w:t>
      </w:r>
      <w:r w:rsidR="007B11DC" w:rsidRPr="00C70602">
        <w:rPr>
          <w:rFonts w:ascii="Times New Roman" w:hAnsi="Times New Roman" w:cs="Times New Roman"/>
          <w:sz w:val="24"/>
          <w:szCs w:val="24"/>
        </w:rPr>
        <w:t>,</w:t>
      </w:r>
      <w:r w:rsidR="00DA2850" w:rsidRPr="00C70602">
        <w:rPr>
          <w:rFonts w:ascii="Times New Roman" w:hAnsi="Times New Roman" w:cs="Times New Roman"/>
          <w:sz w:val="24"/>
          <w:szCs w:val="24"/>
        </w:rPr>
        <w:t xml:space="preserve"> </w:t>
      </w:r>
      <w:proofErr w:type="spellStart"/>
      <w:r w:rsidR="00DA2850" w:rsidRPr="00C70602">
        <w:rPr>
          <w:rFonts w:ascii="Times New Roman" w:hAnsi="Times New Roman" w:cs="Times New Roman"/>
          <w:sz w:val="24"/>
          <w:szCs w:val="24"/>
        </w:rPr>
        <w:t>df</w:t>
      </w:r>
      <w:proofErr w:type="spellEnd"/>
      <w:r w:rsidR="00DA2850"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DA2850" w:rsidRPr="00C70602">
        <w:rPr>
          <w:rFonts w:ascii="Times New Roman" w:hAnsi="Times New Roman" w:cs="Times New Roman"/>
          <w:sz w:val="24"/>
          <w:szCs w:val="24"/>
        </w:rPr>
        <w:t xml:space="preserve"> </w:t>
      </w:r>
      <w:r w:rsidR="00DA2850" w:rsidRPr="00C70602">
        <w:rPr>
          <w:rFonts w:ascii="Times New Roman" w:hAnsi="Times New Roman" w:cs="Times New Roman"/>
          <w:i/>
          <w:iCs/>
          <w:sz w:val="24"/>
          <w:szCs w:val="24"/>
        </w:rPr>
        <w:t>p</w:t>
      </w:r>
      <w:r w:rsidR="00DA2850" w:rsidRPr="00C70602">
        <w:rPr>
          <w:rFonts w:ascii="Times New Roman" w:hAnsi="Times New Roman" w:cs="Times New Roman"/>
          <w:sz w:val="24"/>
          <w:szCs w:val="24"/>
        </w:rPr>
        <w:t xml:space="preserve"> = 0</w:t>
      </w:r>
      <w:r w:rsidR="00DA2850" w:rsidRPr="00C70602">
        <w:rPr>
          <w:rFonts w:ascii="Times New Roman" w:hAnsi="Times New Roman" w:cs="Times New Roman"/>
          <w:sz w:val="24"/>
          <w:szCs w:val="24"/>
          <w:lang w:val="en-US"/>
        </w:rPr>
        <w:t>.0441</w:t>
      </w:r>
      <w:r w:rsidR="00994E27" w:rsidRPr="00C70602">
        <w:rPr>
          <w:rFonts w:ascii="Times New Roman" w:hAnsi="Times New Roman" w:cs="Times New Roman"/>
          <w:sz w:val="24"/>
          <w:szCs w:val="24"/>
          <w:lang w:val="en-US"/>
        </w:rPr>
        <w:t xml:space="preserve">; </w:t>
      </w:r>
      <w:r w:rsidR="00994E27" w:rsidRPr="00C70602">
        <w:rPr>
          <w:rFonts w:ascii="Times New Roman" w:hAnsi="Times New Roman" w:cs="Times New Roman"/>
          <w:sz w:val="24"/>
          <w:szCs w:val="24"/>
        </w:rPr>
        <w:t>Figure S</w:t>
      </w:r>
      <w:r w:rsidR="001B78CC" w:rsidRPr="00C70602">
        <w:rPr>
          <w:rFonts w:ascii="Times New Roman" w:hAnsi="Times New Roman" w:cs="Times New Roman"/>
          <w:sz w:val="24"/>
          <w:szCs w:val="24"/>
        </w:rPr>
        <w:t>4</w:t>
      </w:r>
      <w:r w:rsidR="00DA2850" w:rsidRPr="00C70602">
        <w:rPr>
          <w:rFonts w:ascii="Times New Roman" w:hAnsi="Times New Roman" w:cs="Times New Roman"/>
          <w:sz w:val="24"/>
          <w:szCs w:val="24"/>
        </w:rPr>
        <w:t xml:space="preserve">). The application of </w:t>
      </w:r>
      <w:r w:rsidR="001779A5" w:rsidRPr="00C70602">
        <w:rPr>
          <w:rFonts w:ascii="Times New Roman" w:hAnsi="Times New Roman" w:cs="Times New Roman"/>
          <w:sz w:val="24"/>
          <w:szCs w:val="24"/>
        </w:rPr>
        <w:t xml:space="preserve">raw </w:t>
      </w:r>
      <w:r w:rsidR="00DA2850" w:rsidRPr="00C70602">
        <w:rPr>
          <w:rFonts w:ascii="Times New Roman" w:hAnsi="Times New Roman" w:cs="Times New Roman"/>
          <w:sz w:val="24"/>
          <w:szCs w:val="24"/>
        </w:rPr>
        <w:t xml:space="preserve">BSFF resulted in a longer </w:t>
      </w:r>
      <w:r w:rsidR="00FE6151" w:rsidRPr="00C70602">
        <w:rPr>
          <w:rFonts w:ascii="Times New Roman" w:hAnsi="Times New Roman" w:cs="Times New Roman"/>
          <w:sz w:val="24"/>
          <w:szCs w:val="24"/>
        </w:rPr>
        <w:t xml:space="preserve">time until </w:t>
      </w:r>
      <w:r w:rsidR="00DA2850" w:rsidRPr="00C70602">
        <w:rPr>
          <w:rFonts w:ascii="Times New Roman" w:hAnsi="Times New Roman" w:cs="Times New Roman"/>
          <w:sz w:val="24"/>
          <w:szCs w:val="24"/>
        </w:rPr>
        <w:t xml:space="preserve">flowering than MWF and NoFrass (Figure </w:t>
      </w:r>
      <w:r w:rsidR="001B78CC" w:rsidRPr="00C70602">
        <w:rPr>
          <w:rFonts w:ascii="Times New Roman" w:hAnsi="Times New Roman" w:cs="Times New Roman"/>
          <w:sz w:val="24"/>
          <w:szCs w:val="24"/>
        </w:rPr>
        <w:t>S4A</w:t>
      </w:r>
      <w:r w:rsidR="00DA2850" w:rsidRPr="00C70602">
        <w:rPr>
          <w:rFonts w:ascii="Times New Roman" w:hAnsi="Times New Roman" w:cs="Times New Roman"/>
          <w:sz w:val="24"/>
          <w:szCs w:val="24"/>
        </w:rPr>
        <w:t xml:space="preserve">). </w:t>
      </w:r>
      <w:r w:rsidR="0034766B" w:rsidRPr="00C70602">
        <w:rPr>
          <w:rFonts w:ascii="Times New Roman" w:hAnsi="Times New Roman" w:cs="Times New Roman"/>
          <w:sz w:val="24"/>
          <w:szCs w:val="24"/>
        </w:rPr>
        <w:t xml:space="preserve">There was no significant </w:t>
      </w:r>
      <w:r w:rsidR="00994E27" w:rsidRPr="00C70602">
        <w:rPr>
          <w:rFonts w:ascii="Times New Roman" w:hAnsi="Times New Roman" w:cs="Times New Roman"/>
          <w:sz w:val="24"/>
          <w:szCs w:val="24"/>
        </w:rPr>
        <w:t xml:space="preserve">effect of soil </w:t>
      </w:r>
      <w:r w:rsidR="0034766B" w:rsidRPr="00C70602">
        <w:rPr>
          <w:rFonts w:ascii="Times New Roman" w:hAnsi="Times New Roman" w:cs="Times New Roman"/>
          <w:sz w:val="24"/>
          <w:szCs w:val="24"/>
        </w:rPr>
        <w:t xml:space="preserve">treatment </w:t>
      </w:r>
      <w:r w:rsidR="00994E27" w:rsidRPr="00C70602">
        <w:rPr>
          <w:rFonts w:ascii="Times New Roman" w:hAnsi="Times New Roman" w:cs="Times New Roman"/>
          <w:sz w:val="24"/>
          <w:szCs w:val="24"/>
        </w:rPr>
        <w:t xml:space="preserve">on </w:t>
      </w:r>
      <w:r w:rsidR="001B78CC" w:rsidRPr="00C70602">
        <w:rPr>
          <w:rFonts w:ascii="Times New Roman" w:hAnsi="Times New Roman" w:cs="Times New Roman"/>
          <w:sz w:val="24"/>
          <w:szCs w:val="24"/>
        </w:rPr>
        <w:t xml:space="preserve">time until </w:t>
      </w:r>
      <w:r w:rsidR="00994E27" w:rsidRPr="00C70602">
        <w:rPr>
          <w:rFonts w:ascii="Times New Roman" w:hAnsi="Times New Roman" w:cs="Times New Roman"/>
          <w:sz w:val="24"/>
          <w:szCs w:val="24"/>
        </w:rPr>
        <w:t xml:space="preserve">flowering </w:t>
      </w:r>
      <w:r w:rsidR="0034766B" w:rsidRPr="00C70602">
        <w:rPr>
          <w:rFonts w:ascii="Times New Roman" w:hAnsi="Times New Roman" w:cs="Times New Roman"/>
          <w:sz w:val="24"/>
          <w:szCs w:val="24"/>
        </w:rPr>
        <w:t>whe</w:t>
      </w:r>
      <w:r w:rsidR="00DA2850" w:rsidRPr="00C70602">
        <w:rPr>
          <w:rFonts w:ascii="Times New Roman" w:hAnsi="Times New Roman" w:cs="Times New Roman"/>
          <w:sz w:val="24"/>
          <w:szCs w:val="24"/>
        </w:rPr>
        <w:t xml:space="preserve">n </w:t>
      </w:r>
      <w:r w:rsidR="0034766B" w:rsidRPr="00C70602">
        <w:rPr>
          <w:rFonts w:ascii="Times New Roman" w:hAnsi="Times New Roman" w:cs="Times New Roman"/>
          <w:sz w:val="24"/>
          <w:szCs w:val="24"/>
        </w:rPr>
        <w:t xml:space="preserve">this experiment was </w:t>
      </w:r>
      <w:r w:rsidR="00DA2850" w:rsidRPr="00C70602">
        <w:rPr>
          <w:rFonts w:ascii="Times New Roman" w:hAnsi="Times New Roman" w:cs="Times New Roman"/>
          <w:sz w:val="24"/>
          <w:szCs w:val="24"/>
        </w:rPr>
        <w:t>repeat</w:t>
      </w:r>
      <w:r w:rsidR="0034766B" w:rsidRPr="00C70602">
        <w:rPr>
          <w:rFonts w:ascii="Times New Roman" w:hAnsi="Times New Roman" w:cs="Times New Roman"/>
          <w:sz w:val="24"/>
          <w:szCs w:val="24"/>
        </w:rPr>
        <w:t>ed under similar conditions (</w:t>
      </w:r>
      <w:r w:rsidR="0034766B" w:rsidRPr="00C70602">
        <w:rPr>
          <w:rFonts w:ascii="Times New Roman" w:hAnsi="Times New Roman" w:cs="Times New Roman"/>
          <w:i/>
          <w:iCs/>
          <w:sz w:val="24"/>
          <w:szCs w:val="24"/>
          <w:lang w:val="el-GR"/>
        </w:rPr>
        <w:t>χ</w:t>
      </w:r>
      <w:r w:rsidR="0034766B" w:rsidRPr="00C70602">
        <w:rPr>
          <w:rFonts w:ascii="Times New Roman" w:hAnsi="Times New Roman" w:cs="Times New Roman"/>
          <w:i/>
          <w:iCs/>
          <w:sz w:val="24"/>
          <w:szCs w:val="24"/>
          <w:vertAlign w:val="superscript"/>
          <w:lang w:val="el-GR"/>
        </w:rPr>
        <w:t>2</w:t>
      </w:r>
      <w:r w:rsidR="0034766B" w:rsidRPr="00C70602">
        <w:rPr>
          <w:rFonts w:ascii="Times New Roman" w:hAnsi="Times New Roman" w:cs="Times New Roman"/>
          <w:sz w:val="24"/>
          <w:szCs w:val="24"/>
        </w:rPr>
        <w:t xml:space="preserve"> = 1.44</w:t>
      </w:r>
      <w:r w:rsidR="007B11DC" w:rsidRPr="00C70602">
        <w:rPr>
          <w:rFonts w:ascii="Times New Roman" w:hAnsi="Times New Roman" w:cs="Times New Roman"/>
          <w:sz w:val="24"/>
          <w:szCs w:val="24"/>
        </w:rPr>
        <w:t>,</w:t>
      </w:r>
      <w:r w:rsidR="0034766B" w:rsidRPr="00C70602">
        <w:rPr>
          <w:rFonts w:ascii="Times New Roman" w:hAnsi="Times New Roman" w:cs="Times New Roman"/>
          <w:sz w:val="24"/>
          <w:szCs w:val="24"/>
        </w:rPr>
        <w:t xml:space="preserve"> </w:t>
      </w:r>
      <w:proofErr w:type="spellStart"/>
      <w:r w:rsidR="0034766B" w:rsidRPr="00C70602">
        <w:rPr>
          <w:rFonts w:ascii="Times New Roman" w:hAnsi="Times New Roman" w:cs="Times New Roman"/>
          <w:sz w:val="24"/>
          <w:szCs w:val="24"/>
        </w:rPr>
        <w:t>df</w:t>
      </w:r>
      <w:proofErr w:type="spellEnd"/>
      <w:r w:rsidR="0034766B"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34766B" w:rsidRPr="00C70602">
        <w:rPr>
          <w:rFonts w:ascii="Times New Roman" w:hAnsi="Times New Roman" w:cs="Times New Roman"/>
          <w:sz w:val="24"/>
          <w:szCs w:val="24"/>
        </w:rPr>
        <w:t xml:space="preserve"> </w:t>
      </w:r>
      <w:r w:rsidR="0034766B" w:rsidRPr="00C70602">
        <w:rPr>
          <w:rFonts w:ascii="Times New Roman" w:hAnsi="Times New Roman" w:cs="Times New Roman"/>
          <w:i/>
          <w:iCs/>
          <w:sz w:val="24"/>
          <w:szCs w:val="24"/>
        </w:rPr>
        <w:t>p</w:t>
      </w:r>
      <w:r w:rsidR="0034766B" w:rsidRPr="00C70602">
        <w:rPr>
          <w:rFonts w:ascii="Times New Roman" w:hAnsi="Times New Roman" w:cs="Times New Roman"/>
          <w:sz w:val="24"/>
          <w:szCs w:val="24"/>
        </w:rPr>
        <w:t xml:space="preserve"> = 0</w:t>
      </w:r>
      <w:r w:rsidR="0034766B" w:rsidRPr="00C70602">
        <w:rPr>
          <w:rFonts w:ascii="Times New Roman" w:hAnsi="Times New Roman" w:cs="Times New Roman"/>
          <w:sz w:val="24"/>
          <w:szCs w:val="24"/>
          <w:lang w:val="en-US"/>
        </w:rPr>
        <w:t>.4859</w:t>
      </w:r>
      <w:r w:rsidR="0034766B" w:rsidRPr="00C70602">
        <w:rPr>
          <w:rFonts w:ascii="Times New Roman" w:hAnsi="Times New Roman" w:cs="Times New Roman"/>
          <w:sz w:val="24"/>
          <w:szCs w:val="24"/>
        </w:rPr>
        <w:t xml:space="preserve">; </w:t>
      </w:r>
      <w:r w:rsidR="00DA2850" w:rsidRPr="00C70602">
        <w:rPr>
          <w:rFonts w:ascii="Times New Roman" w:hAnsi="Times New Roman" w:cs="Times New Roman"/>
          <w:sz w:val="24"/>
          <w:szCs w:val="24"/>
        </w:rPr>
        <w:t xml:space="preserve">Figure </w:t>
      </w:r>
      <w:r w:rsidR="001B78CC" w:rsidRPr="00C70602">
        <w:rPr>
          <w:rFonts w:ascii="Times New Roman" w:hAnsi="Times New Roman" w:cs="Times New Roman"/>
          <w:sz w:val="24"/>
          <w:szCs w:val="24"/>
        </w:rPr>
        <w:t>S4B</w:t>
      </w:r>
      <w:r w:rsidR="00DA2850" w:rsidRPr="00C70602">
        <w:rPr>
          <w:rFonts w:ascii="Times New Roman" w:hAnsi="Times New Roman" w:cs="Times New Roman"/>
          <w:sz w:val="24"/>
          <w:szCs w:val="24"/>
        </w:rPr>
        <w:t>).</w:t>
      </w:r>
    </w:p>
    <w:p w14:paraId="18F853CD" w14:textId="77777777" w:rsidR="00BC4B02" w:rsidRPr="00C70602" w:rsidRDefault="00BC4B02" w:rsidP="00C70602">
      <w:pPr>
        <w:spacing w:after="0" w:line="480" w:lineRule="auto"/>
        <w:jc w:val="both"/>
        <w:rPr>
          <w:rFonts w:ascii="Times New Roman" w:hAnsi="Times New Roman" w:cs="Times New Roman"/>
        </w:rPr>
      </w:pPr>
    </w:p>
    <w:p w14:paraId="3029DAC2" w14:textId="2D686506" w:rsidR="00813C46" w:rsidRPr="00C70602" w:rsidRDefault="008F11BA" w:rsidP="00C70602">
      <w:pPr>
        <w:pStyle w:val="NormalWeb"/>
        <w:spacing w:before="0" w:beforeAutospacing="0" w:after="0" w:afterAutospacing="0" w:line="480" w:lineRule="auto"/>
        <w:rPr>
          <w:b/>
          <w:bCs/>
        </w:rPr>
      </w:pPr>
      <w:r w:rsidRPr="00C70602">
        <w:rPr>
          <w:b/>
          <w:bCs/>
        </w:rPr>
        <w:t>E</w:t>
      </w:r>
      <w:r w:rsidR="00E67F3B" w:rsidRPr="00C70602">
        <w:rPr>
          <w:b/>
          <w:bCs/>
        </w:rPr>
        <w:t xml:space="preserve">ffect of raw frass on the </w:t>
      </w:r>
      <w:r w:rsidRPr="00C70602">
        <w:rPr>
          <w:b/>
          <w:bCs/>
        </w:rPr>
        <w:t>survival</w:t>
      </w:r>
      <w:r w:rsidR="00E67F3B" w:rsidRPr="00C70602">
        <w:rPr>
          <w:b/>
          <w:bCs/>
        </w:rPr>
        <w:t xml:space="preserve"> of </w:t>
      </w:r>
      <w:r w:rsidR="00E67F3B" w:rsidRPr="00C70602">
        <w:rPr>
          <w:b/>
          <w:bCs/>
          <w:i/>
          <w:iCs/>
        </w:rPr>
        <w:t>Delia radicum</w:t>
      </w:r>
      <w:r w:rsidR="002D6E14" w:rsidRPr="00C70602">
        <w:rPr>
          <w:b/>
          <w:bCs/>
          <w:i/>
          <w:iCs/>
        </w:rPr>
        <w:t xml:space="preserve"> </w:t>
      </w:r>
      <w:r w:rsidR="002D6E14" w:rsidRPr="00C70602">
        <w:rPr>
          <w:b/>
          <w:bCs/>
        </w:rPr>
        <w:t>larvae</w:t>
      </w:r>
    </w:p>
    <w:p w14:paraId="682938DB" w14:textId="38486001" w:rsidR="009F3D15" w:rsidRPr="00C70602" w:rsidRDefault="00242C20" w:rsidP="00C70602">
      <w:pPr>
        <w:spacing w:after="0" w:line="480" w:lineRule="auto"/>
        <w:jc w:val="both"/>
        <w:rPr>
          <w:rFonts w:ascii="Times New Roman" w:hAnsi="Times New Roman" w:cs="Times New Roman"/>
          <w:sz w:val="24"/>
          <w:szCs w:val="24"/>
        </w:rPr>
      </w:pPr>
      <w:bookmarkStart w:id="23" w:name="_Hlk127445319"/>
      <w:r w:rsidRPr="00C70602">
        <w:rPr>
          <w:rFonts w:ascii="Times New Roman" w:hAnsi="Times New Roman" w:cs="Times New Roman"/>
          <w:sz w:val="24"/>
          <w:szCs w:val="24"/>
        </w:rPr>
        <w:t>Frass treatment</w:t>
      </w:r>
      <w:r w:rsidR="00823CBA" w:rsidRPr="00C70602">
        <w:rPr>
          <w:rFonts w:ascii="Times New Roman" w:hAnsi="Times New Roman" w:cs="Times New Roman"/>
          <w:sz w:val="24"/>
          <w:szCs w:val="24"/>
        </w:rPr>
        <w:t>s affected t</w:t>
      </w:r>
      <w:r w:rsidR="009D0294" w:rsidRPr="00C70602">
        <w:rPr>
          <w:rFonts w:ascii="Times New Roman" w:hAnsi="Times New Roman" w:cs="Times New Roman"/>
          <w:sz w:val="24"/>
          <w:szCs w:val="24"/>
        </w:rPr>
        <w:t>he</w:t>
      </w:r>
      <w:r w:rsidR="00847223" w:rsidRPr="00C70602">
        <w:rPr>
          <w:rFonts w:ascii="Times New Roman" w:hAnsi="Times New Roman" w:cs="Times New Roman"/>
          <w:sz w:val="24"/>
          <w:szCs w:val="24"/>
        </w:rPr>
        <w:t xml:space="preserve"> </w:t>
      </w:r>
      <w:r w:rsidR="00257083" w:rsidRPr="00C70602">
        <w:rPr>
          <w:rFonts w:ascii="Times New Roman" w:hAnsi="Times New Roman" w:cs="Times New Roman"/>
          <w:sz w:val="24"/>
          <w:szCs w:val="24"/>
        </w:rPr>
        <w:t xml:space="preserve">number of </w:t>
      </w:r>
      <w:r w:rsidR="009D0294" w:rsidRPr="00C70602">
        <w:rPr>
          <w:rFonts w:ascii="Times New Roman" w:hAnsi="Times New Roman" w:cs="Times New Roman"/>
          <w:i/>
          <w:iCs/>
          <w:sz w:val="24"/>
          <w:szCs w:val="24"/>
        </w:rPr>
        <w:t>D. radicum</w:t>
      </w:r>
      <w:r w:rsidR="009D0294" w:rsidRPr="00C70602">
        <w:rPr>
          <w:rFonts w:ascii="Times New Roman" w:hAnsi="Times New Roman" w:cs="Times New Roman"/>
          <w:sz w:val="24"/>
          <w:szCs w:val="24"/>
        </w:rPr>
        <w:t xml:space="preserve"> </w:t>
      </w:r>
      <w:r w:rsidR="000E5730" w:rsidRPr="00C70602">
        <w:rPr>
          <w:rFonts w:ascii="Times New Roman" w:hAnsi="Times New Roman" w:cs="Times New Roman"/>
          <w:sz w:val="24"/>
          <w:szCs w:val="24"/>
        </w:rPr>
        <w:t xml:space="preserve">larvae </w:t>
      </w:r>
      <w:r w:rsidR="00E73E44" w:rsidRPr="00C70602">
        <w:rPr>
          <w:rFonts w:ascii="Times New Roman" w:hAnsi="Times New Roman" w:cs="Times New Roman"/>
          <w:sz w:val="24"/>
          <w:szCs w:val="24"/>
        </w:rPr>
        <w:t xml:space="preserve">that </w:t>
      </w:r>
      <w:r w:rsidR="00257083" w:rsidRPr="00C70602">
        <w:rPr>
          <w:rFonts w:ascii="Times New Roman" w:hAnsi="Times New Roman" w:cs="Times New Roman"/>
          <w:sz w:val="24"/>
          <w:szCs w:val="24"/>
        </w:rPr>
        <w:t>surviv</w:t>
      </w:r>
      <w:r w:rsidR="00E73E44" w:rsidRPr="00C70602">
        <w:rPr>
          <w:rFonts w:ascii="Times New Roman" w:hAnsi="Times New Roman" w:cs="Times New Roman"/>
          <w:sz w:val="24"/>
          <w:szCs w:val="24"/>
        </w:rPr>
        <w:t>ed</w:t>
      </w:r>
      <w:r w:rsidR="00257083" w:rsidRPr="00C70602">
        <w:rPr>
          <w:rFonts w:ascii="Times New Roman" w:hAnsi="Times New Roman" w:cs="Times New Roman"/>
          <w:sz w:val="24"/>
          <w:szCs w:val="24"/>
        </w:rPr>
        <w:t xml:space="preserve"> </w:t>
      </w:r>
      <w:r w:rsidR="00D644F0" w:rsidRPr="00C70602">
        <w:rPr>
          <w:rFonts w:ascii="Times New Roman" w:hAnsi="Times New Roman" w:cs="Times New Roman"/>
          <w:sz w:val="24"/>
          <w:szCs w:val="24"/>
        </w:rPr>
        <w:t xml:space="preserve">after </w:t>
      </w:r>
      <w:r w:rsidR="00F45F8F" w:rsidRPr="00C70602">
        <w:rPr>
          <w:rFonts w:ascii="Times New Roman" w:hAnsi="Times New Roman" w:cs="Times New Roman"/>
          <w:sz w:val="24"/>
          <w:szCs w:val="24"/>
        </w:rPr>
        <w:t xml:space="preserve">a </w:t>
      </w:r>
      <w:r w:rsidR="00D644F0" w:rsidRPr="00C70602">
        <w:rPr>
          <w:rFonts w:ascii="Times New Roman" w:hAnsi="Times New Roman" w:cs="Times New Roman"/>
          <w:sz w:val="24"/>
          <w:szCs w:val="24"/>
        </w:rPr>
        <w:t xml:space="preserve">21-day </w:t>
      </w:r>
      <w:r w:rsidR="00E72636" w:rsidRPr="00C70602">
        <w:rPr>
          <w:rFonts w:ascii="Times New Roman" w:hAnsi="Times New Roman" w:cs="Times New Roman"/>
          <w:sz w:val="24"/>
          <w:szCs w:val="24"/>
        </w:rPr>
        <w:t xml:space="preserve">root </w:t>
      </w:r>
      <w:r w:rsidR="001C116F" w:rsidRPr="00C70602">
        <w:rPr>
          <w:rFonts w:ascii="Times New Roman" w:hAnsi="Times New Roman" w:cs="Times New Roman"/>
          <w:sz w:val="24"/>
          <w:szCs w:val="24"/>
        </w:rPr>
        <w:t xml:space="preserve">infestation </w:t>
      </w:r>
      <w:r w:rsidR="000A6C1E" w:rsidRPr="00C70602">
        <w:rPr>
          <w:rFonts w:ascii="Times New Roman" w:hAnsi="Times New Roman" w:cs="Times New Roman"/>
          <w:sz w:val="24"/>
          <w:szCs w:val="24"/>
        </w:rPr>
        <w:t xml:space="preserve">of </w:t>
      </w:r>
      <w:r w:rsidR="000A6C1E" w:rsidRPr="00C70602">
        <w:rPr>
          <w:rFonts w:ascii="Times New Roman" w:hAnsi="Times New Roman" w:cs="Times New Roman"/>
          <w:i/>
          <w:iCs/>
          <w:sz w:val="24"/>
          <w:szCs w:val="24"/>
        </w:rPr>
        <w:t>B. rapa</w:t>
      </w:r>
      <w:r w:rsidR="000A6C1E" w:rsidRPr="00C70602" w:rsidDel="00E72636">
        <w:rPr>
          <w:rFonts w:ascii="Times New Roman" w:hAnsi="Times New Roman" w:cs="Times New Roman"/>
          <w:sz w:val="24"/>
          <w:szCs w:val="24"/>
        </w:rPr>
        <w:t xml:space="preserve"> </w:t>
      </w:r>
      <w:r w:rsidR="009D0294" w:rsidRPr="00C70602">
        <w:rPr>
          <w:rFonts w:ascii="Times New Roman" w:hAnsi="Times New Roman" w:cs="Times New Roman"/>
          <w:sz w:val="24"/>
          <w:szCs w:val="24"/>
        </w:rPr>
        <w:t>(</w:t>
      </w:r>
      <w:r w:rsidR="009D0294" w:rsidRPr="00C70602">
        <w:rPr>
          <w:rFonts w:ascii="Times New Roman" w:hAnsi="Times New Roman" w:cs="Times New Roman"/>
          <w:i/>
          <w:iCs/>
          <w:sz w:val="24"/>
          <w:szCs w:val="24"/>
          <w:lang w:val="el-GR"/>
        </w:rPr>
        <w:t>χ</w:t>
      </w:r>
      <w:r w:rsidR="009D0294" w:rsidRPr="00C70602">
        <w:rPr>
          <w:rFonts w:ascii="Times New Roman" w:hAnsi="Times New Roman" w:cs="Times New Roman"/>
          <w:i/>
          <w:iCs/>
          <w:sz w:val="24"/>
          <w:szCs w:val="24"/>
          <w:vertAlign w:val="superscript"/>
          <w:lang w:val="el-GR"/>
        </w:rPr>
        <w:t>2</w:t>
      </w:r>
      <w:r w:rsidR="009D0294" w:rsidRPr="00C70602">
        <w:rPr>
          <w:rFonts w:ascii="Times New Roman" w:hAnsi="Times New Roman" w:cs="Times New Roman"/>
          <w:sz w:val="24"/>
          <w:szCs w:val="24"/>
        </w:rPr>
        <w:t xml:space="preserve"> = </w:t>
      </w:r>
      <w:r w:rsidR="007F6EB1" w:rsidRPr="00C70602">
        <w:rPr>
          <w:rFonts w:ascii="Times New Roman" w:hAnsi="Times New Roman" w:cs="Times New Roman"/>
          <w:sz w:val="24"/>
          <w:szCs w:val="24"/>
        </w:rPr>
        <w:t>31</w:t>
      </w:r>
      <w:r w:rsidR="009D0294" w:rsidRPr="00C70602">
        <w:rPr>
          <w:rFonts w:ascii="Times New Roman" w:hAnsi="Times New Roman" w:cs="Times New Roman"/>
          <w:sz w:val="24"/>
          <w:szCs w:val="24"/>
        </w:rPr>
        <w:t>.</w:t>
      </w:r>
      <w:r w:rsidR="007F6EB1" w:rsidRPr="00C70602">
        <w:rPr>
          <w:rFonts w:ascii="Times New Roman" w:hAnsi="Times New Roman" w:cs="Times New Roman"/>
          <w:sz w:val="24"/>
          <w:szCs w:val="24"/>
        </w:rPr>
        <w:t>02</w:t>
      </w:r>
      <w:r w:rsidR="007B11DC" w:rsidRPr="00C70602">
        <w:rPr>
          <w:rFonts w:ascii="Times New Roman" w:hAnsi="Times New Roman" w:cs="Times New Roman"/>
          <w:sz w:val="24"/>
          <w:szCs w:val="24"/>
        </w:rPr>
        <w:t>,</w:t>
      </w:r>
      <w:r w:rsidR="009D0294" w:rsidRPr="00C70602">
        <w:rPr>
          <w:rFonts w:ascii="Times New Roman" w:hAnsi="Times New Roman" w:cs="Times New Roman"/>
          <w:sz w:val="24"/>
          <w:szCs w:val="24"/>
        </w:rPr>
        <w:t xml:space="preserve"> </w:t>
      </w:r>
      <w:proofErr w:type="spellStart"/>
      <w:r w:rsidR="009D0294" w:rsidRPr="00C70602">
        <w:rPr>
          <w:rFonts w:ascii="Times New Roman" w:hAnsi="Times New Roman" w:cs="Times New Roman"/>
          <w:sz w:val="24"/>
          <w:szCs w:val="24"/>
        </w:rPr>
        <w:t>df</w:t>
      </w:r>
      <w:proofErr w:type="spellEnd"/>
      <w:r w:rsidR="009D0294"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9D0294" w:rsidRPr="00C70602">
        <w:rPr>
          <w:rFonts w:ascii="Times New Roman" w:hAnsi="Times New Roman" w:cs="Times New Roman"/>
          <w:sz w:val="24"/>
          <w:szCs w:val="24"/>
        </w:rPr>
        <w:t xml:space="preserve"> </w:t>
      </w:r>
      <w:r w:rsidR="009D0294" w:rsidRPr="00C70602">
        <w:rPr>
          <w:rFonts w:ascii="Times New Roman" w:hAnsi="Times New Roman" w:cs="Times New Roman"/>
          <w:i/>
          <w:iCs/>
          <w:sz w:val="24"/>
          <w:szCs w:val="24"/>
        </w:rPr>
        <w:t>p</w:t>
      </w:r>
      <w:r w:rsidR="009D0294" w:rsidRPr="00C70602">
        <w:rPr>
          <w:rFonts w:ascii="Times New Roman" w:hAnsi="Times New Roman" w:cs="Times New Roman"/>
          <w:sz w:val="24"/>
          <w:szCs w:val="24"/>
        </w:rPr>
        <w:t xml:space="preserve"> </w:t>
      </w:r>
      <w:r w:rsidR="007F6EB1" w:rsidRPr="00C70602">
        <w:rPr>
          <w:rFonts w:ascii="Times New Roman" w:hAnsi="Times New Roman" w:cs="Times New Roman"/>
          <w:sz w:val="24"/>
          <w:szCs w:val="24"/>
        </w:rPr>
        <w:t>&lt; 0.0001</w:t>
      </w:r>
      <w:r w:rsidR="00994E27" w:rsidRPr="00C70602">
        <w:rPr>
          <w:rFonts w:ascii="Times New Roman" w:hAnsi="Times New Roman" w:cs="Times New Roman"/>
          <w:sz w:val="24"/>
          <w:szCs w:val="24"/>
        </w:rPr>
        <w:t>; Figure 3</w:t>
      </w:r>
      <w:r w:rsidR="009D0294" w:rsidRPr="00C70602">
        <w:rPr>
          <w:rFonts w:ascii="Times New Roman" w:hAnsi="Times New Roman" w:cs="Times New Roman"/>
          <w:sz w:val="24"/>
          <w:szCs w:val="24"/>
        </w:rPr>
        <w:t xml:space="preserve">). </w:t>
      </w:r>
      <w:bookmarkEnd w:id="23"/>
      <w:r w:rsidR="00DE5D97" w:rsidRPr="00C70602">
        <w:rPr>
          <w:rFonts w:ascii="Times New Roman" w:hAnsi="Times New Roman" w:cs="Times New Roman"/>
          <w:sz w:val="24"/>
          <w:szCs w:val="24"/>
        </w:rPr>
        <w:t xml:space="preserve">Soil amendment with BSFF </w:t>
      </w:r>
      <w:r w:rsidR="009F1C5E" w:rsidRPr="00C70602">
        <w:rPr>
          <w:rFonts w:ascii="Times New Roman" w:hAnsi="Times New Roman" w:cs="Times New Roman"/>
          <w:sz w:val="24"/>
          <w:szCs w:val="24"/>
        </w:rPr>
        <w:t>resulted in</w:t>
      </w:r>
      <w:r w:rsidR="00DE5D97" w:rsidRPr="00C70602">
        <w:rPr>
          <w:rFonts w:ascii="Times New Roman" w:hAnsi="Times New Roman" w:cs="Times New Roman"/>
          <w:sz w:val="24"/>
          <w:szCs w:val="24"/>
        </w:rPr>
        <w:t xml:space="preserve"> the lowest median survival rate (35%) of </w:t>
      </w:r>
      <w:r w:rsidR="00DE5D97" w:rsidRPr="00C70602">
        <w:rPr>
          <w:rFonts w:ascii="Times New Roman" w:hAnsi="Times New Roman" w:cs="Times New Roman"/>
          <w:i/>
          <w:iCs/>
          <w:sz w:val="24"/>
          <w:szCs w:val="24"/>
        </w:rPr>
        <w:t>D. radicum</w:t>
      </w:r>
      <w:r w:rsidR="00DE5D97" w:rsidRPr="00C70602">
        <w:rPr>
          <w:rFonts w:ascii="Times New Roman" w:hAnsi="Times New Roman" w:cs="Times New Roman"/>
          <w:sz w:val="24"/>
          <w:szCs w:val="24"/>
        </w:rPr>
        <w:t xml:space="preserve"> larvae, followed by MWF (60%) and NoFrass (70%).</w:t>
      </w:r>
      <w:r w:rsidR="00DE5D97" w:rsidRPr="00C70602" w:rsidDel="00DE5D97">
        <w:rPr>
          <w:rFonts w:ascii="Times New Roman" w:hAnsi="Times New Roman" w:cs="Times New Roman"/>
          <w:sz w:val="24"/>
          <w:szCs w:val="24"/>
        </w:rPr>
        <w:t xml:space="preserve"> </w:t>
      </w:r>
      <w:r w:rsidR="007F6EB1" w:rsidRPr="00C70602">
        <w:rPr>
          <w:rFonts w:ascii="Times New Roman" w:hAnsi="Times New Roman" w:cs="Times New Roman"/>
          <w:sz w:val="24"/>
          <w:szCs w:val="24"/>
        </w:rPr>
        <w:t xml:space="preserve">(Figure </w:t>
      </w:r>
      <w:r w:rsidR="00994E27" w:rsidRPr="00C70602">
        <w:rPr>
          <w:rFonts w:ascii="Times New Roman" w:hAnsi="Times New Roman" w:cs="Times New Roman"/>
          <w:sz w:val="24"/>
          <w:szCs w:val="24"/>
        </w:rPr>
        <w:t>3</w:t>
      </w:r>
      <w:r w:rsidR="007F6EB1" w:rsidRPr="00C70602">
        <w:rPr>
          <w:rFonts w:ascii="Times New Roman" w:hAnsi="Times New Roman" w:cs="Times New Roman"/>
          <w:sz w:val="24"/>
          <w:szCs w:val="24"/>
        </w:rPr>
        <w:t>)</w:t>
      </w:r>
      <w:r w:rsidR="00980D72" w:rsidRPr="00C70602">
        <w:rPr>
          <w:rFonts w:ascii="Times New Roman" w:hAnsi="Times New Roman" w:cs="Times New Roman"/>
          <w:sz w:val="24"/>
          <w:szCs w:val="24"/>
        </w:rPr>
        <w:t>.</w:t>
      </w:r>
      <w:r w:rsidR="00DD0D80" w:rsidRPr="00C70602">
        <w:rPr>
          <w:rFonts w:ascii="Times New Roman" w:hAnsi="Times New Roman" w:cs="Times New Roman"/>
          <w:sz w:val="24"/>
          <w:szCs w:val="24"/>
        </w:rPr>
        <w:t xml:space="preserve"> </w:t>
      </w:r>
      <w:r w:rsidR="007F6EB1" w:rsidRPr="00C70602">
        <w:rPr>
          <w:rFonts w:ascii="Times New Roman" w:hAnsi="Times New Roman" w:cs="Times New Roman"/>
          <w:sz w:val="24"/>
          <w:szCs w:val="24"/>
        </w:rPr>
        <w:t>Similar results were</w:t>
      </w:r>
      <w:r w:rsidR="00994E27" w:rsidRPr="00C70602">
        <w:rPr>
          <w:rFonts w:ascii="Times New Roman" w:hAnsi="Times New Roman" w:cs="Times New Roman"/>
          <w:sz w:val="24"/>
          <w:szCs w:val="24"/>
        </w:rPr>
        <w:t xml:space="preserve"> recorded </w:t>
      </w:r>
      <w:r w:rsidR="007F6EB1" w:rsidRPr="00C70602">
        <w:rPr>
          <w:rFonts w:ascii="Times New Roman" w:hAnsi="Times New Roman" w:cs="Times New Roman"/>
          <w:sz w:val="24"/>
          <w:szCs w:val="24"/>
        </w:rPr>
        <w:t xml:space="preserve">when the experiment was repeated </w:t>
      </w:r>
      <w:r w:rsidR="00994E27" w:rsidRPr="00C70602">
        <w:rPr>
          <w:rFonts w:ascii="Times New Roman" w:hAnsi="Times New Roman" w:cs="Times New Roman"/>
          <w:sz w:val="24"/>
          <w:szCs w:val="24"/>
        </w:rPr>
        <w:t>under comparable conditions</w:t>
      </w:r>
      <w:r w:rsidR="007F6EB1" w:rsidRPr="00C70602">
        <w:rPr>
          <w:rFonts w:ascii="Times New Roman" w:hAnsi="Times New Roman" w:cs="Times New Roman"/>
          <w:sz w:val="24"/>
          <w:szCs w:val="24"/>
        </w:rPr>
        <w:t xml:space="preserve"> (</w:t>
      </w:r>
      <w:r w:rsidR="002454B9" w:rsidRPr="00C70602">
        <w:rPr>
          <w:rFonts w:ascii="Times New Roman" w:hAnsi="Times New Roman" w:cs="Times New Roman"/>
          <w:i/>
          <w:iCs/>
          <w:sz w:val="24"/>
          <w:szCs w:val="24"/>
          <w:lang w:val="el-GR"/>
        </w:rPr>
        <w:t>χ</w:t>
      </w:r>
      <w:r w:rsidR="002454B9" w:rsidRPr="00C70602">
        <w:rPr>
          <w:rFonts w:ascii="Times New Roman" w:hAnsi="Times New Roman" w:cs="Times New Roman"/>
          <w:i/>
          <w:iCs/>
          <w:sz w:val="24"/>
          <w:szCs w:val="24"/>
          <w:vertAlign w:val="superscript"/>
          <w:lang w:val="el-GR"/>
        </w:rPr>
        <w:t>2</w:t>
      </w:r>
      <w:r w:rsidR="002454B9" w:rsidRPr="00C70602">
        <w:rPr>
          <w:rFonts w:ascii="Times New Roman" w:hAnsi="Times New Roman" w:cs="Times New Roman"/>
          <w:sz w:val="24"/>
          <w:szCs w:val="24"/>
        </w:rPr>
        <w:t xml:space="preserve"> = 56.28</w:t>
      </w:r>
      <w:r w:rsidR="007B11DC" w:rsidRPr="00C70602">
        <w:rPr>
          <w:rFonts w:ascii="Times New Roman" w:hAnsi="Times New Roman" w:cs="Times New Roman"/>
          <w:sz w:val="24"/>
          <w:szCs w:val="24"/>
        </w:rPr>
        <w:t>,</w:t>
      </w:r>
      <w:r w:rsidR="002454B9" w:rsidRPr="00C70602">
        <w:rPr>
          <w:rFonts w:ascii="Times New Roman" w:hAnsi="Times New Roman" w:cs="Times New Roman"/>
          <w:sz w:val="24"/>
          <w:szCs w:val="24"/>
        </w:rPr>
        <w:t xml:space="preserve"> </w:t>
      </w:r>
      <w:proofErr w:type="spellStart"/>
      <w:r w:rsidR="002454B9" w:rsidRPr="00C70602">
        <w:rPr>
          <w:rFonts w:ascii="Times New Roman" w:hAnsi="Times New Roman" w:cs="Times New Roman"/>
          <w:sz w:val="24"/>
          <w:szCs w:val="24"/>
        </w:rPr>
        <w:t>df</w:t>
      </w:r>
      <w:proofErr w:type="spellEnd"/>
      <w:r w:rsidR="002454B9" w:rsidRPr="00C70602">
        <w:rPr>
          <w:rFonts w:ascii="Times New Roman" w:hAnsi="Times New Roman" w:cs="Times New Roman"/>
          <w:sz w:val="24"/>
          <w:szCs w:val="24"/>
        </w:rPr>
        <w:t xml:space="preserve"> = 2</w:t>
      </w:r>
      <w:r w:rsidR="007B11DC" w:rsidRPr="00C70602">
        <w:rPr>
          <w:rFonts w:ascii="Times New Roman" w:hAnsi="Times New Roman" w:cs="Times New Roman"/>
          <w:sz w:val="24"/>
          <w:szCs w:val="24"/>
        </w:rPr>
        <w:t>,</w:t>
      </w:r>
      <w:r w:rsidR="002454B9" w:rsidRPr="00C70602">
        <w:rPr>
          <w:rFonts w:ascii="Times New Roman" w:hAnsi="Times New Roman" w:cs="Times New Roman"/>
          <w:sz w:val="24"/>
          <w:szCs w:val="24"/>
        </w:rPr>
        <w:t xml:space="preserve"> </w:t>
      </w:r>
      <w:r w:rsidR="002454B9" w:rsidRPr="00C70602">
        <w:rPr>
          <w:rFonts w:ascii="Times New Roman" w:hAnsi="Times New Roman" w:cs="Times New Roman"/>
          <w:i/>
          <w:iCs/>
          <w:sz w:val="24"/>
          <w:szCs w:val="24"/>
        </w:rPr>
        <w:t>p</w:t>
      </w:r>
      <w:r w:rsidR="002454B9" w:rsidRPr="00C70602">
        <w:rPr>
          <w:rFonts w:ascii="Times New Roman" w:hAnsi="Times New Roman" w:cs="Times New Roman"/>
          <w:sz w:val="24"/>
          <w:szCs w:val="24"/>
        </w:rPr>
        <w:t xml:space="preserve"> &lt; 0</w:t>
      </w:r>
      <w:r w:rsidR="002454B9" w:rsidRPr="00C70602">
        <w:rPr>
          <w:rFonts w:ascii="Times New Roman" w:hAnsi="Times New Roman" w:cs="Times New Roman"/>
          <w:sz w:val="24"/>
          <w:szCs w:val="24"/>
          <w:lang w:val="en-US"/>
        </w:rPr>
        <w:t xml:space="preserve">.0001; </w:t>
      </w:r>
      <w:r w:rsidR="007F6EB1" w:rsidRPr="00C70602">
        <w:rPr>
          <w:rFonts w:ascii="Times New Roman" w:hAnsi="Times New Roman" w:cs="Times New Roman"/>
          <w:sz w:val="24"/>
          <w:szCs w:val="24"/>
        </w:rPr>
        <w:t>Figure S</w:t>
      </w:r>
      <w:r w:rsidR="008E0143" w:rsidRPr="00C70602">
        <w:rPr>
          <w:rFonts w:ascii="Times New Roman" w:hAnsi="Times New Roman" w:cs="Times New Roman"/>
          <w:sz w:val="24"/>
          <w:szCs w:val="24"/>
        </w:rPr>
        <w:t>5</w:t>
      </w:r>
      <w:r w:rsidR="007F6EB1" w:rsidRPr="00C70602">
        <w:rPr>
          <w:rFonts w:ascii="Times New Roman" w:hAnsi="Times New Roman" w:cs="Times New Roman"/>
          <w:sz w:val="24"/>
          <w:szCs w:val="24"/>
        </w:rPr>
        <w:t>).</w:t>
      </w:r>
    </w:p>
    <w:p w14:paraId="6CFFA5EC" w14:textId="77777777" w:rsidR="0082274E" w:rsidRPr="00C70602" w:rsidRDefault="0082274E" w:rsidP="00C70602">
      <w:pPr>
        <w:spacing w:after="0" w:line="480" w:lineRule="auto"/>
        <w:jc w:val="both"/>
        <w:rPr>
          <w:rFonts w:ascii="Times New Roman" w:hAnsi="Times New Roman" w:cs="Times New Roman"/>
          <w:sz w:val="24"/>
          <w:szCs w:val="24"/>
        </w:rPr>
      </w:pPr>
    </w:p>
    <w:p w14:paraId="48512A7F" w14:textId="6FCF4119" w:rsidR="009D0294" w:rsidRPr="00C70602" w:rsidRDefault="009D0294" w:rsidP="00C70602">
      <w:pPr>
        <w:spacing w:after="0" w:line="480" w:lineRule="auto"/>
        <w:jc w:val="both"/>
        <w:rPr>
          <w:rFonts w:ascii="Times New Roman" w:hAnsi="Times New Roman" w:cs="Times New Roman"/>
          <w:sz w:val="24"/>
          <w:szCs w:val="24"/>
        </w:rPr>
      </w:pPr>
    </w:p>
    <w:p w14:paraId="7A066E50" w14:textId="7200C7FE" w:rsidR="0028425E" w:rsidRPr="00C70602" w:rsidRDefault="00807C01"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noProof/>
        </w:rPr>
        <w:lastRenderedPageBreak/>
        <w:drawing>
          <wp:inline distT="0" distB="0" distL="0" distR="0" wp14:anchorId="23055C01" wp14:editId="1FA7483D">
            <wp:extent cx="4619048" cy="3933333"/>
            <wp:effectExtent l="0" t="0" r="0" b="0"/>
            <wp:docPr id="14907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8261" name=""/>
                    <pic:cNvPicPr/>
                  </pic:nvPicPr>
                  <pic:blipFill>
                    <a:blip r:embed="rId14"/>
                    <a:stretch>
                      <a:fillRect/>
                    </a:stretch>
                  </pic:blipFill>
                  <pic:spPr>
                    <a:xfrm>
                      <a:off x="0" y="0"/>
                      <a:ext cx="4619048" cy="3933333"/>
                    </a:xfrm>
                    <a:prstGeom prst="rect">
                      <a:avLst/>
                    </a:prstGeom>
                  </pic:spPr>
                </pic:pic>
              </a:graphicData>
            </a:graphic>
          </wp:inline>
        </w:drawing>
      </w:r>
    </w:p>
    <w:p w14:paraId="21B28B2A" w14:textId="068F32B4" w:rsidR="00F150A4" w:rsidRPr="00C70602" w:rsidRDefault="007A0AB4" w:rsidP="00C70602">
      <w:pPr>
        <w:pStyle w:val="NormalWeb"/>
        <w:spacing w:before="0" w:beforeAutospacing="0" w:after="0" w:afterAutospacing="0" w:line="480" w:lineRule="auto"/>
        <w:jc w:val="both"/>
        <w:rPr>
          <w:sz w:val="20"/>
          <w:szCs w:val="20"/>
          <w:lang w:val="en-US"/>
        </w:rPr>
      </w:pPr>
      <w:r w:rsidRPr="00C70602">
        <w:rPr>
          <w:rFonts w:eastAsiaTheme="minorEastAsia"/>
          <w:b/>
          <w:bCs/>
          <w:color w:val="000000" w:themeColor="text1"/>
          <w:kern w:val="24"/>
          <w:lang w:val="en-US"/>
        </w:rPr>
        <w:t xml:space="preserve">Figure </w:t>
      </w:r>
      <w:r w:rsidR="00994E27" w:rsidRPr="00C70602">
        <w:rPr>
          <w:rFonts w:eastAsiaTheme="minorEastAsia"/>
          <w:b/>
          <w:bCs/>
          <w:color w:val="000000" w:themeColor="text1"/>
          <w:kern w:val="24"/>
          <w:lang w:val="en-US"/>
        </w:rPr>
        <w:t>3</w:t>
      </w:r>
      <w:r w:rsidRPr="00C70602">
        <w:rPr>
          <w:rFonts w:eastAsiaTheme="minorEastAsia"/>
          <w:b/>
          <w:bCs/>
          <w:color w:val="000000" w:themeColor="text1"/>
          <w:kern w:val="24"/>
          <w:lang w:val="en-US"/>
        </w:rPr>
        <w:t xml:space="preserve">. </w:t>
      </w:r>
      <w:r w:rsidR="00847223" w:rsidRPr="00C70602">
        <w:rPr>
          <w:rFonts w:eastAsiaTheme="minorEastAsia"/>
          <w:color w:val="000000" w:themeColor="text1"/>
          <w:kern w:val="24"/>
          <w:sz w:val="20"/>
          <w:szCs w:val="20"/>
          <w:lang w:val="en-US"/>
        </w:rPr>
        <w:t>Survival</w:t>
      </w:r>
      <w:r w:rsidRPr="00C70602">
        <w:rPr>
          <w:rFonts w:eastAsiaTheme="minorEastAsia"/>
          <w:color w:val="000000" w:themeColor="text1"/>
          <w:kern w:val="24"/>
          <w:sz w:val="20"/>
          <w:szCs w:val="20"/>
          <w:lang w:val="en-US"/>
        </w:rPr>
        <w:t xml:space="preserve"> of </w:t>
      </w:r>
      <w:r w:rsidR="00F94337" w:rsidRPr="00C70602">
        <w:rPr>
          <w:rFonts w:eastAsiaTheme="minorEastAsia"/>
          <w:i/>
          <w:iCs/>
          <w:color w:val="000000" w:themeColor="text1"/>
          <w:kern w:val="24"/>
          <w:sz w:val="20"/>
          <w:szCs w:val="20"/>
          <w:lang w:val="en-US"/>
        </w:rPr>
        <w:t>Delia radicum</w:t>
      </w:r>
      <w:r w:rsidR="00F94337" w:rsidRPr="00C70602">
        <w:rPr>
          <w:rFonts w:eastAsiaTheme="minorEastAsia"/>
          <w:color w:val="000000" w:themeColor="text1"/>
          <w:kern w:val="24"/>
          <w:sz w:val="20"/>
          <w:szCs w:val="20"/>
          <w:lang w:val="en-US"/>
        </w:rPr>
        <w:t xml:space="preserve"> </w:t>
      </w:r>
      <w:r w:rsidR="00847223" w:rsidRPr="00C70602">
        <w:rPr>
          <w:rFonts w:eastAsiaTheme="minorEastAsia"/>
          <w:color w:val="000000" w:themeColor="text1"/>
          <w:kern w:val="24"/>
          <w:sz w:val="20"/>
          <w:szCs w:val="20"/>
          <w:lang w:val="en-US"/>
        </w:rPr>
        <w:t xml:space="preserve">larvae on </w:t>
      </w:r>
      <w:r w:rsidR="008D0B88" w:rsidRPr="00C70602">
        <w:rPr>
          <w:rFonts w:eastAsiaTheme="minorEastAsia"/>
          <w:color w:val="000000" w:themeColor="text1"/>
          <w:kern w:val="24"/>
          <w:sz w:val="20"/>
          <w:szCs w:val="20"/>
          <w:lang w:val="en-US"/>
        </w:rPr>
        <w:t xml:space="preserve">roots of </w:t>
      </w:r>
      <w:r w:rsidRPr="00C70602">
        <w:rPr>
          <w:rFonts w:eastAsiaTheme="minorEastAsia"/>
          <w:i/>
          <w:iCs/>
          <w:color w:val="000000" w:themeColor="text1"/>
          <w:kern w:val="24"/>
          <w:sz w:val="20"/>
          <w:szCs w:val="20"/>
          <w:lang w:val="en-US"/>
        </w:rPr>
        <w:t>B</w:t>
      </w:r>
      <w:r w:rsidR="002261F4" w:rsidRPr="00C70602">
        <w:rPr>
          <w:rFonts w:eastAsiaTheme="minorEastAsia"/>
          <w:i/>
          <w:iCs/>
          <w:color w:val="000000" w:themeColor="text1"/>
          <w:kern w:val="24"/>
          <w:sz w:val="20"/>
          <w:szCs w:val="20"/>
          <w:lang w:val="en-US"/>
        </w:rPr>
        <w:t>.</w:t>
      </w:r>
      <w:r w:rsidRPr="00C70602">
        <w:rPr>
          <w:rFonts w:eastAsiaTheme="minorEastAsia"/>
          <w:i/>
          <w:iCs/>
          <w:color w:val="000000" w:themeColor="text1"/>
          <w:kern w:val="24"/>
          <w:sz w:val="20"/>
          <w:szCs w:val="20"/>
          <w:lang w:val="en-US"/>
        </w:rPr>
        <w:t xml:space="preserve"> rapa </w:t>
      </w:r>
      <w:r w:rsidR="008D0B88" w:rsidRPr="00C70602">
        <w:rPr>
          <w:rFonts w:eastAsiaTheme="minorEastAsia"/>
          <w:color w:val="000000" w:themeColor="text1"/>
          <w:kern w:val="24"/>
          <w:sz w:val="20"/>
          <w:szCs w:val="20"/>
          <w:lang w:val="en-US"/>
        </w:rPr>
        <w:t>plants grow</w:t>
      </w:r>
      <w:r w:rsidR="001D1956" w:rsidRPr="00C70602">
        <w:rPr>
          <w:rFonts w:eastAsiaTheme="minorEastAsia"/>
          <w:color w:val="000000" w:themeColor="text1"/>
          <w:kern w:val="24"/>
          <w:sz w:val="20"/>
          <w:szCs w:val="20"/>
          <w:lang w:val="en-US"/>
        </w:rPr>
        <w:t>n</w:t>
      </w:r>
      <w:r w:rsidR="008D0B88" w:rsidRPr="00C70602">
        <w:rPr>
          <w:rFonts w:eastAsiaTheme="minorEastAsia"/>
          <w:color w:val="000000" w:themeColor="text1"/>
          <w:kern w:val="24"/>
          <w:sz w:val="20"/>
          <w:szCs w:val="20"/>
          <w:lang w:val="en-US"/>
        </w:rPr>
        <w:t xml:space="preserve"> </w:t>
      </w:r>
      <w:r w:rsidR="00CB2130" w:rsidRPr="00C70602">
        <w:rPr>
          <w:rFonts w:eastAsiaTheme="minorEastAsia"/>
          <w:color w:val="000000" w:themeColor="text1"/>
          <w:kern w:val="24"/>
          <w:sz w:val="20"/>
          <w:szCs w:val="20"/>
          <w:lang w:val="en-US"/>
        </w:rPr>
        <w:t>in</w:t>
      </w:r>
      <w:r w:rsidR="008D0B88" w:rsidRPr="00C70602">
        <w:rPr>
          <w:rFonts w:eastAsiaTheme="minorEastAsia"/>
          <w:color w:val="000000" w:themeColor="text1"/>
          <w:kern w:val="24"/>
          <w:sz w:val="20"/>
          <w:szCs w:val="20"/>
          <w:lang w:val="en-US"/>
        </w:rPr>
        <w:t xml:space="preserve"> </w:t>
      </w:r>
      <w:r w:rsidR="000A6C1E" w:rsidRPr="00C70602">
        <w:rPr>
          <w:sz w:val="20"/>
          <w:szCs w:val="20"/>
          <w:lang w:val="en-US"/>
        </w:rPr>
        <w:t xml:space="preserve">unamended soil (NoFrass; control) or </w:t>
      </w:r>
      <w:r w:rsidR="008D0B88" w:rsidRPr="00C70602">
        <w:rPr>
          <w:rFonts w:eastAsiaTheme="minorEastAsia"/>
          <w:color w:val="000000" w:themeColor="text1"/>
          <w:kern w:val="24"/>
          <w:sz w:val="20"/>
          <w:szCs w:val="20"/>
          <w:lang w:val="en-US"/>
        </w:rPr>
        <w:t xml:space="preserve">soil </w:t>
      </w:r>
      <w:r w:rsidR="00847223" w:rsidRPr="00C70602">
        <w:rPr>
          <w:sz w:val="20"/>
          <w:szCs w:val="20"/>
          <w:lang w:val="en-US"/>
        </w:rPr>
        <w:t xml:space="preserve">amended with </w:t>
      </w:r>
      <w:r w:rsidR="00961B89" w:rsidRPr="00C70602">
        <w:rPr>
          <w:sz w:val="20"/>
          <w:szCs w:val="20"/>
          <w:lang w:val="en-US"/>
        </w:rPr>
        <w:t xml:space="preserve">raw </w:t>
      </w:r>
      <w:r w:rsidR="00847223" w:rsidRPr="00C70602">
        <w:rPr>
          <w:sz w:val="20"/>
          <w:szCs w:val="20"/>
          <w:lang w:val="en-US"/>
        </w:rPr>
        <w:t xml:space="preserve">BSF frass (BSFF) </w:t>
      </w:r>
      <w:r w:rsidR="00ED7A56" w:rsidRPr="00C70602">
        <w:rPr>
          <w:sz w:val="20"/>
          <w:szCs w:val="20"/>
          <w:lang w:val="en-US"/>
        </w:rPr>
        <w:t>or</w:t>
      </w:r>
      <w:r w:rsidR="00847223" w:rsidRPr="00C70602">
        <w:rPr>
          <w:sz w:val="20"/>
          <w:szCs w:val="20"/>
          <w:lang w:val="en-US"/>
        </w:rPr>
        <w:t xml:space="preserve"> </w:t>
      </w:r>
      <w:r w:rsidR="00961B89" w:rsidRPr="00C70602">
        <w:rPr>
          <w:sz w:val="20"/>
          <w:szCs w:val="20"/>
          <w:lang w:val="en-US"/>
        </w:rPr>
        <w:t xml:space="preserve">raw </w:t>
      </w:r>
      <w:r w:rsidR="00847223" w:rsidRPr="00C70602">
        <w:rPr>
          <w:sz w:val="20"/>
          <w:szCs w:val="20"/>
          <w:lang w:val="en-US"/>
        </w:rPr>
        <w:t>yellow mealworm frass (MWF)</w:t>
      </w:r>
      <w:r w:rsidR="007E5371" w:rsidRPr="00C70602">
        <w:rPr>
          <w:sz w:val="20"/>
          <w:szCs w:val="20"/>
          <w:lang w:val="en-US"/>
        </w:rPr>
        <w:t xml:space="preserve"> recorded in Trial 1</w:t>
      </w:r>
      <w:r w:rsidR="00847223" w:rsidRPr="00C70602">
        <w:rPr>
          <w:sz w:val="20"/>
          <w:szCs w:val="20"/>
          <w:lang w:val="en-US"/>
        </w:rPr>
        <w:t xml:space="preserve">. </w:t>
      </w:r>
      <w:bookmarkStart w:id="24" w:name="_Hlk119317419"/>
      <w:r w:rsidR="00A30A8D" w:rsidRPr="00C70602">
        <w:rPr>
          <w:sz w:val="20"/>
          <w:szCs w:val="20"/>
          <w:lang w:val="en-US"/>
        </w:rPr>
        <w:t xml:space="preserve">The box represents the interquartile range (IQR), with the bottom and top edges corresponding to the first quartile (Q1, 25%) and third quartile (Q3, 75%), respectively. </w:t>
      </w:r>
      <w:r w:rsidR="004B211F" w:rsidRPr="004B211F">
        <w:rPr>
          <w:sz w:val="20"/>
          <w:szCs w:val="20"/>
          <w:lang w:val="en-US"/>
        </w:rPr>
        <w:t xml:space="preserve">The line </w:t>
      </w:r>
      <w:r w:rsidR="004A777F">
        <w:rPr>
          <w:sz w:val="20"/>
          <w:szCs w:val="20"/>
          <w:lang w:val="en-US"/>
        </w:rPr>
        <w:t>with</w:t>
      </w:r>
      <w:r w:rsidR="004B211F" w:rsidRPr="004B211F">
        <w:rPr>
          <w:sz w:val="20"/>
          <w:szCs w:val="20"/>
          <w:lang w:val="en-US"/>
        </w:rPr>
        <w:t>in the box represents the median, while the whiskers extend to 1.5 times the IQR, encompassing the minimum (Q1-1.5IQR) and maximum (Q3+1.5IQR) values.</w:t>
      </w:r>
      <w:r w:rsidR="00646AB6" w:rsidRPr="00C70602">
        <w:rPr>
          <w:sz w:val="20"/>
          <w:szCs w:val="20"/>
          <w:lang w:val="en-US"/>
        </w:rPr>
        <w:t xml:space="preserve"> The dots beyond the whiskers represent outliers</w:t>
      </w:r>
      <w:r w:rsidR="00FD23F2" w:rsidRPr="00C70602">
        <w:rPr>
          <w:sz w:val="20"/>
          <w:szCs w:val="20"/>
          <w:lang w:val="en-US"/>
        </w:rPr>
        <w:t xml:space="preserve">. The white square on each box represents the mean </w:t>
      </w:r>
      <w:r w:rsidR="006178CE" w:rsidRPr="00C70602">
        <w:rPr>
          <w:sz w:val="20"/>
          <w:szCs w:val="20"/>
          <w:lang w:val="en-US"/>
        </w:rPr>
        <w:t>larval</w:t>
      </w:r>
      <w:r w:rsidR="0018347C" w:rsidRPr="00C70602">
        <w:rPr>
          <w:sz w:val="20"/>
          <w:szCs w:val="20"/>
          <w:lang w:val="en-US"/>
        </w:rPr>
        <w:t xml:space="preserve"> </w:t>
      </w:r>
      <w:r w:rsidR="00FD23F2" w:rsidRPr="00C70602">
        <w:rPr>
          <w:sz w:val="20"/>
          <w:szCs w:val="20"/>
          <w:lang w:val="en-US"/>
        </w:rPr>
        <w:t xml:space="preserve">survival per plant. </w:t>
      </w:r>
      <w:r w:rsidR="00847223" w:rsidRPr="00C70602">
        <w:rPr>
          <w:sz w:val="20"/>
          <w:szCs w:val="20"/>
          <w:lang w:val="en-US"/>
        </w:rPr>
        <w:t xml:space="preserve">Data were analysed </w:t>
      </w:r>
      <w:r w:rsidR="00CB2130" w:rsidRPr="00C70602">
        <w:rPr>
          <w:sz w:val="20"/>
          <w:szCs w:val="20"/>
          <w:lang w:val="en-US"/>
        </w:rPr>
        <w:t>with a</w:t>
      </w:r>
      <w:r w:rsidR="00847223" w:rsidRPr="00C70602">
        <w:rPr>
          <w:sz w:val="20"/>
          <w:szCs w:val="20"/>
          <w:lang w:val="en-US"/>
        </w:rPr>
        <w:t xml:space="preserve"> generalised linear model (GLM). n is th</w:t>
      </w:r>
      <w:r w:rsidR="00F11585" w:rsidRPr="00C70602">
        <w:rPr>
          <w:sz w:val="20"/>
          <w:szCs w:val="20"/>
          <w:lang w:val="en-US"/>
        </w:rPr>
        <w:t>e</w:t>
      </w:r>
      <w:r w:rsidR="00847223" w:rsidRPr="00C70602">
        <w:rPr>
          <w:sz w:val="20"/>
          <w:szCs w:val="20"/>
          <w:lang w:val="en-US"/>
        </w:rPr>
        <w:t xml:space="preserve"> number of </w:t>
      </w:r>
      <w:r w:rsidR="002B0A4F" w:rsidRPr="00C70602">
        <w:rPr>
          <w:sz w:val="20"/>
          <w:szCs w:val="20"/>
          <w:lang w:val="en-US"/>
        </w:rPr>
        <w:t>replicate</w:t>
      </w:r>
      <w:r w:rsidR="000D74FE" w:rsidRPr="00C70602">
        <w:rPr>
          <w:sz w:val="20"/>
          <w:szCs w:val="20"/>
          <w:lang w:val="en-US"/>
        </w:rPr>
        <w:t xml:space="preserve"> plants </w:t>
      </w:r>
      <w:r w:rsidR="00DF406E" w:rsidRPr="00C70602">
        <w:rPr>
          <w:sz w:val="20"/>
          <w:szCs w:val="20"/>
          <w:lang w:val="en-US"/>
        </w:rPr>
        <w:t>that had each been infested with 10 larvae</w:t>
      </w:r>
      <w:r w:rsidR="00847223" w:rsidRPr="00C70602">
        <w:rPr>
          <w:sz w:val="20"/>
          <w:szCs w:val="20"/>
          <w:lang w:val="en-US"/>
        </w:rPr>
        <w:t>. Boxes with different letters are significantly different (</w:t>
      </w:r>
      <w:r w:rsidR="00847223" w:rsidRPr="00C70602">
        <w:rPr>
          <w:color w:val="1C1D1E"/>
          <w:sz w:val="20"/>
          <w:szCs w:val="20"/>
          <w:shd w:val="clear" w:color="auto" w:fill="FFFFFF"/>
        </w:rPr>
        <w:t xml:space="preserve">Tukey's </w:t>
      </w:r>
      <w:r w:rsidR="00847223" w:rsidRPr="00C70602">
        <w:rPr>
          <w:sz w:val="20"/>
          <w:szCs w:val="20"/>
          <w:lang w:val="en-US"/>
        </w:rPr>
        <w:t>post</w:t>
      </w:r>
      <w:r w:rsidR="0034281F" w:rsidRPr="00C70602">
        <w:rPr>
          <w:sz w:val="20"/>
          <w:szCs w:val="20"/>
          <w:lang w:val="en-US"/>
        </w:rPr>
        <w:t>-</w:t>
      </w:r>
      <w:r w:rsidR="00847223" w:rsidRPr="00C70602">
        <w:rPr>
          <w:sz w:val="20"/>
          <w:szCs w:val="20"/>
          <w:lang w:val="en-US"/>
        </w:rPr>
        <w:t xml:space="preserve">hoc test, </w:t>
      </w:r>
      <w:r w:rsidR="00847223" w:rsidRPr="00C70602">
        <w:rPr>
          <w:i/>
          <w:iCs/>
          <w:sz w:val="20"/>
          <w:szCs w:val="20"/>
          <w:lang w:val="en-US"/>
        </w:rPr>
        <w:t>p</w:t>
      </w:r>
      <w:r w:rsidR="00847223" w:rsidRPr="00C70602">
        <w:rPr>
          <w:sz w:val="20"/>
          <w:szCs w:val="20"/>
          <w:lang w:val="en-US"/>
        </w:rPr>
        <w:t xml:space="preserve"> &lt; 0.05).</w:t>
      </w:r>
    </w:p>
    <w:bookmarkEnd w:id="24"/>
    <w:p w14:paraId="7D13969E" w14:textId="5254567E" w:rsidR="005E29EC" w:rsidRPr="00C70602" w:rsidRDefault="005E29EC" w:rsidP="00C70602">
      <w:pPr>
        <w:pStyle w:val="NormalWeb"/>
        <w:spacing w:before="0" w:beforeAutospacing="0" w:after="0" w:afterAutospacing="0" w:line="480" w:lineRule="auto"/>
        <w:jc w:val="both"/>
      </w:pPr>
    </w:p>
    <w:p w14:paraId="3EA11C82" w14:textId="28AC5BDA" w:rsidR="005E29EC" w:rsidRPr="00C70602" w:rsidRDefault="004B57A1" w:rsidP="00C70602">
      <w:pPr>
        <w:spacing w:after="0" w:line="480" w:lineRule="auto"/>
        <w:jc w:val="both"/>
        <w:rPr>
          <w:rFonts w:ascii="Times New Roman" w:hAnsi="Times New Roman" w:cs="Times New Roman"/>
          <w:b/>
          <w:bCs/>
          <w:sz w:val="24"/>
          <w:szCs w:val="24"/>
        </w:rPr>
      </w:pPr>
      <w:bookmarkStart w:id="25" w:name="_Hlk133500535"/>
      <w:r w:rsidRPr="00C70602">
        <w:rPr>
          <w:rFonts w:ascii="Times New Roman" w:hAnsi="Times New Roman" w:cs="Times New Roman"/>
          <w:b/>
          <w:bCs/>
          <w:sz w:val="24"/>
          <w:szCs w:val="24"/>
        </w:rPr>
        <w:t>E</w:t>
      </w:r>
      <w:r w:rsidR="005E29EC" w:rsidRPr="00C70602">
        <w:rPr>
          <w:rFonts w:ascii="Times New Roman" w:hAnsi="Times New Roman" w:cs="Times New Roman"/>
          <w:b/>
          <w:bCs/>
          <w:sz w:val="24"/>
          <w:szCs w:val="24"/>
        </w:rPr>
        <w:t xml:space="preserve">ffect of raw frass on the </w:t>
      </w:r>
      <w:r w:rsidR="004B49AD" w:rsidRPr="00C70602">
        <w:rPr>
          <w:rFonts w:ascii="Times New Roman" w:hAnsi="Times New Roman" w:cs="Times New Roman"/>
          <w:b/>
          <w:bCs/>
          <w:sz w:val="24"/>
          <w:szCs w:val="24"/>
        </w:rPr>
        <w:t xml:space="preserve">biomass </w:t>
      </w:r>
      <w:r w:rsidR="005E29EC" w:rsidRPr="00C70602">
        <w:rPr>
          <w:rFonts w:ascii="Times New Roman" w:hAnsi="Times New Roman" w:cs="Times New Roman"/>
          <w:b/>
          <w:bCs/>
          <w:sz w:val="24"/>
          <w:szCs w:val="24"/>
        </w:rPr>
        <w:t xml:space="preserve">of </w:t>
      </w:r>
      <w:r w:rsidR="005E29EC" w:rsidRPr="00C70602">
        <w:rPr>
          <w:rFonts w:ascii="Times New Roman" w:hAnsi="Times New Roman" w:cs="Times New Roman"/>
          <w:b/>
          <w:bCs/>
          <w:i/>
          <w:iCs/>
          <w:sz w:val="24"/>
          <w:szCs w:val="24"/>
        </w:rPr>
        <w:t>Delia radicum</w:t>
      </w:r>
      <w:r w:rsidR="00342648" w:rsidRPr="00C70602">
        <w:rPr>
          <w:rFonts w:ascii="Times New Roman" w:hAnsi="Times New Roman" w:cs="Times New Roman"/>
          <w:b/>
          <w:bCs/>
          <w:i/>
          <w:iCs/>
          <w:sz w:val="24"/>
          <w:szCs w:val="24"/>
        </w:rPr>
        <w:t xml:space="preserve"> </w:t>
      </w:r>
      <w:r w:rsidR="00342648" w:rsidRPr="00C70602">
        <w:rPr>
          <w:rFonts w:ascii="Times New Roman" w:hAnsi="Times New Roman" w:cs="Times New Roman"/>
          <w:b/>
          <w:bCs/>
          <w:sz w:val="24"/>
          <w:szCs w:val="24"/>
        </w:rPr>
        <w:t>pupae</w:t>
      </w:r>
    </w:p>
    <w:bookmarkEnd w:id="25"/>
    <w:p w14:paraId="08870395" w14:textId="7BF112E6" w:rsidR="005E29EC" w:rsidRPr="00C70602" w:rsidRDefault="000A6C1E" w:rsidP="00C70602">
      <w:pPr>
        <w:pStyle w:val="NormalWeb"/>
        <w:spacing w:before="0" w:beforeAutospacing="0" w:after="0" w:afterAutospacing="0" w:line="480" w:lineRule="auto"/>
        <w:jc w:val="both"/>
      </w:pPr>
      <w:r w:rsidRPr="00C70602">
        <w:t xml:space="preserve">Biomass </w:t>
      </w:r>
      <w:r w:rsidR="005E29EC" w:rsidRPr="00C70602">
        <w:t xml:space="preserve">of </w:t>
      </w:r>
      <w:r w:rsidR="005E29EC" w:rsidRPr="00C70602">
        <w:rPr>
          <w:i/>
          <w:iCs/>
        </w:rPr>
        <w:t>D. radicum</w:t>
      </w:r>
      <w:r w:rsidR="00B40A51" w:rsidRPr="00C70602">
        <w:t xml:space="preserve"> pupae </w:t>
      </w:r>
      <w:r w:rsidR="0058361A" w:rsidRPr="00C70602">
        <w:t xml:space="preserve">retrieved </w:t>
      </w:r>
      <w:r w:rsidR="00F2256D" w:rsidRPr="00C70602">
        <w:t xml:space="preserve">from the roots of </w:t>
      </w:r>
      <w:r w:rsidR="00F2256D" w:rsidRPr="00C70602">
        <w:rPr>
          <w:i/>
          <w:iCs/>
        </w:rPr>
        <w:t>B. rapa</w:t>
      </w:r>
      <w:r w:rsidR="00F2256D" w:rsidRPr="00C70602">
        <w:t xml:space="preserve"> plants </w:t>
      </w:r>
      <w:r w:rsidR="00E92DB9" w:rsidRPr="00C70602">
        <w:t>was influenced by</w:t>
      </w:r>
      <w:r w:rsidR="00F2256D" w:rsidRPr="00C70602">
        <w:t xml:space="preserve"> </w:t>
      </w:r>
      <w:r w:rsidR="003F6DE8" w:rsidRPr="00C70602">
        <w:t xml:space="preserve">soil </w:t>
      </w:r>
      <w:r w:rsidR="00F2256D" w:rsidRPr="00C70602">
        <w:t>treatme</w:t>
      </w:r>
      <w:r w:rsidR="00A036AF" w:rsidRPr="00C70602">
        <w:t>nt (</w:t>
      </w:r>
      <w:r w:rsidR="00A036AF" w:rsidRPr="00C70602">
        <w:rPr>
          <w:i/>
          <w:iCs/>
          <w:lang w:val="el-GR"/>
        </w:rPr>
        <w:t>χ</w:t>
      </w:r>
      <w:r w:rsidR="00A036AF" w:rsidRPr="00C70602">
        <w:rPr>
          <w:i/>
          <w:iCs/>
          <w:vertAlign w:val="superscript"/>
          <w:lang w:val="el-GR"/>
        </w:rPr>
        <w:t>2</w:t>
      </w:r>
      <w:r w:rsidR="00A036AF" w:rsidRPr="00C70602">
        <w:t xml:space="preserve"> = </w:t>
      </w:r>
      <w:r w:rsidR="00F2256D" w:rsidRPr="00C70602">
        <w:t>81.</w:t>
      </w:r>
      <w:r w:rsidR="00A036AF" w:rsidRPr="00C70602">
        <w:t>2</w:t>
      </w:r>
      <w:r w:rsidR="00F2256D" w:rsidRPr="00C70602">
        <w:t>8</w:t>
      </w:r>
      <w:r w:rsidR="006000EE" w:rsidRPr="00C70602">
        <w:t>,</w:t>
      </w:r>
      <w:r w:rsidR="00A036AF" w:rsidRPr="00C70602">
        <w:t xml:space="preserve"> </w:t>
      </w:r>
      <w:proofErr w:type="spellStart"/>
      <w:r w:rsidR="00A036AF" w:rsidRPr="00C70602">
        <w:t>df</w:t>
      </w:r>
      <w:proofErr w:type="spellEnd"/>
      <w:r w:rsidR="00A036AF" w:rsidRPr="00C70602">
        <w:t xml:space="preserve"> = 2</w:t>
      </w:r>
      <w:r w:rsidR="006000EE" w:rsidRPr="00C70602">
        <w:t>,</w:t>
      </w:r>
      <w:r w:rsidR="00A036AF" w:rsidRPr="00C70602">
        <w:t xml:space="preserve"> </w:t>
      </w:r>
      <w:r w:rsidR="00A036AF" w:rsidRPr="00C70602">
        <w:rPr>
          <w:i/>
          <w:iCs/>
        </w:rPr>
        <w:t>p</w:t>
      </w:r>
      <w:r w:rsidR="00A036AF" w:rsidRPr="00C70602">
        <w:t xml:space="preserve"> &lt; </w:t>
      </w:r>
      <w:r w:rsidR="002454B9" w:rsidRPr="00C70602">
        <w:t>0</w:t>
      </w:r>
      <w:r w:rsidR="00A036AF" w:rsidRPr="00C70602">
        <w:rPr>
          <w:lang w:val="en-US"/>
        </w:rPr>
        <w:t>.0001</w:t>
      </w:r>
      <w:r w:rsidR="003F6DE8" w:rsidRPr="00C70602">
        <w:rPr>
          <w:lang w:val="en-US"/>
        </w:rPr>
        <w:t xml:space="preserve">; </w:t>
      </w:r>
      <w:r w:rsidR="003F6DE8" w:rsidRPr="00C70602">
        <w:t xml:space="preserve">Figure </w:t>
      </w:r>
      <w:r w:rsidR="00AF5304" w:rsidRPr="00C70602">
        <w:t>4</w:t>
      </w:r>
      <w:r w:rsidR="00A036AF" w:rsidRPr="00C70602">
        <w:t>)</w:t>
      </w:r>
      <w:r w:rsidR="00F2256D" w:rsidRPr="00C70602">
        <w:t>.</w:t>
      </w:r>
      <w:r w:rsidR="00A036AF" w:rsidRPr="00C70602">
        <w:t xml:space="preserve"> </w:t>
      </w:r>
      <w:r w:rsidR="00E92DB9" w:rsidRPr="00C70602">
        <w:t xml:space="preserve">Treatment with </w:t>
      </w:r>
      <w:r w:rsidR="005E29EC" w:rsidRPr="00C70602">
        <w:t xml:space="preserve">raw </w:t>
      </w:r>
      <w:r w:rsidR="008D0B88" w:rsidRPr="00C70602">
        <w:t>BSF</w:t>
      </w:r>
      <w:r w:rsidR="00F2256D" w:rsidRPr="00C70602">
        <w:t xml:space="preserve">F </w:t>
      </w:r>
      <w:r w:rsidR="00347FDC" w:rsidRPr="00C70602">
        <w:t>re</w:t>
      </w:r>
      <w:r w:rsidR="00F2256D" w:rsidRPr="00C70602">
        <w:t>sult</w:t>
      </w:r>
      <w:r w:rsidR="00347FDC" w:rsidRPr="00C70602">
        <w:t xml:space="preserve">ed </w:t>
      </w:r>
      <w:r w:rsidR="00F2256D" w:rsidRPr="00C70602">
        <w:t xml:space="preserve">in the lowest </w:t>
      </w:r>
      <w:r w:rsidR="00347FDC" w:rsidRPr="00C70602">
        <w:t xml:space="preserve">pupal </w:t>
      </w:r>
      <w:r w:rsidRPr="00C70602">
        <w:t>biomass</w:t>
      </w:r>
      <w:r w:rsidR="00F2256D" w:rsidRPr="00C70602">
        <w:t xml:space="preserve"> whereas MWF resulted in the highest </w:t>
      </w:r>
      <w:r w:rsidRPr="00C70602">
        <w:t>biomass</w:t>
      </w:r>
      <w:r w:rsidR="00F2256D" w:rsidRPr="00C70602">
        <w:t xml:space="preserve"> (Figure </w:t>
      </w:r>
      <w:r w:rsidR="00AF5304" w:rsidRPr="00C70602">
        <w:t>4</w:t>
      </w:r>
      <w:r w:rsidR="00F2256D" w:rsidRPr="00C70602">
        <w:t xml:space="preserve">). </w:t>
      </w:r>
      <w:bookmarkStart w:id="26" w:name="_Hlk127447483"/>
      <w:r w:rsidR="00501A33" w:rsidRPr="00C70602">
        <w:t>W</w:t>
      </w:r>
      <w:r w:rsidR="00AF5304" w:rsidRPr="00C70602">
        <w:t xml:space="preserve">hen the </w:t>
      </w:r>
      <w:r w:rsidR="00AF5304" w:rsidRPr="00C70602">
        <w:lastRenderedPageBreak/>
        <w:t>experiment was repeated under comparable conditions</w:t>
      </w:r>
      <w:r w:rsidR="001C2FEE" w:rsidRPr="00C70602">
        <w:t>, the</w:t>
      </w:r>
      <w:r w:rsidR="00274E26" w:rsidRPr="00C70602">
        <w:t xml:space="preserve"> </w:t>
      </w:r>
      <w:r w:rsidR="00D50F7E" w:rsidRPr="00C70602">
        <w:t xml:space="preserve">differences were only marginally significant </w:t>
      </w:r>
      <w:r w:rsidR="002454B9" w:rsidRPr="00C70602">
        <w:t>(</w:t>
      </w:r>
      <w:r w:rsidR="002454B9" w:rsidRPr="00C70602">
        <w:rPr>
          <w:i/>
          <w:iCs/>
          <w:lang w:val="el-GR"/>
        </w:rPr>
        <w:t>χ</w:t>
      </w:r>
      <w:r w:rsidR="002454B9" w:rsidRPr="00C70602">
        <w:rPr>
          <w:i/>
          <w:iCs/>
          <w:vertAlign w:val="superscript"/>
          <w:lang w:val="el-GR"/>
        </w:rPr>
        <w:t>2</w:t>
      </w:r>
      <w:r w:rsidR="002454B9" w:rsidRPr="00C70602">
        <w:t xml:space="preserve"> = 5.12</w:t>
      </w:r>
      <w:r w:rsidR="006000EE" w:rsidRPr="00C70602">
        <w:t>,</w:t>
      </w:r>
      <w:r w:rsidR="002454B9" w:rsidRPr="00C70602">
        <w:t xml:space="preserve"> </w:t>
      </w:r>
      <w:proofErr w:type="spellStart"/>
      <w:r w:rsidR="002454B9" w:rsidRPr="00C70602">
        <w:t>df</w:t>
      </w:r>
      <w:proofErr w:type="spellEnd"/>
      <w:r w:rsidR="002454B9" w:rsidRPr="00C70602">
        <w:t xml:space="preserve"> = 2</w:t>
      </w:r>
      <w:r w:rsidR="006000EE" w:rsidRPr="00C70602">
        <w:t>,</w:t>
      </w:r>
      <w:r w:rsidR="002454B9" w:rsidRPr="00C70602">
        <w:t xml:space="preserve"> </w:t>
      </w:r>
      <w:r w:rsidR="002454B9" w:rsidRPr="00C70602">
        <w:rPr>
          <w:i/>
          <w:iCs/>
        </w:rPr>
        <w:t>p</w:t>
      </w:r>
      <w:r w:rsidR="002454B9" w:rsidRPr="00C70602">
        <w:t xml:space="preserve"> &lt; 0</w:t>
      </w:r>
      <w:r w:rsidR="002454B9" w:rsidRPr="00C70602">
        <w:rPr>
          <w:lang w:val="en-US"/>
        </w:rPr>
        <w:t xml:space="preserve">.0773; </w:t>
      </w:r>
      <w:r w:rsidR="002454B9" w:rsidRPr="00C70602">
        <w:t xml:space="preserve">Figure </w:t>
      </w:r>
      <w:r w:rsidR="007E5826" w:rsidRPr="00C70602">
        <w:t>S6</w:t>
      </w:r>
      <w:r w:rsidR="002454B9" w:rsidRPr="00C70602">
        <w:t>).</w:t>
      </w:r>
      <w:bookmarkEnd w:id="26"/>
    </w:p>
    <w:p w14:paraId="3D7167C1" w14:textId="5B9633F1" w:rsidR="00EB0397" w:rsidRPr="00C70602" w:rsidRDefault="00EB0397" w:rsidP="00C70602">
      <w:pPr>
        <w:pStyle w:val="NormalWeb"/>
        <w:spacing w:before="0" w:beforeAutospacing="0" w:after="0" w:afterAutospacing="0" w:line="480" w:lineRule="auto"/>
        <w:jc w:val="both"/>
        <w:rPr>
          <w:sz w:val="12"/>
          <w:szCs w:val="12"/>
        </w:rPr>
      </w:pPr>
    </w:p>
    <w:p w14:paraId="330274D9" w14:textId="2686272D" w:rsidR="007A0AB4" w:rsidRPr="00C70602" w:rsidRDefault="00727342" w:rsidP="00C70602">
      <w:pPr>
        <w:pStyle w:val="NormalWeb"/>
        <w:spacing w:before="0" w:beforeAutospacing="0" w:after="0" w:afterAutospacing="0" w:line="480" w:lineRule="auto"/>
        <w:jc w:val="both"/>
      </w:pPr>
      <w:r w:rsidRPr="00C70602">
        <w:t xml:space="preserve"> </w:t>
      </w:r>
      <w:r w:rsidR="00362B8E" w:rsidRPr="00C70602">
        <w:rPr>
          <w:noProof/>
        </w:rPr>
        <w:drawing>
          <wp:inline distT="0" distB="0" distL="0" distR="0" wp14:anchorId="20E05289" wp14:editId="58CB167A">
            <wp:extent cx="4619048" cy="3933333"/>
            <wp:effectExtent l="0" t="0" r="0" b="0"/>
            <wp:docPr id="197344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4064" name=""/>
                    <pic:cNvPicPr/>
                  </pic:nvPicPr>
                  <pic:blipFill>
                    <a:blip r:embed="rId15"/>
                    <a:stretch>
                      <a:fillRect/>
                    </a:stretch>
                  </pic:blipFill>
                  <pic:spPr>
                    <a:xfrm>
                      <a:off x="0" y="0"/>
                      <a:ext cx="4619048" cy="3933333"/>
                    </a:xfrm>
                    <a:prstGeom prst="rect">
                      <a:avLst/>
                    </a:prstGeom>
                  </pic:spPr>
                </pic:pic>
              </a:graphicData>
            </a:graphic>
          </wp:inline>
        </w:drawing>
      </w:r>
    </w:p>
    <w:p w14:paraId="7F8D9897" w14:textId="2C795528" w:rsidR="00274E26" w:rsidRPr="00C70602" w:rsidRDefault="007D46CE" w:rsidP="00C70602">
      <w:pPr>
        <w:pStyle w:val="NormalWeb"/>
        <w:spacing w:before="0" w:beforeAutospacing="0" w:after="0" w:afterAutospacing="0" w:line="480" w:lineRule="auto"/>
        <w:jc w:val="both"/>
        <w:rPr>
          <w:sz w:val="20"/>
          <w:szCs w:val="20"/>
          <w:lang w:val="en-US"/>
        </w:rPr>
      </w:pPr>
      <w:r w:rsidRPr="00C70602">
        <w:rPr>
          <w:rFonts w:eastAsiaTheme="minorEastAsia"/>
          <w:b/>
          <w:bCs/>
          <w:lang w:val="en-US"/>
        </w:rPr>
        <w:t xml:space="preserve">Figure </w:t>
      </w:r>
      <w:r w:rsidR="00AF5304" w:rsidRPr="00C70602">
        <w:rPr>
          <w:rFonts w:eastAsiaTheme="minorEastAsia"/>
          <w:b/>
          <w:bCs/>
          <w:lang w:val="en-US"/>
        </w:rPr>
        <w:t>4</w:t>
      </w:r>
      <w:r w:rsidRPr="00C70602">
        <w:rPr>
          <w:rFonts w:eastAsiaTheme="minorEastAsia"/>
          <w:b/>
          <w:bCs/>
          <w:lang w:val="en-US"/>
        </w:rPr>
        <w:t>.</w:t>
      </w:r>
      <w:r w:rsidRPr="00C70602">
        <w:rPr>
          <w:rFonts w:eastAsiaTheme="minorEastAsia"/>
          <w:lang w:val="en-US"/>
        </w:rPr>
        <w:t xml:space="preserve"> </w:t>
      </w:r>
      <w:r w:rsidR="000A6C1E" w:rsidRPr="00C70602">
        <w:rPr>
          <w:rFonts w:eastAsiaTheme="minorEastAsia"/>
          <w:sz w:val="20"/>
          <w:szCs w:val="20"/>
          <w:lang w:val="en-US"/>
        </w:rPr>
        <w:t>Biomass</w:t>
      </w:r>
      <w:r w:rsidRPr="00C70602">
        <w:rPr>
          <w:sz w:val="20"/>
          <w:szCs w:val="20"/>
          <w:lang w:val="en-US"/>
        </w:rPr>
        <w:t xml:space="preserve"> </w:t>
      </w:r>
      <w:r w:rsidRPr="00C70602">
        <w:rPr>
          <w:rFonts w:eastAsiaTheme="minorEastAsia"/>
          <w:sz w:val="20"/>
          <w:szCs w:val="20"/>
          <w:lang w:val="en-US"/>
        </w:rPr>
        <w:t xml:space="preserve">(mg) of </w:t>
      </w:r>
      <w:r w:rsidR="00274E26" w:rsidRPr="00C70602">
        <w:rPr>
          <w:rFonts w:eastAsiaTheme="minorEastAsia"/>
          <w:i/>
          <w:iCs/>
          <w:sz w:val="20"/>
          <w:szCs w:val="20"/>
          <w:lang w:val="en-US"/>
        </w:rPr>
        <w:t>D</w:t>
      </w:r>
      <w:r w:rsidR="00AB47FE" w:rsidRPr="00C70602">
        <w:rPr>
          <w:rFonts w:eastAsiaTheme="minorEastAsia"/>
          <w:i/>
          <w:iCs/>
          <w:sz w:val="20"/>
          <w:szCs w:val="20"/>
          <w:lang w:val="en-US"/>
        </w:rPr>
        <w:t>elia</w:t>
      </w:r>
      <w:r w:rsidR="00274E26" w:rsidRPr="00C70602">
        <w:rPr>
          <w:rFonts w:eastAsiaTheme="minorEastAsia"/>
          <w:i/>
          <w:iCs/>
          <w:sz w:val="20"/>
          <w:szCs w:val="20"/>
          <w:lang w:val="en-US"/>
        </w:rPr>
        <w:t xml:space="preserve"> radicum</w:t>
      </w:r>
      <w:r w:rsidRPr="00C70602">
        <w:rPr>
          <w:sz w:val="20"/>
          <w:szCs w:val="20"/>
          <w:lang w:val="en-US"/>
        </w:rPr>
        <w:t xml:space="preserve"> </w:t>
      </w:r>
      <w:r w:rsidRPr="00C70602">
        <w:rPr>
          <w:rFonts w:eastAsiaTheme="minorEastAsia"/>
          <w:sz w:val="20"/>
          <w:szCs w:val="20"/>
          <w:lang w:val="en-US"/>
        </w:rPr>
        <w:t xml:space="preserve">pupae retrieved </w:t>
      </w:r>
      <w:r w:rsidR="00274E26" w:rsidRPr="00C70602">
        <w:rPr>
          <w:rFonts w:eastAsiaTheme="minorEastAsia"/>
          <w:sz w:val="20"/>
          <w:szCs w:val="20"/>
          <w:lang w:val="en-US"/>
        </w:rPr>
        <w:t xml:space="preserve">after </w:t>
      </w:r>
      <w:r w:rsidR="001D1956" w:rsidRPr="00C70602">
        <w:rPr>
          <w:rFonts w:eastAsiaTheme="minorEastAsia"/>
          <w:sz w:val="20"/>
          <w:szCs w:val="20"/>
          <w:lang w:val="en-US"/>
        </w:rPr>
        <w:t xml:space="preserve">a </w:t>
      </w:r>
      <w:r w:rsidR="00274E26" w:rsidRPr="00C70602">
        <w:rPr>
          <w:rFonts w:eastAsiaTheme="minorEastAsia"/>
          <w:sz w:val="20"/>
          <w:szCs w:val="20"/>
          <w:lang w:val="en-US"/>
        </w:rPr>
        <w:t xml:space="preserve">21-day </w:t>
      </w:r>
      <w:r w:rsidR="000A6C1E" w:rsidRPr="00C70602">
        <w:rPr>
          <w:rFonts w:eastAsiaTheme="minorEastAsia"/>
          <w:sz w:val="20"/>
          <w:szCs w:val="20"/>
          <w:lang w:val="en-US"/>
        </w:rPr>
        <w:t>root infestation of</w:t>
      </w:r>
      <w:r w:rsidR="00274E26" w:rsidRPr="00C70602">
        <w:rPr>
          <w:rFonts w:eastAsiaTheme="minorEastAsia"/>
          <w:sz w:val="20"/>
          <w:szCs w:val="20"/>
          <w:lang w:val="en-US"/>
        </w:rPr>
        <w:t xml:space="preserve"> </w:t>
      </w:r>
      <w:r w:rsidRPr="00C70602">
        <w:rPr>
          <w:rFonts w:eastAsiaTheme="minorEastAsia"/>
          <w:i/>
          <w:iCs/>
          <w:sz w:val="20"/>
          <w:szCs w:val="20"/>
          <w:lang w:val="en-US"/>
        </w:rPr>
        <w:t>B</w:t>
      </w:r>
      <w:r w:rsidR="00274E26" w:rsidRPr="00C70602">
        <w:rPr>
          <w:rFonts w:eastAsiaTheme="minorEastAsia"/>
          <w:i/>
          <w:iCs/>
          <w:sz w:val="20"/>
          <w:szCs w:val="20"/>
          <w:lang w:val="en-US"/>
        </w:rPr>
        <w:t>.</w:t>
      </w:r>
      <w:r w:rsidRPr="00C70602">
        <w:rPr>
          <w:rFonts w:eastAsiaTheme="minorEastAsia"/>
          <w:i/>
          <w:iCs/>
          <w:sz w:val="20"/>
          <w:szCs w:val="20"/>
          <w:lang w:val="en-US"/>
        </w:rPr>
        <w:t xml:space="preserve"> rapa </w:t>
      </w:r>
      <w:r w:rsidR="00274E26" w:rsidRPr="00C70602">
        <w:rPr>
          <w:rFonts w:eastAsiaTheme="minorEastAsia"/>
          <w:color w:val="000000" w:themeColor="text1"/>
          <w:kern w:val="24"/>
          <w:sz w:val="20"/>
          <w:szCs w:val="20"/>
          <w:lang w:val="en-US"/>
        </w:rPr>
        <w:t>grow</w:t>
      </w:r>
      <w:r w:rsidR="001D1956" w:rsidRPr="00C70602">
        <w:rPr>
          <w:rFonts w:eastAsiaTheme="minorEastAsia"/>
          <w:color w:val="000000" w:themeColor="text1"/>
          <w:kern w:val="24"/>
          <w:sz w:val="20"/>
          <w:szCs w:val="20"/>
          <w:lang w:val="en-US"/>
        </w:rPr>
        <w:t>n</w:t>
      </w:r>
      <w:r w:rsidR="00274E26" w:rsidRPr="00C70602">
        <w:rPr>
          <w:rFonts w:eastAsiaTheme="minorEastAsia"/>
          <w:color w:val="000000" w:themeColor="text1"/>
          <w:kern w:val="24"/>
          <w:sz w:val="20"/>
          <w:szCs w:val="20"/>
          <w:lang w:val="en-US"/>
        </w:rPr>
        <w:t xml:space="preserve"> </w:t>
      </w:r>
      <w:r w:rsidR="001C6646" w:rsidRPr="00C70602">
        <w:rPr>
          <w:rFonts w:eastAsiaTheme="minorEastAsia"/>
          <w:color w:val="000000" w:themeColor="text1"/>
          <w:kern w:val="24"/>
          <w:sz w:val="20"/>
          <w:szCs w:val="20"/>
          <w:lang w:val="en-US"/>
        </w:rPr>
        <w:t>i</w:t>
      </w:r>
      <w:r w:rsidR="00274E26" w:rsidRPr="00C70602">
        <w:rPr>
          <w:rFonts w:eastAsiaTheme="minorEastAsia"/>
          <w:color w:val="000000" w:themeColor="text1"/>
          <w:kern w:val="24"/>
          <w:sz w:val="20"/>
          <w:szCs w:val="20"/>
          <w:lang w:val="en-US"/>
        </w:rPr>
        <w:t xml:space="preserve">n </w:t>
      </w:r>
      <w:r w:rsidR="000A6C1E" w:rsidRPr="00C70602">
        <w:rPr>
          <w:sz w:val="20"/>
          <w:szCs w:val="20"/>
          <w:lang w:val="en-US"/>
        </w:rPr>
        <w:t xml:space="preserve">unamended soil (NoFrass; control) or </w:t>
      </w:r>
      <w:r w:rsidR="00274E26" w:rsidRPr="00C70602">
        <w:rPr>
          <w:rFonts w:eastAsiaTheme="minorEastAsia"/>
          <w:color w:val="000000" w:themeColor="text1"/>
          <w:kern w:val="24"/>
          <w:sz w:val="20"/>
          <w:szCs w:val="20"/>
          <w:lang w:val="en-US"/>
        </w:rPr>
        <w:t xml:space="preserve">soil </w:t>
      </w:r>
      <w:r w:rsidR="00274E26" w:rsidRPr="00C70602">
        <w:rPr>
          <w:sz w:val="20"/>
          <w:szCs w:val="20"/>
          <w:lang w:val="en-US"/>
        </w:rPr>
        <w:t xml:space="preserve">amended with </w:t>
      </w:r>
      <w:r w:rsidR="00FA3CB3" w:rsidRPr="00C70602">
        <w:rPr>
          <w:sz w:val="20"/>
          <w:szCs w:val="20"/>
          <w:lang w:val="en-US"/>
        </w:rPr>
        <w:t xml:space="preserve">raw </w:t>
      </w:r>
      <w:r w:rsidR="00274E26" w:rsidRPr="00C70602">
        <w:rPr>
          <w:sz w:val="20"/>
          <w:szCs w:val="20"/>
          <w:lang w:val="en-US"/>
        </w:rPr>
        <w:t>BSF frass (BSFF</w:t>
      </w:r>
      <w:r w:rsidR="00AA40F8" w:rsidRPr="00C70602">
        <w:rPr>
          <w:sz w:val="20"/>
          <w:szCs w:val="20"/>
          <w:lang w:val="en-US"/>
        </w:rPr>
        <w:t>)</w:t>
      </w:r>
      <w:r w:rsidR="00274E26" w:rsidRPr="00C70602">
        <w:rPr>
          <w:sz w:val="20"/>
          <w:szCs w:val="20"/>
          <w:lang w:val="en-US"/>
        </w:rPr>
        <w:t xml:space="preserve"> </w:t>
      </w:r>
      <w:r w:rsidR="00AB47FE" w:rsidRPr="00C70602">
        <w:rPr>
          <w:sz w:val="20"/>
          <w:szCs w:val="20"/>
          <w:lang w:val="en-US"/>
        </w:rPr>
        <w:t>or</w:t>
      </w:r>
      <w:r w:rsidR="00274E26" w:rsidRPr="00C70602">
        <w:rPr>
          <w:sz w:val="20"/>
          <w:szCs w:val="20"/>
          <w:lang w:val="en-US"/>
        </w:rPr>
        <w:t xml:space="preserve"> </w:t>
      </w:r>
      <w:r w:rsidR="00FA3CB3" w:rsidRPr="00C70602">
        <w:rPr>
          <w:sz w:val="20"/>
          <w:szCs w:val="20"/>
          <w:lang w:val="en-US"/>
        </w:rPr>
        <w:t xml:space="preserve">raw </w:t>
      </w:r>
      <w:r w:rsidR="00274E26" w:rsidRPr="00C70602">
        <w:rPr>
          <w:sz w:val="20"/>
          <w:szCs w:val="20"/>
          <w:lang w:val="en-US"/>
        </w:rPr>
        <w:t>yellow mealworm frass (MWF)</w:t>
      </w:r>
      <w:r w:rsidR="007E5371" w:rsidRPr="00C70602">
        <w:rPr>
          <w:sz w:val="20"/>
          <w:szCs w:val="20"/>
          <w:lang w:val="en-US"/>
        </w:rPr>
        <w:t xml:space="preserve"> recorded in Trial 1</w:t>
      </w:r>
      <w:r w:rsidR="00274E26" w:rsidRPr="00C70602">
        <w:rPr>
          <w:sz w:val="20"/>
          <w:szCs w:val="20"/>
          <w:lang w:val="en-US"/>
        </w:rPr>
        <w:t xml:space="preserve">. </w:t>
      </w:r>
      <w:r w:rsidR="00AA40F8" w:rsidRPr="00C70602">
        <w:rPr>
          <w:sz w:val="20"/>
          <w:szCs w:val="20"/>
          <w:lang w:val="en-US"/>
        </w:rPr>
        <w:t xml:space="preserve">The box represents the interquartile range (IQR), with the bottom and top edges corresponding to the first quartile (Q1, 25%) and third quartile (Q3, 75%), respectively. </w:t>
      </w:r>
      <w:r w:rsidR="004A777F" w:rsidRPr="004A777F">
        <w:rPr>
          <w:sz w:val="20"/>
          <w:szCs w:val="20"/>
          <w:lang w:val="en-US"/>
        </w:rPr>
        <w:t>The line within the box represents the median, while the whiskers extend to 1.5 times the IQR, encompassing the minimum (Q1-1.5IQR) and maximum (Q3+1.5IQR) values</w:t>
      </w:r>
      <w:r w:rsidR="00762C64" w:rsidRPr="00C70602">
        <w:rPr>
          <w:sz w:val="20"/>
          <w:szCs w:val="20"/>
          <w:lang w:val="en-US"/>
        </w:rPr>
        <w:t xml:space="preserve">. </w:t>
      </w:r>
      <w:r w:rsidR="00274E26" w:rsidRPr="00C70602">
        <w:rPr>
          <w:sz w:val="20"/>
          <w:szCs w:val="20"/>
          <w:lang w:val="en-US"/>
        </w:rPr>
        <w:t xml:space="preserve">The dots </w:t>
      </w:r>
      <w:r w:rsidR="00762C64" w:rsidRPr="00C70602">
        <w:rPr>
          <w:sz w:val="20"/>
          <w:szCs w:val="20"/>
          <w:lang w:val="en-US"/>
        </w:rPr>
        <w:t xml:space="preserve">beyond the whiskers </w:t>
      </w:r>
      <w:r w:rsidR="00274E26" w:rsidRPr="00C70602">
        <w:rPr>
          <w:sz w:val="20"/>
          <w:szCs w:val="20"/>
          <w:lang w:val="en-US"/>
        </w:rPr>
        <w:t xml:space="preserve">represent </w:t>
      </w:r>
      <w:r w:rsidR="00FA3CB3" w:rsidRPr="00C70602">
        <w:rPr>
          <w:sz w:val="20"/>
          <w:szCs w:val="20"/>
          <w:lang w:val="en-US"/>
        </w:rPr>
        <w:t>outliers</w:t>
      </w:r>
      <w:r w:rsidR="00274E26" w:rsidRPr="00C70602">
        <w:rPr>
          <w:sz w:val="20"/>
          <w:szCs w:val="20"/>
          <w:lang w:val="en-US"/>
        </w:rPr>
        <w:t xml:space="preserve">. The white square on each box represents the mean pupal </w:t>
      </w:r>
      <w:r w:rsidR="00762C64" w:rsidRPr="00C70602">
        <w:rPr>
          <w:sz w:val="20"/>
          <w:szCs w:val="20"/>
          <w:lang w:val="en-US"/>
        </w:rPr>
        <w:t>biomass</w:t>
      </w:r>
      <w:r w:rsidR="00274E26" w:rsidRPr="00C70602">
        <w:rPr>
          <w:sz w:val="20"/>
          <w:szCs w:val="20"/>
          <w:lang w:val="en-US"/>
        </w:rPr>
        <w:t xml:space="preserve">. Data were analysed </w:t>
      </w:r>
      <w:r w:rsidR="001C6646" w:rsidRPr="00C70602">
        <w:rPr>
          <w:sz w:val="20"/>
          <w:szCs w:val="20"/>
          <w:lang w:val="en-US"/>
        </w:rPr>
        <w:t>with a</w:t>
      </w:r>
      <w:r w:rsidR="00274E26" w:rsidRPr="00C70602">
        <w:rPr>
          <w:sz w:val="20"/>
          <w:szCs w:val="20"/>
          <w:lang w:val="en-US"/>
        </w:rPr>
        <w:t xml:space="preserve"> generalised linear model (GLM). n is the </w:t>
      </w:r>
      <w:r w:rsidR="005359B5">
        <w:rPr>
          <w:sz w:val="20"/>
          <w:szCs w:val="20"/>
          <w:lang w:val="en-US"/>
        </w:rPr>
        <w:t xml:space="preserve">number of </w:t>
      </w:r>
      <w:r w:rsidR="00274E26" w:rsidRPr="00C70602">
        <w:rPr>
          <w:sz w:val="20"/>
          <w:szCs w:val="20"/>
          <w:lang w:val="en-US"/>
        </w:rPr>
        <w:t xml:space="preserve">pupae </w:t>
      </w:r>
      <w:r w:rsidR="00AA7760" w:rsidRPr="00C70602">
        <w:rPr>
          <w:sz w:val="20"/>
          <w:szCs w:val="20"/>
          <w:lang w:val="en-US"/>
        </w:rPr>
        <w:t>sample</w:t>
      </w:r>
      <w:r w:rsidR="005359B5">
        <w:rPr>
          <w:sz w:val="20"/>
          <w:szCs w:val="20"/>
          <w:lang w:val="en-US"/>
        </w:rPr>
        <w:t>d</w:t>
      </w:r>
      <w:r w:rsidR="00AA7760" w:rsidRPr="00C70602">
        <w:rPr>
          <w:sz w:val="20"/>
          <w:szCs w:val="20"/>
          <w:lang w:val="en-US"/>
        </w:rPr>
        <w:t xml:space="preserve"> </w:t>
      </w:r>
      <w:r w:rsidR="00274E26" w:rsidRPr="00C70602">
        <w:rPr>
          <w:sz w:val="20"/>
          <w:szCs w:val="20"/>
          <w:lang w:val="en-US"/>
        </w:rPr>
        <w:t>per treatment. Boxes with different letters are significantly different (</w:t>
      </w:r>
      <w:r w:rsidR="00274E26" w:rsidRPr="00C70602">
        <w:rPr>
          <w:color w:val="1C1D1E"/>
          <w:sz w:val="20"/>
          <w:szCs w:val="20"/>
          <w:shd w:val="clear" w:color="auto" w:fill="FFFFFF"/>
        </w:rPr>
        <w:t xml:space="preserve">Tukey's </w:t>
      </w:r>
      <w:r w:rsidR="00274E26" w:rsidRPr="00C70602">
        <w:rPr>
          <w:sz w:val="20"/>
          <w:szCs w:val="20"/>
          <w:lang w:val="en-US"/>
        </w:rPr>
        <w:t>post</w:t>
      </w:r>
      <w:r w:rsidR="0034281F" w:rsidRPr="00C70602">
        <w:rPr>
          <w:sz w:val="20"/>
          <w:szCs w:val="20"/>
          <w:lang w:val="en-US"/>
        </w:rPr>
        <w:t>-</w:t>
      </w:r>
      <w:r w:rsidR="00274E26" w:rsidRPr="00C70602">
        <w:rPr>
          <w:sz w:val="20"/>
          <w:szCs w:val="20"/>
          <w:lang w:val="en-US"/>
        </w:rPr>
        <w:t xml:space="preserve">hoc test, </w:t>
      </w:r>
      <w:r w:rsidR="00274E26" w:rsidRPr="00C70602">
        <w:rPr>
          <w:i/>
          <w:iCs/>
          <w:sz w:val="20"/>
          <w:szCs w:val="20"/>
          <w:lang w:val="en-US"/>
        </w:rPr>
        <w:t>p</w:t>
      </w:r>
      <w:r w:rsidR="00274E26" w:rsidRPr="00C70602">
        <w:rPr>
          <w:sz w:val="20"/>
          <w:szCs w:val="20"/>
          <w:lang w:val="en-US"/>
        </w:rPr>
        <w:t xml:space="preserve"> &lt; 0.05).</w:t>
      </w:r>
    </w:p>
    <w:p w14:paraId="684E2836" w14:textId="10E599B9" w:rsidR="007D46CE" w:rsidRPr="00C70602" w:rsidRDefault="007D46CE" w:rsidP="00C70602">
      <w:pPr>
        <w:pStyle w:val="NormalWeb"/>
        <w:spacing w:before="0" w:beforeAutospacing="0" w:after="0" w:afterAutospacing="0" w:line="480" w:lineRule="auto"/>
        <w:jc w:val="both"/>
        <w:rPr>
          <w:lang w:val="en-US"/>
        </w:rPr>
      </w:pPr>
    </w:p>
    <w:p w14:paraId="67743898" w14:textId="62F19387" w:rsidR="00BD242A" w:rsidRPr="00C70602" w:rsidRDefault="00FB7605" w:rsidP="00C70602">
      <w:pPr>
        <w:spacing w:after="0" w:line="480" w:lineRule="auto"/>
        <w:jc w:val="both"/>
        <w:rPr>
          <w:rFonts w:ascii="Times New Roman" w:hAnsi="Times New Roman" w:cs="Times New Roman"/>
          <w:b/>
          <w:bCs/>
          <w:sz w:val="24"/>
          <w:szCs w:val="24"/>
        </w:rPr>
      </w:pPr>
      <w:bookmarkStart w:id="27" w:name="_Hlk119325164"/>
      <w:r w:rsidRPr="00C70602">
        <w:rPr>
          <w:rFonts w:ascii="Times New Roman" w:hAnsi="Times New Roman" w:cs="Times New Roman"/>
          <w:b/>
          <w:bCs/>
          <w:sz w:val="24"/>
          <w:szCs w:val="24"/>
        </w:rPr>
        <w:t>E</w:t>
      </w:r>
      <w:r w:rsidR="00BD242A" w:rsidRPr="00C70602">
        <w:rPr>
          <w:rFonts w:ascii="Times New Roman" w:hAnsi="Times New Roman" w:cs="Times New Roman"/>
          <w:b/>
          <w:bCs/>
          <w:sz w:val="24"/>
          <w:szCs w:val="24"/>
        </w:rPr>
        <w:t xml:space="preserve">ffect of raw frass on </w:t>
      </w:r>
      <w:r w:rsidR="00FD03A6" w:rsidRPr="00C70602">
        <w:rPr>
          <w:rFonts w:ascii="Times New Roman" w:hAnsi="Times New Roman" w:cs="Times New Roman"/>
          <w:b/>
          <w:bCs/>
          <w:sz w:val="24"/>
          <w:szCs w:val="24"/>
        </w:rPr>
        <w:t>the</w:t>
      </w:r>
      <w:r w:rsidR="00BD242A" w:rsidRPr="00C70602">
        <w:rPr>
          <w:rFonts w:ascii="Times New Roman" w:hAnsi="Times New Roman" w:cs="Times New Roman"/>
          <w:b/>
          <w:bCs/>
          <w:sz w:val="24"/>
          <w:szCs w:val="24"/>
        </w:rPr>
        <w:t xml:space="preserve"> emergence of </w:t>
      </w:r>
      <w:r w:rsidR="00BD242A" w:rsidRPr="00C70602">
        <w:rPr>
          <w:rFonts w:ascii="Times New Roman" w:hAnsi="Times New Roman" w:cs="Times New Roman"/>
          <w:b/>
          <w:bCs/>
          <w:i/>
          <w:iCs/>
          <w:sz w:val="24"/>
          <w:szCs w:val="24"/>
        </w:rPr>
        <w:t xml:space="preserve">Delia radicum </w:t>
      </w:r>
      <w:r w:rsidR="00FC52ED" w:rsidRPr="00C70602">
        <w:rPr>
          <w:rFonts w:ascii="Times New Roman" w:hAnsi="Times New Roman" w:cs="Times New Roman"/>
          <w:b/>
          <w:bCs/>
          <w:sz w:val="24"/>
          <w:szCs w:val="24"/>
        </w:rPr>
        <w:t>adult</w:t>
      </w:r>
      <w:r w:rsidR="001C6646" w:rsidRPr="00C70602">
        <w:rPr>
          <w:rFonts w:ascii="Times New Roman" w:hAnsi="Times New Roman" w:cs="Times New Roman"/>
          <w:b/>
          <w:bCs/>
          <w:sz w:val="24"/>
          <w:szCs w:val="24"/>
        </w:rPr>
        <w:t xml:space="preserve"> flies</w:t>
      </w:r>
    </w:p>
    <w:bookmarkEnd w:id="27"/>
    <w:p w14:paraId="72E251AD" w14:textId="193886D0" w:rsidR="008B0F3D" w:rsidRPr="00C70602" w:rsidRDefault="00AF1BEE" w:rsidP="00C70602">
      <w:pPr>
        <w:spacing w:after="0" w:line="480" w:lineRule="auto"/>
        <w:jc w:val="both"/>
        <w:rPr>
          <w:rFonts w:ascii="Times New Roman" w:hAnsi="Times New Roman" w:cs="Times New Roman"/>
          <w:color w:val="000000" w:themeColor="text1"/>
          <w:sz w:val="24"/>
          <w:szCs w:val="24"/>
          <w:lang w:val="en-US"/>
        </w:rPr>
      </w:pPr>
      <w:r w:rsidRPr="00C70602">
        <w:rPr>
          <w:rFonts w:ascii="Times New Roman" w:hAnsi="Times New Roman" w:cs="Times New Roman"/>
          <w:sz w:val="24"/>
          <w:szCs w:val="24"/>
        </w:rPr>
        <w:lastRenderedPageBreak/>
        <w:t xml:space="preserve">The </w:t>
      </w:r>
      <w:r w:rsidR="002F4463" w:rsidRPr="00C70602">
        <w:rPr>
          <w:rFonts w:ascii="Times New Roman" w:hAnsi="Times New Roman" w:cs="Times New Roman"/>
          <w:sz w:val="24"/>
          <w:szCs w:val="24"/>
        </w:rPr>
        <w:t xml:space="preserve">proportion of </w:t>
      </w:r>
      <w:r w:rsidR="00B92F4B" w:rsidRPr="00C70602">
        <w:rPr>
          <w:rFonts w:ascii="Times New Roman" w:hAnsi="Times New Roman" w:cs="Times New Roman"/>
          <w:sz w:val="24"/>
          <w:szCs w:val="24"/>
        </w:rPr>
        <w:t>adult</w:t>
      </w:r>
      <w:r w:rsidR="00B92F4B" w:rsidRPr="00C70602">
        <w:rPr>
          <w:rFonts w:ascii="Times New Roman" w:hAnsi="Times New Roman" w:cs="Times New Roman"/>
          <w:i/>
          <w:iCs/>
          <w:sz w:val="24"/>
          <w:szCs w:val="24"/>
        </w:rPr>
        <w:t xml:space="preserve"> </w:t>
      </w:r>
      <w:r w:rsidRPr="00C70602">
        <w:rPr>
          <w:rFonts w:ascii="Times New Roman" w:hAnsi="Times New Roman" w:cs="Times New Roman"/>
          <w:i/>
          <w:iCs/>
          <w:sz w:val="24"/>
          <w:szCs w:val="24"/>
        </w:rPr>
        <w:t>D</w:t>
      </w:r>
      <w:r w:rsidR="00AB47FE" w:rsidRPr="00C70602">
        <w:rPr>
          <w:rFonts w:ascii="Times New Roman" w:hAnsi="Times New Roman" w:cs="Times New Roman"/>
          <w:i/>
          <w:iCs/>
          <w:sz w:val="24"/>
          <w:szCs w:val="24"/>
        </w:rPr>
        <w:t>.</w:t>
      </w:r>
      <w:r w:rsidRPr="00C70602">
        <w:rPr>
          <w:rFonts w:ascii="Times New Roman" w:hAnsi="Times New Roman" w:cs="Times New Roman"/>
          <w:i/>
          <w:iCs/>
          <w:sz w:val="24"/>
          <w:szCs w:val="24"/>
        </w:rPr>
        <w:t xml:space="preserve"> radicum</w:t>
      </w:r>
      <w:r w:rsidRPr="00C70602">
        <w:rPr>
          <w:rFonts w:ascii="Times New Roman" w:hAnsi="Times New Roman" w:cs="Times New Roman"/>
          <w:sz w:val="24"/>
          <w:szCs w:val="24"/>
        </w:rPr>
        <w:t xml:space="preserve"> flies </w:t>
      </w:r>
      <w:r w:rsidR="002F4463" w:rsidRPr="00C70602">
        <w:rPr>
          <w:rFonts w:ascii="Times New Roman" w:hAnsi="Times New Roman" w:cs="Times New Roman"/>
          <w:sz w:val="24"/>
          <w:szCs w:val="24"/>
        </w:rPr>
        <w:t xml:space="preserve">that emerged </w:t>
      </w:r>
      <w:r w:rsidR="00FB7605" w:rsidRPr="00C70602">
        <w:rPr>
          <w:rFonts w:ascii="Times New Roman" w:hAnsi="Times New Roman" w:cs="Times New Roman"/>
          <w:sz w:val="24"/>
          <w:szCs w:val="24"/>
        </w:rPr>
        <w:t xml:space="preserve">from pupae </w:t>
      </w:r>
      <w:r w:rsidR="00D50F7E" w:rsidRPr="00C70602">
        <w:rPr>
          <w:rFonts w:ascii="Times New Roman" w:hAnsi="Times New Roman" w:cs="Times New Roman"/>
          <w:sz w:val="24"/>
          <w:szCs w:val="24"/>
        </w:rPr>
        <w:t>was</w:t>
      </w:r>
      <w:r w:rsidR="00FB7605" w:rsidRPr="00C70602">
        <w:rPr>
          <w:rFonts w:ascii="Times New Roman" w:hAnsi="Times New Roman" w:cs="Times New Roman"/>
          <w:sz w:val="24"/>
          <w:szCs w:val="24"/>
        </w:rPr>
        <w:t xml:space="preserve"> significantly </w:t>
      </w:r>
      <w:r w:rsidR="00D50F7E" w:rsidRPr="00C70602">
        <w:rPr>
          <w:rFonts w:ascii="Times New Roman" w:hAnsi="Times New Roman" w:cs="Times New Roman"/>
          <w:sz w:val="24"/>
          <w:szCs w:val="24"/>
        </w:rPr>
        <w:t xml:space="preserve">affected by </w:t>
      </w:r>
      <w:r w:rsidR="000D70DE" w:rsidRPr="00C70602">
        <w:rPr>
          <w:rFonts w:ascii="Times New Roman" w:hAnsi="Times New Roman" w:cs="Times New Roman"/>
          <w:sz w:val="24"/>
          <w:szCs w:val="24"/>
        </w:rPr>
        <w:t xml:space="preserve">soil </w:t>
      </w:r>
      <w:r w:rsidR="00FB7605" w:rsidRPr="00C70602">
        <w:rPr>
          <w:rFonts w:ascii="Times New Roman" w:hAnsi="Times New Roman" w:cs="Times New Roman"/>
          <w:sz w:val="24"/>
          <w:szCs w:val="24"/>
        </w:rPr>
        <w:t>treatment (</w:t>
      </w:r>
      <w:r w:rsidR="00A72BF2" w:rsidRPr="00C70602">
        <w:rPr>
          <w:rFonts w:ascii="Times New Roman" w:hAnsi="Times New Roman" w:cs="Times New Roman"/>
          <w:i/>
          <w:iCs/>
          <w:sz w:val="24"/>
          <w:szCs w:val="24"/>
          <w:lang w:val="el-GR"/>
        </w:rPr>
        <w:t>χ</w:t>
      </w:r>
      <w:r w:rsidR="00A72BF2" w:rsidRPr="00C70602">
        <w:rPr>
          <w:rFonts w:ascii="Times New Roman" w:hAnsi="Times New Roman" w:cs="Times New Roman"/>
          <w:i/>
          <w:iCs/>
          <w:sz w:val="24"/>
          <w:szCs w:val="24"/>
          <w:vertAlign w:val="superscript"/>
          <w:lang w:val="el-GR"/>
        </w:rPr>
        <w:t>2</w:t>
      </w:r>
      <w:r w:rsidR="00A72BF2" w:rsidRPr="00C70602">
        <w:rPr>
          <w:rFonts w:ascii="Times New Roman" w:hAnsi="Times New Roman" w:cs="Times New Roman"/>
          <w:i/>
          <w:iCs/>
          <w:sz w:val="24"/>
          <w:szCs w:val="24"/>
          <w:lang w:val="el-GR"/>
        </w:rPr>
        <w:t xml:space="preserve"> </w:t>
      </w:r>
      <w:r w:rsidR="00A72BF2" w:rsidRPr="00C70602">
        <w:rPr>
          <w:rFonts w:ascii="Times New Roman" w:hAnsi="Times New Roman" w:cs="Times New Roman"/>
          <w:sz w:val="24"/>
          <w:szCs w:val="24"/>
          <w:lang w:val="el-GR"/>
        </w:rPr>
        <w:t>= 6.0</w:t>
      </w:r>
      <w:r w:rsidR="009E6FC4" w:rsidRPr="00C70602">
        <w:rPr>
          <w:rFonts w:ascii="Times New Roman" w:hAnsi="Times New Roman" w:cs="Times New Roman"/>
          <w:sz w:val="24"/>
          <w:szCs w:val="24"/>
          <w:lang w:val="en-US"/>
        </w:rPr>
        <w:t>6</w:t>
      </w:r>
      <w:r w:rsidR="00A72BF2" w:rsidRPr="00C70602">
        <w:rPr>
          <w:rFonts w:ascii="Times New Roman" w:hAnsi="Times New Roman" w:cs="Times New Roman"/>
          <w:sz w:val="24"/>
          <w:szCs w:val="24"/>
          <w:lang w:val="el-GR"/>
        </w:rPr>
        <w:t>, df</w:t>
      </w:r>
      <w:r w:rsidR="00A72BF2" w:rsidRPr="00C70602">
        <w:rPr>
          <w:rFonts w:ascii="Times New Roman" w:hAnsi="Times New Roman" w:cs="Times New Roman"/>
          <w:i/>
          <w:iCs/>
          <w:sz w:val="24"/>
          <w:szCs w:val="24"/>
          <w:lang w:val="el-GR"/>
        </w:rPr>
        <w:t xml:space="preserve"> =</w:t>
      </w:r>
      <w:r w:rsidR="00A72BF2" w:rsidRPr="00C70602">
        <w:rPr>
          <w:rFonts w:ascii="Times New Roman" w:hAnsi="Times New Roman" w:cs="Times New Roman"/>
          <w:sz w:val="24"/>
          <w:szCs w:val="24"/>
          <w:lang w:val="el-GR"/>
        </w:rPr>
        <w:t xml:space="preserve"> 2</w:t>
      </w:r>
      <w:r w:rsidR="00A72BF2" w:rsidRPr="00C70602">
        <w:rPr>
          <w:rFonts w:ascii="Times New Roman" w:hAnsi="Times New Roman" w:cs="Times New Roman"/>
          <w:i/>
          <w:iCs/>
          <w:sz w:val="24"/>
          <w:szCs w:val="24"/>
          <w:lang w:val="el-GR"/>
        </w:rPr>
        <w:t xml:space="preserve">, p </w:t>
      </w:r>
      <w:r w:rsidR="00A72BF2" w:rsidRPr="00C70602">
        <w:rPr>
          <w:rFonts w:ascii="Times New Roman" w:hAnsi="Times New Roman" w:cs="Times New Roman"/>
          <w:sz w:val="24"/>
          <w:szCs w:val="24"/>
          <w:lang w:val="el-GR"/>
        </w:rPr>
        <w:t>= 0.0484</w:t>
      </w:r>
      <w:r w:rsidR="009E6FC4" w:rsidRPr="00C70602">
        <w:rPr>
          <w:rFonts w:ascii="Times New Roman" w:hAnsi="Times New Roman" w:cs="Times New Roman"/>
          <w:sz w:val="24"/>
          <w:szCs w:val="24"/>
          <w:lang w:val="en-US"/>
        </w:rPr>
        <w:t xml:space="preserve">; Figure </w:t>
      </w:r>
      <w:r w:rsidR="005D79E6" w:rsidRPr="00C70602">
        <w:rPr>
          <w:rFonts w:ascii="Times New Roman" w:hAnsi="Times New Roman" w:cs="Times New Roman"/>
          <w:sz w:val="24"/>
          <w:szCs w:val="24"/>
          <w:lang w:val="en-US"/>
        </w:rPr>
        <w:t>S</w:t>
      </w:r>
      <w:r w:rsidR="000C4FD3" w:rsidRPr="00C70602">
        <w:rPr>
          <w:rFonts w:ascii="Times New Roman" w:hAnsi="Times New Roman" w:cs="Times New Roman"/>
          <w:sz w:val="24"/>
          <w:szCs w:val="24"/>
          <w:lang w:val="en-US"/>
        </w:rPr>
        <w:t>7</w:t>
      </w:r>
      <w:r w:rsidR="00203B69" w:rsidRPr="00C70602">
        <w:rPr>
          <w:rFonts w:ascii="Times New Roman" w:hAnsi="Times New Roman" w:cs="Times New Roman"/>
          <w:sz w:val="24"/>
          <w:szCs w:val="24"/>
          <w:lang w:val="en-US"/>
        </w:rPr>
        <w:t>A</w:t>
      </w:r>
      <w:r w:rsidR="00FB7605" w:rsidRPr="00C70602">
        <w:rPr>
          <w:rFonts w:ascii="Times New Roman" w:hAnsi="Times New Roman" w:cs="Times New Roman"/>
          <w:sz w:val="24"/>
          <w:szCs w:val="24"/>
        </w:rPr>
        <w:t>).</w:t>
      </w:r>
      <w:r w:rsidR="00A72BF2" w:rsidRPr="00C70602">
        <w:rPr>
          <w:rFonts w:ascii="Times New Roman" w:hAnsi="Times New Roman" w:cs="Times New Roman"/>
          <w:sz w:val="24"/>
          <w:szCs w:val="24"/>
        </w:rPr>
        <w:t xml:space="preserve"> The </w:t>
      </w:r>
      <w:r w:rsidR="00AB47FE" w:rsidRPr="00C70602">
        <w:rPr>
          <w:rFonts w:ascii="Times New Roman" w:hAnsi="Times New Roman" w:cs="Times New Roman"/>
          <w:sz w:val="24"/>
          <w:szCs w:val="24"/>
        </w:rPr>
        <w:t xml:space="preserve">application of </w:t>
      </w:r>
      <w:r w:rsidR="00A72BF2" w:rsidRPr="00C70602">
        <w:rPr>
          <w:rFonts w:ascii="Times New Roman" w:hAnsi="Times New Roman" w:cs="Times New Roman"/>
          <w:sz w:val="24"/>
          <w:szCs w:val="24"/>
        </w:rPr>
        <w:t>BSF</w:t>
      </w:r>
      <w:r w:rsidR="00AB47FE" w:rsidRPr="00C70602">
        <w:rPr>
          <w:rFonts w:ascii="Times New Roman" w:hAnsi="Times New Roman" w:cs="Times New Roman"/>
          <w:sz w:val="24"/>
          <w:szCs w:val="24"/>
        </w:rPr>
        <w:t>F</w:t>
      </w:r>
      <w:r w:rsidR="00A72BF2" w:rsidRPr="00C70602">
        <w:rPr>
          <w:rFonts w:ascii="Times New Roman" w:hAnsi="Times New Roman" w:cs="Times New Roman"/>
          <w:sz w:val="24"/>
          <w:szCs w:val="24"/>
        </w:rPr>
        <w:t xml:space="preserve"> resulted in a significantly</w:t>
      </w:r>
      <w:r w:rsidR="002E2005" w:rsidRPr="00C70602">
        <w:rPr>
          <w:rFonts w:ascii="Times New Roman" w:hAnsi="Times New Roman" w:cs="Times New Roman"/>
          <w:sz w:val="24"/>
          <w:szCs w:val="24"/>
        </w:rPr>
        <w:t xml:space="preserve"> </w:t>
      </w:r>
      <w:r w:rsidR="00A72BF2" w:rsidRPr="00C70602">
        <w:rPr>
          <w:rFonts w:ascii="Times New Roman" w:hAnsi="Times New Roman" w:cs="Times New Roman"/>
          <w:sz w:val="24"/>
          <w:szCs w:val="24"/>
        </w:rPr>
        <w:t xml:space="preserve">lower proportion of flies </w:t>
      </w:r>
      <w:r w:rsidR="00AB47FE" w:rsidRPr="00C70602">
        <w:rPr>
          <w:rFonts w:ascii="Times New Roman" w:hAnsi="Times New Roman" w:cs="Times New Roman"/>
          <w:sz w:val="24"/>
          <w:szCs w:val="24"/>
        </w:rPr>
        <w:t xml:space="preserve">that emerged </w:t>
      </w:r>
      <w:r w:rsidR="00A72BF2" w:rsidRPr="00C70602">
        <w:rPr>
          <w:rFonts w:ascii="Times New Roman" w:hAnsi="Times New Roman" w:cs="Times New Roman"/>
          <w:sz w:val="24"/>
          <w:szCs w:val="24"/>
        </w:rPr>
        <w:t>tha</w:t>
      </w:r>
      <w:r w:rsidR="00B5474E" w:rsidRPr="00C70602">
        <w:rPr>
          <w:rFonts w:ascii="Times New Roman" w:hAnsi="Times New Roman" w:cs="Times New Roman"/>
          <w:sz w:val="24"/>
          <w:szCs w:val="24"/>
        </w:rPr>
        <w:t xml:space="preserve">n </w:t>
      </w:r>
      <w:r w:rsidR="0034281F" w:rsidRPr="00C70602">
        <w:rPr>
          <w:rFonts w:ascii="Times New Roman" w:hAnsi="Times New Roman" w:cs="Times New Roman"/>
          <w:sz w:val="24"/>
          <w:szCs w:val="24"/>
        </w:rPr>
        <w:t xml:space="preserve">application of </w:t>
      </w:r>
      <w:r w:rsidR="00AB47FE" w:rsidRPr="00C70602">
        <w:rPr>
          <w:rFonts w:ascii="Times New Roman" w:hAnsi="Times New Roman" w:cs="Times New Roman"/>
          <w:sz w:val="24"/>
          <w:szCs w:val="24"/>
        </w:rPr>
        <w:t>MWF</w:t>
      </w:r>
      <w:r w:rsidR="00B5474E" w:rsidRPr="00C70602">
        <w:rPr>
          <w:rFonts w:ascii="Times New Roman" w:hAnsi="Times New Roman" w:cs="Times New Roman"/>
          <w:sz w:val="24"/>
          <w:szCs w:val="24"/>
        </w:rPr>
        <w:t xml:space="preserve">, but </w:t>
      </w:r>
      <w:r w:rsidR="00AB47FE" w:rsidRPr="00C70602">
        <w:rPr>
          <w:rFonts w:ascii="Times New Roman" w:hAnsi="Times New Roman" w:cs="Times New Roman"/>
          <w:sz w:val="24"/>
          <w:szCs w:val="24"/>
        </w:rPr>
        <w:t xml:space="preserve">the effect </w:t>
      </w:r>
      <w:r w:rsidR="00B5474E" w:rsidRPr="00C70602">
        <w:rPr>
          <w:rFonts w:ascii="Times New Roman" w:hAnsi="Times New Roman" w:cs="Times New Roman"/>
          <w:sz w:val="24"/>
          <w:szCs w:val="24"/>
        </w:rPr>
        <w:t xml:space="preserve">was not significantly different from </w:t>
      </w:r>
      <w:r w:rsidR="00D50F7E" w:rsidRPr="00C70602">
        <w:rPr>
          <w:rFonts w:ascii="Times New Roman" w:hAnsi="Times New Roman" w:cs="Times New Roman"/>
          <w:sz w:val="24"/>
          <w:szCs w:val="24"/>
        </w:rPr>
        <w:t>the</w:t>
      </w:r>
      <w:r w:rsidR="005D79E6" w:rsidRPr="00C70602">
        <w:rPr>
          <w:rFonts w:ascii="Times New Roman" w:hAnsi="Times New Roman" w:cs="Times New Roman"/>
          <w:sz w:val="24"/>
          <w:szCs w:val="24"/>
        </w:rPr>
        <w:t xml:space="preserve"> </w:t>
      </w:r>
      <w:r w:rsidR="00AB47FE" w:rsidRPr="00C70602">
        <w:rPr>
          <w:rFonts w:ascii="Times New Roman" w:hAnsi="Times New Roman" w:cs="Times New Roman"/>
          <w:sz w:val="24"/>
          <w:szCs w:val="24"/>
        </w:rPr>
        <w:t>NoFrass</w:t>
      </w:r>
      <w:r w:rsidR="005D79E6" w:rsidRPr="00C70602">
        <w:rPr>
          <w:rFonts w:ascii="Times New Roman" w:hAnsi="Times New Roman" w:cs="Times New Roman"/>
          <w:sz w:val="24"/>
          <w:szCs w:val="24"/>
        </w:rPr>
        <w:t xml:space="preserve"> </w:t>
      </w:r>
      <w:r w:rsidR="00D50F7E" w:rsidRPr="00C70602">
        <w:rPr>
          <w:rFonts w:ascii="Times New Roman" w:hAnsi="Times New Roman" w:cs="Times New Roman"/>
          <w:sz w:val="24"/>
          <w:szCs w:val="24"/>
        </w:rPr>
        <w:t xml:space="preserve">treatment </w:t>
      </w:r>
      <w:r w:rsidR="005F2FCD" w:rsidRPr="00C70602">
        <w:rPr>
          <w:rFonts w:ascii="Times New Roman" w:hAnsi="Times New Roman" w:cs="Times New Roman"/>
          <w:sz w:val="24"/>
          <w:szCs w:val="24"/>
        </w:rPr>
        <w:t>(</w:t>
      </w:r>
      <w:r w:rsidR="00AB47FE" w:rsidRPr="00C70602">
        <w:rPr>
          <w:rFonts w:ascii="Times New Roman" w:hAnsi="Times New Roman" w:cs="Times New Roman"/>
          <w:sz w:val="24"/>
          <w:szCs w:val="24"/>
        </w:rPr>
        <w:t xml:space="preserve">Figure </w:t>
      </w:r>
      <w:r w:rsidR="000C4FD3" w:rsidRPr="00C70602">
        <w:rPr>
          <w:rFonts w:ascii="Times New Roman" w:hAnsi="Times New Roman" w:cs="Times New Roman"/>
          <w:sz w:val="24"/>
          <w:szCs w:val="24"/>
        </w:rPr>
        <w:t>S7A</w:t>
      </w:r>
      <w:r w:rsidR="00205CDF" w:rsidRPr="00C70602">
        <w:rPr>
          <w:rFonts w:ascii="Times New Roman" w:hAnsi="Times New Roman" w:cs="Times New Roman"/>
          <w:sz w:val="24"/>
          <w:szCs w:val="24"/>
        </w:rPr>
        <w:t xml:space="preserve">). </w:t>
      </w:r>
      <w:r w:rsidR="00AB47FE" w:rsidRPr="00C70602">
        <w:rPr>
          <w:rFonts w:ascii="Times New Roman" w:hAnsi="Times New Roman" w:cs="Times New Roman"/>
          <w:sz w:val="24"/>
          <w:szCs w:val="24"/>
        </w:rPr>
        <w:t xml:space="preserve">The proportion of flies that emerged </w:t>
      </w:r>
      <w:r w:rsidR="005F2FCD" w:rsidRPr="00C70602">
        <w:rPr>
          <w:rFonts w:ascii="Times New Roman" w:hAnsi="Times New Roman" w:cs="Times New Roman"/>
          <w:sz w:val="24"/>
          <w:szCs w:val="24"/>
        </w:rPr>
        <w:t>from plants exposed to</w:t>
      </w:r>
      <w:r w:rsidR="00AB47FE" w:rsidRPr="00C70602">
        <w:rPr>
          <w:rFonts w:ascii="Times New Roman" w:hAnsi="Times New Roman" w:cs="Times New Roman"/>
          <w:sz w:val="24"/>
          <w:szCs w:val="24"/>
        </w:rPr>
        <w:t xml:space="preserve"> MWF </w:t>
      </w:r>
      <w:r w:rsidR="005F2FCD" w:rsidRPr="00C70602">
        <w:rPr>
          <w:rFonts w:ascii="Times New Roman" w:hAnsi="Times New Roman" w:cs="Times New Roman"/>
          <w:sz w:val="24"/>
          <w:szCs w:val="24"/>
        </w:rPr>
        <w:t>was similar to that</w:t>
      </w:r>
      <w:r w:rsidR="000A6C1E" w:rsidRPr="00C70602">
        <w:rPr>
          <w:rFonts w:ascii="Times New Roman" w:hAnsi="Times New Roman" w:cs="Times New Roman"/>
          <w:sz w:val="24"/>
          <w:szCs w:val="24"/>
        </w:rPr>
        <w:t xml:space="preserve"> </w:t>
      </w:r>
      <w:r w:rsidR="00AB47FE" w:rsidRPr="00C70602">
        <w:rPr>
          <w:rFonts w:ascii="Times New Roman" w:hAnsi="Times New Roman" w:cs="Times New Roman"/>
          <w:sz w:val="24"/>
          <w:szCs w:val="24"/>
        </w:rPr>
        <w:t xml:space="preserve">from </w:t>
      </w:r>
      <w:r w:rsidR="000A6C1E" w:rsidRPr="00C70602">
        <w:rPr>
          <w:rFonts w:ascii="Times New Roman" w:hAnsi="Times New Roman" w:cs="Times New Roman"/>
          <w:sz w:val="24"/>
          <w:szCs w:val="24"/>
        </w:rPr>
        <w:t xml:space="preserve">plants in </w:t>
      </w:r>
      <w:r w:rsidR="008B380D" w:rsidRPr="00C70602">
        <w:rPr>
          <w:rFonts w:ascii="Times New Roman" w:hAnsi="Times New Roman" w:cs="Times New Roman"/>
          <w:sz w:val="24"/>
          <w:szCs w:val="24"/>
        </w:rPr>
        <w:t xml:space="preserve">the </w:t>
      </w:r>
      <w:r w:rsidR="00AB47FE" w:rsidRPr="00C70602">
        <w:rPr>
          <w:rFonts w:ascii="Times New Roman" w:hAnsi="Times New Roman" w:cs="Times New Roman"/>
          <w:sz w:val="24"/>
          <w:szCs w:val="24"/>
        </w:rPr>
        <w:t>NoFrass</w:t>
      </w:r>
      <w:r w:rsidR="008B380D" w:rsidRPr="00C70602">
        <w:rPr>
          <w:rFonts w:ascii="Times New Roman" w:hAnsi="Times New Roman" w:cs="Times New Roman"/>
          <w:sz w:val="24"/>
          <w:szCs w:val="24"/>
        </w:rPr>
        <w:t xml:space="preserve"> group</w:t>
      </w:r>
      <w:r w:rsidR="00AB47FE" w:rsidRPr="00C70602">
        <w:rPr>
          <w:rFonts w:ascii="Times New Roman" w:hAnsi="Times New Roman" w:cs="Times New Roman"/>
          <w:sz w:val="24"/>
          <w:szCs w:val="24"/>
        </w:rPr>
        <w:t xml:space="preserve"> </w:t>
      </w:r>
      <w:r w:rsidR="00205CDF" w:rsidRPr="00C70602">
        <w:rPr>
          <w:rFonts w:ascii="Times New Roman" w:hAnsi="Times New Roman" w:cs="Times New Roman"/>
          <w:sz w:val="24"/>
          <w:szCs w:val="24"/>
        </w:rPr>
        <w:t>(</w:t>
      </w:r>
      <w:r w:rsidR="00CE387D" w:rsidRPr="00C70602">
        <w:rPr>
          <w:rFonts w:ascii="Times New Roman" w:hAnsi="Times New Roman" w:cs="Times New Roman"/>
          <w:sz w:val="24"/>
          <w:szCs w:val="24"/>
          <w:lang w:val="en-US"/>
        </w:rPr>
        <w:t xml:space="preserve">Figure </w:t>
      </w:r>
      <w:r w:rsidR="005D79E6" w:rsidRPr="00C70602">
        <w:rPr>
          <w:rFonts w:ascii="Times New Roman" w:hAnsi="Times New Roman" w:cs="Times New Roman"/>
          <w:sz w:val="24"/>
          <w:szCs w:val="24"/>
          <w:lang w:val="en-US"/>
        </w:rPr>
        <w:t>S</w:t>
      </w:r>
      <w:r w:rsidR="000C4FD3" w:rsidRPr="00C70602">
        <w:rPr>
          <w:rFonts w:ascii="Times New Roman" w:hAnsi="Times New Roman" w:cs="Times New Roman"/>
          <w:sz w:val="24"/>
          <w:szCs w:val="24"/>
          <w:lang w:val="en-US"/>
        </w:rPr>
        <w:t>7</w:t>
      </w:r>
      <w:r w:rsidR="00203B69" w:rsidRPr="00C70602">
        <w:rPr>
          <w:rFonts w:ascii="Times New Roman" w:hAnsi="Times New Roman" w:cs="Times New Roman"/>
          <w:sz w:val="24"/>
          <w:szCs w:val="24"/>
          <w:lang w:val="en-US"/>
        </w:rPr>
        <w:t>A</w:t>
      </w:r>
      <w:r w:rsidR="00205CDF" w:rsidRPr="00C70602">
        <w:rPr>
          <w:rFonts w:ascii="Times New Roman" w:hAnsi="Times New Roman" w:cs="Times New Roman"/>
          <w:sz w:val="24"/>
          <w:szCs w:val="24"/>
        </w:rPr>
        <w:t xml:space="preserve">). </w:t>
      </w:r>
      <w:r w:rsidR="00406383" w:rsidRPr="00C70602">
        <w:rPr>
          <w:rFonts w:ascii="Times New Roman" w:hAnsi="Times New Roman" w:cs="Times New Roman"/>
          <w:sz w:val="24"/>
          <w:szCs w:val="24"/>
        </w:rPr>
        <w:t xml:space="preserve">Although a similar pattern </w:t>
      </w:r>
      <w:r w:rsidR="000A6C1E" w:rsidRPr="00C70602">
        <w:rPr>
          <w:rFonts w:ascii="Times New Roman" w:hAnsi="Times New Roman" w:cs="Times New Roman"/>
          <w:sz w:val="24"/>
          <w:szCs w:val="24"/>
        </w:rPr>
        <w:t xml:space="preserve">of emergence </w:t>
      </w:r>
      <w:r w:rsidR="00406383" w:rsidRPr="00C70602">
        <w:rPr>
          <w:rFonts w:ascii="Times New Roman" w:hAnsi="Times New Roman" w:cs="Times New Roman"/>
          <w:sz w:val="24"/>
          <w:szCs w:val="24"/>
        </w:rPr>
        <w:t xml:space="preserve">was recorded </w:t>
      </w:r>
      <w:r w:rsidR="00C36F30" w:rsidRPr="00C70602">
        <w:rPr>
          <w:rFonts w:ascii="Times New Roman" w:hAnsi="Times New Roman" w:cs="Times New Roman"/>
          <w:sz w:val="24"/>
          <w:szCs w:val="24"/>
        </w:rPr>
        <w:t xml:space="preserve">when this experiment was repeated </w:t>
      </w:r>
      <w:r w:rsidR="00203B69" w:rsidRPr="00C70602">
        <w:rPr>
          <w:rFonts w:ascii="Times New Roman" w:hAnsi="Times New Roman" w:cs="Times New Roman"/>
          <w:sz w:val="24"/>
          <w:szCs w:val="24"/>
        </w:rPr>
        <w:t>under similar conditions</w:t>
      </w:r>
      <w:r w:rsidR="00406383" w:rsidRPr="00C70602">
        <w:rPr>
          <w:rFonts w:ascii="Times New Roman" w:hAnsi="Times New Roman" w:cs="Times New Roman"/>
          <w:sz w:val="24"/>
          <w:szCs w:val="24"/>
        </w:rPr>
        <w:t>, the proportion of flies that emerged did not differ significantly among soil treatments</w:t>
      </w:r>
      <w:r w:rsidR="00C36F30" w:rsidRPr="00C70602">
        <w:rPr>
          <w:rFonts w:ascii="Times New Roman" w:hAnsi="Times New Roman" w:cs="Times New Roman"/>
          <w:sz w:val="24"/>
          <w:szCs w:val="24"/>
        </w:rPr>
        <w:t xml:space="preserve"> (</w:t>
      </w:r>
      <w:r w:rsidR="00C36F30" w:rsidRPr="00C70602">
        <w:rPr>
          <w:rFonts w:ascii="Times New Roman" w:hAnsi="Times New Roman" w:cs="Times New Roman"/>
          <w:i/>
          <w:iCs/>
          <w:sz w:val="24"/>
          <w:szCs w:val="24"/>
          <w:lang w:val="el-GR"/>
        </w:rPr>
        <w:t>χ</w:t>
      </w:r>
      <w:r w:rsidR="00C36F30" w:rsidRPr="00C70602">
        <w:rPr>
          <w:rFonts w:ascii="Times New Roman" w:hAnsi="Times New Roman" w:cs="Times New Roman"/>
          <w:i/>
          <w:iCs/>
          <w:sz w:val="24"/>
          <w:szCs w:val="24"/>
          <w:vertAlign w:val="superscript"/>
          <w:lang w:val="el-GR"/>
        </w:rPr>
        <w:t>2</w:t>
      </w:r>
      <w:r w:rsidR="00C36F30" w:rsidRPr="00C70602">
        <w:rPr>
          <w:rFonts w:ascii="Times New Roman" w:hAnsi="Times New Roman" w:cs="Times New Roman"/>
          <w:i/>
          <w:iCs/>
          <w:sz w:val="24"/>
          <w:szCs w:val="24"/>
          <w:lang w:val="el-GR"/>
        </w:rPr>
        <w:t xml:space="preserve"> </w:t>
      </w:r>
      <w:r w:rsidR="00C36F30" w:rsidRPr="00C70602">
        <w:rPr>
          <w:rFonts w:ascii="Times New Roman" w:hAnsi="Times New Roman" w:cs="Times New Roman"/>
          <w:sz w:val="24"/>
          <w:szCs w:val="24"/>
          <w:lang w:val="el-GR"/>
        </w:rPr>
        <w:t xml:space="preserve">= </w:t>
      </w:r>
      <w:r w:rsidR="00C36F30" w:rsidRPr="00C70602">
        <w:rPr>
          <w:rFonts w:ascii="Times New Roman" w:hAnsi="Times New Roman" w:cs="Times New Roman"/>
          <w:sz w:val="24"/>
          <w:szCs w:val="24"/>
          <w:lang w:val="en-US"/>
        </w:rPr>
        <w:t>0.24</w:t>
      </w:r>
      <w:r w:rsidR="00C36F30" w:rsidRPr="00C70602">
        <w:rPr>
          <w:rFonts w:ascii="Times New Roman" w:hAnsi="Times New Roman" w:cs="Times New Roman"/>
          <w:sz w:val="24"/>
          <w:szCs w:val="24"/>
          <w:lang w:val="el-GR"/>
        </w:rPr>
        <w:t>, df</w:t>
      </w:r>
      <w:r w:rsidR="00C36F30" w:rsidRPr="00C70602">
        <w:rPr>
          <w:rFonts w:ascii="Times New Roman" w:hAnsi="Times New Roman" w:cs="Times New Roman"/>
          <w:i/>
          <w:iCs/>
          <w:sz w:val="24"/>
          <w:szCs w:val="24"/>
          <w:lang w:val="el-GR"/>
        </w:rPr>
        <w:t xml:space="preserve"> =</w:t>
      </w:r>
      <w:r w:rsidR="00C36F30" w:rsidRPr="00C70602">
        <w:rPr>
          <w:rFonts w:ascii="Times New Roman" w:hAnsi="Times New Roman" w:cs="Times New Roman"/>
          <w:sz w:val="24"/>
          <w:szCs w:val="24"/>
          <w:lang w:val="el-GR"/>
        </w:rPr>
        <w:t xml:space="preserve"> 2</w:t>
      </w:r>
      <w:r w:rsidR="00C36F30" w:rsidRPr="00C70602">
        <w:rPr>
          <w:rFonts w:ascii="Times New Roman" w:hAnsi="Times New Roman" w:cs="Times New Roman"/>
          <w:i/>
          <w:iCs/>
          <w:sz w:val="24"/>
          <w:szCs w:val="24"/>
          <w:lang w:val="el-GR"/>
        </w:rPr>
        <w:t xml:space="preserve">, p </w:t>
      </w:r>
      <w:r w:rsidR="00C36F30" w:rsidRPr="00C70602">
        <w:rPr>
          <w:rFonts w:ascii="Times New Roman" w:hAnsi="Times New Roman" w:cs="Times New Roman"/>
          <w:sz w:val="24"/>
          <w:szCs w:val="24"/>
          <w:lang w:val="el-GR"/>
        </w:rPr>
        <w:t>= 0.</w:t>
      </w:r>
      <w:r w:rsidR="00C36F30" w:rsidRPr="00C70602">
        <w:rPr>
          <w:rFonts w:ascii="Times New Roman" w:hAnsi="Times New Roman" w:cs="Times New Roman"/>
          <w:sz w:val="24"/>
          <w:szCs w:val="24"/>
          <w:lang w:val="en-US"/>
        </w:rPr>
        <w:t xml:space="preserve">8896; </w:t>
      </w:r>
      <w:r w:rsidR="00C36F30" w:rsidRPr="00C70602">
        <w:rPr>
          <w:rFonts w:ascii="Times New Roman" w:hAnsi="Times New Roman" w:cs="Times New Roman"/>
          <w:color w:val="000000" w:themeColor="text1"/>
          <w:sz w:val="24"/>
          <w:szCs w:val="24"/>
          <w:lang w:val="en-US"/>
        </w:rPr>
        <w:t xml:space="preserve">Figure </w:t>
      </w:r>
      <w:r w:rsidR="000C4FD3" w:rsidRPr="00C70602">
        <w:rPr>
          <w:rFonts w:ascii="Times New Roman" w:hAnsi="Times New Roman" w:cs="Times New Roman"/>
          <w:color w:val="000000" w:themeColor="text1"/>
          <w:sz w:val="24"/>
          <w:szCs w:val="24"/>
          <w:lang w:val="en-US"/>
        </w:rPr>
        <w:t>S7B</w:t>
      </w:r>
      <w:r w:rsidR="00C36F30" w:rsidRPr="00C70602">
        <w:rPr>
          <w:rFonts w:ascii="Times New Roman" w:hAnsi="Times New Roman" w:cs="Times New Roman"/>
          <w:color w:val="000000" w:themeColor="text1"/>
          <w:sz w:val="24"/>
          <w:szCs w:val="24"/>
          <w:lang w:val="en-US"/>
        </w:rPr>
        <w:t>).</w:t>
      </w:r>
      <w:r w:rsidR="00C36F30" w:rsidRPr="00C70602">
        <w:rPr>
          <w:rFonts w:ascii="Times New Roman" w:hAnsi="Times New Roman" w:cs="Times New Roman"/>
          <w:color w:val="FF0000"/>
          <w:sz w:val="24"/>
          <w:szCs w:val="24"/>
          <w:lang w:val="en-US"/>
        </w:rPr>
        <w:t xml:space="preserve"> </w:t>
      </w:r>
      <w:r w:rsidR="001C5EE6" w:rsidRPr="00C70602">
        <w:rPr>
          <w:rFonts w:ascii="Times New Roman" w:hAnsi="Times New Roman" w:cs="Times New Roman"/>
          <w:sz w:val="24"/>
          <w:szCs w:val="24"/>
        </w:rPr>
        <w:t xml:space="preserve">The time it took adult flies </w:t>
      </w:r>
      <w:r w:rsidR="0034281F" w:rsidRPr="00C70602">
        <w:rPr>
          <w:rFonts w:ascii="Times New Roman" w:hAnsi="Times New Roman" w:cs="Times New Roman"/>
          <w:sz w:val="24"/>
          <w:szCs w:val="24"/>
        </w:rPr>
        <w:t xml:space="preserve">to </w:t>
      </w:r>
      <w:proofErr w:type="spellStart"/>
      <w:r w:rsidR="0034281F" w:rsidRPr="00C70602">
        <w:rPr>
          <w:rFonts w:ascii="Times New Roman" w:hAnsi="Times New Roman" w:cs="Times New Roman"/>
          <w:sz w:val="24"/>
          <w:szCs w:val="24"/>
        </w:rPr>
        <w:t>eclose</w:t>
      </w:r>
      <w:proofErr w:type="spellEnd"/>
      <w:r w:rsidR="0034281F" w:rsidRPr="00C70602">
        <w:rPr>
          <w:rFonts w:ascii="Times New Roman" w:hAnsi="Times New Roman" w:cs="Times New Roman"/>
          <w:sz w:val="24"/>
          <w:szCs w:val="24"/>
        </w:rPr>
        <w:t xml:space="preserve"> </w:t>
      </w:r>
      <w:r w:rsidR="001C5EE6" w:rsidRPr="00C70602">
        <w:rPr>
          <w:rFonts w:ascii="Times New Roman" w:hAnsi="Times New Roman" w:cs="Times New Roman"/>
          <w:sz w:val="24"/>
          <w:szCs w:val="24"/>
        </w:rPr>
        <w:t xml:space="preserve">did not differ </w:t>
      </w:r>
      <w:r w:rsidR="00C36F30" w:rsidRPr="00C70602">
        <w:rPr>
          <w:rFonts w:ascii="Times New Roman" w:hAnsi="Times New Roman" w:cs="Times New Roman"/>
          <w:sz w:val="24"/>
          <w:szCs w:val="24"/>
        </w:rPr>
        <w:t xml:space="preserve">significantly </w:t>
      </w:r>
      <w:r w:rsidR="001C5EE6" w:rsidRPr="00C70602">
        <w:rPr>
          <w:rFonts w:ascii="Times New Roman" w:hAnsi="Times New Roman" w:cs="Times New Roman"/>
          <w:sz w:val="24"/>
          <w:szCs w:val="24"/>
        </w:rPr>
        <w:t>among soil treatments</w:t>
      </w:r>
      <w:r w:rsidR="00C36F30" w:rsidRPr="00C70602">
        <w:rPr>
          <w:rFonts w:ascii="Times New Roman" w:hAnsi="Times New Roman" w:cs="Times New Roman"/>
          <w:sz w:val="24"/>
          <w:szCs w:val="24"/>
        </w:rPr>
        <w:t xml:space="preserve"> </w:t>
      </w:r>
      <w:r w:rsidR="005D79E6" w:rsidRPr="00C70602">
        <w:rPr>
          <w:rFonts w:ascii="Times New Roman" w:hAnsi="Times New Roman" w:cs="Times New Roman"/>
          <w:sz w:val="24"/>
          <w:szCs w:val="24"/>
        </w:rPr>
        <w:t>(</w:t>
      </w:r>
      <w:r w:rsidR="005D79E6" w:rsidRPr="00C70602">
        <w:rPr>
          <w:rFonts w:ascii="Times New Roman" w:hAnsi="Times New Roman" w:cs="Times New Roman"/>
          <w:i/>
          <w:iCs/>
          <w:sz w:val="24"/>
          <w:szCs w:val="24"/>
          <w:lang w:val="el-GR"/>
        </w:rPr>
        <w:t>χ</w:t>
      </w:r>
      <w:r w:rsidR="005D79E6" w:rsidRPr="00C70602">
        <w:rPr>
          <w:rFonts w:ascii="Times New Roman" w:hAnsi="Times New Roman" w:cs="Times New Roman"/>
          <w:i/>
          <w:iCs/>
          <w:sz w:val="24"/>
          <w:szCs w:val="24"/>
          <w:vertAlign w:val="superscript"/>
          <w:lang w:val="el-GR"/>
        </w:rPr>
        <w:t>2</w:t>
      </w:r>
      <w:r w:rsidR="005D79E6" w:rsidRPr="00C70602">
        <w:rPr>
          <w:rFonts w:ascii="Times New Roman" w:hAnsi="Times New Roman" w:cs="Times New Roman"/>
          <w:i/>
          <w:iCs/>
          <w:sz w:val="24"/>
          <w:szCs w:val="24"/>
          <w:lang w:val="el-GR"/>
        </w:rPr>
        <w:t xml:space="preserve"> </w:t>
      </w:r>
      <w:r w:rsidR="005D79E6" w:rsidRPr="00C70602">
        <w:rPr>
          <w:rFonts w:ascii="Times New Roman" w:hAnsi="Times New Roman" w:cs="Times New Roman"/>
          <w:sz w:val="24"/>
          <w:szCs w:val="24"/>
          <w:lang w:val="el-GR"/>
        </w:rPr>
        <w:t xml:space="preserve">= </w:t>
      </w:r>
      <w:r w:rsidR="005D79E6" w:rsidRPr="00C70602">
        <w:rPr>
          <w:rFonts w:ascii="Times New Roman" w:hAnsi="Times New Roman" w:cs="Times New Roman"/>
          <w:sz w:val="24"/>
          <w:szCs w:val="24"/>
          <w:lang w:val="en-US"/>
        </w:rPr>
        <w:t>0.92</w:t>
      </w:r>
      <w:r w:rsidR="005D79E6" w:rsidRPr="00C70602">
        <w:rPr>
          <w:rFonts w:ascii="Times New Roman" w:hAnsi="Times New Roman" w:cs="Times New Roman"/>
          <w:sz w:val="24"/>
          <w:szCs w:val="24"/>
          <w:lang w:val="el-GR"/>
        </w:rPr>
        <w:t>, df</w:t>
      </w:r>
      <w:r w:rsidR="005D79E6" w:rsidRPr="00C70602">
        <w:rPr>
          <w:rFonts w:ascii="Times New Roman" w:hAnsi="Times New Roman" w:cs="Times New Roman"/>
          <w:i/>
          <w:iCs/>
          <w:sz w:val="24"/>
          <w:szCs w:val="24"/>
          <w:lang w:val="el-GR"/>
        </w:rPr>
        <w:t xml:space="preserve"> =</w:t>
      </w:r>
      <w:r w:rsidR="005D79E6" w:rsidRPr="00C70602">
        <w:rPr>
          <w:rFonts w:ascii="Times New Roman" w:hAnsi="Times New Roman" w:cs="Times New Roman"/>
          <w:sz w:val="24"/>
          <w:szCs w:val="24"/>
          <w:lang w:val="el-GR"/>
        </w:rPr>
        <w:t xml:space="preserve"> 2</w:t>
      </w:r>
      <w:r w:rsidR="005D79E6" w:rsidRPr="00C70602">
        <w:rPr>
          <w:rFonts w:ascii="Times New Roman" w:hAnsi="Times New Roman" w:cs="Times New Roman"/>
          <w:i/>
          <w:iCs/>
          <w:sz w:val="24"/>
          <w:szCs w:val="24"/>
          <w:lang w:val="el-GR"/>
        </w:rPr>
        <w:t xml:space="preserve">, p </w:t>
      </w:r>
      <w:r w:rsidR="005D79E6" w:rsidRPr="00C70602">
        <w:rPr>
          <w:rFonts w:ascii="Times New Roman" w:hAnsi="Times New Roman" w:cs="Times New Roman"/>
          <w:sz w:val="24"/>
          <w:szCs w:val="24"/>
          <w:lang w:val="el-GR"/>
        </w:rPr>
        <w:t>= 0.</w:t>
      </w:r>
      <w:r w:rsidR="005D79E6" w:rsidRPr="00C70602">
        <w:rPr>
          <w:rFonts w:ascii="Times New Roman" w:hAnsi="Times New Roman" w:cs="Times New Roman"/>
          <w:sz w:val="24"/>
          <w:szCs w:val="24"/>
          <w:lang w:val="en-US"/>
        </w:rPr>
        <w:t xml:space="preserve">6314; Figure </w:t>
      </w:r>
      <w:r w:rsidR="000C4FD3" w:rsidRPr="00C70602">
        <w:rPr>
          <w:rFonts w:ascii="Times New Roman" w:hAnsi="Times New Roman" w:cs="Times New Roman"/>
          <w:color w:val="000000" w:themeColor="text1"/>
          <w:sz w:val="24"/>
          <w:szCs w:val="24"/>
          <w:lang w:val="en-US"/>
        </w:rPr>
        <w:t>S7C</w:t>
      </w:r>
      <w:r w:rsidR="005D79E6" w:rsidRPr="00C70602">
        <w:rPr>
          <w:rFonts w:ascii="Times New Roman" w:hAnsi="Times New Roman" w:cs="Times New Roman"/>
          <w:color w:val="000000" w:themeColor="text1"/>
          <w:sz w:val="24"/>
          <w:szCs w:val="24"/>
          <w:lang w:val="en-US"/>
        </w:rPr>
        <w:t>),</w:t>
      </w:r>
      <w:r w:rsidR="005D79E6" w:rsidRPr="00C70602">
        <w:rPr>
          <w:rFonts w:ascii="Times New Roman" w:hAnsi="Times New Roman" w:cs="Times New Roman"/>
          <w:sz w:val="24"/>
          <w:szCs w:val="24"/>
          <w:lang w:val="en-US"/>
        </w:rPr>
        <w:t xml:space="preserve"> </w:t>
      </w:r>
      <w:r w:rsidR="00C36F30" w:rsidRPr="00C70602">
        <w:rPr>
          <w:rFonts w:ascii="Times New Roman" w:hAnsi="Times New Roman" w:cs="Times New Roman"/>
          <w:sz w:val="24"/>
          <w:szCs w:val="24"/>
        </w:rPr>
        <w:t xml:space="preserve">and </w:t>
      </w:r>
      <w:r w:rsidR="005D79E6" w:rsidRPr="00C70602">
        <w:rPr>
          <w:rFonts w:ascii="Times New Roman" w:hAnsi="Times New Roman" w:cs="Times New Roman"/>
          <w:sz w:val="24"/>
          <w:szCs w:val="24"/>
        </w:rPr>
        <w:t xml:space="preserve">similar </w:t>
      </w:r>
      <w:r w:rsidR="0055015E" w:rsidRPr="00C70602">
        <w:rPr>
          <w:rFonts w:ascii="Times New Roman" w:hAnsi="Times New Roman" w:cs="Times New Roman"/>
          <w:sz w:val="24"/>
          <w:szCs w:val="24"/>
        </w:rPr>
        <w:t>results</w:t>
      </w:r>
      <w:r w:rsidR="00FA2F4F" w:rsidRPr="00C70602">
        <w:rPr>
          <w:rFonts w:ascii="Times New Roman" w:hAnsi="Times New Roman" w:cs="Times New Roman"/>
          <w:sz w:val="24"/>
          <w:szCs w:val="24"/>
        </w:rPr>
        <w:t xml:space="preserve"> </w:t>
      </w:r>
      <w:r w:rsidR="00FD03A6" w:rsidRPr="00C70602">
        <w:rPr>
          <w:rFonts w:ascii="Times New Roman" w:hAnsi="Times New Roman" w:cs="Times New Roman"/>
          <w:sz w:val="24"/>
          <w:szCs w:val="24"/>
        </w:rPr>
        <w:t xml:space="preserve">were </w:t>
      </w:r>
      <w:r w:rsidR="00FA2F4F" w:rsidRPr="00C70602">
        <w:rPr>
          <w:rFonts w:ascii="Times New Roman" w:hAnsi="Times New Roman" w:cs="Times New Roman"/>
          <w:sz w:val="24"/>
          <w:szCs w:val="24"/>
        </w:rPr>
        <w:t>recorded</w:t>
      </w:r>
      <w:r w:rsidR="0055015E" w:rsidRPr="00C70602">
        <w:rPr>
          <w:rFonts w:ascii="Times New Roman" w:hAnsi="Times New Roman" w:cs="Times New Roman"/>
          <w:sz w:val="24"/>
          <w:szCs w:val="24"/>
        </w:rPr>
        <w:t xml:space="preserve"> </w:t>
      </w:r>
      <w:r w:rsidR="00C36F30" w:rsidRPr="00C70602">
        <w:rPr>
          <w:rFonts w:ascii="Times New Roman" w:hAnsi="Times New Roman" w:cs="Times New Roman"/>
          <w:sz w:val="24"/>
          <w:szCs w:val="24"/>
        </w:rPr>
        <w:t>when the experiment was repeated under similar conditions</w:t>
      </w:r>
      <w:r w:rsidR="001C5EE6" w:rsidRPr="00C70602">
        <w:rPr>
          <w:rFonts w:ascii="Times New Roman" w:hAnsi="Times New Roman" w:cs="Times New Roman"/>
          <w:sz w:val="24"/>
          <w:szCs w:val="24"/>
        </w:rPr>
        <w:t xml:space="preserve"> (</w:t>
      </w:r>
      <w:r w:rsidR="00C36F30" w:rsidRPr="00C70602">
        <w:rPr>
          <w:rFonts w:ascii="Times New Roman" w:hAnsi="Times New Roman" w:cs="Times New Roman"/>
          <w:i/>
          <w:iCs/>
          <w:sz w:val="24"/>
          <w:szCs w:val="24"/>
          <w:lang w:val="el-GR"/>
        </w:rPr>
        <w:t>χ</w:t>
      </w:r>
      <w:r w:rsidR="00C36F30" w:rsidRPr="00C70602">
        <w:rPr>
          <w:rFonts w:ascii="Times New Roman" w:hAnsi="Times New Roman" w:cs="Times New Roman"/>
          <w:i/>
          <w:iCs/>
          <w:sz w:val="24"/>
          <w:szCs w:val="24"/>
          <w:vertAlign w:val="superscript"/>
          <w:lang w:val="el-GR"/>
        </w:rPr>
        <w:t>2</w:t>
      </w:r>
      <w:r w:rsidR="00C36F30" w:rsidRPr="00C70602">
        <w:rPr>
          <w:rFonts w:ascii="Times New Roman" w:hAnsi="Times New Roman" w:cs="Times New Roman"/>
          <w:i/>
          <w:iCs/>
          <w:sz w:val="24"/>
          <w:szCs w:val="24"/>
          <w:lang w:val="el-GR"/>
        </w:rPr>
        <w:t xml:space="preserve"> </w:t>
      </w:r>
      <w:r w:rsidR="00C36F30" w:rsidRPr="00C70602">
        <w:rPr>
          <w:rFonts w:ascii="Times New Roman" w:hAnsi="Times New Roman" w:cs="Times New Roman"/>
          <w:sz w:val="24"/>
          <w:szCs w:val="24"/>
          <w:lang w:val="el-GR"/>
        </w:rPr>
        <w:t xml:space="preserve">= </w:t>
      </w:r>
      <w:r w:rsidR="00C36F30" w:rsidRPr="00C70602">
        <w:rPr>
          <w:rFonts w:ascii="Times New Roman" w:hAnsi="Times New Roman" w:cs="Times New Roman"/>
          <w:sz w:val="24"/>
          <w:szCs w:val="24"/>
          <w:lang w:val="en-US"/>
        </w:rPr>
        <w:t>0.11</w:t>
      </w:r>
      <w:r w:rsidR="00C36F30" w:rsidRPr="00C70602">
        <w:rPr>
          <w:rFonts w:ascii="Times New Roman" w:hAnsi="Times New Roman" w:cs="Times New Roman"/>
          <w:sz w:val="24"/>
          <w:szCs w:val="24"/>
          <w:lang w:val="el-GR"/>
        </w:rPr>
        <w:t>, df</w:t>
      </w:r>
      <w:r w:rsidR="00C36F30" w:rsidRPr="00C70602">
        <w:rPr>
          <w:rFonts w:ascii="Times New Roman" w:hAnsi="Times New Roman" w:cs="Times New Roman"/>
          <w:i/>
          <w:iCs/>
          <w:sz w:val="24"/>
          <w:szCs w:val="24"/>
          <w:lang w:val="el-GR"/>
        </w:rPr>
        <w:t xml:space="preserve"> =</w:t>
      </w:r>
      <w:r w:rsidR="00C36F30" w:rsidRPr="00C70602">
        <w:rPr>
          <w:rFonts w:ascii="Times New Roman" w:hAnsi="Times New Roman" w:cs="Times New Roman"/>
          <w:sz w:val="24"/>
          <w:szCs w:val="24"/>
          <w:lang w:val="el-GR"/>
        </w:rPr>
        <w:t xml:space="preserve"> 2</w:t>
      </w:r>
      <w:r w:rsidR="00C36F30" w:rsidRPr="00C70602">
        <w:rPr>
          <w:rFonts w:ascii="Times New Roman" w:hAnsi="Times New Roman" w:cs="Times New Roman"/>
          <w:i/>
          <w:iCs/>
          <w:sz w:val="24"/>
          <w:szCs w:val="24"/>
          <w:lang w:val="el-GR"/>
        </w:rPr>
        <w:t xml:space="preserve">, p </w:t>
      </w:r>
      <w:r w:rsidR="00C36F30" w:rsidRPr="00C70602">
        <w:rPr>
          <w:rFonts w:ascii="Times New Roman" w:hAnsi="Times New Roman" w:cs="Times New Roman"/>
          <w:sz w:val="24"/>
          <w:szCs w:val="24"/>
          <w:lang w:val="el-GR"/>
        </w:rPr>
        <w:t>= 0.</w:t>
      </w:r>
      <w:r w:rsidR="00C36F30" w:rsidRPr="00C70602">
        <w:rPr>
          <w:rFonts w:ascii="Times New Roman" w:hAnsi="Times New Roman" w:cs="Times New Roman"/>
          <w:sz w:val="24"/>
          <w:szCs w:val="24"/>
          <w:lang w:val="en-US"/>
        </w:rPr>
        <w:t xml:space="preserve">9468; </w:t>
      </w:r>
      <w:r w:rsidR="00C36F30" w:rsidRPr="00C70602">
        <w:rPr>
          <w:rFonts w:ascii="Times New Roman" w:hAnsi="Times New Roman" w:cs="Times New Roman"/>
          <w:color w:val="000000" w:themeColor="text1"/>
          <w:sz w:val="24"/>
          <w:szCs w:val="24"/>
          <w:lang w:val="en-US"/>
        </w:rPr>
        <w:t xml:space="preserve">Figure </w:t>
      </w:r>
      <w:r w:rsidR="000C4FD3" w:rsidRPr="00C70602">
        <w:rPr>
          <w:rFonts w:ascii="Times New Roman" w:hAnsi="Times New Roman" w:cs="Times New Roman"/>
          <w:color w:val="000000" w:themeColor="text1"/>
          <w:sz w:val="24"/>
          <w:szCs w:val="24"/>
          <w:lang w:val="en-US"/>
        </w:rPr>
        <w:t>S7D</w:t>
      </w:r>
      <w:r w:rsidR="0055015E" w:rsidRPr="00C70602">
        <w:rPr>
          <w:rFonts w:ascii="Times New Roman" w:hAnsi="Times New Roman" w:cs="Times New Roman"/>
          <w:color w:val="000000" w:themeColor="text1"/>
          <w:sz w:val="24"/>
          <w:szCs w:val="24"/>
          <w:lang w:val="en-US"/>
        </w:rPr>
        <w:t>)</w:t>
      </w:r>
      <w:r w:rsidR="003371BE" w:rsidRPr="00C70602">
        <w:rPr>
          <w:rFonts w:ascii="Times New Roman" w:hAnsi="Times New Roman" w:cs="Times New Roman"/>
          <w:color w:val="000000" w:themeColor="text1"/>
          <w:sz w:val="24"/>
          <w:szCs w:val="24"/>
          <w:lang w:val="en-US"/>
        </w:rPr>
        <w:t>.</w:t>
      </w:r>
    </w:p>
    <w:p w14:paraId="53470AC0" w14:textId="5E18A798" w:rsidR="00BD242A" w:rsidRPr="00C70602" w:rsidRDefault="00205CDF"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 </w:t>
      </w:r>
    </w:p>
    <w:p w14:paraId="70280DA1" w14:textId="77777777" w:rsidR="007E5826" w:rsidRPr="00C70602" w:rsidRDefault="007E5826" w:rsidP="00C70602">
      <w:pPr>
        <w:spacing w:after="0" w:line="480" w:lineRule="auto"/>
        <w:jc w:val="both"/>
        <w:rPr>
          <w:rFonts w:ascii="Times New Roman" w:hAnsi="Times New Roman" w:cs="Times New Roman"/>
          <w:b/>
          <w:bCs/>
          <w:sz w:val="24"/>
          <w:szCs w:val="24"/>
        </w:rPr>
      </w:pPr>
      <w:r w:rsidRPr="00C70602">
        <w:rPr>
          <w:rFonts w:ascii="Times New Roman" w:hAnsi="Times New Roman" w:cs="Times New Roman"/>
          <w:b/>
          <w:bCs/>
          <w:sz w:val="24"/>
          <w:szCs w:val="24"/>
        </w:rPr>
        <w:t xml:space="preserve">Effect of raw frass on feeding damage by </w:t>
      </w:r>
      <w:r w:rsidRPr="00C70602">
        <w:rPr>
          <w:rFonts w:ascii="Times New Roman" w:hAnsi="Times New Roman" w:cs="Times New Roman"/>
          <w:b/>
          <w:bCs/>
          <w:i/>
          <w:iCs/>
          <w:sz w:val="24"/>
          <w:szCs w:val="24"/>
        </w:rPr>
        <w:t xml:space="preserve">Plutella xylostella </w:t>
      </w:r>
      <w:r w:rsidRPr="00C70602">
        <w:rPr>
          <w:rFonts w:ascii="Times New Roman" w:hAnsi="Times New Roman" w:cs="Times New Roman"/>
          <w:b/>
          <w:bCs/>
          <w:sz w:val="24"/>
          <w:szCs w:val="24"/>
        </w:rPr>
        <w:t xml:space="preserve">larvae on </w:t>
      </w:r>
      <w:r w:rsidRPr="00C70602">
        <w:rPr>
          <w:rFonts w:ascii="Times New Roman" w:hAnsi="Times New Roman" w:cs="Times New Roman"/>
          <w:b/>
          <w:bCs/>
          <w:i/>
          <w:iCs/>
          <w:sz w:val="24"/>
          <w:szCs w:val="24"/>
        </w:rPr>
        <w:t xml:space="preserve">Brassica rapa </w:t>
      </w:r>
      <w:r w:rsidRPr="00C70602">
        <w:rPr>
          <w:rFonts w:ascii="Times New Roman" w:hAnsi="Times New Roman" w:cs="Times New Roman"/>
          <w:b/>
          <w:bCs/>
          <w:sz w:val="24"/>
          <w:szCs w:val="24"/>
        </w:rPr>
        <w:t xml:space="preserve">plants </w:t>
      </w:r>
    </w:p>
    <w:p w14:paraId="5B4CD7D7" w14:textId="118A8DBC" w:rsidR="00EA7514" w:rsidRPr="00C70602" w:rsidRDefault="007E5826" w:rsidP="00C70602">
      <w:pPr>
        <w:spacing w:after="0" w:line="480" w:lineRule="auto"/>
        <w:jc w:val="both"/>
        <w:rPr>
          <w:rFonts w:ascii="Times New Roman" w:hAnsi="Times New Roman" w:cs="Times New Roman"/>
          <w:sz w:val="24"/>
          <w:szCs w:val="24"/>
        </w:rPr>
      </w:pPr>
      <w:r w:rsidRPr="00C70602">
        <w:rPr>
          <w:rFonts w:ascii="Times New Roman" w:eastAsia="Calibri" w:hAnsi="Times New Roman" w:cs="Times New Roman"/>
          <w:sz w:val="24"/>
          <w:szCs w:val="24"/>
        </w:rPr>
        <w:t xml:space="preserve">Soil amendment with raw frass did not affect larval feeding damage </w:t>
      </w:r>
      <w:r w:rsidR="00E274A0">
        <w:rPr>
          <w:rFonts w:ascii="Times New Roman" w:eastAsia="Calibri" w:hAnsi="Times New Roman" w:cs="Times New Roman"/>
          <w:sz w:val="24"/>
          <w:szCs w:val="24"/>
        </w:rPr>
        <w:t xml:space="preserve">by </w:t>
      </w:r>
      <w:r w:rsidR="00E274A0">
        <w:rPr>
          <w:rFonts w:ascii="Times New Roman" w:eastAsia="Calibri" w:hAnsi="Times New Roman" w:cs="Times New Roman"/>
          <w:i/>
          <w:iCs/>
          <w:sz w:val="24"/>
          <w:szCs w:val="24"/>
        </w:rPr>
        <w:t xml:space="preserve">P. xylostella </w:t>
      </w:r>
      <w:r w:rsidR="00E274A0">
        <w:rPr>
          <w:rFonts w:ascii="Times New Roman" w:eastAsia="Calibri" w:hAnsi="Times New Roman" w:cs="Times New Roman"/>
          <w:sz w:val="24"/>
          <w:szCs w:val="24"/>
        </w:rPr>
        <w:t xml:space="preserve">caterpillars </w:t>
      </w:r>
      <w:r w:rsidRPr="00C70602">
        <w:rPr>
          <w:rFonts w:ascii="Times New Roman" w:eastAsia="Calibri" w:hAnsi="Times New Roman" w:cs="Times New Roman"/>
          <w:sz w:val="24"/>
          <w:szCs w:val="24"/>
        </w:rPr>
        <w:t xml:space="preserve">on the leaves of </w:t>
      </w:r>
      <w:r w:rsidRPr="00C70602">
        <w:rPr>
          <w:rFonts w:ascii="Times New Roman" w:eastAsia="Calibri" w:hAnsi="Times New Roman" w:cs="Times New Roman"/>
          <w:i/>
          <w:iCs/>
          <w:sz w:val="24"/>
          <w:szCs w:val="24"/>
        </w:rPr>
        <w:t>B. rapa</w:t>
      </w:r>
      <w:r w:rsidRPr="00C70602">
        <w:rPr>
          <w:rFonts w:ascii="Times New Roman" w:eastAsia="Calibri" w:hAnsi="Times New Roman" w:cs="Times New Roman"/>
          <w:sz w:val="24"/>
          <w:szCs w:val="24"/>
        </w:rPr>
        <w:t xml:space="preserve"> plants in either of the two trials </w:t>
      </w:r>
      <w:r w:rsidRPr="00C70602">
        <w:rPr>
          <w:rFonts w:ascii="Times New Roman" w:hAnsi="Times New Roman" w:cs="Times New Roman"/>
          <w:sz w:val="24"/>
          <w:szCs w:val="24"/>
        </w:rPr>
        <w:t xml:space="preserve">(Trial 1: </w:t>
      </w:r>
      <w:r w:rsidRPr="00C70602">
        <w:rPr>
          <w:rFonts w:ascii="Times New Roman" w:hAnsi="Times New Roman" w:cs="Times New Roman"/>
          <w:i/>
          <w:iCs/>
          <w:sz w:val="24"/>
          <w:szCs w:val="24"/>
          <w:lang w:val="el-GR"/>
        </w:rPr>
        <w:t>χ</w:t>
      </w:r>
      <w:r w:rsidRPr="00C70602">
        <w:rPr>
          <w:rFonts w:ascii="Times New Roman" w:hAnsi="Times New Roman" w:cs="Times New Roman"/>
          <w:i/>
          <w:iCs/>
          <w:sz w:val="24"/>
          <w:szCs w:val="24"/>
          <w:vertAlign w:val="superscript"/>
          <w:lang w:val="el-GR"/>
        </w:rPr>
        <w:t>2</w:t>
      </w:r>
      <w:r w:rsidRPr="00C70602">
        <w:rPr>
          <w:rFonts w:ascii="Times New Roman" w:hAnsi="Times New Roman" w:cs="Times New Roman"/>
          <w:sz w:val="24"/>
          <w:szCs w:val="24"/>
        </w:rPr>
        <w:t xml:space="preserve"> = 2.46</w:t>
      </w:r>
      <w:r w:rsidR="006000EE" w:rsidRPr="00C70602">
        <w:rPr>
          <w:rFonts w:ascii="Times New Roman" w:hAnsi="Times New Roman" w:cs="Times New Roman"/>
          <w:sz w:val="24"/>
          <w:szCs w:val="24"/>
        </w:rPr>
        <w:t>,</w:t>
      </w:r>
      <w:r w:rsidRPr="00C70602">
        <w:rPr>
          <w:rFonts w:ascii="Times New Roman" w:hAnsi="Times New Roman" w:cs="Times New Roman"/>
          <w:sz w:val="24"/>
          <w:szCs w:val="24"/>
        </w:rPr>
        <w:t xml:space="preserve"> </w:t>
      </w:r>
      <w:proofErr w:type="spellStart"/>
      <w:r w:rsidRPr="00C70602">
        <w:rPr>
          <w:rFonts w:ascii="Times New Roman" w:hAnsi="Times New Roman" w:cs="Times New Roman"/>
          <w:sz w:val="24"/>
          <w:szCs w:val="24"/>
        </w:rPr>
        <w:t>df</w:t>
      </w:r>
      <w:proofErr w:type="spellEnd"/>
      <w:r w:rsidRPr="00C70602">
        <w:rPr>
          <w:rFonts w:ascii="Times New Roman" w:hAnsi="Times New Roman" w:cs="Times New Roman"/>
          <w:sz w:val="24"/>
          <w:szCs w:val="24"/>
        </w:rPr>
        <w:t xml:space="preserve"> = 2</w:t>
      </w:r>
      <w:r w:rsidR="006000EE" w:rsidRPr="00C70602">
        <w:rPr>
          <w:rFonts w:ascii="Times New Roman" w:hAnsi="Times New Roman" w:cs="Times New Roman"/>
          <w:sz w:val="24"/>
          <w:szCs w:val="24"/>
        </w:rPr>
        <w:t>,</w:t>
      </w:r>
      <w:r w:rsidRPr="00C70602">
        <w:rPr>
          <w:rFonts w:ascii="Times New Roman" w:hAnsi="Times New Roman" w:cs="Times New Roman"/>
          <w:sz w:val="24"/>
          <w:szCs w:val="24"/>
        </w:rPr>
        <w:t xml:space="preserve"> </w:t>
      </w:r>
      <w:r w:rsidRPr="00C70602">
        <w:rPr>
          <w:rFonts w:ascii="Times New Roman" w:hAnsi="Times New Roman" w:cs="Times New Roman"/>
          <w:i/>
          <w:iCs/>
          <w:sz w:val="24"/>
          <w:szCs w:val="24"/>
        </w:rPr>
        <w:t>p</w:t>
      </w:r>
      <w:r w:rsidRPr="00C70602">
        <w:rPr>
          <w:rFonts w:ascii="Times New Roman" w:hAnsi="Times New Roman" w:cs="Times New Roman"/>
          <w:sz w:val="24"/>
          <w:szCs w:val="24"/>
        </w:rPr>
        <w:t xml:space="preserve"> =</w:t>
      </w:r>
      <w:r w:rsidRPr="00C70602">
        <w:rPr>
          <w:rFonts w:ascii="Times New Roman" w:eastAsia="Times New Roman" w:hAnsi="Times New Roman" w:cs="Times New Roman"/>
          <w:sz w:val="24"/>
          <w:szCs w:val="24"/>
        </w:rPr>
        <w:t xml:space="preserve"> 0.2931; Trial 2: </w:t>
      </w:r>
      <w:r w:rsidRPr="00C70602">
        <w:rPr>
          <w:rFonts w:ascii="Times New Roman" w:hAnsi="Times New Roman" w:cs="Times New Roman"/>
          <w:i/>
          <w:iCs/>
          <w:sz w:val="24"/>
          <w:szCs w:val="24"/>
          <w:lang w:val="el-GR"/>
        </w:rPr>
        <w:t>χ</w:t>
      </w:r>
      <w:r w:rsidRPr="00C70602">
        <w:rPr>
          <w:rFonts w:ascii="Times New Roman" w:hAnsi="Times New Roman" w:cs="Times New Roman"/>
          <w:i/>
          <w:iCs/>
          <w:sz w:val="24"/>
          <w:szCs w:val="24"/>
          <w:vertAlign w:val="superscript"/>
          <w:lang w:val="el-GR"/>
        </w:rPr>
        <w:t>2</w:t>
      </w:r>
      <w:r w:rsidRPr="00C70602">
        <w:rPr>
          <w:rFonts w:ascii="Times New Roman" w:hAnsi="Times New Roman" w:cs="Times New Roman"/>
          <w:sz w:val="24"/>
          <w:szCs w:val="24"/>
        </w:rPr>
        <w:t xml:space="preserve"> = 5.40</w:t>
      </w:r>
      <w:r w:rsidR="006000EE" w:rsidRPr="00C70602">
        <w:rPr>
          <w:rFonts w:ascii="Times New Roman" w:hAnsi="Times New Roman" w:cs="Times New Roman"/>
          <w:sz w:val="24"/>
          <w:szCs w:val="24"/>
        </w:rPr>
        <w:t>,</w:t>
      </w:r>
      <w:r w:rsidRPr="00C70602">
        <w:rPr>
          <w:rFonts w:ascii="Times New Roman" w:hAnsi="Times New Roman" w:cs="Times New Roman"/>
          <w:sz w:val="24"/>
          <w:szCs w:val="24"/>
        </w:rPr>
        <w:t xml:space="preserve"> </w:t>
      </w:r>
      <w:proofErr w:type="spellStart"/>
      <w:r w:rsidRPr="00C70602">
        <w:rPr>
          <w:rFonts w:ascii="Times New Roman" w:hAnsi="Times New Roman" w:cs="Times New Roman"/>
          <w:sz w:val="24"/>
          <w:szCs w:val="24"/>
        </w:rPr>
        <w:t>df</w:t>
      </w:r>
      <w:proofErr w:type="spellEnd"/>
      <w:r w:rsidRPr="00C70602">
        <w:rPr>
          <w:rFonts w:ascii="Times New Roman" w:hAnsi="Times New Roman" w:cs="Times New Roman"/>
          <w:sz w:val="24"/>
          <w:szCs w:val="24"/>
        </w:rPr>
        <w:t xml:space="preserve"> = 2</w:t>
      </w:r>
      <w:r w:rsidR="006000EE" w:rsidRPr="00C70602">
        <w:rPr>
          <w:rFonts w:ascii="Times New Roman" w:hAnsi="Times New Roman" w:cs="Times New Roman"/>
          <w:sz w:val="24"/>
          <w:szCs w:val="24"/>
        </w:rPr>
        <w:t>,</w:t>
      </w:r>
      <w:r w:rsidRPr="00C70602">
        <w:rPr>
          <w:rFonts w:ascii="Times New Roman" w:hAnsi="Times New Roman" w:cs="Times New Roman"/>
          <w:sz w:val="24"/>
          <w:szCs w:val="24"/>
        </w:rPr>
        <w:t xml:space="preserve"> </w:t>
      </w:r>
      <w:r w:rsidRPr="00C70602">
        <w:rPr>
          <w:rFonts w:ascii="Times New Roman" w:hAnsi="Times New Roman" w:cs="Times New Roman"/>
          <w:i/>
          <w:iCs/>
          <w:sz w:val="24"/>
          <w:szCs w:val="24"/>
        </w:rPr>
        <w:t>p</w:t>
      </w:r>
      <w:r w:rsidRPr="00C70602">
        <w:rPr>
          <w:rFonts w:ascii="Times New Roman" w:hAnsi="Times New Roman" w:cs="Times New Roman"/>
          <w:sz w:val="24"/>
          <w:szCs w:val="24"/>
        </w:rPr>
        <w:t xml:space="preserve"> =</w:t>
      </w:r>
      <w:r w:rsidRPr="00C70602">
        <w:rPr>
          <w:rFonts w:ascii="Times New Roman" w:eastAsia="Times New Roman" w:hAnsi="Times New Roman" w:cs="Times New Roman"/>
          <w:sz w:val="24"/>
          <w:szCs w:val="24"/>
        </w:rPr>
        <w:t xml:space="preserve"> 0.0672; Figure S</w:t>
      </w:r>
      <w:r w:rsidR="000C4FD3" w:rsidRPr="00C70602">
        <w:rPr>
          <w:rFonts w:ascii="Times New Roman" w:eastAsia="Times New Roman" w:hAnsi="Times New Roman" w:cs="Times New Roman"/>
          <w:sz w:val="24"/>
          <w:szCs w:val="24"/>
        </w:rPr>
        <w:t>8</w:t>
      </w:r>
      <w:r w:rsidRPr="00C70602">
        <w:rPr>
          <w:rFonts w:ascii="Times New Roman" w:hAnsi="Times New Roman" w:cs="Times New Roman"/>
          <w:sz w:val="24"/>
          <w:szCs w:val="24"/>
        </w:rPr>
        <w:t>).</w:t>
      </w:r>
    </w:p>
    <w:p w14:paraId="4B9FC11D" w14:textId="329258D5" w:rsidR="007E5826" w:rsidRPr="00C70602" w:rsidRDefault="007E5826" w:rsidP="00C70602">
      <w:pPr>
        <w:spacing w:after="0" w:line="480" w:lineRule="auto"/>
        <w:jc w:val="both"/>
        <w:rPr>
          <w:rFonts w:ascii="Times New Roman" w:eastAsia="Calibri" w:hAnsi="Times New Roman" w:cs="Times New Roman"/>
          <w:sz w:val="24"/>
          <w:szCs w:val="24"/>
        </w:rPr>
      </w:pPr>
    </w:p>
    <w:p w14:paraId="4CACCF0E" w14:textId="37D4927C" w:rsidR="001F5E00" w:rsidRPr="00C70602" w:rsidRDefault="005D5DE0" w:rsidP="00C70602">
      <w:pPr>
        <w:spacing w:after="0" w:line="480" w:lineRule="auto"/>
        <w:jc w:val="both"/>
        <w:rPr>
          <w:rFonts w:ascii="Times New Roman" w:hAnsi="Times New Roman" w:cs="Times New Roman"/>
          <w:b/>
          <w:bCs/>
          <w:sz w:val="24"/>
          <w:szCs w:val="24"/>
        </w:rPr>
      </w:pPr>
      <w:r w:rsidRPr="00C70602">
        <w:rPr>
          <w:rFonts w:ascii="Times New Roman" w:hAnsi="Times New Roman" w:cs="Times New Roman"/>
          <w:b/>
          <w:bCs/>
          <w:sz w:val="24"/>
          <w:szCs w:val="24"/>
        </w:rPr>
        <w:t>E</w:t>
      </w:r>
      <w:r w:rsidR="001F5E00" w:rsidRPr="00C70602">
        <w:rPr>
          <w:rFonts w:ascii="Times New Roman" w:hAnsi="Times New Roman" w:cs="Times New Roman"/>
          <w:b/>
          <w:bCs/>
          <w:sz w:val="24"/>
          <w:szCs w:val="24"/>
        </w:rPr>
        <w:t xml:space="preserve">ffect of raw frass on the </w:t>
      </w:r>
      <w:r w:rsidR="002D6E14" w:rsidRPr="00C70602">
        <w:rPr>
          <w:rFonts w:ascii="Times New Roman" w:hAnsi="Times New Roman" w:cs="Times New Roman"/>
          <w:b/>
          <w:bCs/>
          <w:sz w:val="24"/>
          <w:szCs w:val="24"/>
        </w:rPr>
        <w:t xml:space="preserve">survival </w:t>
      </w:r>
      <w:r w:rsidR="001F5E00" w:rsidRPr="00C70602">
        <w:rPr>
          <w:rFonts w:ascii="Times New Roman" w:hAnsi="Times New Roman" w:cs="Times New Roman"/>
          <w:b/>
          <w:bCs/>
          <w:sz w:val="24"/>
          <w:szCs w:val="24"/>
        </w:rPr>
        <w:t xml:space="preserve">of </w:t>
      </w:r>
      <w:r w:rsidR="001F5E00" w:rsidRPr="00C70602">
        <w:rPr>
          <w:rFonts w:ascii="Times New Roman" w:hAnsi="Times New Roman" w:cs="Times New Roman"/>
          <w:b/>
          <w:bCs/>
          <w:i/>
          <w:iCs/>
          <w:sz w:val="24"/>
          <w:szCs w:val="24"/>
        </w:rPr>
        <w:t xml:space="preserve">Plutella xylostella </w:t>
      </w:r>
      <w:r w:rsidR="001F5E00" w:rsidRPr="00C70602">
        <w:rPr>
          <w:rFonts w:ascii="Times New Roman" w:hAnsi="Times New Roman" w:cs="Times New Roman"/>
          <w:b/>
          <w:bCs/>
          <w:sz w:val="24"/>
          <w:szCs w:val="24"/>
        </w:rPr>
        <w:t xml:space="preserve">larvae on </w:t>
      </w:r>
      <w:r w:rsidR="001F5E00" w:rsidRPr="00C70602">
        <w:rPr>
          <w:rFonts w:ascii="Times New Roman" w:hAnsi="Times New Roman" w:cs="Times New Roman"/>
          <w:b/>
          <w:bCs/>
          <w:i/>
          <w:iCs/>
          <w:sz w:val="24"/>
          <w:szCs w:val="24"/>
        </w:rPr>
        <w:t xml:space="preserve">Brassica rapa </w:t>
      </w:r>
      <w:r w:rsidR="001F5E00" w:rsidRPr="00C70602">
        <w:rPr>
          <w:rFonts w:ascii="Times New Roman" w:hAnsi="Times New Roman" w:cs="Times New Roman"/>
          <w:b/>
          <w:bCs/>
          <w:sz w:val="24"/>
          <w:szCs w:val="24"/>
        </w:rPr>
        <w:t>plants</w:t>
      </w:r>
    </w:p>
    <w:p w14:paraId="235D8749" w14:textId="7DBBAB12" w:rsidR="00934CE5" w:rsidRPr="00C70602" w:rsidRDefault="008660AA"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The number of </w:t>
      </w:r>
      <w:r w:rsidRPr="00C70602">
        <w:rPr>
          <w:rFonts w:ascii="Times New Roman" w:hAnsi="Times New Roman" w:cs="Times New Roman"/>
          <w:i/>
          <w:iCs/>
          <w:sz w:val="24"/>
          <w:szCs w:val="24"/>
        </w:rPr>
        <w:t>P. xylostella</w:t>
      </w:r>
      <w:r w:rsidRPr="00C70602">
        <w:rPr>
          <w:rFonts w:ascii="Times New Roman" w:hAnsi="Times New Roman" w:cs="Times New Roman"/>
          <w:sz w:val="24"/>
          <w:szCs w:val="24"/>
        </w:rPr>
        <w:t xml:space="preserve"> larvae </w:t>
      </w:r>
      <w:r w:rsidR="002F4A5B" w:rsidRPr="00C70602">
        <w:rPr>
          <w:rFonts w:ascii="Times New Roman" w:hAnsi="Times New Roman" w:cs="Times New Roman"/>
          <w:sz w:val="24"/>
          <w:szCs w:val="24"/>
        </w:rPr>
        <w:t xml:space="preserve">that </w:t>
      </w:r>
      <w:r w:rsidRPr="00C70602">
        <w:rPr>
          <w:rFonts w:ascii="Times New Roman" w:hAnsi="Times New Roman" w:cs="Times New Roman"/>
          <w:sz w:val="24"/>
          <w:szCs w:val="24"/>
        </w:rPr>
        <w:t>survi</w:t>
      </w:r>
      <w:r w:rsidR="002F4A5B" w:rsidRPr="00C70602">
        <w:rPr>
          <w:rFonts w:ascii="Times New Roman" w:hAnsi="Times New Roman" w:cs="Times New Roman"/>
          <w:sz w:val="24"/>
          <w:szCs w:val="24"/>
        </w:rPr>
        <w:t>ved</w:t>
      </w:r>
      <w:r w:rsidRPr="00C70602">
        <w:rPr>
          <w:rFonts w:ascii="Times New Roman" w:hAnsi="Times New Roman" w:cs="Times New Roman"/>
          <w:sz w:val="24"/>
          <w:szCs w:val="24"/>
        </w:rPr>
        <w:t xml:space="preserve"> on </w:t>
      </w:r>
      <w:r w:rsidRPr="00C70602">
        <w:rPr>
          <w:rFonts w:ascii="Times New Roman" w:hAnsi="Times New Roman" w:cs="Times New Roman"/>
          <w:i/>
          <w:iCs/>
          <w:sz w:val="24"/>
          <w:szCs w:val="24"/>
        </w:rPr>
        <w:t>B. rapa</w:t>
      </w:r>
      <w:r w:rsidRPr="00C70602">
        <w:rPr>
          <w:rFonts w:ascii="Times New Roman" w:hAnsi="Times New Roman" w:cs="Times New Roman"/>
          <w:sz w:val="24"/>
          <w:szCs w:val="24"/>
        </w:rPr>
        <w:t xml:space="preserve"> plants differed significantly among </w:t>
      </w:r>
      <w:r w:rsidR="005F2FCD" w:rsidRPr="00C70602">
        <w:rPr>
          <w:rFonts w:ascii="Times New Roman" w:hAnsi="Times New Roman" w:cs="Times New Roman"/>
          <w:sz w:val="24"/>
          <w:szCs w:val="24"/>
        </w:rPr>
        <w:t>treatments</w:t>
      </w:r>
      <w:r w:rsidRPr="00C70602">
        <w:rPr>
          <w:rFonts w:ascii="Times New Roman" w:hAnsi="Times New Roman" w:cs="Times New Roman"/>
          <w:sz w:val="24"/>
          <w:szCs w:val="24"/>
        </w:rPr>
        <w:t xml:space="preserve"> (</w:t>
      </w:r>
      <w:r w:rsidR="00905ED6" w:rsidRPr="00C70602">
        <w:rPr>
          <w:rFonts w:ascii="Times New Roman" w:hAnsi="Times New Roman" w:cs="Times New Roman"/>
          <w:i/>
          <w:iCs/>
          <w:sz w:val="24"/>
          <w:szCs w:val="24"/>
          <w:lang w:val="el-GR"/>
        </w:rPr>
        <w:t>χ</w:t>
      </w:r>
      <w:r w:rsidR="00905ED6" w:rsidRPr="00C70602">
        <w:rPr>
          <w:rFonts w:ascii="Times New Roman" w:hAnsi="Times New Roman" w:cs="Times New Roman"/>
          <w:i/>
          <w:iCs/>
          <w:sz w:val="24"/>
          <w:szCs w:val="24"/>
          <w:vertAlign w:val="superscript"/>
          <w:lang w:val="el-GR"/>
        </w:rPr>
        <w:t>2</w:t>
      </w:r>
      <w:r w:rsidRPr="00C70602">
        <w:rPr>
          <w:rFonts w:ascii="Times New Roman" w:hAnsi="Times New Roman" w:cs="Times New Roman"/>
          <w:sz w:val="24"/>
          <w:szCs w:val="24"/>
        </w:rPr>
        <w:t xml:space="preserve"> = </w:t>
      </w:r>
      <w:r w:rsidR="00905ED6" w:rsidRPr="00C70602">
        <w:rPr>
          <w:rFonts w:ascii="Times New Roman" w:hAnsi="Times New Roman" w:cs="Times New Roman"/>
          <w:sz w:val="24"/>
          <w:szCs w:val="24"/>
        </w:rPr>
        <w:t>129.23</w:t>
      </w:r>
      <w:r w:rsidRPr="00C70602">
        <w:rPr>
          <w:rFonts w:ascii="Times New Roman" w:hAnsi="Times New Roman" w:cs="Times New Roman"/>
          <w:sz w:val="24"/>
          <w:szCs w:val="24"/>
        </w:rPr>
        <w:t xml:space="preserve"> </w:t>
      </w:r>
      <w:proofErr w:type="spellStart"/>
      <w:r w:rsidRPr="00C70602">
        <w:rPr>
          <w:rFonts w:ascii="Times New Roman" w:hAnsi="Times New Roman" w:cs="Times New Roman"/>
          <w:sz w:val="24"/>
          <w:szCs w:val="24"/>
        </w:rPr>
        <w:t>df</w:t>
      </w:r>
      <w:proofErr w:type="spellEnd"/>
      <w:r w:rsidRPr="00C70602">
        <w:rPr>
          <w:rFonts w:ascii="Times New Roman" w:hAnsi="Times New Roman" w:cs="Times New Roman"/>
          <w:sz w:val="24"/>
          <w:szCs w:val="24"/>
        </w:rPr>
        <w:t xml:space="preserve"> = 2</w:t>
      </w:r>
      <w:r w:rsidR="00057D71" w:rsidRPr="00C70602">
        <w:rPr>
          <w:rFonts w:ascii="Times New Roman" w:hAnsi="Times New Roman" w:cs="Times New Roman"/>
          <w:sz w:val="24"/>
          <w:szCs w:val="24"/>
        </w:rPr>
        <w:t>,</w:t>
      </w:r>
      <w:r w:rsidRPr="00C70602">
        <w:rPr>
          <w:rFonts w:ascii="Times New Roman" w:hAnsi="Times New Roman" w:cs="Times New Roman"/>
          <w:sz w:val="24"/>
          <w:szCs w:val="24"/>
        </w:rPr>
        <w:t xml:space="preserve"> </w:t>
      </w:r>
      <w:r w:rsidRPr="00C70602">
        <w:rPr>
          <w:rFonts w:ascii="Times New Roman" w:hAnsi="Times New Roman" w:cs="Times New Roman"/>
          <w:i/>
          <w:iCs/>
          <w:sz w:val="24"/>
          <w:szCs w:val="24"/>
        </w:rPr>
        <w:t>p</w:t>
      </w:r>
      <w:r w:rsidRPr="00C70602">
        <w:rPr>
          <w:rFonts w:ascii="Times New Roman" w:hAnsi="Times New Roman" w:cs="Times New Roman"/>
          <w:sz w:val="24"/>
          <w:szCs w:val="24"/>
        </w:rPr>
        <w:t xml:space="preserve"> &lt; 0.0001</w:t>
      </w:r>
      <w:r w:rsidR="00905ED6" w:rsidRPr="00C70602">
        <w:rPr>
          <w:rFonts w:ascii="Times New Roman" w:hAnsi="Times New Roman" w:cs="Times New Roman"/>
          <w:sz w:val="24"/>
          <w:szCs w:val="24"/>
        </w:rPr>
        <w:t xml:space="preserve">; Figure </w:t>
      </w:r>
      <w:r w:rsidR="00595754" w:rsidRPr="00C70602">
        <w:rPr>
          <w:rFonts w:ascii="Times New Roman" w:hAnsi="Times New Roman" w:cs="Times New Roman"/>
          <w:sz w:val="24"/>
          <w:szCs w:val="24"/>
        </w:rPr>
        <w:t>5</w:t>
      </w:r>
      <w:r w:rsidRPr="00C70602">
        <w:rPr>
          <w:rFonts w:ascii="Times New Roman" w:hAnsi="Times New Roman" w:cs="Times New Roman"/>
          <w:sz w:val="24"/>
          <w:szCs w:val="24"/>
        </w:rPr>
        <w:t xml:space="preserve">). </w:t>
      </w:r>
      <w:r w:rsidR="008B5157" w:rsidRPr="00C70602">
        <w:rPr>
          <w:rFonts w:ascii="Times New Roman" w:hAnsi="Times New Roman" w:cs="Times New Roman"/>
          <w:sz w:val="24"/>
          <w:szCs w:val="24"/>
        </w:rPr>
        <w:t xml:space="preserve">Amending soil with </w:t>
      </w:r>
      <w:r w:rsidR="00905ED6" w:rsidRPr="00C70602">
        <w:rPr>
          <w:rFonts w:ascii="Times New Roman" w:hAnsi="Times New Roman" w:cs="Times New Roman"/>
          <w:sz w:val="24"/>
          <w:szCs w:val="24"/>
        </w:rPr>
        <w:t xml:space="preserve">BSFF resulted in the lowest mean larval survival whereas MWF resulted in the highest mean larval survival (pupae retrieved) (Figure </w:t>
      </w:r>
      <w:r w:rsidR="00595754" w:rsidRPr="00C70602">
        <w:rPr>
          <w:rFonts w:ascii="Times New Roman" w:hAnsi="Times New Roman" w:cs="Times New Roman"/>
          <w:sz w:val="24"/>
          <w:szCs w:val="24"/>
        </w:rPr>
        <w:t>5</w:t>
      </w:r>
      <w:r w:rsidR="00905ED6" w:rsidRPr="00C70602">
        <w:rPr>
          <w:rFonts w:ascii="Times New Roman" w:hAnsi="Times New Roman" w:cs="Times New Roman"/>
          <w:sz w:val="24"/>
          <w:szCs w:val="24"/>
        </w:rPr>
        <w:t xml:space="preserve">). </w:t>
      </w:r>
      <w:r w:rsidR="00FC0DD4" w:rsidRPr="00C70602">
        <w:rPr>
          <w:rFonts w:ascii="Times New Roman" w:hAnsi="Times New Roman" w:cs="Times New Roman"/>
          <w:sz w:val="24"/>
          <w:szCs w:val="24"/>
        </w:rPr>
        <w:t xml:space="preserve">A </w:t>
      </w:r>
      <w:r w:rsidR="00905ED6" w:rsidRPr="00C70602">
        <w:rPr>
          <w:rFonts w:ascii="Times New Roman" w:hAnsi="Times New Roman" w:cs="Times New Roman"/>
          <w:sz w:val="24"/>
          <w:szCs w:val="24"/>
        </w:rPr>
        <w:t>marginally different mean larval survival was recorded when this experiment was repeated under similar conditions (</w:t>
      </w:r>
      <w:r w:rsidR="00905ED6" w:rsidRPr="00C70602">
        <w:rPr>
          <w:rFonts w:ascii="Times New Roman" w:hAnsi="Times New Roman" w:cs="Times New Roman"/>
          <w:i/>
          <w:iCs/>
          <w:sz w:val="24"/>
          <w:szCs w:val="24"/>
          <w:lang w:val="el-GR"/>
        </w:rPr>
        <w:t>χ</w:t>
      </w:r>
      <w:r w:rsidR="00905ED6" w:rsidRPr="00C70602">
        <w:rPr>
          <w:rFonts w:ascii="Times New Roman" w:hAnsi="Times New Roman" w:cs="Times New Roman"/>
          <w:i/>
          <w:iCs/>
          <w:sz w:val="24"/>
          <w:szCs w:val="24"/>
          <w:vertAlign w:val="superscript"/>
          <w:lang w:val="el-GR"/>
        </w:rPr>
        <w:t>2</w:t>
      </w:r>
      <w:r w:rsidR="00905ED6" w:rsidRPr="00C70602">
        <w:rPr>
          <w:rFonts w:ascii="Times New Roman" w:hAnsi="Times New Roman" w:cs="Times New Roman"/>
          <w:sz w:val="24"/>
          <w:szCs w:val="24"/>
        </w:rPr>
        <w:t xml:space="preserve"> = 5.84</w:t>
      </w:r>
      <w:r w:rsidR="00057D71" w:rsidRPr="00C70602">
        <w:rPr>
          <w:rFonts w:ascii="Times New Roman" w:hAnsi="Times New Roman" w:cs="Times New Roman"/>
          <w:sz w:val="24"/>
          <w:szCs w:val="24"/>
        </w:rPr>
        <w:t>,</w:t>
      </w:r>
      <w:r w:rsidR="00905ED6" w:rsidRPr="00C70602">
        <w:rPr>
          <w:rFonts w:ascii="Times New Roman" w:hAnsi="Times New Roman" w:cs="Times New Roman"/>
          <w:sz w:val="24"/>
          <w:szCs w:val="24"/>
        </w:rPr>
        <w:t xml:space="preserve"> </w:t>
      </w:r>
      <w:proofErr w:type="spellStart"/>
      <w:r w:rsidR="00905ED6" w:rsidRPr="00C70602">
        <w:rPr>
          <w:rFonts w:ascii="Times New Roman" w:hAnsi="Times New Roman" w:cs="Times New Roman"/>
          <w:sz w:val="24"/>
          <w:szCs w:val="24"/>
        </w:rPr>
        <w:t>df</w:t>
      </w:r>
      <w:proofErr w:type="spellEnd"/>
      <w:r w:rsidR="00905ED6" w:rsidRPr="00C70602">
        <w:rPr>
          <w:rFonts w:ascii="Times New Roman" w:hAnsi="Times New Roman" w:cs="Times New Roman"/>
          <w:sz w:val="24"/>
          <w:szCs w:val="24"/>
        </w:rPr>
        <w:t xml:space="preserve"> = 2</w:t>
      </w:r>
      <w:r w:rsidR="00057D71" w:rsidRPr="00C70602">
        <w:rPr>
          <w:rFonts w:ascii="Times New Roman" w:hAnsi="Times New Roman" w:cs="Times New Roman"/>
          <w:sz w:val="24"/>
          <w:szCs w:val="24"/>
        </w:rPr>
        <w:t>,</w:t>
      </w:r>
      <w:r w:rsidR="00905ED6" w:rsidRPr="00C70602">
        <w:rPr>
          <w:rFonts w:ascii="Times New Roman" w:hAnsi="Times New Roman" w:cs="Times New Roman"/>
          <w:sz w:val="24"/>
          <w:szCs w:val="24"/>
        </w:rPr>
        <w:t xml:space="preserve"> </w:t>
      </w:r>
      <w:r w:rsidR="00905ED6" w:rsidRPr="00C70602">
        <w:rPr>
          <w:rFonts w:ascii="Times New Roman" w:hAnsi="Times New Roman" w:cs="Times New Roman"/>
          <w:i/>
          <w:iCs/>
          <w:sz w:val="24"/>
          <w:szCs w:val="24"/>
        </w:rPr>
        <w:t>p</w:t>
      </w:r>
      <w:r w:rsidR="00905ED6" w:rsidRPr="00C70602">
        <w:rPr>
          <w:rFonts w:ascii="Times New Roman" w:hAnsi="Times New Roman" w:cs="Times New Roman"/>
          <w:sz w:val="24"/>
          <w:szCs w:val="24"/>
        </w:rPr>
        <w:t xml:space="preserve"> &lt; 0.0540; Figure S</w:t>
      </w:r>
      <w:r w:rsidR="000C4FD3" w:rsidRPr="00C70602">
        <w:rPr>
          <w:rFonts w:ascii="Times New Roman" w:hAnsi="Times New Roman" w:cs="Times New Roman"/>
          <w:sz w:val="24"/>
          <w:szCs w:val="24"/>
        </w:rPr>
        <w:t>9</w:t>
      </w:r>
      <w:r w:rsidR="00905ED6" w:rsidRPr="00C70602">
        <w:rPr>
          <w:rFonts w:ascii="Times New Roman" w:hAnsi="Times New Roman" w:cs="Times New Roman"/>
          <w:sz w:val="24"/>
          <w:szCs w:val="24"/>
        </w:rPr>
        <w:t xml:space="preserve">). </w:t>
      </w:r>
    </w:p>
    <w:p w14:paraId="00B112C4" w14:textId="2825C9AE" w:rsidR="00F17333" w:rsidRPr="00C70602" w:rsidRDefault="00F17333" w:rsidP="00C70602">
      <w:pPr>
        <w:spacing w:line="480" w:lineRule="auto"/>
        <w:jc w:val="both"/>
        <w:rPr>
          <w:rFonts w:ascii="Times New Roman" w:hAnsi="Times New Roman" w:cs="Times New Roman"/>
          <w:sz w:val="24"/>
          <w:szCs w:val="24"/>
        </w:rPr>
      </w:pPr>
    </w:p>
    <w:p w14:paraId="172F137C" w14:textId="7AD8261A" w:rsidR="00446394" w:rsidRPr="00C70602" w:rsidRDefault="0019073F" w:rsidP="00C70602">
      <w:pPr>
        <w:spacing w:line="480" w:lineRule="auto"/>
        <w:jc w:val="both"/>
        <w:rPr>
          <w:rFonts w:ascii="Times New Roman" w:hAnsi="Times New Roman" w:cs="Times New Roman"/>
          <w:sz w:val="24"/>
          <w:szCs w:val="24"/>
        </w:rPr>
      </w:pPr>
      <w:r w:rsidRPr="00C70602">
        <w:rPr>
          <w:rFonts w:ascii="Times New Roman" w:hAnsi="Times New Roman" w:cs="Times New Roman"/>
          <w:noProof/>
        </w:rPr>
        <w:lastRenderedPageBreak/>
        <w:drawing>
          <wp:inline distT="0" distB="0" distL="0" distR="0" wp14:anchorId="513AB260" wp14:editId="53D9DB53">
            <wp:extent cx="4619048" cy="3933333"/>
            <wp:effectExtent l="0" t="0" r="0" b="0"/>
            <wp:docPr id="172866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9073" name=""/>
                    <pic:cNvPicPr/>
                  </pic:nvPicPr>
                  <pic:blipFill>
                    <a:blip r:embed="rId16"/>
                    <a:stretch>
                      <a:fillRect/>
                    </a:stretch>
                  </pic:blipFill>
                  <pic:spPr>
                    <a:xfrm>
                      <a:off x="0" y="0"/>
                      <a:ext cx="4619048" cy="3933333"/>
                    </a:xfrm>
                    <a:prstGeom prst="rect">
                      <a:avLst/>
                    </a:prstGeom>
                  </pic:spPr>
                </pic:pic>
              </a:graphicData>
            </a:graphic>
          </wp:inline>
        </w:drawing>
      </w:r>
    </w:p>
    <w:p w14:paraId="47047197" w14:textId="363F749B" w:rsidR="00905ED6" w:rsidRPr="00C70602" w:rsidRDefault="00905ED6" w:rsidP="00C70602">
      <w:pPr>
        <w:pStyle w:val="NormalWeb"/>
        <w:spacing w:before="0" w:beforeAutospacing="0" w:after="0" w:afterAutospacing="0" w:line="480" w:lineRule="auto"/>
        <w:jc w:val="both"/>
        <w:rPr>
          <w:sz w:val="20"/>
          <w:szCs w:val="20"/>
          <w:lang w:val="en-US"/>
        </w:rPr>
      </w:pPr>
      <w:bookmarkStart w:id="28" w:name="_Hlk127451932"/>
      <w:r w:rsidRPr="00C70602">
        <w:rPr>
          <w:rFonts w:eastAsiaTheme="minorEastAsia"/>
          <w:b/>
          <w:bCs/>
          <w:color w:val="000000" w:themeColor="text1"/>
          <w:kern w:val="24"/>
          <w:lang w:val="en-US"/>
        </w:rPr>
        <w:t xml:space="preserve">Figure </w:t>
      </w:r>
      <w:r w:rsidR="00595754" w:rsidRPr="00C70602">
        <w:rPr>
          <w:rFonts w:eastAsiaTheme="minorEastAsia"/>
          <w:b/>
          <w:bCs/>
          <w:color w:val="000000" w:themeColor="text1"/>
          <w:kern w:val="24"/>
          <w:lang w:val="en-US"/>
        </w:rPr>
        <w:t>5</w:t>
      </w:r>
      <w:r w:rsidRPr="00C70602">
        <w:rPr>
          <w:rFonts w:eastAsiaTheme="minorEastAsia"/>
          <w:b/>
          <w:bCs/>
          <w:color w:val="000000" w:themeColor="text1"/>
          <w:kern w:val="24"/>
          <w:lang w:val="en-US"/>
        </w:rPr>
        <w:t xml:space="preserve">. </w:t>
      </w:r>
      <w:r w:rsidRPr="00C70602">
        <w:rPr>
          <w:rFonts w:eastAsiaTheme="minorEastAsia"/>
          <w:color w:val="000000" w:themeColor="text1"/>
          <w:kern w:val="24"/>
          <w:sz w:val="20"/>
          <w:szCs w:val="20"/>
          <w:lang w:val="en-US"/>
        </w:rPr>
        <w:t xml:space="preserve">Survival of </w:t>
      </w:r>
      <w:r w:rsidRPr="00C70602">
        <w:rPr>
          <w:rFonts w:eastAsiaTheme="minorEastAsia"/>
          <w:i/>
          <w:iCs/>
          <w:color w:val="000000" w:themeColor="text1"/>
          <w:kern w:val="24"/>
          <w:sz w:val="20"/>
          <w:szCs w:val="20"/>
          <w:lang w:val="en-US"/>
        </w:rPr>
        <w:t>Plutella xylostella</w:t>
      </w:r>
      <w:r w:rsidRPr="00C70602">
        <w:rPr>
          <w:rFonts w:eastAsiaTheme="minorEastAsia"/>
          <w:color w:val="000000" w:themeColor="text1"/>
          <w:kern w:val="24"/>
          <w:sz w:val="20"/>
          <w:szCs w:val="20"/>
          <w:lang w:val="en-US"/>
        </w:rPr>
        <w:t xml:space="preserve"> larvae on </w:t>
      </w:r>
      <w:r w:rsidRPr="00C70602">
        <w:rPr>
          <w:rFonts w:eastAsiaTheme="minorEastAsia"/>
          <w:i/>
          <w:iCs/>
          <w:color w:val="000000" w:themeColor="text1"/>
          <w:kern w:val="24"/>
          <w:sz w:val="20"/>
          <w:szCs w:val="20"/>
          <w:lang w:val="en-US"/>
        </w:rPr>
        <w:t>B</w:t>
      </w:r>
      <w:r w:rsidR="00223B38" w:rsidRPr="00C70602">
        <w:rPr>
          <w:rFonts w:eastAsiaTheme="minorEastAsia"/>
          <w:i/>
          <w:iCs/>
          <w:color w:val="000000" w:themeColor="text1"/>
          <w:kern w:val="24"/>
          <w:sz w:val="20"/>
          <w:szCs w:val="20"/>
          <w:lang w:val="en-US"/>
        </w:rPr>
        <w:t>.</w:t>
      </w:r>
      <w:r w:rsidRPr="00C70602">
        <w:rPr>
          <w:rFonts w:eastAsiaTheme="minorEastAsia"/>
          <w:i/>
          <w:iCs/>
          <w:color w:val="000000" w:themeColor="text1"/>
          <w:kern w:val="24"/>
          <w:sz w:val="20"/>
          <w:szCs w:val="20"/>
          <w:lang w:val="en-US"/>
        </w:rPr>
        <w:t xml:space="preserve"> rapa </w:t>
      </w:r>
      <w:r w:rsidRPr="00C70602">
        <w:rPr>
          <w:rFonts w:eastAsiaTheme="minorEastAsia"/>
          <w:color w:val="000000" w:themeColor="text1"/>
          <w:kern w:val="24"/>
          <w:sz w:val="20"/>
          <w:szCs w:val="20"/>
          <w:lang w:val="en-US"/>
        </w:rPr>
        <w:t>grow</w:t>
      </w:r>
      <w:r w:rsidR="002F4A5B" w:rsidRPr="00C70602">
        <w:rPr>
          <w:rFonts w:eastAsiaTheme="minorEastAsia"/>
          <w:color w:val="000000" w:themeColor="text1"/>
          <w:kern w:val="24"/>
          <w:sz w:val="20"/>
          <w:szCs w:val="20"/>
          <w:lang w:val="en-US"/>
        </w:rPr>
        <w:t>n</w:t>
      </w:r>
      <w:r w:rsidRPr="00C70602">
        <w:rPr>
          <w:rFonts w:eastAsiaTheme="minorEastAsia"/>
          <w:color w:val="000000" w:themeColor="text1"/>
          <w:kern w:val="24"/>
          <w:sz w:val="20"/>
          <w:szCs w:val="20"/>
          <w:lang w:val="en-US"/>
        </w:rPr>
        <w:t xml:space="preserve"> </w:t>
      </w:r>
      <w:r w:rsidR="00223B38" w:rsidRPr="00C70602">
        <w:rPr>
          <w:rFonts w:eastAsiaTheme="minorEastAsia"/>
          <w:color w:val="000000" w:themeColor="text1"/>
          <w:kern w:val="24"/>
          <w:sz w:val="20"/>
          <w:szCs w:val="20"/>
          <w:lang w:val="en-US"/>
        </w:rPr>
        <w:t>in unamended soil (NoFrass; control) or soil amended with raw BSF frass (BSFF) or raw yellow mealworm frass (MWF)</w:t>
      </w:r>
      <w:r w:rsidR="007E5371" w:rsidRPr="00C70602">
        <w:rPr>
          <w:rFonts w:eastAsiaTheme="minorEastAsia"/>
          <w:color w:val="000000" w:themeColor="text1"/>
          <w:kern w:val="24"/>
          <w:sz w:val="20"/>
          <w:szCs w:val="20"/>
          <w:lang w:val="en-US"/>
        </w:rPr>
        <w:t xml:space="preserve"> </w:t>
      </w:r>
      <w:r w:rsidR="007E5371" w:rsidRPr="00C70602">
        <w:rPr>
          <w:sz w:val="20"/>
          <w:szCs w:val="20"/>
          <w:lang w:val="en-US"/>
        </w:rPr>
        <w:t>recorded in Trial 1</w:t>
      </w:r>
      <w:r w:rsidR="00223B38" w:rsidRPr="00C70602">
        <w:rPr>
          <w:rFonts w:eastAsiaTheme="minorEastAsia"/>
          <w:color w:val="000000" w:themeColor="text1"/>
          <w:kern w:val="24"/>
          <w:sz w:val="20"/>
          <w:szCs w:val="20"/>
          <w:lang w:val="en-US"/>
        </w:rPr>
        <w:t>.</w:t>
      </w:r>
      <w:r w:rsidRPr="00C70602">
        <w:rPr>
          <w:rFonts w:eastAsiaTheme="minorEastAsia"/>
          <w:color w:val="000000" w:themeColor="text1"/>
          <w:kern w:val="24"/>
          <w:sz w:val="20"/>
          <w:szCs w:val="20"/>
          <w:lang w:val="en-US"/>
        </w:rPr>
        <w:t xml:space="preserve"> </w:t>
      </w:r>
      <w:r w:rsidR="00AA40F8" w:rsidRPr="00C70602">
        <w:rPr>
          <w:sz w:val="20"/>
          <w:szCs w:val="20"/>
          <w:lang w:val="en-US"/>
        </w:rPr>
        <w:t xml:space="preserve">The box represents the interquartile range (IQR), with the bottom and top edges corresponding to the first quartile (Q1, 25%) and third quartile (Q3, 75%), respectively. </w:t>
      </w:r>
      <w:r w:rsidR="004A777F" w:rsidRPr="004A777F">
        <w:rPr>
          <w:sz w:val="20"/>
          <w:szCs w:val="20"/>
          <w:lang w:val="en-US"/>
        </w:rPr>
        <w:t>The line within the box represents the median, while the whiskers extend to 1.5 times the IQR, encompassing the minimum (Q1-1.5IQR) and maximum (Q3+1.5IQR) values</w:t>
      </w:r>
      <w:r w:rsidR="00CA3B7A" w:rsidRPr="00C70602">
        <w:rPr>
          <w:sz w:val="20"/>
          <w:szCs w:val="20"/>
          <w:lang w:val="en-US"/>
        </w:rPr>
        <w:t>.</w:t>
      </w:r>
      <w:r w:rsidRPr="00C70602">
        <w:rPr>
          <w:sz w:val="20"/>
          <w:szCs w:val="20"/>
          <w:lang w:val="en-US"/>
        </w:rPr>
        <w:t xml:space="preserve"> The dots </w:t>
      </w:r>
      <w:r w:rsidR="00CA3B7A" w:rsidRPr="00C70602">
        <w:rPr>
          <w:sz w:val="20"/>
          <w:szCs w:val="20"/>
          <w:lang w:val="en-US"/>
        </w:rPr>
        <w:t xml:space="preserve">beyond the whiskers </w:t>
      </w:r>
      <w:r w:rsidRPr="00C70602">
        <w:rPr>
          <w:sz w:val="20"/>
          <w:szCs w:val="20"/>
          <w:lang w:val="en-US"/>
        </w:rPr>
        <w:t xml:space="preserve">represent </w:t>
      </w:r>
      <w:r w:rsidR="00223B38" w:rsidRPr="00C70602">
        <w:rPr>
          <w:sz w:val="20"/>
          <w:szCs w:val="20"/>
          <w:lang w:val="en-US"/>
        </w:rPr>
        <w:t>outliers</w:t>
      </w:r>
      <w:r w:rsidRPr="00C70602">
        <w:rPr>
          <w:sz w:val="20"/>
          <w:szCs w:val="20"/>
          <w:lang w:val="en-US"/>
        </w:rPr>
        <w:t xml:space="preserve">. The white square on each box represents the </w:t>
      </w:r>
      <w:r w:rsidR="00635767" w:rsidRPr="00C70602">
        <w:rPr>
          <w:sz w:val="20"/>
          <w:szCs w:val="20"/>
          <w:lang w:val="en-US"/>
        </w:rPr>
        <w:t xml:space="preserve">mean larval survival </w:t>
      </w:r>
      <w:r w:rsidRPr="00C70602">
        <w:rPr>
          <w:sz w:val="20"/>
          <w:szCs w:val="20"/>
          <w:lang w:val="en-US"/>
        </w:rPr>
        <w:t xml:space="preserve">per plant. Data were analysed by </w:t>
      </w:r>
      <w:r w:rsidR="005359B5">
        <w:rPr>
          <w:sz w:val="20"/>
          <w:szCs w:val="20"/>
          <w:lang w:val="en-US"/>
        </w:rPr>
        <w:t>ge</w:t>
      </w:r>
      <w:r w:rsidR="00857146">
        <w:rPr>
          <w:sz w:val="20"/>
          <w:szCs w:val="20"/>
          <w:lang w:val="en-US"/>
        </w:rPr>
        <w:t>neralized</w:t>
      </w:r>
      <w:r w:rsidRPr="00C70602">
        <w:rPr>
          <w:sz w:val="20"/>
          <w:szCs w:val="20"/>
          <w:lang w:val="en-US"/>
        </w:rPr>
        <w:t xml:space="preserve"> linear models (GLM). </w:t>
      </w:r>
      <w:bookmarkStart w:id="29" w:name="_Hlk138900017"/>
      <w:r w:rsidR="005359B5">
        <w:rPr>
          <w:sz w:val="20"/>
          <w:szCs w:val="20"/>
          <w:lang w:val="en-US"/>
        </w:rPr>
        <w:t>n</w:t>
      </w:r>
      <w:r w:rsidRPr="00C70602">
        <w:rPr>
          <w:sz w:val="20"/>
          <w:szCs w:val="20"/>
          <w:lang w:val="en-US"/>
        </w:rPr>
        <w:t xml:space="preserve"> is the number of </w:t>
      </w:r>
      <w:r w:rsidR="00FC0DD4" w:rsidRPr="00C70602">
        <w:rPr>
          <w:sz w:val="20"/>
          <w:szCs w:val="20"/>
          <w:lang w:val="en-US"/>
        </w:rPr>
        <w:t>replicate</w:t>
      </w:r>
      <w:r w:rsidR="00CA3B7A" w:rsidRPr="00C70602">
        <w:rPr>
          <w:sz w:val="20"/>
          <w:szCs w:val="20"/>
          <w:lang w:val="en-US"/>
        </w:rPr>
        <w:t xml:space="preserve"> plant</w:t>
      </w:r>
      <w:r w:rsidR="00FC0DD4" w:rsidRPr="00C70602">
        <w:rPr>
          <w:sz w:val="20"/>
          <w:szCs w:val="20"/>
          <w:lang w:val="en-US"/>
        </w:rPr>
        <w:t>s</w:t>
      </w:r>
      <w:r w:rsidR="00CA3B7A" w:rsidRPr="00C70602">
        <w:rPr>
          <w:sz w:val="20"/>
          <w:szCs w:val="20"/>
          <w:lang w:val="en-US"/>
        </w:rPr>
        <w:t xml:space="preserve"> that had each been infested with 10 larvae</w:t>
      </w:r>
      <w:bookmarkEnd w:id="29"/>
      <w:r w:rsidRPr="00C70602">
        <w:rPr>
          <w:sz w:val="20"/>
          <w:szCs w:val="20"/>
          <w:lang w:val="en-US"/>
        </w:rPr>
        <w:t>. Boxes with different letters are significantly different (</w:t>
      </w:r>
      <w:r w:rsidRPr="00C70602">
        <w:rPr>
          <w:color w:val="1C1D1E"/>
          <w:sz w:val="20"/>
          <w:szCs w:val="20"/>
          <w:shd w:val="clear" w:color="auto" w:fill="FFFFFF"/>
        </w:rPr>
        <w:t>Tukey</w:t>
      </w:r>
      <w:r w:rsidR="00857146">
        <w:rPr>
          <w:color w:val="1C1D1E"/>
          <w:sz w:val="20"/>
          <w:szCs w:val="20"/>
          <w:shd w:val="clear" w:color="auto" w:fill="FFFFFF"/>
        </w:rPr>
        <w:t>’</w:t>
      </w:r>
      <w:r w:rsidRPr="00C70602">
        <w:rPr>
          <w:color w:val="1C1D1E"/>
          <w:sz w:val="20"/>
          <w:szCs w:val="20"/>
          <w:shd w:val="clear" w:color="auto" w:fill="FFFFFF"/>
        </w:rPr>
        <w:t xml:space="preserve">s </w:t>
      </w:r>
      <w:r w:rsidRPr="00C70602">
        <w:rPr>
          <w:sz w:val="20"/>
          <w:szCs w:val="20"/>
          <w:lang w:val="en-US"/>
        </w:rPr>
        <w:t>post</w:t>
      </w:r>
      <w:r w:rsidR="0034281F" w:rsidRPr="00C70602">
        <w:rPr>
          <w:sz w:val="20"/>
          <w:szCs w:val="20"/>
          <w:lang w:val="en-US"/>
        </w:rPr>
        <w:t>-</w:t>
      </w:r>
      <w:r w:rsidRPr="00C70602">
        <w:rPr>
          <w:sz w:val="20"/>
          <w:szCs w:val="20"/>
          <w:lang w:val="en-US"/>
        </w:rPr>
        <w:t xml:space="preserve">hoc test, </w:t>
      </w:r>
      <w:r w:rsidRPr="00C70602">
        <w:rPr>
          <w:i/>
          <w:iCs/>
          <w:sz w:val="20"/>
          <w:szCs w:val="20"/>
          <w:lang w:val="en-US"/>
        </w:rPr>
        <w:t>p</w:t>
      </w:r>
      <w:r w:rsidRPr="00C70602">
        <w:rPr>
          <w:sz w:val="20"/>
          <w:szCs w:val="20"/>
          <w:lang w:val="en-US"/>
        </w:rPr>
        <w:t xml:space="preserve"> &lt; 0.05).</w:t>
      </w:r>
    </w:p>
    <w:bookmarkEnd w:id="28"/>
    <w:p w14:paraId="725C434E" w14:textId="77777777" w:rsidR="00077028" w:rsidRPr="00C70602" w:rsidRDefault="00077028" w:rsidP="00C70602">
      <w:pPr>
        <w:pStyle w:val="NormalWeb"/>
        <w:spacing w:before="0" w:beforeAutospacing="0" w:after="0" w:afterAutospacing="0" w:line="480" w:lineRule="auto"/>
        <w:jc w:val="both"/>
        <w:rPr>
          <w:sz w:val="20"/>
          <w:szCs w:val="20"/>
          <w:lang w:val="en-US"/>
        </w:rPr>
      </w:pPr>
    </w:p>
    <w:p w14:paraId="4F3F2B40" w14:textId="7BF830C5" w:rsidR="009F3D15" w:rsidRPr="00C70602" w:rsidRDefault="009F3D15" w:rsidP="00C70602">
      <w:pPr>
        <w:spacing w:after="0" w:line="480" w:lineRule="auto"/>
        <w:jc w:val="both"/>
        <w:rPr>
          <w:rFonts w:ascii="Times New Roman" w:hAnsi="Times New Roman" w:cs="Times New Roman"/>
          <w:b/>
          <w:bCs/>
          <w:sz w:val="24"/>
          <w:szCs w:val="24"/>
        </w:rPr>
      </w:pPr>
      <w:r w:rsidRPr="00C70602">
        <w:rPr>
          <w:rFonts w:ascii="Times New Roman" w:hAnsi="Times New Roman" w:cs="Times New Roman"/>
          <w:b/>
          <w:bCs/>
          <w:sz w:val="24"/>
          <w:szCs w:val="24"/>
        </w:rPr>
        <w:t>Effect</w:t>
      </w:r>
      <w:r w:rsidR="00406383" w:rsidRPr="00C70602">
        <w:rPr>
          <w:rFonts w:ascii="Times New Roman" w:hAnsi="Times New Roman" w:cs="Times New Roman"/>
          <w:b/>
          <w:bCs/>
          <w:sz w:val="24"/>
          <w:szCs w:val="24"/>
        </w:rPr>
        <w:t>s</w:t>
      </w:r>
      <w:r w:rsidRPr="00C70602">
        <w:rPr>
          <w:rFonts w:ascii="Times New Roman" w:hAnsi="Times New Roman" w:cs="Times New Roman"/>
          <w:b/>
          <w:bCs/>
          <w:sz w:val="24"/>
          <w:szCs w:val="24"/>
        </w:rPr>
        <w:t xml:space="preserve"> of </w:t>
      </w:r>
      <w:r w:rsidR="00406383" w:rsidRPr="00C70602">
        <w:rPr>
          <w:rFonts w:ascii="Times New Roman" w:hAnsi="Times New Roman" w:cs="Times New Roman"/>
          <w:b/>
          <w:bCs/>
          <w:sz w:val="24"/>
          <w:szCs w:val="24"/>
        </w:rPr>
        <w:t>incubated and composted</w:t>
      </w:r>
      <w:r w:rsidRPr="00C70602">
        <w:rPr>
          <w:rFonts w:ascii="Times New Roman" w:hAnsi="Times New Roman" w:cs="Times New Roman"/>
          <w:b/>
          <w:bCs/>
          <w:sz w:val="24"/>
          <w:szCs w:val="24"/>
        </w:rPr>
        <w:t xml:space="preserve"> </w:t>
      </w:r>
      <w:r w:rsidR="004017CD" w:rsidRPr="00C70602">
        <w:rPr>
          <w:rFonts w:ascii="Times New Roman" w:hAnsi="Times New Roman" w:cs="Times New Roman"/>
          <w:b/>
          <w:bCs/>
          <w:sz w:val="24"/>
          <w:szCs w:val="24"/>
        </w:rPr>
        <w:t xml:space="preserve">frass </w:t>
      </w:r>
      <w:r w:rsidRPr="00C70602">
        <w:rPr>
          <w:rFonts w:ascii="Times New Roman" w:hAnsi="Times New Roman" w:cs="Times New Roman"/>
          <w:b/>
          <w:bCs/>
          <w:sz w:val="24"/>
          <w:szCs w:val="24"/>
        </w:rPr>
        <w:t xml:space="preserve">on the growth of </w:t>
      </w:r>
      <w:r w:rsidRPr="00C70602">
        <w:rPr>
          <w:rFonts w:ascii="Times New Roman" w:hAnsi="Times New Roman" w:cs="Times New Roman"/>
          <w:b/>
          <w:bCs/>
          <w:i/>
          <w:iCs/>
          <w:sz w:val="24"/>
          <w:szCs w:val="24"/>
        </w:rPr>
        <w:t>Brassica rapa</w:t>
      </w:r>
      <w:r w:rsidRPr="00C70602">
        <w:rPr>
          <w:rFonts w:ascii="Times New Roman" w:hAnsi="Times New Roman" w:cs="Times New Roman"/>
          <w:b/>
          <w:bCs/>
          <w:sz w:val="24"/>
          <w:szCs w:val="24"/>
        </w:rPr>
        <w:t xml:space="preserve"> plants</w:t>
      </w:r>
    </w:p>
    <w:p w14:paraId="7B5EC699" w14:textId="6E9AA4C0" w:rsidR="000C1B6B" w:rsidRPr="00C70602" w:rsidRDefault="009F3D15"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B</w:t>
      </w:r>
      <w:r w:rsidR="00B81D95" w:rsidRPr="00C70602">
        <w:rPr>
          <w:rFonts w:ascii="Times New Roman" w:hAnsi="Times New Roman" w:cs="Times New Roman"/>
          <w:sz w:val="24"/>
          <w:szCs w:val="24"/>
        </w:rPr>
        <w:t>lack soldier fly frass or</w:t>
      </w:r>
      <w:r w:rsidRPr="00C70602">
        <w:rPr>
          <w:rFonts w:ascii="Times New Roman" w:hAnsi="Times New Roman" w:cs="Times New Roman"/>
          <w:sz w:val="24"/>
          <w:szCs w:val="24"/>
        </w:rPr>
        <w:t xml:space="preserve"> MWF </w:t>
      </w:r>
      <w:r w:rsidR="009579D9" w:rsidRPr="00C70602">
        <w:rPr>
          <w:rFonts w:ascii="Times New Roman" w:hAnsi="Times New Roman" w:cs="Times New Roman"/>
          <w:sz w:val="24"/>
          <w:szCs w:val="24"/>
        </w:rPr>
        <w:t xml:space="preserve">that had been incubated </w:t>
      </w:r>
      <w:r w:rsidRPr="00C70602">
        <w:rPr>
          <w:rFonts w:ascii="Times New Roman" w:hAnsi="Times New Roman" w:cs="Times New Roman"/>
          <w:sz w:val="24"/>
          <w:szCs w:val="24"/>
        </w:rPr>
        <w:t xml:space="preserve">in the soil </w:t>
      </w:r>
      <w:r w:rsidR="009579D9" w:rsidRPr="00C70602">
        <w:rPr>
          <w:rFonts w:ascii="Times New Roman" w:hAnsi="Times New Roman" w:cs="Times New Roman"/>
          <w:sz w:val="24"/>
          <w:szCs w:val="24"/>
        </w:rPr>
        <w:t xml:space="preserve">for </w:t>
      </w:r>
      <w:r w:rsidR="00C430CC" w:rsidRPr="00C70602">
        <w:rPr>
          <w:rFonts w:ascii="Times New Roman" w:hAnsi="Times New Roman" w:cs="Times New Roman"/>
          <w:sz w:val="24"/>
          <w:szCs w:val="24"/>
        </w:rPr>
        <w:t>16</w:t>
      </w:r>
      <w:r w:rsidR="009579D9" w:rsidRPr="00C70602">
        <w:rPr>
          <w:rFonts w:ascii="Times New Roman" w:hAnsi="Times New Roman" w:cs="Times New Roman"/>
          <w:sz w:val="24"/>
          <w:szCs w:val="24"/>
        </w:rPr>
        <w:t xml:space="preserve"> days</w:t>
      </w:r>
      <w:r w:rsidR="0035343A" w:rsidRPr="00C70602">
        <w:rPr>
          <w:rFonts w:ascii="Times New Roman" w:hAnsi="Times New Roman" w:cs="Times New Roman"/>
          <w:sz w:val="24"/>
          <w:szCs w:val="24"/>
        </w:rPr>
        <w:t>,</w:t>
      </w:r>
      <w:r w:rsidR="009579D9" w:rsidRPr="00C70602">
        <w:rPr>
          <w:rFonts w:ascii="Times New Roman" w:hAnsi="Times New Roman" w:cs="Times New Roman"/>
          <w:sz w:val="24"/>
          <w:szCs w:val="24"/>
        </w:rPr>
        <w:t xml:space="preserve"> </w:t>
      </w:r>
      <w:r w:rsidR="0035343A" w:rsidRPr="00C70602">
        <w:rPr>
          <w:rFonts w:ascii="Times New Roman" w:hAnsi="Times New Roman" w:cs="Times New Roman"/>
          <w:sz w:val="24"/>
          <w:szCs w:val="24"/>
        </w:rPr>
        <w:t xml:space="preserve">had no significant effect on the growth of </w:t>
      </w:r>
      <w:r w:rsidR="0035343A" w:rsidRPr="00C70602">
        <w:rPr>
          <w:rFonts w:ascii="Times New Roman" w:hAnsi="Times New Roman" w:cs="Times New Roman"/>
          <w:i/>
          <w:iCs/>
          <w:sz w:val="24"/>
          <w:szCs w:val="24"/>
        </w:rPr>
        <w:t>B. rapa</w:t>
      </w:r>
      <w:r w:rsidR="0035343A" w:rsidRPr="00C70602">
        <w:rPr>
          <w:rFonts w:ascii="Times New Roman" w:hAnsi="Times New Roman" w:cs="Times New Roman"/>
          <w:sz w:val="24"/>
          <w:szCs w:val="24"/>
        </w:rPr>
        <w:t xml:space="preserve"> plants from germination to 28 days, but affected growth by day </w:t>
      </w:r>
      <w:r w:rsidR="00824357" w:rsidRPr="00C70602">
        <w:rPr>
          <w:rFonts w:ascii="Times New Roman" w:hAnsi="Times New Roman" w:cs="Times New Roman"/>
          <w:sz w:val="24"/>
          <w:szCs w:val="24"/>
        </w:rPr>
        <w:t>35</w:t>
      </w:r>
      <w:bookmarkStart w:id="30" w:name="_Hlk127544593"/>
      <w:r w:rsidR="0035343A" w:rsidRPr="00C70602">
        <w:rPr>
          <w:rFonts w:ascii="Times New Roman" w:hAnsi="Times New Roman" w:cs="Times New Roman"/>
          <w:sz w:val="24"/>
          <w:szCs w:val="24"/>
        </w:rPr>
        <w:t xml:space="preserve"> </w:t>
      </w:r>
      <w:r w:rsidRPr="00C70602">
        <w:rPr>
          <w:rFonts w:ascii="Times New Roman" w:hAnsi="Times New Roman" w:cs="Times New Roman"/>
          <w:sz w:val="24"/>
          <w:szCs w:val="24"/>
        </w:rPr>
        <w:t>(</w:t>
      </w:r>
      <w:r w:rsidR="00784CAA" w:rsidRPr="00C70602">
        <w:rPr>
          <w:rFonts w:ascii="Times New Roman" w:hAnsi="Times New Roman" w:cs="Times New Roman"/>
          <w:sz w:val="24"/>
          <w:szCs w:val="24"/>
        </w:rPr>
        <w:t xml:space="preserve">14 days: </w:t>
      </w:r>
      <w:r w:rsidRPr="00C70602">
        <w:rPr>
          <w:rFonts w:ascii="Times New Roman" w:hAnsi="Times New Roman" w:cs="Times New Roman"/>
          <w:i/>
          <w:iCs/>
          <w:sz w:val="24"/>
          <w:szCs w:val="24"/>
          <w:lang w:val="el-GR"/>
        </w:rPr>
        <w:t>χ</w:t>
      </w:r>
      <w:r w:rsidRPr="00C70602">
        <w:rPr>
          <w:rFonts w:ascii="Times New Roman" w:hAnsi="Times New Roman" w:cs="Times New Roman"/>
          <w:i/>
          <w:iCs/>
          <w:sz w:val="24"/>
          <w:szCs w:val="24"/>
          <w:vertAlign w:val="superscript"/>
          <w:lang w:val="el-GR"/>
        </w:rPr>
        <w:t>2</w:t>
      </w:r>
      <w:r w:rsidRPr="00C70602">
        <w:rPr>
          <w:rFonts w:ascii="Times New Roman" w:hAnsi="Times New Roman" w:cs="Times New Roman"/>
          <w:sz w:val="24"/>
          <w:szCs w:val="24"/>
        </w:rPr>
        <w:t xml:space="preserve"> = </w:t>
      </w:r>
      <w:r w:rsidR="0035343A" w:rsidRPr="00C70602">
        <w:rPr>
          <w:rFonts w:ascii="Times New Roman" w:hAnsi="Times New Roman" w:cs="Times New Roman"/>
          <w:sz w:val="24"/>
          <w:szCs w:val="24"/>
        </w:rPr>
        <w:t>1</w:t>
      </w:r>
      <w:r w:rsidR="00784CAA" w:rsidRPr="00C70602">
        <w:rPr>
          <w:rFonts w:ascii="Times New Roman" w:hAnsi="Times New Roman" w:cs="Times New Roman"/>
          <w:sz w:val="24"/>
          <w:szCs w:val="24"/>
        </w:rPr>
        <w:t>.22,</w:t>
      </w:r>
      <w:r w:rsidRPr="00C70602">
        <w:rPr>
          <w:rFonts w:ascii="Times New Roman" w:hAnsi="Times New Roman" w:cs="Times New Roman"/>
          <w:sz w:val="24"/>
          <w:szCs w:val="24"/>
        </w:rPr>
        <w:t xml:space="preserve"> </w:t>
      </w:r>
      <w:proofErr w:type="spellStart"/>
      <w:r w:rsidRPr="00C70602">
        <w:rPr>
          <w:rFonts w:ascii="Times New Roman" w:hAnsi="Times New Roman" w:cs="Times New Roman"/>
          <w:sz w:val="24"/>
          <w:szCs w:val="24"/>
        </w:rPr>
        <w:t>df</w:t>
      </w:r>
      <w:proofErr w:type="spellEnd"/>
      <w:r w:rsidRPr="00C70602">
        <w:rPr>
          <w:rFonts w:ascii="Times New Roman" w:hAnsi="Times New Roman" w:cs="Times New Roman"/>
          <w:sz w:val="24"/>
          <w:szCs w:val="24"/>
        </w:rPr>
        <w:t xml:space="preserve"> = 2</w:t>
      </w:r>
      <w:r w:rsidR="00784CAA" w:rsidRPr="00C70602">
        <w:rPr>
          <w:rFonts w:ascii="Times New Roman" w:hAnsi="Times New Roman" w:cs="Times New Roman"/>
          <w:sz w:val="24"/>
          <w:szCs w:val="24"/>
        </w:rPr>
        <w:t>,</w:t>
      </w:r>
      <w:r w:rsidRPr="00C70602">
        <w:rPr>
          <w:rFonts w:ascii="Times New Roman" w:hAnsi="Times New Roman" w:cs="Times New Roman"/>
          <w:sz w:val="24"/>
          <w:szCs w:val="24"/>
        </w:rPr>
        <w:t xml:space="preserve"> </w:t>
      </w:r>
      <w:r w:rsidRPr="00C70602">
        <w:rPr>
          <w:rFonts w:ascii="Times New Roman" w:hAnsi="Times New Roman" w:cs="Times New Roman"/>
          <w:i/>
          <w:iCs/>
          <w:sz w:val="24"/>
          <w:szCs w:val="24"/>
        </w:rPr>
        <w:t>p</w:t>
      </w:r>
      <w:r w:rsidRPr="00C70602">
        <w:rPr>
          <w:rFonts w:ascii="Times New Roman" w:hAnsi="Times New Roman" w:cs="Times New Roman"/>
          <w:sz w:val="24"/>
          <w:szCs w:val="24"/>
        </w:rPr>
        <w:t xml:space="preserve"> </w:t>
      </w:r>
      <w:r w:rsidR="0035343A" w:rsidRPr="00C70602">
        <w:rPr>
          <w:rFonts w:ascii="Times New Roman" w:hAnsi="Times New Roman" w:cs="Times New Roman"/>
          <w:sz w:val="24"/>
          <w:szCs w:val="24"/>
        </w:rPr>
        <w:t>=</w:t>
      </w:r>
      <w:r w:rsidRPr="00C70602">
        <w:rPr>
          <w:rFonts w:ascii="Times New Roman" w:hAnsi="Times New Roman" w:cs="Times New Roman"/>
          <w:sz w:val="24"/>
          <w:szCs w:val="24"/>
        </w:rPr>
        <w:t xml:space="preserve"> 0.</w:t>
      </w:r>
      <w:r w:rsidR="00784CAA" w:rsidRPr="00C70602">
        <w:rPr>
          <w:rFonts w:ascii="Times New Roman" w:hAnsi="Times New Roman" w:cs="Times New Roman"/>
          <w:sz w:val="24"/>
          <w:szCs w:val="24"/>
        </w:rPr>
        <w:t>5438</w:t>
      </w:r>
      <w:r w:rsidR="005B3DC0" w:rsidRPr="00C70602">
        <w:rPr>
          <w:rFonts w:ascii="Times New Roman" w:hAnsi="Times New Roman" w:cs="Times New Roman"/>
          <w:sz w:val="24"/>
          <w:szCs w:val="24"/>
        </w:rPr>
        <w:t>;</w:t>
      </w:r>
      <w:r w:rsidRPr="00C70602">
        <w:rPr>
          <w:rFonts w:ascii="Times New Roman" w:hAnsi="Times New Roman" w:cs="Times New Roman"/>
          <w:sz w:val="24"/>
          <w:szCs w:val="24"/>
        </w:rPr>
        <w:t xml:space="preserve"> </w:t>
      </w:r>
      <w:r w:rsidR="00784CAA" w:rsidRPr="00C70602">
        <w:rPr>
          <w:rFonts w:ascii="Times New Roman" w:hAnsi="Times New Roman" w:cs="Times New Roman"/>
          <w:sz w:val="24"/>
          <w:szCs w:val="24"/>
        </w:rPr>
        <w:t xml:space="preserve">21 days: </w:t>
      </w:r>
      <w:r w:rsidR="00784CAA" w:rsidRPr="00C70602">
        <w:rPr>
          <w:rFonts w:ascii="Times New Roman" w:hAnsi="Times New Roman" w:cs="Times New Roman"/>
          <w:i/>
          <w:iCs/>
          <w:sz w:val="24"/>
          <w:szCs w:val="24"/>
          <w:lang w:val="el-GR"/>
        </w:rPr>
        <w:t>χ</w:t>
      </w:r>
      <w:r w:rsidR="00784CAA" w:rsidRPr="00C70602">
        <w:rPr>
          <w:rFonts w:ascii="Times New Roman" w:hAnsi="Times New Roman" w:cs="Times New Roman"/>
          <w:i/>
          <w:iCs/>
          <w:sz w:val="24"/>
          <w:szCs w:val="24"/>
          <w:vertAlign w:val="superscript"/>
          <w:lang w:val="el-GR"/>
        </w:rPr>
        <w:t>2</w:t>
      </w:r>
      <w:r w:rsidR="00784CAA" w:rsidRPr="00C70602">
        <w:rPr>
          <w:rFonts w:ascii="Times New Roman" w:hAnsi="Times New Roman" w:cs="Times New Roman"/>
          <w:sz w:val="24"/>
          <w:szCs w:val="24"/>
        </w:rPr>
        <w:t xml:space="preserve"> = 4.65, </w:t>
      </w:r>
      <w:proofErr w:type="spellStart"/>
      <w:r w:rsidR="00784CAA" w:rsidRPr="00C70602">
        <w:rPr>
          <w:rFonts w:ascii="Times New Roman" w:hAnsi="Times New Roman" w:cs="Times New Roman"/>
          <w:sz w:val="24"/>
          <w:szCs w:val="24"/>
        </w:rPr>
        <w:t>df</w:t>
      </w:r>
      <w:proofErr w:type="spellEnd"/>
      <w:r w:rsidR="00784CAA" w:rsidRPr="00C70602">
        <w:rPr>
          <w:rFonts w:ascii="Times New Roman" w:hAnsi="Times New Roman" w:cs="Times New Roman"/>
          <w:sz w:val="24"/>
          <w:szCs w:val="24"/>
        </w:rPr>
        <w:t xml:space="preserve"> = 2, </w:t>
      </w:r>
      <w:r w:rsidR="00784CAA" w:rsidRPr="00C70602">
        <w:rPr>
          <w:rFonts w:ascii="Times New Roman" w:hAnsi="Times New Roman" w:cs="Times New Roman"/>
          <w:i/>
          <w:iCs/>
          <w:sz w:val="24"/>
          <w:szCs w:val="24"/>
        </w:rPr>
        <w:t>p</w:t>
      </w:r>
      <w:r w:rsidR="00784CAA" w:rsidRPr="00C70602">
        <w:rPr>
          <w:rFonts w:ascii="Times New Roman" w:hAnsi="Times New Roman" w:cs="Times New Roman"/>
          <w:sz w:val="24"/>
          <w:szCs w:val="24"/>
        </w:rPr>
        <w:t xml:space="preserve"> = 0.0977; 28 days: </w:t>
      </w:r>
      <w:r w:rsidR="00784CAA" w:rsidRPr="00C70602">
        <w:rPr>
          <w:rFonts w:ascii="Times New Roman" w:hAnsi="Times New Roman" w:cs="Times New Roman"/>
          <w:i/>
          <w:iCs/>
          <w:sz w:val="24"/>
          <w:szCs w:val="24"/>
          <w:lang w:val="el-GR"/>
        </w:rPr>
        <w:t>χ</w:t>
      </w:r>
      <w:r w:rsidR="00784CAA" w:rsidRPr="00C70602">
        <w:rPr>
          <w:rFonts w:ascii="Times New Roman" w:hAnsi="Times New Roman" w:cs="Times New Roman"/>
          <w:i/>
          <w:iCs/>
          <w:sz w:val="24"/>
          <w:szCs w:val="24"/>
          <w:vertAlign w:val="superscript"/>
          <w:lang w:val="el-GR"/>
        </w:rPr>
        <w:t>2</w:t>
      </w:r>
      <w:r w:rsidR="00784CAA" w:rsidRPr="00C70602">
        <w:rPr>
          <w:rFonts w:ascii="Times New Roman" w:hAnsi="Times New Roman" w:cs="Times New Roman"/>
          <w:sz w:val="24"/>
          <w:szCs w:val="24"/>
        </w:rPr>
        <w:t xml:space="preserve"> = 3.40, </w:t>
      </w:r>
      <w:proofErr w:type="spellStart"/>
      <w:r w:rsidR="00784CAA" w:rsidRPr="00C70602">
        <w:rPr>
          <w:rFonts w:ascii="Times New Roman" w:hAnsi="Times New Roman" w:cs="Times New Roman"/>
          <w:sz w:val="24"/>
          <w:szCs w:val="24"/>
        </w:rPr>
        <w:t>df</w:t>
      </w:r>
      <w:proofErr w:type="spellEnd"/>
      <w:r w:rsidR="00784CAA" w:rsidRPr="00C70602">
        <w:rPr>
          <w:rFonts w:ascii="Times New Roman" w:hAnsi="Times New Roman" w:cs="Times New Roman"/>
          <w:sz w:val="24"/>
          <w:szCs w:val="24"/>
        </w:rPr>
        <w:t xml:space="preserve"> = 2, </w:t>
      </w:r>
      <w:r w:rsidR="00784CAA" w:rsidRPr="00C70602">
        <w:rPr>
          <w:rFonts w:ascii="Times New Roman" w:hAnsi="Times New Roman" w:cs="Times New Roman"/>
          <w:i/>
          <w:iCs/>
          <w:sz w:val="24"/>
          <w:szCs w:val="24"/>
        </w:rPr>
        <w:t>p</w:t>
      </w:r>
      <w:r w:rsidR="00784CAA" w:rsidRPr="00C70602">
        <w:rPr>
          <w:rFonts w:ascii="Times New Roman" w:hAnsi="Times New Roman" w:cs="Times New Roman"/>
          <w:sz w:val="24"/>
          <w:szCs w:val="24"/>
        </w:rPr>
        <w:t xml:space="preserve"> = 0.1656; 35 days: </w:t>
      </w:r>
      <w:r w:rsidR="00784CAA" w:rsidRPr="00C70602">
        <w:rPr>
          <w:rFonts w:ascii="Times New Roman" w:hAnsi="Times New Roman" w:cs="Times New Roman"/>
          <w:i/>
          <w:iCs/>
          <w:sz w:val="24"/>
          <w:szCs w:val="24"/>
          <w:lang w:val="el-GR"/>
        </w:rPr>
        <w:t>χ</w:t>
      </w:r>
      <w:r w:rsidR="00784CAA" w:rsidRPr="00C70602">
        <w:rPr>
          <w:rFonts w:ascii="Times New Roman" w:hAnsi="Times New Roman" w:cs="Times New Roman"/>
          <w:i/>
          <w:iCs/>
          <w:sz w:val="24"/>
          <w:szCs w:val="24"/>
          <w:vertAlign w:val="superscript"/>
          <w:lang w:val="el-GR"/>
        </w:rPr>
        <w:t>2</w:t>
      </w:r>
      <w:r w:rsidR="00784CAA" w:rsidRPr="00C70602">
        <w:rPr>
          <w:rFonts w:ascii="Times New Roman" w:hAnsi="Times New Roman" w:cs="Times New Roman"/>
          <w:sz w:val="24"/>
          <w:szCs w:val="24"/>
        </w:rPr>
        <w:t xml:space="preserve"> = 13.48, </w:t>
      </w:r>
      <w:proofErr w:type="spellStart"/>
      <w:r w:rsidR="00784CAA" w:rsidRPr="00C70602">
        <w:rPr>
          <w:rFonts w:ascii="Times New Roman" w:hAnsi="Times New Roman" w:cs="Times New Roman"/>
          <w:sz w:val="24"/>
          <w:szCs w:val="24"/>
        </w:rPr>
        <w:t>df</w:t>
      </w:r>
      <w:proofErr w:type="spellEnd"/>
      <w:r w:rsidR="00784CAA" w:rsidRPr="00C70602">
        <w:rPr>
          <w:rFonts w:ascii="Times New Roman" w:hAnsi="Times New Roman" w:cs="Times New Roman"/>
          <w:sz w:val="24"/>
          <w:szCs w:val="24"/>
        </w:rPr>
        <w:t xml:space="preserve"> = 2, </w:t>
      </w:r>
      <w:r w:rsidR="00784CAA" w:rsidRPr="00C70602">
        <w:rPr>
          <w:rFonts w:ascii="Times New Roman" w:hAnsi="Times New Roman" w:cs="Times New Roman"/>
          <w:i/>
          <w:iCs/>
          <w:sz w:val="24"/>
          <w:szCs w:val="24"/>
        </w:rPr>
        <w:t>p</w:t>
      </w:r>
      <w:r w:rsidR="00784CAA" w:rsidRPr="00C70602">
        <w:rPr>
          <w:rFonts w:ascii="Times New Roman" w:hAnsi="Times New Roman" w:cs="Times New Roman"/>
          <w:sz w:val="24"/>
          <w:szCs w:val="24"/>
        </w:rPr>
        <w:t xml:space="preserve"> = 0.0012; </w:t>
      </w:r>
      <w:r w:rsidRPr="00C70602">
        <w:rPr>
          <w:rFonts w:ascii="Times New Roman" w:hAnsi="Times New Roman" w:cs="Times New Roman"/>
          <w:sz w:val="24"/>
          <w:szCs w:val="24"/>
        </w:rPr>
        <w:t xml:space="preserve">Figure </w:t>
      </w:r>
      <w:r w:rsidR="002728C6" w:rsidRPr="00C70602">
        <w:rPr>
          <w:rFonts w:ascii="Times New Roman" w:hAnsi="Times New Roman" w:cs="Times New Roman"/>
          <w:sz w:val="24"/>
          <w:szCs w:val="24"/>
        </w:rPr>
        <w:t>6</w:t>
      </w:r>
      <w:r w:rsidRPr="00C70602">
        <w:rPr>
          <w:rFonts w:ascii="Times New Roman" w:hAnsi="Times New Roman" w:cs="Times New Roman"/>
          <w:sz w:val="24"/>
          <w:szCs w:val="24"/>
        </w:rPr>
        <w:t xml:space="preserve">). </w:t>
      </w:r>
      <w:bookmarkEnd w:id="30"/>
      <w:r w:rsidRPr="00C70602">
        <w:rPr>
          <w:rFonts w:ascii="Times New Roman" w:hAnsi="Times New Roman" w:cs="Times New Roman"/>
          <w:sz w:val="24"/>
          <w:szCs w:val="24"/>
        </w:rPr>
        <w:lastRenderedPageBreak/>
        <w:t xml:space="preserve">Compared to </w:t>
      </w:r>
      <w:r w:rsidR="008C0868" w:rsidRPr="00C70602">
        <w:rPr>
          <w:rFonts w:ascii="Times New Roman" w:hAnsi="Times New Roman" w:cs="Times New Roman"/>
          <w:sz w:val="24"/>
          <w:szCs w:val="24"/>
        </w:rPr>
        <w:t>the control (</w:t>
      </w:r>
      <w:r w:rsidRPr="00C70602">
        <w:rPr>
          <w:rFonts w:ascii="Times New Roman" w:hAnsi="Times New Roman" w:cs="Times New Roman"/>
          <w:sz w:val="24"/>
          <w:szCs w:val="24"/>
        </w:rPr>
        <w:t>NoFrass</w:t>
      </w:r>
      <w:r w:rsidR="008C0868" w:rsidRPr="00C70602">
        <w:rPr>
          <w:rFonts w:ascii="Times New Roman" w:hAnsi="Times New Roman" w:cs="Times New Roman"/>
          <w:sz w:val="24"/>
          <w:szCs w:val="24"/>
        </w:rPr>
        <w:t>)</w:t>
      </w:r>
      <w:r w:rsidRPr="00C70602">
        <w:rPr>
          <w:rFonts w:ascii="Times New Roman" w:hAnsi="Times New Roman" w:cs="Times New Roman"/>
          <w:sz w:val="24"/>
          <w:szCs w:val="24"/>
        </w:rPr>
        <w:t xml:space="preserve"> and BSFF, </w:t>
      </w:r>
      <w:r w:rsidR="005B3DC0" w:rsidRPr="00C70602">
        <w:rPr>
          <w:rFonts w:ascii="Times New Roman" w:hAnsi="Times New Roman" w:cs="Times New Roman"/>
          <w:sz w:val="24"/>
          <w:szCs w:val="24"/>
        </w:rPr>
        <w:t>incubating</w:t>
      </w:r>
      <w:r w:rsidRPr="00C70602">
        <w:rPr>
          <w:rFonts w:ascii="Times New Roman" w:hAnsi="Times New Roman" w:cs="Times New Roman"/>
          <w:sz w:val="24"/>
          <w:szCs w:val="24"/>
        </w:rPr>
        <w:t xml:space="preserve"> MWF </w:t>
      </w:r>
      <w:r w:rsidR="005B3DC0" w:rsidRPr="00C70602">
        <w:rPr>
          <w:rFonts w:ascii="Times New Roman" w:hAnsi="Times New Roman" w:cs="Times New Roman"/>
          <w:sz w:val="24"/>
          <w:szCs w:val="24"/>
        </w:rPr>
        <w:t xml:space="preserve">in the soil </w:t>
      </w:r>
      <w:r w:rsidRPr="00C70602">
        <w:rPr>
          <w:rFonts w:ascii="Times New Roman" w:hAnsi="Times New Roman" w:cs="Times New Roman"/>
          <w:sz w:val="24"/>
          <w:szCs w:val="24"/>
        </w:rPr>
        <w:t xml:space="preserve">resulted in the highest </w:t>
      </w:r>
      <w:r w:rsidR="008C0868" w:rsidRPr="00C70602">
        <w:rPr>
          <w:rFonts w:ascii="Times New Roman" w:hAnsi="Times New Roman" w:cs="Times New Roman"/>
          <w:sz w:val="24"/>
          <w:szCs w:val="24"/>
        </w:rPr>
        <w:t xml:space="preserve">mean </w:t>
      </w:r>
      <w:r w:rsidRPr="00C70602">
        <w:rPr>
          <w:rFonts w:ascii="Times New Roman" w:hAnsi="Times New Roman" w:cs="Times New Roman"/>
          <w:sz w:val="24"/>
          <w:szCs w:val="24"/>
        </w:rPr>
        <w:t>leaf area</w:t>
      </w:r>
      <w:r w:rsidR="008C0868" w:rsidRPr="00C70602">
        <w:rPr>
          <w:rFonts w:ascii="Times New Roman" w:hAnsi="Times New Roman" w:cs="Times New Roman"/>
          <w:sz w:val="24"/>
          <w:szCs w:val="24"/>
        </w:rPr>
        <w:t xml:space="preserve"> </w:t>
      </w:r>
      <w:r w:rsidR="0035343A" w:rsidRPr="00C70602">
        <w:rPr>
          <w:rFonts w:ascii="Times New Roman" w:hAnsi="Times New Roman" w:cs="Times New Roman"/>
          <w:sz w:val="24"/>
          <w:szCs w:val="24"/>
        </w:rPr>
        <w:t xml:space="preserve">by day </w:t>
      </w:r>
      <w:r w:rsidR="00824357" w:rsidRPr="00C70602">
        <w:rPr>
          <w:rFonts w:ascii="Times New Roman" w:hAnsi="Times New Roman" w:cs="Times New Roman"/>
          <w:sz w:val="24"/>
          <w:szCs w:val="24"/>
        </w:rPr>
        <w:t>35</w:t>
      </w:r>
      <w:r w:rsidR="0035343A" w:rsidRPr="00C70602">
        <w:rPr>
          <w:rFonts w:ascii="Times New Roman" w:hAnsi="Times New Roman" w:cs="Times New Roman"/>
          <w:sz w:val="24"/>
          <w:szCs w:val="24"/>
        </w:rPr>
        <w:t xml:space="preserve"> </w:t>
      </w:r>
      <w:r w:rsidRPr="00C70602">
        <w:rPr>
          <w:rFonts w:ascii="Times New Roman" w:hAnsi="Times New Roman" w:cs="Times New Roman"/>
          <w:sz w:val="24"/>
          <w:szCs w:val="24"/>
        </w:rPr>
        <w:t xml:space="preserve">(Figure </w:t>
      </w:r>
      <w:r w:rsidR="002728C6" w:rsidRPr="00C70602">
        <w:rPr>
          <w:rFonts w:ascii="Times New Roman" w:hAnsi="Times New Roman" w:cs="Times New Roman"/>
          <w:sz w:val="24"/>
          <w:szCs w:val="24"/>
        </w:rPr>
        <w:t>6</w:t>
      </w:r>
      <w:r w:rsidRPr="00C70602">
        <w:rPr>
          <w:rFonts w:ascii="Times New Roman" w:hAnsi="Times New Roman" w:cs="Times New Roman"/>
          <w:sz w:val="24"/>
          <w:szCs w:val="24"/>
        </w:rPr>
        <w:t>).</w:t>
      </w:r>
      <w:r w:rsidR="008C0868" w:rsidRPr="00C70602">
        <w:rPr>
          <w:rFonts w:ascii="Times New Roman" w:hAnsi="Times New Roman" w:cs="Times New Roman"/>
          <w:sz w:val="24"/>
          <w:szCs w:val="24"/>
        </w:rPr>
        <w:t xml:space="preserve"> </w:t>
      </w:r>
      <w:r w:rsidR="00406383" w:rsidRPr="00C70602">
        <w:rPr>
          <w:rFonts w:ascii="Times New Roman" w:hAnsi="Times New Roman" w:cs="Times New Roman"/>
          <w:sz w:val="24"/>
          <w:szCs w:val="24"/>
        </w:rPr>
        <w:t xml:space="preserve">Plants exposed to incubated </w:t>
      </w:r>
      <w:r w:rsidR="008C0868" w:rsidRPr="00C70602">
        <w:rPr>
          <w:rFonts w:ascii="Times New Roman" w:hAnsi="Times New Roman" w:cs="Times New Roman"/>
          <w:sz w:val="24"/>
          <w:szCs w:val="24"/>
        </w:rPr>
        <w:t xml:space="preserve">BSFF </w:t>
      </w:r>
      <w:r w:rsidR="00406383" w:rsidRPr="00C70602">
        <w:rPr>
          <w:rFonts w:ascii="Times New Roman" w:hAnsi="Times New Roman" w:cs="Times New Roman"/>
          <w:sz w:val="24"/>
          <w:szCs w:val="24"/>
        </w:rPr>
        <w:t>had a similar leaf area as plants exposed to</w:t>
      </w:r>
      <w:r w:rsidR="008C0868" w:rsidRPr="00C70602">
        <w:rPr>
          <w:rFonts w:ascii="Times New Roman" w:hAnsi="Times New Roman" w:cs="Times New Roman"/>
          <w:sz w:val="24"/>
          <w:szCs w:val="24"/>
        </w:rPr>
        <w:t xml:space="preserve"> the </w:t>
      </w:r>
      <w:r w:rsidR="00FC0DD4" w:rsidRPr="00C70602">
        <w:rPr>
          <w:rFonts w:ascii="Times New Roman" w:hAnsi="Times New Roman" w:cs="Times New Roman"/>
          <w:sz w:val="24"/>
          <w:szCs w:val="24"/>
        </w:rPr>
        <w:t>NoFrass</w:t>
      </w:r>
      <w:r w:rsidR="00406383" w:rsidRPr="00C70602">
        <w:rPr>
          <w:rFonts w:ascii="Times New Roman" w:hAnsi="Times New Roman" w:cs="Times New Roman"/>
          <w:sz w:val="24"/>
          <w:szCs w:val="24"/>
        </w:rPr>
        <w:t xml:space="preserve"> </w:t>
      </w:r>
      <w:r w:rsidR="008C0868" w:rsidRPr="00C70602">
        <w:rPr>
          <w:rFonts w:ascii="Times New Roman" w:hAnsi="Times New Roman" w:cs="Times New Roman"/>
          <w:sz w:val="24"/>
          <w:szCs w:val="24"/>
        </w:rPr>
        <w:t>control.</w:t>
      </w:r>
      <w:r w:rsidRPr="00C70602">
        <w:rPr>
          <w:rFonts w:ascii="Times New Roman" w:hAnsi="Times New Roman" w:cs="Times New Roman"/>
          <w:sz w:val="24"/>
          <w:szCs w:val="24"/>
        </w:rPr>
        <w:t xml:space="preserve"> </w:t>
      </w:r>
      <w:bookmarkStart w:id="31" w:name="_Hlk127784575"/>
    </w:p>
    <w:p w14:paraId="4A1610C5" w14:textId="77777777" w:rsidR="00C541FD" w:rsidRDefault="00C541FD" w:rsidP="00C70602">
      <w:pPr>
        <w:spacing w:after="0" w:line="480" w:lineRule="auto"/>
        <w:jc w:val="both"/>
        <w:rPr>
          <w:rFonts w:ascii="Times New Roman" w:hAnsi="Times New Roman" w:cs="Times New Roman"/>
          <w:sz w:val="24"/>
          <w:szCs w:val="24"/>
        </w:rPr>
      </w:pPr>
    </w:p>
    <w:p w14:paraId="1D00C9C3" w14:textId="2CD4FC72" w:rsidR="00591C05" w:rsidRPr="00C70602" w:rsidRDefault="009579D9"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W</w:t>
      </w:r>
      <w:r w:rsidR="004C1EFC" w:rsidRPr="00C70602">
        <w:rPr>
          <w:rFonts w:ascii="Times New Roman" w:hAnsi="Times New Roman" w:cs="Times New Roman"/>
          <w:sz w:val="24"/>
          <w:szCs w:val="24"/>
        </w:rPr>
        <w:t xml:space="preserve">hen </w:t>
      </w:r>
      <w:r w:rsidR="0091333E" w:rsidRPr="00C70602">
        <w:rPr>
          <w:rFonts w:ascii="Times New Roman" w:hAnsi="Times New Roman" w:cs="Times New Roman"/>
          <w:sz w:val="24"/>
          <w:szCs w:val="24"/>
        </w:rPr>
        <w:t>BSFF or MWF</w:t>
      </w:r>
      <w:r w:rsidR="004C1EFC" w:rsidRPr="00C70602">
        <w:rPr>
          <w:rFonts w:ascii="Times New Roman" w:hAnsi="Times New Roman" w:cs="Times New Roman"/>
          <w:sz w:val="24"/>
          <w:szCs w:val="24"/>
        </w:rPr>
        <w:t xml:space="preserve"> was composted before being added to the soil </w:t>
      </w:r>
      <w:r w:rsidRPr="00C70602">
        <w:rPr>
          <w:rFonts w:ascii="Times New Roman" w:hAnsi="Times New Roman" w:cs="Times New Roman"/>
          <w:sz w:val="24"/>
          <w:szCs w:val="24"/>
        </w:rPr>
        <w:t xml:space="preserve">this affected leaf area </w:t>
      </w:r>
      <w:r w:rsidR="00824357" w:rsidRPr="00C70602">
        <w:rPr>
          <w:rFonts w:ascii="Times New Roman" w:hAnsi="Times New Roman" w:cs="Times New Roman"/>
          <w:sz w:val="24"/>
          <w:szCs w:val="24"/>
        </w:rPr>
        <w:t xml:space="preserve">at days 14 and 35 (14 days: </w:t>
      </w:r>
      <w:r w:rsidR="00824357" w:rsidRPr="00C70602">
        <w:rPr>
          <w:rFonts w:ascii="Times New Roman" w:hAnsi="Times New Roman" w:cs="Times New Roman"/>
          <w:i/>
          <w:iCs/>
          <w:sz w:val="24"/>
          <w:szCs w:val="24"/>
        </w:rPr>
        <w:t>χ</w:t>
      </w:r>
      <w:r w:rsidR="00824357" w:rsidRPr="00C70602">
        <w:rPr>
          <w:rFonts w:ascii="Times New Roman" w:hAnsi="Times New Roman" w:cs="Times New Roman"/>
          <w:i/>
          <w:iCs/>
          <w:sz w:val="24"/>
          <w:szCs w:val="24"/>
          <w:vertAlign w:val="superscript"/>
        </w:rPr>
        <w:t xml:space="preserve">2 </w:t>
      </w:r>
      <w:r w:rsidR="00824357" w:rsidRPr="00C70602">
        <w:rPr>
          <w:rFonts w:ascii="Times New Roman" w:hAnsi="Times New Roman" w:cs="Times New Roman"/>
          <w:sz w:val="24"/>
          <w:szCs w:val="24"/>
        </w:rPr>
        <w:t>= 6.99</w:t>
      </w:r>
      <w:r w:rsidR="00D371A1" w:rsidRPr="00C70602">
        <w:rPr>
          <w:rFonts w:ascii="Times New Roman" w:hAnsi="Times New Roman" w:cs="Times New Roman"/>
          <w:sz w:val="24"/>
          <w:szCs w:val="24"/>
        </w:rPr>
        <w:t>,</w:t>
      </w:r>
      <w:r w:rsidR="00824357" w:rsidRPr="00C70602">
        <w:rPr>
          <w:rFonts w:ascii="Times New Roman" w:hAnsi="Times New Roman" w:cs="Times New Roman"/>
          <w:sz w:val="24"/>
          <w:szCs w:val="24"/>
        </w:rPr>
        <w:t xml:space="preserve"> </w:t>
      </w:r>
      <w:proofErr w:type="spellStart"/>
      <w:r w:rsidR="00824357" w:rsidRPr="00C70602">
        <w:rPr>
          <w:rFonts w:ascii="Times New Roman" w:hAnsi="Times New Roman" w:cs="Times New Roman"/>
          <w:sz w:val="24"/>
          <w:szCs w:val="24"/>
        </w:rPr>
        <w:t>df</w:t>
      </w:r>
      <w:proofErr w:type="spellEnd"/>
      <w:r w:rsidR="00824357" w:rsidRPr="00C70602">
        <w:rPr>
          <w:rFonts w:ascii="Times New Roman" w:hAnsi="Times New Roman" w:cs="Times New Roman"/>
          <w:sz w:val="24"/>
          <w:szCs w:val="24"/>
        </w:rPr>
        <w:t xml:space="preserve"> = 2</w:t>
      </w:r>
      <w:r w:rsidR="00D371A1" w:rsidRPr="00C70602">
        <w:rPr>
          <w:rFonts w:ascii="Times New Roman" w:hAnsi="Times New Roman" w:cs="Times New Roman"/>
          <w:sz w:val="24"/>
          <w:szCs w:val="24"/>
        </w:rPr>
        <w:t>,</w:t>
      </w:r>
      <w:r w:rsidR="00824357" w:rsidRPr="00C70602">
        <w:rPr>
          <w:rFonts w:ascii="Times New Roman" w:hAnsi="Times New Roman" w:cs="Times New Roman"/>
          <w:sz w:val="24"/>
          <w:szCs w:val="24"/>
        </w:rPr>
        <w:t xml:space="preserve"> </w:t>
      </w:r>
      <w:r w:rsidR="00824357" w:rsidRPr="00C70602">
        <w:rPr>
          <w:rFonts w:ascii="Times New Roman" w:hAnsi="Times New Roman" w:cs="Times New Roman"/>
          <w:i/>
          <w:iCs/>
          <w:sz w:val="24"/>
          <w:szCs w:val="24"/>
        </w:rPr>
        <w:t>p</w:t>
      </w:r>
      <w:r w:rsidR="00824357" w:rsidRPr="00C70602">
        <w:rPr>
          <w:rFonts w:ascii="Times New Roman" w:hAnsi="Times New Roman" w:cs="Times New Roman"/>
          <w:sz w:val="24"/>
          <w:szCs w:val="24"/>
        </w:rPr>
        <w:t xml:space="preserve"> = 0.0303; 35 days: </w:t>
      </w:r>
      <w:r w:rsidR="00824357" w:rsidRPr="00C70602">
        <w:rPr>
          <w:rFonts w:ascii="Times New Roman" w:hAnsi="Times New Roman" w:cs="Times New Roman"/>
          <w:i/>
          <w:iCs/>
          <w:sz w:val="24"/>
          <w:szCs w:val="24"/>
        </w:rPr>
        <w:t>χ</w:t>
      </w:r>
      <w:r w:rsidR="00824357" w:rsidRPr="00C70602">
        <w:rPr>
          <w:rFonts w:ascii="Times New Roman" w:hAnsi="Times New Roman" w:cs="Times New Roman"/>
          <w:i/>
          <w:iCs/>
          <w:sz w:val="24"/>
          <w:szCs w:val="24"/>
          <w:vertAlign w:val="superscript"/>
        </w:rPr>
        <w:t xml:space="preserve">2 </w:t>
      </w:r>
      <w:r w:rsidR="00824357" w:rsidRPr="00C70602">
        <w:rPr>
          <w:rFonts w:ascii="Times New Roman" w:hAnsi="Times New Roman" w:cs="Times New Roman"/>
          <w:sz w:val="24"/>
          <w:szCs w:val="24"/>
        </w:rPr>
        <w:t>= 8.86</w:t>
      </w:r>
      <w:r w:rsidR="00D371A1" w:rsidRPr="00C70602">
        <w:rPr>
          <w:rFonts w:ascii="Times New Roman" w:hAnsi="Times New Roman" w:cs="Times New Roman"/>
          <w:sz w:val="24"/>
          <w:szCs w:val="24"/>
        </w:rPr>
        <w:t>,</w:t>
      </w:r>
      <w:r w:rsidR="00824357" w:rsidRPr="00C70602">
        <w:rPr>
          <w:rFonts w:ascii="Times New Roman" w:hAnsi="Times New Roman" w:cs="Times New Roman"/>
          <w:sz w:val="24"/>
          <w:szCs w:val="24"/>
        </w:rPr>
        <w:t xml:space="preserve"> </w:t>
      </w:r>
      <w:proofErr w:type="spellStart"/>
      <w:r w:rsidR="00824357" w:rsidRPr="00C70602">
        <w:rPr>
          <w:rFonts w:ascii="Times New Roman" w:hAnsi="Times New Roman" w:cs="Times New Roman"/>
          <w:sz w:val="24"/>
          <w:szCs w:val="24"/>
        </w:rPr>
        <w:t>df</w:t>
      </w:r>
      <w:proofErr w:type="spellEnd"/>
      <w:r w:rsidR="00824357" w:rsidRPr="00C70602">
        <w:rPr>
          <w:rFonts w:ascii="Times New Roman" w:hAnsi="Times New Roman" w:cs="Times New Roman"/>
          <w:sz w:val="24"/>
          <w:szCs w:val="24"/>
        </w:rPr>
        <w:t xml:space="preserve"> = 2</w:t>
      </w:r>
      <w:r w:rsidR="00D371A1" w:rsidRPr="00C70602">
        <w:rPr>
          <w:rFonts w:ascii="Times New Roman" w:hAnsi="Times New Roman" w:cs="Times New Roman"/>
          <w:sz w:val="24"/>
          <w:szCs w:val="24"/>
        </w:rPr>
        <w:t>,</w:t>
      </w:r>
      <w:r w:rsidR="00824357" w:rsidRPr="00C70602">
        <w:rPr>
          <w:rFonts w:ascii="Times New Roman" w:hAnsi="Times New Roman" w:cs="Times New Roman"/>
          <w:sz w:val="24"/>
          <w:szCs w:val="24"/>
        </w:rPr>
        <w:t xml:space="preserve"> </w:t>
      </w:r>
      <w:r w:rsidR="00824357" w:rsidRPr="00C70602">
        <w:rPr>
          <w:rFonts w:ascii="Times New Roman" w:hAnsi="Times New Roman" w:cs="Times New Roman"/>
          <w:i/>
          <w:iCs/>
          <w:sz w:val="24"/>
          <w:szCs w:val="24"/>
        </w:rPr>
        <w:t>p</w:t>
      </w:r>
      <w:r w:rsidR="00824357" w:rsidRPr="00C70602">
        <w:rPr>
          <w:rFonts w:ascii="Times New Roman" w:hAnsi="Times New Roman" w:cs="Times New Roman"/>
          <w:sz w:val="24"/>
          <w:szCs w:val="24"/>
        </w:rPr>
        <w:t xml:space="preserve"> = 0.0119; Figure</w:t>
      </w:r>
      <w:r w:rsidR="00DF3AF8" w:rsidRPr="00C70602">
        <w:rPr>
          <w:rFonts w:ascii="Times New Roman" w:hAnsi="Times New Roman" w:cs="Times New Roman"/>
          <w:sz w:val="24"/>
          <w:szCs w:val="24"/>
        </w:rPr>
        <w:t xml:space="preserve"> </w:t>
      </w:r>
      <w:r w:rsidR="006B318F" w:rsidRPr="00C70602">
        <w:rPr>
          <w:rFonts w:ascii="Times New Roman" w:hAnsi="Times New Roman" w:cs="Times New Roman"/>
          <w:sz w:val="24"/>
          <w:szCs w:val="24"/>
        </w:rPr>
        <w:t>7</w:t>
      </w:r>
      <w:r w:rsidR="00DF3AF8" w:rsidRPr="00C70602">
        <w:rPr>
          <w:rFonts w:ascii="Times New Roman" w:hAnsi="Times New Roman" w:cs="Times New Roman"/>
          <w:sz w:val="24"/>
          <w:szCs w:val="24"/>
        </w:rPr>
        <w:t>)</w:t>
      </w:r>
      <w:r w:rsidR="00824357" w:rsidRPr="00C70602">
        <w:rPr>
          <w:rFonts w:ascii="Times New Roman" w:hAnsi="Times New Roman" w:cs="Times New Roman"/>
          <w:sz w:val="24"/>
          <w:szCs w:val="24"/>
        </w:rPr>
        <w:t xml:space="preserve">, but not at days 21 and 28 </w:t>
      </w:r>
      <w:r w:rsidR="004C1EFC" w:rsidRPr="00C70602">
        <w:rPr>
          <w:rFonts w:ascii="Times New Roman" w:hAnsi="Times New Roman" w:cs="Times New Roman"/>
          <w:sz w:val="24"/>
          <w:szCs w:val="24"/>
        </w:rPr>
        <w:t>(</w:t>
      </w:r>
      <w:r w:rsidR="00DF3AF8" w:rsidRPr="00C70602">
        <w:rPr>
          <w:rFonts w:ascii="Times New Roman" w:hAnsi="Times New Roman" w:cs="Times New Roman"/>
          <w:sz w:val="24"/>
          <w:szCs w:val="24"/>
        </w:rPr>
        <w:t xml:space="preserve">21 days: </w:t>
      </w:r>
      <w:r w:rsidR="004C1EFC" w:rsidRPr="00C70602">
        <w:rPr>
          <w:rFonts w:ascii="Times New Roman" w:hAnsi="Times New Roman" w:cs="Times New Roman"/>
          <w:i/>
          <w:iCs/>
          <w:sz w:val="24"/>
          <w:szCs w:val="24"/>
        </w:rPr>
        <w:t>χ</w:t>
      </w:r>
      <w:r w:rsidR="004C1EFC" w:rsidRPr="00C70602">
        <w:rPr>
          <w:rFonts w:ascii="Times New Roman" w:hAnsi="Times New Roman" w:cs="Times New Roman"/>
          <w:i/>
          <w:iCs/>
          <w:sz w:val="24"/>
          <w:szCs w:val="24"/>
          <w:vertAlign w:val="superscript"/>
        </w:rPr>
        <w:t xml:space="preserve">2 </w:t>
      </w:r>
      <w:r w:rsidR="004C1EFC" w:rsidRPr="00C70602">
        <w:rPr>
          <w:rFonts w:ascii="Times New Roman" w:hAnsi="Times New Roman" w:cs="Times New Roman"/>
          <w:sz w:val="24"/>
          <w:szCs w:val="24"/>
        </w:rPr>
        <w:t xml:space="preserve">= </w:t>
      </w:r>
      <w:r w:rsidR="00DF3AF8" w:rsidRPr="00C70602">
        <w:rPr>
          <w:rFonts w:ascii="Times New Roman" w:hAnsi="Times New Roman" w:cs="Times New Roman"/>
          <w:sz w:val="24"/>
          <w:szCs w:val="24"/>
        </w:rPr>
        <w:t>2.23</w:t>
      </w:r>
      <w:r w:rsidR="00D371A1" w:rsidRPr="00C70602">
        <w:rPr>
          <w:rFonts w:ascii="Times New Roman" w:hAnsi="Times New Roman" w:cs="Times New Roman"/>
          <w:sz w:val="24"/>
          <w:szCs w:val="24"/>
        </w:rPr>
        <w:t>,</w:t>
      </w:r>
      <w:r w:rsidR="004C1EFC" w:rsidRPr="00C70602">
        <w:rPr>
          <w:rFonts w:ascii="Times New Roman" w:hAnsi="Times New Roman" w:cs="Times New Roman"/>
          <w:sz w:val="24"/>
          <w:szCs w:val="24"/>
        </w:rPr>
        <w:t xml:space="preserve"> </w:t>
      </w:r>
      <w:proofErr w:type="spellStart"/>
      <w:r w:rsidR="004C1EFC" w:rsidRPr="00C70602">
        <w:rPr>
          <w:rFonts w:ascii="Times New Roman" w:hAnsi="Times New Roman" w:cs="Times New Roman"/>
          <w:sz w:val="24"/>
          <w:szCs w:val="24"/>
        </w:rPr>
        <w:t>df</w:t>
      </w:r>
      <w:proofErr w:type="spellEnd"/>
      <w:r w:rsidR="004C1EFC" w:rsidRPr="00C70602">
        <w:rPr>
          <w:rFonts w:ascii="Times New Roman" w:hAnsi="Times New Roman" w:cs="Times New Roman"/>
          <w:sz w:val="24"/>
          <w:szCs w:val="24"/>
        </w:rPr>
        <w:t xml:space="preserve"> = 2</w:t>
      </w:r>
      <w:r w:rsidR="00D371A1" w:rsidRPr="00C70602">
        <w:rPr>
          <w:rFonts w:ascii="Times New Roman" w:hAnsi="Times New Roman" w:cs="Times New Roman"/>
          <w:sz w:val="24"/>
          <w:szCs w:val="24"/>
        </w:rPr>
        <w:t>,</w:t>
      </w:r>
      <w:r w:rsidR="004C1EFC" w:rsidRPr="00C70602">
        <w:rPr>
          <w:rFonts w:ascii="Times New Roman" w:hAnsi="Times New Roman" w:cs="Times New Roman"/>
          <w:sz w:val="24"/>
          <w:szCs w:val="24"/>
        </w:rPr>
        <w:t xml:space="preserve"> </w:t>
      </w:r>
      <w:r w:rsidR="004C1EFC" w:rsidRPr="00C70602">
        <w:rPr>
          <w:rFonts w:ascii="Times New Roman" w:hAnsi="Times New Roman" w:cs="Times New Roman"/>
          <w:i/>
          <w:iCs/>
          <w:sz w:val="24"/>
          <w:szCs w:val="24"/>
        </w:rPr>
        <w:t>p</w:t>
      </w:r>
      <w:r w:rsidR="004C1EFC" w:rsidRPr="00C70602">
        <w:rPr>
          <w:rFonts w:ascii="Times New Roman" w:hAnsi="Times New Roman" w:cs="Times New Roman"/>
          <w:sz w:val="24"/>
          <w:szCs w:val="24"/>
        </w:rPr>
        <w:t xml:space="preserve"> = 0.</w:t>
      </w:r>
      <w:r w:rsidR="00DF3AF8" w:rsidRPr="00C70602">
        <w:rPr>
          <w:rFonts w:ascii="Times New Roman" w:hAnsi="Times New Roman" w:cs="Times New Roman"/>
          <w:sz w:val="24"/>
          <w:szCs w:val="24"/>
        </w:rPr>
        <w:t>3279</w:t>
      </w:r>
      <w:r w:rsidR="004C1EFC" w:rsidRPr="00C70602">
        <w:rPr>
          <w:rFonts w:ascii="Times New Roman" w:hAnsi="Times New Roman" w:cs="Times New Roman"/>
          <w:sz w:val="24"/>
          <w:szCs w:val="24"/>
        </w:rPr>
        <w:t xml:space="preserve">; </w:t>
      </w:r>
      <w:r w:rsidR="00DF3AF8" w:rsidRPr="00C70602">
        <w:rPr>
          <w:rFonts w:ascii="Times New Roman" w:hAnsi="Times New Roman" w:cs="Times New Roman"/>
          <w:sz w:val="24"/>
          <w:szCs w:val="24"/>
        </w:rPr>
        <w:t xml:space="preserve">28 days: </w:t>
      </w:r>
      <w:r w:rsidR="00DF3AF8" w:rsidRPr="00C70602">
        <w:rPr>
          <w:rFonts w:ascii="Times New Roman" w:hAnsi="Times New Roman" w:cs="Times New Roman"/>
          <w:i/>
          <w:iCs/>
          <w:sz w:val="24"/>
          <w:szCs w:val="24"/>
        </w:rPr>
        <w:t>χ</w:t>
      </w:r>
      <w:r w:rsidR="00DF3AF8" w:rsidRPr="00C70602">
        <w:rPr>
          <w:rFonts w:ascii="Times New Roman" w:hAnsi="Times New Roman" w:cs="Times New Roman"/>
          <w:i/>
          <w:iCs/>
          <w:sz w:val="24"/>
          <w:szCs w:val="24"/>
          <w:vertAlign w:val="superscript"/>
        </w:rPr>
        <w:t xml:space="preserve">2 </w:t>
      </w:r>
      <w:r w:rsidR="00DF3AF8" w:rsidRPr="00C70602">
        <w:rPr>
          <w:rFonts w:ascii="Times New Roman" w:hAnsi="Times New Roman" w:cs="Times New Roman"/>
          <w:sz w:val="24"/>
          <w:szCs w:val="24"/>
        </w:rPr>
        <w:t>= 3.23</w:t>
      </w:r>
      <w:r w:rsidR="00D371A1" w:rsidRPr="00C70602">
        <w:rPr>
          <w:rFonts w:ascii="Times New Roman" w:hAnsi="Times New Roman" w:cs="Times New Roman"/>
          <w:sz w:val="24"/>
          <w:szCs w:val="24"/>
        </w:rPr>
        <w:t>,</w:t>
      </w:r>
      <w:r w:rsidR="00DF3AF8" w:rsidRPr="00C70602">
        <w:rPr>
          <w:rFonts w:ascii="Times New Roman" w:hAnsi="Times New Roman" w:cs="Times New Roman"/>
          <w:sz w:val="24"/>
          <w:szCs w:val="24"/>
        </w:rPr>
        <w:t xml:space="preserve"> </w:t>
      </w:r>
      <w:proofErr w:type="spellStart"/>
      <w:r w:rsidR="00DF3AF8" w:rsidRPr="00C70602">
        <w:rPr>
          <w:rFonts w:ascii="Times New Roman" w:hAnsi="Times New Roman" w:cs="Times New Roman"/>
          <w:sz w:val="24"/>
          <w:szCs w:val="24"/>
        </w:rPr>
        <w:t>df</w:t>
      </w:r>
      <w:proofErr w:type="spellEnd"/>
      <w:r w:rsidR="00DF3AF8" w:rsidRPr="00C70602">
        <w:rPr>
          <w:rFonts w:ascii="Times New Roman" w:hAnsi="Times New Roman" w:cs="Times New Roman"/>
          <w:sz w:val="24"/>
          <w:szCs w:val="24"/>
        </w:rPr>
        <w:t xml:space="preserve"> = 2</w:t>
      </w:r>
      <w:r w:rsidR="00D371A1" w:rsidRPr="00C70602">
        <w:rPr>
          <w:rFonts w:ascii="Times New Roman" w:hAnsi="Times New Roman" w:cs="Times New Roman"/>
          <w:sz w:val="24"/>
          <w:szCs w:val="24"/>
        </w:rPr>
        <w:t>,</w:t>
      </w:r>
      <w:r w:rsidR="00DF3AF8" w:rsidRPr="00C70602">
        <w:rPr>
          <w:rFonts w:ascii="Times New Roman" w:hAnsi="Times New Roman" w:cs="Times New Roman"/>
          <w:sz w:val="24"/>
          <w:szCs w:val="24"/>
        </w:rPr>
        <w:t xml:space="preserve"> </w:t>
      </w:r>
      <w:r w:rsidR="00DF3AF8" w:rsidRPr="00C70602">
        <w:rPr>
          <w:rFonts w:ascii="Times New Roman" w:hAnsi="Times New Roman" w:cs="Times New Roman"/>
          <w:i/>
          <w:iCs/>
          <w:sz w:val="24"/>
          <w:szCs w:val="24"/>
        </w:rPr>
        <w:t>p</w:t>
      </w:r>
      <w:r w:rsidR="00DF3AF8" w:rsidRPr="00C70602">
        <w:rPr>
          <w:rFonts w:ascii="Times New Roman" w:hAnsi="Times New Roman" w:cs="Times New Roman"/>
          <w:sz w:val="24"/>
          <w:szCs w:val="24"/>
        </w:rPr>
        <w:t xml:space="preserve"> = 0.1993; </w:t>
      </w:r>
      <w:r w:rsidR="004C1EFC" w:rsidRPr="00C70602">
        <w:rPr>
          <w:rFonts w:ascii="Times New Roman" w:hAnsi="Times New Roman" w:cs="Times New Roman"/>
          <w:sz w:val="24"/>
          <w:szCs w:val="24"/>
        </w:rPr>
        <w:t xml:space="preserve">Figure </w:t>
      </w:r>
      <w:r w:rsidR="00215728" w:rsidRPr="00C70602">
        <w:rPr>
          <w:rFonts w:ascii="Times New Roman" w:hAnsi="Times New Roman" w:cs="Times New Roman"/>
          <w:sz w:val="24"/>
          <w:szCs w:val="24"/>
        </w:rPr>
        <w:t>7</w:t>
      </w:r>
      <w:r w:rsidR="004C1EFC" w:rsidRPr="00C70602">
        <w:rPr>
          <w:rFonts w:ascii="Times New Roman" w:hAnsi="Times New Roman" w:cs="Times New Roman"/>
          <w:sz w:val="24"/>
          <w:szCs w:val="24"/>
        </w:rPr>
        <w:t xml:space="preserve">). </w:t>
      </w:r>
      <w:r w:rsidR="0091333E" w:rsidRPr="00C70602">
        <w:rPr>
          <w:rFonts w:ascii="Times New Roman" w:hAnsi="Times New Roman" w:cs="Times New Roman"/>
          <w:sz w:val="24"/>
          <w:szCs w:val="24"/>
        </w:rPr>
        <w:t>Amending</w:t>
      </w:r>
      <w:r w:rsidR="004C1EFC" w:rsidRPr="00C70602">
        <w:rPr>
          <w:rFonts w:ascii="Times New Roman" w:hAnsi="Times New Roman" w:cs="Times New Roman"/>
          <w:sz w:val="24"/>
          <w:szCs w:val="24"/>
        </w:rPr>
        <w:t xml:space="preserve"> </w:t>
      </w:r>
      <w:r w:rsidR="0091333E" w:rsidRPr="00C70602">
        <w:rPr>
          <w:rFonts w:ascii="Times New Roman" w:hAnsi="Times New Roman" w:cs="Times New Roman"/>
          <w:sz w:val="24"/>
          <w:szCs w:val="24"/>
        </w:rPr>
        <w:t xml:space="preserve">the </w:t>
      </w:r>
      <w:r w:rsidR="004C1EFC" w:rsidRPr="00C70602">
        <w:rPr>
          <w:rFonts w:ascii="Times New Roman" w:hAnsi="Times New Roman" w:cs="Times New Roman"/>
          <w:sz w:val="24"/>
          <w:szCs w:val="24"/>
        </w:rPr>
        <w:t xml:space="preserve">soil with </w:t>
      </w:r>
      <w:r w:rsidR="0091333E" w:rsidRPr="00C70602">
        <w:rPr>
          <w:rFonts w:ascii="Times New Roman" w:hAnsi="Times New Roman" w:cs="Times New Roman"/>
          <w:sz w:val="24"/>
          <w:szCs w:val="24"/>
        </w:rPr>
        <w:t xml:space="preserve">composted </w:t>
      </w:r>
      <w:r w:rsidR="004C1EFC" w:rsidRPr="00C70602">
        <w:rPr>
          <w:rFonts w:ascii="Times New Roman" w:hAnsi="Times New Roman" w:cs="Times New Roman"/>
          <w:sz w:val="24"/>
          <w:szCs w:val="24"/>
        </w:rPr>
        <w:t xml:space="preserve">BSFF </w:t>
      </w:r>
      <w:r w:rsidR="00FC0DD4" w:rsidRPr="00C70602">
        <w:rPr>
          <w:rFonts w:ascii="Times New Roman" w:hAnsi="Times New Roman" w:cs="Times New Roman"/>
          <w:sz w:val="24"/>
          <w:szCs w:val="24"/>
        </w:rPr>
        <w:t xml:space="preserve">resulted in </w:t>
      </w:r>
      <w:r w:rsidR="004C1EFC" w:rsidRPr="00C70602">
        <w:rPr>
          <w:rFonts w:ascii="Times New Roman" w:hAnsi="Times New Roman" w:cs="Times New Roman"/>
          <w:sz w:val="24"/>
          <w:szCs w:val="24"/>
        </w:rPr>
        <w:t>the lowest leaf area</w:t>
      </w:r>
      <w:r w:rsidR="0091333E" w:rsidRPr="00C70602">
        <w:rPr>
          <w:rFonts w:ascii="Times New Roman" w:hAnsi="Times New Roman" w:cs="Times New Roman"/>
          <w:sz w:val="24"/>
          <w:szCs w:val="24"/>
        </w:rPr>
        <w:t xml:space="preserve">, which was significantly different from </w:t>
      </w:r>
      <w:r w:rsidR="008C0868" w:rsidRPr="00C70602">
        <w:rPr>
          <w:rFonts w:ascii="Times New Roman" w:hAnsi="Times New Roman" w:cs="Times New Roman"/>
          <w:sz w:val="24"/>
          <w:szCs w:val="24"/>
        </w:rPr>
        <w:t xml:space="preserve">plants grown in </w:t>
      </w:r>
      <w:r w:rsidR="00857146">
        <w:rPr>
          <w:rFonts w:ascii="Times New Roman" w:hAnsi="Times New Roman" w:cs="Times New Roman"/>
          <w:sz w:val="24"/>
          <w:szCs w:val="24"/>
        </w:rPr>
        <w:t xml:space="preserve">soil amended with </w:t>
      </w:r>
      <w:r w:rsidR="004C1EFC" w:rsidRPr="00C70602">
        <w:rPr>
          <w:rFonts w:ascii="Times New Roman" w:hAnsi="Times New Roman" w:cs="Times New Roman"/>
          <w:sz w:val="24"/>
          <w:szCs w:val="24"/>
        </w:rPr>
        <w:t>composted MWF</w:t>
      </w:r>
      <w:r w:rsidR="006B318F" w:rsidRPr="00C70602">
        <w:rPr>
          <w:rFonts w:ascii="Times New Roman" w:hAnsi="Times New Roman" w:cs="Times New Roman"/>
          <w:sz w:val="24"/>
          <w:szCs w:val="24"/>
        </w:rPr>
        <w:t xml:space="preserve"> </w:t>
      </w:r>
      <w:r w:rsidR="00F410EB" w:rsidRPr="00C70602">
        <w:rPr>
          <w:rFonts w:ascii="Times New Roman" w:hAnsi="Times New Roman" w:cs="Times New Roman"/>
          <w:sz w:val="24"/>
          <w:szCs w:val="24"/>
        </w:rPr>
        <w:t xml:space="preserve">and NoFrass </w:t>
      </w:r>
      <w:r w:rsidR="006B318F" w:rsidRPr="00C70602">
        <w:rPr>
          <w:rFonts w:ascii="Times New Roman" w:hAnsi="Times New Roman" w:cs="Times New Roman"/>
          <w:sz w:val="24"/>
          <w:szCs w:val="24"/>
        </w:rPr>
        <w:t>at day 35</w:t>
      </w:r>
      <w:r w:rsidR="00F410EB" w:rsidRPr="00C70602">
        <w:rPr>
          <w:rFonts w:ascii="Times New Roman" w:hAnsi="Times New Roman" w:cs="Times New Roman"/>
          <w:sz w:val="24"/>
          <w:szCs w:val="24"/>
        </w:rPr>
        <w:t xml:space="preserve"> </w:t>
      </w:r>
      <w:r w:rsidR="004C1EFC" w:rsidRPr="00C70602">
        <w:rPr>
          <w:rFonts w:ascii="Times New Roman" w:hAnsi="Times New Roman" w:cs="Times New Roman"/>
          <w:sz w:val="24"/>
          <w:szCs w:val="24"/>
        </w:rPr>
        <w:t xml:space="preserve">(Figure </w:t>
      </w:r>
      <w:r w:rsidR="00215728" w:rsidRPr="00C70602">
        <w:rPr>
          <w:rFonts w:ascii="Times New Roman" w:hAnsi="Times New Roman" w:cs="Times New Roman"/>
          <w:sz w:val="24"/>
          <w:szCs w:val="24"/>
        </w:rPr>
        <w:t>7</w:t>
      </w:r>
      <w:r w:rsidR="004C1EFC" w:rsidRPr="00C70602">
        <w:rPr>
          <w:rFonts w:ascii="Times New Roman" w:hAnsi="Times New Roman" w:cs="Times New Roman"/>
          <w:sz w:val="24"/>
          <w:szCs w:val="24"/>
        </w:rPr>
        <w:t>).</w:t>
      </w:r>
      <w:bookmarkEnd w:id="31"/>
    </w:p>
    <w:p w14:paraId="5D51944F" w14:textId="77777777" w:rsidR="007B6B5E" w:rsidRPr="00C70602" w:rsidRDefault="007B6B5E" w:rsidP="00C70602">
      <w:pPr>
        <w:spacing w:after="0" w:line="480" w:lineRule="auto"/>
        <w:jc w:val="both"/>
        <w:rPr>
          <w:rFonts w:ascii="Times New Roman" w:hAnsi="Times New Roman" w:cs="Times New Roman"/>
          <w:sz w:val="24"/>
          <w:szCs w:val="24"/>
        </w:rPr>
      </w:pPr>
    </w:p>
    <w:p w14:paraId="1CFBD8DA" w14:textId="6BA7B803" w:rsidR="00591C05" w:rsidRPr="00C70602" w:rsidRDefault="00991EB5"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T</w:t>
      </w:r>
      <w:r w:rsidR="009F3546" w:rsidRPr="00C70602">
        <w:rPr>
          <w:rFonts w:ascii="Times New Roman" w:hAnsi="Times New Roman" w:cs="Times New Roman"/>
          <w:sz w:val="24"/>
          <w:szCs w:val="24"/>
        </w:rPr>
        <w:t xml:space="preserve">he number of leaves per </w:t>
      </w:r>
      <w:r w:rsidR="009F3546" w:rsidRPr="00C70602">
        <w:rPr>
          <w:rFonts w:ascii="Times New Roman" w:hAnsi="Times New Roman" w:cs="Times New Roman"/>
          <w:i/>
          <w:iCs/>
          <w:sz w:val="24"/>
          <w:szCs w:val="24"/>
        </w:rPr>
        <w:t>B. rapa</w:t>
      </w:r>
      <w:r w:rsidR="009F3546" w:rsidRPr="00C70602">
        <w:rPr>
          <w:rFonts w:ascii="Times New Roman" w:hAnsi="Times New Roman" w:cs="Times New Roman"/>
          <w:sz w:val="24"/>
          <w:szCs w:val="24"/>
        </w:rPr>
        <w:t xml:space="preserve"> plant </w:t>
      </w:r>
      <w:r w:rsidR="004A49BE" w:rsidRPr="00C70602">
        <w:rPr>
          <w:rFonts w:ascii="Times New Roman" w:hAnsi="Times New Roman" w:cs="Times New Roman"/>
          <w:sz w:val="24"/>
          <w:szCs w:val="24"/>
        </w:rPr>
        <w:t xml:space="preserve">was not affected by </w:t>
      </w:r>
      <w:r w:rsidRPr="00C70602">
        <w:rPr>
          <w:rFonts w:ascii="Times New Roman" w:hAnsi="Times New Roman" w:cs="Times New Roman"/>
          <w:sz w:val="24"/>
          <w:szCs w:val="24"/>
        </w:rPr>
        <w:t>incubated</w:t>
      </w:r>
      <w:r w:rsidR="00591C05" w:rsidRPr="00C70602">
        <w:rPr>
          <w:rFonts w:ascii="Times New Roman" w:hAnsi="Times New Roman" w:cs="Times New Roman"/>
          <w:sz w:val="24"/>
          <w:szCs w:val="24"/>
        </w:rPr>
        <w:t xml:space="preserve"> BSFF or MWF </w:t>
      </w:r>
      <w:r w:rsidR="00EF2B8C" w:rsidRPr="00C70602">
        <w:rPr>
          <w:rFonts w:ascii="Times New Roman" w:hAnsi="Times New Roman" w:cs="Times New Roman"/>
          <w:sz w:val="24"/>
          <w:szCs w:val="24"/>
        </w:rPr>
        <w:t xml:space="preserve">at </w:t>
      </w:r>
      <w:r w:rsidR="00857146">
        <w:rPr>
          <w:rFonts w:ascii="Times New Roman" w:hAnsi="Times New Roman" w:cs="Times New Roman"/>
          <w:sz w:val="24"/>
          <w:szCs w:val="24"/>
        </w:rPr>
        <w:t>any of the</w:t>
      </w:r>
      <w:r w:rsidR="00857146" w:rsidRPr="00C70602">
        <w:rPr>
          <w:rFonts w:ascii="Times New Roman" w:hAnsi="Times New Roman" w:cs="Times New Roman"/>
          <w:sz w:val="24"/>
          <w:szCs w:val="24"/>
        </w:rPr>
        <w:t xml:space="preserve"> </w:t>
      </w:r>
      <w:r w:rsidR="00EF2B8C" w:rsidRPr="00C70602">
        <w:rPr>
          <w:rFonts w:ascii="Times New Roman" w:hAnsi="Times New Roman" w:cs="Times New Roman"/>
          <w:sz w:val="24"/>
          <w:szCs w:val="24"/>
        </w:rPr>
        <w:t xml:space="preserve">time points </w:t>
      </w:r>
      <w:r w:rsidR="00591C05" w:rsidRPr="00C70602">
        <w:rPr>
          <w:rFonts w:ascii="Times New Roman" w:hAnsi="Times New Roman" w:cs="Times New Roman"/>
          <w:sz w:val="24"/>
          <w:szCs w:val="24"/>
        </w:rPr>
        <w:t>(</w:t>
      </w:r>
      <w:r w:rsidR="00BA7B50" w:rsidRPr="00C70602">
        <w:rPr>
          <w:rFonts w:ascii="Times New Roman" w:hAnsi="Times New Roman" w:cs="Times New Roman"/>
          <w:sz w:val="24"/>
          <w:szCs w:val="24"/>
        </w:rPr>
        <w:t xml:space="preserve">14 days: </w:t>
      </w:r>
      <w:r w:rsidR="00591C05" w:rsidRPr="00C70602">
        <w:rPr>
          <w:rFonts w:ascii="Times New Roman" w:hAnsi="Times New Roman" w:cs="Times New Roman"/>
          <w:i/>
          <w:iCs/>
          <w:sz w:val="24"/>
          <w:szCs w:val="24"/>
        </w:rPr>
        <w:t>χ</w:t>
      </w:r>
      <w:r w:rsidR="00591C05" w:rsidRPr="00C70602">
        <w:rPr>
          <w:rFonts w:ascii="Times New Roman" w:hAnsi="Times New Roman" w:cs="Times New Roman"/>
          <w:i/>
          <w:iCs/>
          <w:sz w:val="24"/>
          <w:szCs w:val="24"/>
          <w:vertAlign w:val="superscript"/>
        </w:rPr>
        <w:t xml:space="preserve">2 </w:t>
      </w:r>
      <w:r w:rsidR="00591C05" w:rsidRPr="00C70602">
        <w:rPr>
          <w:rFonts w:ascii="Times New Roman" w:hAnsi="Times New Roman" w:cs="Times New Roman"/>
          <w:sz w:val="24"/>
          <w:szCs w:val="24"/>
        </w:rPr>
        <w:t>= 2.0</w:t>
      </w:r>
      <w:r w:rsidR="00BA7B50" w:rsidRPr="00C70602">
        <w:rPr>
          <w:rFonts w:ascii="Times New Roman" w:hAnsi="Times New Roman" w:cs="Times New Roman"/>
          <w:sz w:val="24"/>
          <w:szCs w:val="24"/>
        </w:rPr>
        <w:t>,</w:t>
      </w:r>
      <w:r w:rsidR="00591C05" w:rsidRPr="00C70602">
        <w:rPr>
          <w:rFonts w:ascii="Times New Roman" w:hAnsi="Times New Roman" w:cs="Times New Roman"/>
          <w:sz w:val="24"/>
          <w:szCs w:val="24"/>
        </w:rPr>
        <w:t xml:space="preserve"> </w:t>
      </w:r>
      <w:proofErr w:type="spellStart"/>
      <w:r w:rsidR="00591C05" w:rsidRPr="00C70602">
        <w:rPr>
          <w:rFonts w:ascii="Times New Roman" w:hAnsi="Times New Roman" w:cs="Times New Roman"/>
          <w:sz w:val="24"/>
          <w:szCs w:val="24"/>
        </w:rPr>
        <w:t>df</w:t>
      </w:r>
      <w:proofErr w:type="spellEnd"/>
      <w:r w:rsidR="00591C05" w:rsidRPr="00C70602">
        <w:rPr>
          <w:rFonts w:ascii="Times New Roman" w:hAnsi="Times New Roman" w:cs="Times New Roman"/>
          <w:sz w:val="24"/>
          <w:szCs w:val="24"/>
        </w:rPr>
        <w:t xml:space="preserve"> = 2</w:t>
      </w:r>
      <w:r w:rsidR="00BA7B50" w:rsidRPr="00C70602">
        <w:rPr>
          <w:rFonts w:ascii="Times New Roman" w:hAnsi="Times New Roman" w:cs="Times New Roman"/>
          <w:sz w:val="24"/>
          <w:szCs w:val="24"/>
        </w:rPr>
        <w:t>,</w:t>
      </w:r>
      <w:r w:rsidR="00591C05" w:rsidRPr="00C70602">
        <w:rPr>
          <w:rFonts w:ascii="Times New Roman" w:hAnsi="Times New Roman" w:cs="Times New Roman"/>
          <w:sz w:val="24"/>
          <w:szCs w:val="24"/>
        </w:rPr>
        <w:t xml:space="preserve"> </w:t>
      </w:r>
      <w:r w:rsidR="00591C05" w:rsidRPr="00C70602">
        <w:rPr>
          <w:rFonts w:ascii="Times New Roman" w:hAnsi="Times New Roman" w:cs="Times New Roman"/>
          <w:i/>
          <w:iCs/>
          <w:sz w:val="24"/>
          <w:szCs w:val="24"/>
        </w:rPr>
        <w:t>p</w:t>
      </w:r>
      <w:r w:rsidR="00591C05" w:rsidRPr="00C70602">
        <w:rPr>
          <w:rFonts w:ascii="Times New Roman" w:hAnsi="Times New Roman" w:cs="Times New Roman"/>
          <w:sz w:val="24"/>
          <w:szCs w:val="24"/>
        </w:rPr>
        <w:t xml:space="preserve"> = 0.36</w:t>
      </w:r>
      <w:r w:rsidR="00BA7B50" w:rsidRPr="00C70602">
        <w:rPr>
          <w:rFonts w:ascii="Times New Roman" w:hAnsi="Times New Roman" w:cs="Times New Roman"/>
          <w:sz w:val="24"/>
          <w:szCs w:val="24"/>
        </w:rPr>
        <w:t>79</w:t>
      </w:r>
      <w:r w:rsidR="00591C05" w:rsidRPr="00C70602">
        <w:rPr>
          <w:rFonts w:ascii="Times New Roman" w:hAnsi="Times New Roman" w:cs="Times New Roman"/>
          <w:sz w:val="24"/>
          <w:szCs w:val="24"/>
        </w:rPr>
        <w:t xml:space="preserve">; </w:t>
      </w:r>
      <w:r w:rsidR="00BA7B50" w:rsidRPr="00C70602">
        <w:rPr>
          <w:rFonts w:ascii="Times New Roman" w:hAnsi="Times New Roman" w:cs="Times New Roman"/>
          <w:sz w:val="24"/>
          <w:szCs w:val="24"/>
        </w:rPr>
        <w:t xml:space="preserve">21 days: </w:t>
      </w:r>
      <w:r w:rsidR="00BA7B50" w:rsidRPr="00C70602">
        <w:rPr>
          <w:rFonts w:ascii="Times New Roman" w:hAnsi="Times New Roman" w:cs="Times New Roman"/>
          <w:i/>
          <w:iCs/>
          <w:sz w:val="24"/>
          <w:szCs w:val="24"/>
        </w:rPr>
        <w:t>χ</w:t>
      </w:r>
      <w:r w:rsidR="00BA7B50" w:rsidRPr="00C70602">
        <w:rPr>
          <w:rFonts w:ascii="Times New Roman" w:hAnsi="Times New Roman" w:cs="Times New Roman"/>
          <w:i/>
          <w:iCs/>
          <w:sz w:val="24"/>
          <w:szCs w:val="24"/>
          <w:vertAlign w:val="superscript"/>
        </w:rPr>
        <w:t xml:space="preserve">2 </w:t>
      </w:r>
      <w:r w:rsidR="00BA7B50" w:rsidRPr="00C70602">
        <w:rPr>
          <w:rFonts w:ascii="Times New Roman" w:hAnsi="Times New Roman" w:cs="Times New Roman"/>
          <w:sz w:val="24"/>
          <w:szCs w:val="24"/>
        </w:rPr>
        <w:t xml:space="preserve">= 3.42, </w:t>
      </w:r>
      <w:proofErr w:type="spellStart"/>
      <w:r w:rsidR="00BA7B50" w:rsidRPr="00C70602">
        <w:rPr>
          <w:rFonts w:ascii="Times New Roman" w:hAnsi="Times New Roman" w:cs="Times New Roman"/>
          <w:sz w:val="24"/>
          <w:szCs w:val="24"/>
        </w:rPr>
        <w:t>df</w:t>
      </w:r>
      <w:proofErr w:type="spellEnd"/>
      <w:r w:rsidR="00BA7B50" w:rsidRPr="00C70602">
        <w:rPr>
          <w:rFonts w:ascii="Times New Roman" w:hAnsi="Times New Roman" w:cs="Times New Roman"/>
          <w:sz w:val="24"/>
          <w:szCs w:val="24"/>
        </w:rPr>
        <w:t xml:space="preserve"> = 2, </w:t>
      </w:r>
      <w:r w:rsidR="00BA7B50" w:rsidRPr="00C70602">
        <w:rPr>
          <w:rFonts w:ascii="Times New Roman" w:hAnsi="Times New Roman" w:cs="Times New Roman"/>
          <w:i/>
          <w:iCs/>
          <w:sz w:val="24"/>
          <w:szCs w:val="24"/>
        </w:rPr>
        <w:t>p</w:t>
      </w:r>
      <w:r w:rsidR="00BA7B50" w:rsidRPr="00C70602">
        <w:rPr>
          <w:rFonts w:ascii="Times New Roman" w:hAnsi="Times New Roman" w:cs="Times New Roman"/>
          <w:sz w:val="24"/>
          <w:szCs w:val="24"/>
        </w:rPr>
        <w:t xml:space="preserve"> = 0.1808; 28 days: </w:t>
      </w:r>
      <w:r w:rsidR="00BA7B50" w:rsidRPr="00C70602">
        <w:rPr>
          <w:rFonts w:ascii="Times New Roman" w:hAnsi="Times New Roman" w:cs="Times New Roman"/>
          <w:i/>
          <w:iCs/>
          <w:sz w:val="24"/>
          <w:szCs w:val="24"/>
        </w:rPr>
        <w:t>χ</w:t>
      </w:r>
      <w:r w:rsidR="00BA7B50" w:rsidRPr="00C70602">
        <w:rPr>
          <w:rFonts w:ascii="Times New Roman" w:hAnsi="Times New Roman" w:cs="Times New Roman"/>
          <w:i/>
          <w:iCs/>
          <w:sz w:val="24"/>
          <w:szCs w:val="24"/>
          <w:vertAlign w:val="superscript"/>
        </w:rPr>
        <w:t xml:space="preserve">2 </w:t>
      </w:r>
      <w:r w:rsidR="00BA7B50" w:rsidRPr="00C70602">
        <w:rPr>
          <w:rFonts w:ascii="Times New Roman" w:hAnsi="Times New Roman" w:cs="Times New Roman"/>
          <w:sz w:val="24"/>
          <w:szCs w:val="24"/>
        </w:rPr>
        <w:t xml:space="preserve">= 0.60, </w:t>
      </w:r>
      <w:proofErr w:type="spellStart"/>
      <w:r w:rsidR="00BA7B50" w:rsidRPr="00C70602">
        <w:rPr>
          <w:rFonts w:ascii="Times New Roman" w:hAnsi="Times New Roman" w:cs="Times New Roman"/>
          <w:sz w:val="24"/>
          <w:szCs w:val="24"/>
        </w:rPr>
        <w:t>df</w:t>
      </w:r>
      <w:proofErr w:type="spellEnd"/>
      <w:r w:rsidR="00BA7B50" w:rsidRPr="00C70602">
        <w:rPr>
          <w:rFonts w:ascii="Times New Roman" w:hAnsi="Times New Roman" w:cs="Times New Roman"/>
          <w:sz w:val="24"/>
          <w:szCs w:val="24"/>
        </w:rPr>
        <w:t xml:space="preserve"> = 2, </w:t>
      </w:r>
      <w:r w:rsidR="00BA7B50" w:rsidRPr="00C70602">
        <w:rPr>
          <w:rFonts w:ascii="Times New Roman" w:hAnsi="Times New Roman" w:cs="Times New Roman"/>
          <w:i/>
          <w:iCs/>
          <w:sz w:val="24"/>
          <w:szCs w:val="24"/>
        </w:rPr>
        <w:t>p</w:t>
      </w:r>
      <w:r w:rsidR="00BA7B50" w:rsidRPr="00C70602">
        <w:rPr>
          <w:rFonts w:ascii="Times New Roman" w:hAnsi="Times New Roman" w:cs="Times New Roman"/>
          <w:sz w:val="24"/>
          <w:szCs w:val="24"/>
        </w:rPr>
        <w:t xml:space="preserve"> = 0.7419; 35 days: </w:t>
      </w:r>
      <w:r w:rsidR="00BA7B50" w:rsidRPr="00C70602">
        <w:rPr>
          <w:rFonts w:ascii="Times New Roman" w:hAnsi="Times New Roman" w:cs="Times New Roman"/>
          <w:i/>
          <w:iCs/>
          <w:sz w:val="24"/>
          <w:szCs w:val="24"/>
        </w:rPr>
        <w:t>χ</w:t>
      </w:r>
      <w:r w:rsidR="00BA7B50" w:rsidRPr="00C70602">
        <w:rPr>
          <w:rFonts w:ascii="Times New Roman" w:hAnsi="Times New Roman" w:cs="Times New Roman"/>
          <w:i/>
          <w:iCs/>
          <w:sz w:val="24"/>
          <w:szCs w:val="24"/>
          <w:vertAlign w:val="superscript"/>
        </w:rPr>
        <w:t xml:space="preserve">2 </w:t>
      </w:r>
      <w:r w:rsidR="00BA7B50" w:rsidRPr="00C70602">
        <w:rPr>
          <w:rFonts w:ascii="Times New Roman" w:hAnsi="Times New Roman" w:cs="Times New Roman"/>
          <w:sz w:val="24"/>
          <w:szCs w:val="24"/>
        </w:rPr>
        <w:t xml:space="preserve">= 1.77, </w:t>
      </w:r>
      <w:proofErr w:type="spellStart"/>
      <w:r w:rsidR="00BA7B50" w:rsidRPr="00C70602">
        <w:rPr>
          <w:rFonts w:ascii="Times New Roman" w:hAnsi="Times New Roman" w:cs="Times New Roman"/>
          <w:sz w:val="24"/>
          <w:szCs w:val="24"/>
        </w:rPr>
        <w:t>df</w:t>
      </w:r>
      <w:proofErr w:type="spellEnd"/>
      <w:r w:rsidR="00BA7B50" w:rsidRPr="00C70602">
        <w:rPr>
          <w:rFonts w:ascii="Times New Roman" w:hAnsi="Times New Roman" w:cs="Times New Roman"/>
          <w:sz w:val="24"/>
          <w:szCs w:val="24"/>
        </w:rPr>
        <w:t xml:space="preserve"> = 2, </w:t>
      </w:r>
      <w:r w:rsidR="00BA7B50" w:rsidRPr="00C70602">
        <w:rPr>
          <w:rFonts w:ascii="Times New Roman" w:hAnsi="Times New Roman" w:cs="Times New Roman"/>
          <w:i/>
          <w:iCs/>
          <w:sz w:val="24"/>
          <w:szCs w:val="24"/>
        </w:rPr>
        <w:t>p</w:t>
      </w:r>
      <w:r w:rsidR="00BA7B50" w:rsidRPr="00C70602">
        <w:rPr>
          <w:rFonts w:ascii="Times New Roman" w:hAnsi="Times New Roman" w:cs="Times New Roman"/>
          <w:sz w:val="24"/>
          <w:szCs w:val="24"/>
        </w:rPr>
        <w:t xml:space="preserve"> = 0.4138; </w:t>
      </w:r>
      <w:r w:rsidR="00591C05" w:rsidRPr="00C70602">
        <w:rPr>
          <w:rFonts w:ascii="Times New Roman" w:hAnsi="Times New Roman" w:cs="Times New Roman"/>
          <w:sz w:val="24"/>
          <w:szCs w:val="24"/>
        </w:rPr>
        <w:t xml:space="preserve">Figure </w:t>
      </w:r>
      <w:r w:rsidR="000C4FD3" w:rsidRPr="00C70602">
        <w:rPr>
          <w:rFonts w:ascii="Times New Roman" w:hAnsi="Times New Roman" w:cs="Times New Roman"/>
          <w:sz w:val="24"/>
          <w:szCs w:val="24"/>
        </w:rPr>
        <w:t>S10</w:t>
      </w:r>
      <w:r w:rsidR="00591C05" w:rsidRPr="00C70602">
        <w:rPr>
          <w:rFonts w:ascii="Times New Roman" w:hAnsi="Times New Roman" w:cs="Times New Roman"/>
          <w:sz w:val="24"/>
          <w:szCs w:val="24"/>
        </w:rPr>
        <w:t xml:space="preserve">). </w:t>
      </w:r>
      <w:bookmarkStart w:id="32" w:name="_Hlk127787836"/>
      <w:r w:rsidR="00D25F66" w:rsidRPr="00C70602">
        <w:rPr>
          <w:rFonts w:ascii="Times New Roman" w:hAnsi="Times New Roman" w:cs="Times New Roman"/>
          <w:sz w:val="24"/>
          <w:szCs w:val="24"/>
        </w:rPr>
        <w:t>However,</w:t>
      </w:r>
      <w:r w:rsidR="00FC0DD4" w:rsidRPr="00C70602">
        <w:rPr>
          <w:rFonts w:ascii="Times New Roman" w:hAnsi="Times New Roman" w:cs="Times New Roman"/>
          <w:sz w:val="24"/>
          <w:szCs w:val="24"/>
        </w:rPr>
        <w:t xml:space="preserve"> </w:t>
      </w:r>
      <w:r w:rsidR="009F3546" w:rsidRPr="00C70602">
        <w:rPr>
          <w:rFonts w:ascii="Times New Roman" w:hAnsi="Times New Roman" w:cs="Times New Roman"/>
          <w:sz w:val="24"/>
          <w:szCs w:val="24"/>
        </w:rPr>
        <w:t xml:space="preserve"> </w:t>
      </w:r>
      <w:r w:rsidR="009579D9" w:rsidRPr="00C70602">
        <w:rPr>
          <w:rFonts w:ascii="Times New Roman" w:hAnsi="Times New Roman" w:cs="Times New Roman"/>
          <w:sz w:val="24"/>
          <w:szCs w:val="24"/>
        </w:rPr>
        <w:t xml:space="preserve">composted </w:t>
      </w:r>
      <w:r w:rsidR="009F3546" w:rsidRPr="00C70602">
        <w:rPr>
          <w:rFonts w:ascii="Times New Roman" w:hAnsi="Times New Roman" w:cs="Times New Roman"/>
          <w:sz w:val="24"/>
          <w:szCs w:val="24"/>
        </w:rPr>
        <w:t xml:space="preserve">MWF significantly increased the number of leaves per plant </w:t>
      </w:r>
      <w:r w:rsidR="00C764A3" w:rsidRPr="00C70602">
        <w:rPr>
          <w:rFonts w:ascii="Times New Roman" w:hAnsi="Times New Roman" w:cs="Times New Roman"/>
          <w:sz w:val="24"/>
          <w:szCs w:val="24"/>
        </w:rPr>
        <w:t xml:space="preserve">at days 14 and 21 </w:t>
      </w:r>
      <w:r w:rsidR="00EF2B8C" w:rsidRPr="00C70602">
        <w:rPr>
          <w:rFonts w:ascii="Times New Roman" w:hAnsi="Times New Roman" w:cs="Times New Roman"/>
          <w:sz w:val="24"/>
          <w:szCs w:val="24"/>
        </w:rPr>
        <w:t xml:space="preserve">compared to the NoFrass </w:t>
      </w:r>
      <w:r w:rsidR="00591C05" w:rsidRPr="00C70602">
        <w:rPr>
          <w:rFonts w:ascii="Times New Roman" w:hAnsi="Times New Roman" w:cs="Times New Roman"/>
          <w:sz w:val="24"/>
          <w:szCs w:val="24"/>
        </w:rPr>
        <w:t>(</w:t>
      </w:r>
      <w:r w:rsidR="00C764A3" w:rsidRPr="00C70602">
        <w:rPr>
          <w:rFonts w:ascii="Times New Roman" w:hAnsi="Times New Roman" w:cs="Times New Roman"/>
          <w:sz w:val="24"/>
          <w:szCs w:val="24"/>
        </w:rPr>
        <w:t xml:space="preserve">14 days: </w:t>
      </w:r>
      <w:r w:rsidR="00591C05" w:rsidRPr="00C70602">
        <w:rPr>
          <w:rFonts w:ascii="Times New Roman" w:hAnsi="Times New Roman" w:cs="Times New Roman"/>
          <w:i/>
          <w:iCs/>
          <w:sz w:val="24"/>
          <w:szCs w:val="24"/>
        </w:rPr>
        <w:t>χ</w:t>
      </w:r>
      <w:r w:rsidR="00591C05" w:rsidRPr="00C70602">
        <w:rPr>
          <w:rFonts w:ascii="Times New Roman" w:hAnsi="Times New Roman" w:cs="Times New Roman"/>
          <w:i/>
          <w:iCs/>
          <w:sz w:val="24"/>
          <w:szCs w:val="24"/>
          <w:vertAlign w:val="superscript"/>
        </w:rPr>
        <w:t xml:space="preserve">2 </w:t>
      </w:r>
      <w:r w:rsidR="00591C05" w:rsidRPr="00C70602">
        <w:rPr>
          <w:rFonts w:ascii="Times New Roman" w:hAnsi="Times New Roman" w:cs="Times New Roman"/>
          <w:sz w:val="24"/>
          <w:szCs w:val="24"/>
        </w:rPr>
        <w:t>= 1</w:t>
      </w:r>
      <w:r w:rsidR="00C764A3" w:rsidRPr="00C70602">
        <w:rPr>
          <w:rFonts w:ascii="Times New Roman" w:hAnsi="Times New Roman" w:cs="Times New Roman"/>
          <w:sz w:val="24"/>
          <w:szCs w:val="24"/>
        </w:rPr>
        <w:t>1.69,</w:t>
      </w:r>
      <w:r w:rsidR="00591C05" w:rsidRPr="00C70602">
        <w:rPr>
          <w:rFonts w:ascii="Times New Roman" w:hAnsi="Times New Roman" w:cs="Times New Roman"/>
          <w:sz w:val="24"/>
          <w:szCs w:val="24"/>
        </w:rPr>
        <w:t xml:space="preserve"> </w:t>
      </w:r>
      <w:proofErr w:type="spellStart"/>
      <w:r w:rsidR="00591C05" w:rsidRPr="00C70602">
        <w:rPr>
          <w:rFonts w:ascii="Times New Roman" w:hAnsi="Times New Roman" w:cs="Times New Roman"/>
          <w:sz w:val="24"/>
          <w:szCs w:val="24"/>
        </w:rPr>
        <w:t>df</w:t>
      </w:r>
      <w:proofErr w:type="spellEnd"/>
      <w:r w:rsidR="00591C05" w:rsidRPr="00C70602">
        <w:rPr>
          <w:rFonts w:ascii="Times New Roman" w:hAnsi="Times New Roman" w:cs="Times New Roman"/>
          <w:sz w:val="24"/>
          <w:szCs w:val="24"/>
        </w:rPr>
        <w:t xml:space="preserve"> = 2</w:t>
      </w:r>
      <w:r w:rsidR="00C764A3" w:rsidRPr="00C70602">
        <w:rPr>
          <w:rFonts w:ascii="Times New Roman" w:hAnsi="Times New Roman" w:cs="Times New Roman"/>
          <w:sz w:val="24"/>
          <w:szCs w:val="24"/>
        </w:rPr>
        <w:t>,</w:t>
      </w:r>
      <w:r w:rsidR="00591C05" w:rsidRPr="00C70602">
        <w:rPr>
          <w:rFonts w:ascii="Times New Roman" w:hAnsi="Times New Roman" w:cs="Times New Roman"/>
          <w:sz w:val="24"/>
          <w:szCs w:val="24"/>
        </w:rPr>
        <w:t xml:space="preserve"> </w:t>
      </w:r>
      <w:r w:rsidR="00591C05" w:rsidRPr="00C70602">
        <w:rPr>
          <w:rFonts w:ascii="Times New Roman" w:hAnsi="Times New Roman" w:cs="Times New Roman"/>
          <w:i/>
          <w:iCs/>
          <w:sz w:val="24"/>
          <w:szCs w:val="24"/>
        </w:rPr>
        <w:t>p</w:t>
      </w:r>
      <w:r w:rsidR="00591C05" w:rsidRPr="00C70602">
        <w:rPr>
          <w:rFonts w:ascii="Times New Roman" w:hAnsi="Times New Roman" w:cs="Times New Roman"/>
          <w:sz w:val="24"/>
          <w:szCs w:val="24"/>
        </w:rPr>
        <w:t xml:space="preserve"> = 0.00</w:t>
      </w:r>
      <w:r w:rsidR="00C764A3" w:rsidRPr="00C70602">
        <w:rPr>
          <w:rFonts w:ascii="Times New Roman" w:hAnsi="Times New Roman" w:cs="Times New Roman"/>
          <w:sz w:val="24"/>
          <w:szCs w:val="24"/>
        </w:rPr>
        <w:t>29</w:t>
      </w:r>
      <w:r w:rsidR="00591C05" w:rsidRPr="00C70602">
        <w:rPr>
          <w:rFonts w:ascii="Times New Roman" w:hAnsi="Times New Roman" w:cs="Times New Roman"/>
          <w:sz w:val="24"/>
          <w:szCs w:val="24"/>
        </w:rPr>
        <w:t>;</w:t>
      </w:r>
      <w:r w:rsidR="00C764A3" w:rsidRPr="00C70602">
        <w:rPr>
          <w:rFonts w:ascii="Times New Roman" w:hAnsi="Times New Roman" w:cs="Times New Roman"/>
          <w:sz w:val="24"/>
          <w:szCs w:val="24"/>
        </w:rPr>
        <w:t xml:space="preserve"> 21 days: </w:t>
      </w:r>
      <w:r w:rsidR="00C764A3" w:rsidRPr="00C70602">
        <w:rPr>
          <w:rFonts w:ascii="Times New Roman" w:hAnsi="Times New Roman" w:cs="Times New Roman"/>
          <w:i/>
          <w:iCs/>
          <w:sz w:val="24"/>
          <w:szCs w:val="24"/>
        </w:rPr>
        <w:t>χ</w:t>
      </w:r>
      <w:r w:rsidR="00C764A3" w:rsidRPr="00C70602">
        <w:rPr>
          <w:rFonts w:ascii="Times New Roman" w:hAnsi="Times New Roman" w:cs="Times New Roman"/>
          <w:i/>
          <w:iCs/>
          <w:sz w:val="24"/>
          <w:szCs w:val="24"/>
          <w:vertAlign w:val="superscript"/>
        </w:rPr>
        <w:t xml:space="preserve">2 </w:t>
      </w:r>
      <w:r w:rsidR="00C764A3" w:rsidRPr="00C70602">
        <w:rPr>
          <w:rFonts w:ascii="Times New Roman" w:hAnsi="Times New Roman" w:cs="Times New Roman"/>
          <w:sz w:val="24"/>
          <w:szCs w:val="24"/>
        </w:rPr>
        <w:t xml:space="preserve">= 7.72, </w:t>
      </w:r>
      <w:proofErr w:type="spellStart"/>
      <w:r w:rsidR="00C764A3" w:rsidRPr="00C70602">
        <w:rPr>
          <w:rFonts w:ascii="Times New Roman" w:hAnsi="Times New Roman" w:cs="Times New Roman"/>
          <w:sz w:val="24"/>
          <w:szCs w:val="24"/>
        </w:rPr>
        <w:t>df</w:t>
      </w:r>
      <w:proofErr w:type="spellEnd"/>
      <w:r w:rsidR="00C764A3" w:rsidRPr="00C70602">
        <w:rPr>
          <w:rFonts w:ascii="Times New Roman" w:hAnsi="Times New Roman" w:cs="Times New Roman"/>
          <w:sz w:val="24"/>
          <w:szCs w:val="24"/>
        </w:rPr>
        <w:t xml:space="preserve"> = 2, </w:t>
      </w:r>
      <w:r w:rsidR="00C764A3" w:rsidRPr="00C70602">
        <w:rPr>
          <w:rFonts w:ascii="Times New Roman" w:hAnsi="Times New Roman" w:cs="Times New Roman"/>
          <w:i/>
          <w:iCs/>
          <w:sz w:val="24"/>
          <w:szCs w:val="24"/>
        </w:rPr>
        <w:t>p</w:t>
      </w:r>
      <w:r w:rsidR="00C764A3" w:rsidRPr="00C70602">
        <w:rPr>
          <w:rFonts w:ascii="Times New Roman" w:hAnsi="Times New Roman" w:cs="Times New Roman"/>
          <w:sz w:val="24"/>
          <w:szCs w:val="24"/>
        </w:rPr>
        <w:t xml:space="preserve"> = 0.0211;</w:t>
      </w:r>
      <w:r w:rsidR="00591C05" w:rsidRPr="00C70602">
        <w:rPr>
          <w:rFonts w:ascii="Times New Roman" w:hAnsi="Times New Roman" w:cs="Times New Roman"/>
          <w:sz w:val="24"/>
          <w:szCs w:val="24"/>
        </w:rPr>
        <w:t xml:space="preserve"> Figure S</w:t>
      </w:r>
      <w:r w:rsidR="00215728" w:rsidRPr="00C70602">
        <w:rPr>
          <w:rFonts w:ascii="Times New Roman" w:hAnsi="Times New Roman" w:cs="Times New Roman"/>
          <w:sz w:val="24"/>
          <w:szCs w:val="24"/>
        </w:rPr>
        <w:t>11</w:t>
      </w:r>
      <w:r w:rsidR="00591C05" w:rsidRPr="00C70602">
        <w:rPr>
          <w:rFonts w:ascii="Times New Roman" w:hAnsi="Times New Roman" w:cs="Times New Roman"/>
          <w:sz w:val="24"/>
          <w:szCs w:val="24"/>
        </w:rPr>
        <w:t>)</w:t>
      </w:r>
      <w:r w:rsidR="009F3546" w:rsidRPr="00C70602">
        <w:rPr>
          <w:rFonts w:ascii="Times New Roman" w:hAnsi="Times New Roman" w:cs="Times New Roman"/>
          <w:sz w:val="24"/>
          <w:szCs w:val="24"/>
        </w:rPr>
        <w:t xml:space="preserve">, </w:t>
      </w:r>
      <w:r w:rsidR="00C764A3" w:rsidRPr="00C70602">
        <w:rPr>
          <w:rFonts w:ascii="Times New Roman" w:hAnsi="Times New Roman" w:cs="Times New Roman"/>
          <w:sz w:val="24"/>
          <w:szCs w:val="24"/>
        </w:rPr>
        <w:t xml:space="preserve">but not at days 28 and 35 </w:t>
      </w:r>
      <w:r w:rsidR="00EF2B8C" w:rsidRPr="00C70602">
        <w:rPr>
          <w:rFonts w:ascii="Times New Roman" w:hAnsi="Times New Roman" w:cs="Times New Roman"/>
          <w:sz w:val="24"/>
          <w:szCs w:val="24"/>
        </w:rPr>
        <w:t xml:space="preserve">(28 days: </w:t>
      </w:r>
      <w:r w:rsidR="00EF2B8C" w:rsidRPr="00C70602">
        <w:rPr>
          <w:rFonts w:ascii="Times New Roman" w:hAnsi="Times New Roman" w:cs="Times New Roman"/>
          <w:i/>
          <w:iCs/>
          <w:sz w:val="24"/>
          <w:szCs w:val="24"/>
        </w:rPr>
        <w:t>χ</w:t>
      </w:r>
      <w:r w:rsidR="00EF2B8C" w:rsidRPr="00C70602">
        <w:rPr>
          <w:rFonts w:ascii="Times New Roman" w:hAnsi="Times New Roman" w:cs="Times New Roman"/>
          <w:i/>
          <w:iCs/>
          <w:sz w:val="24"/>
          <w:szCs w:val="24"/>
          <w:vertAlign w:val="superscript"/>
        </w:rPr>
        <w:t xml:space="preserve">2 </w:t>
      </w:r>
      <w:r w:rsidR="00EF2B8C" w:rsidRPr="00C70602">
        <w:rPr>
          <w:rFonts w:ascii="Times New Roman" w:hAnsi="Times New Roman" w:cs="Times New Roman"/>
          <w:sz w:val="24"/>
          <w:szCs w:val="24"/>
        </w:rPr>
        <w:t xml:space="preserve">= 4.14, </w:t>
      </w:r>
      <w:proofErr w:type="spellStart"/>
      <w:r w:rsidR="00EF2B8C" w:rsidRPr="00C70602">
        <w:rPr>
          <w:rFonts w:ascii="Times New Roman" w:hAnsi="Times New Roman" w:cs="Times New Roman"/>
          <w:sz w:val="24"/>
          <w:szCs w:val="24"/>
        </w:rPr>
        <w:t>df</w:t>
      </w:r>
      <w:proofErr w:type="spellEnd"/>
      <w:r w:rsidR="00EF2B8C" w:rsidRPr="00C70602">
        <w:rPr>
          <w:rFonts w:ascii="Times New Roman" w:hAnsi="Times New Roman" w:cs="Times New Roman"/>
          <w:sz w:val="24"/>
          <w:szCs w:val="24"/>
        </w:rPr>
        <w:t xml:space="preserve"> = 2, </w:t>
      </w:r>
      <w:r w:rsidR="00EF2B8C" w:rsidRPr="00C70602">
        <w:rPr>
          <w:rFonts w:ascii="Times New Roman" w:hAnsi="Times New Roman" w:cs="Times New Roman"/>
          <w:i/>
          <w:iCs/>
          <w:sz w:val="24"/>
          <w:szCs w:val="24"/>
        </w:rPr>
        <w:t>p</w:t>
      </w:r>
      <w:r w:rsidR="00EF2B8C" w:rsidRPr="00C70602">
        <w:rPr>
          <w:rFonts w:ascii="Times New Roman" w:hAnsi="Times New Roman" w:cs="Times New Roman"/>
          <w:sz w:val="24"/>
          <w:szCs w:val="24"/>
        </w:rPr>
        <w:t xml:space="preserve"> = 0.1260; 35 days: </w:t>
      </w:r>
      <w:r w:rsidR="00EF2B8C" w:rsidRPr="00C70602">
        <w:rPr>
          <w:rFonts w:ascii="Times New Roman" w:hAnsi="Times New Roman" w:cs="Times New Roman"/>
          <w:i/>
          <w:iCs/>
          <w:sz w:val="24"/>
          <w:szCs w:val="24"/>
        </w:rPr>
        <w:t>χ</w:t>
      </w:r>
      <w:r w:rsidR="00EF2B8C" w:rsidRPr="00C70602">
        <w:rPr>
          <w:rFonts w:ascii="Times New Roman" w:hAnsi="Times New Roman" w:cs="Times New Roman"/>
          <w:i/>
          <w:iCs/>
          <w:sz w:val="24"/>
          <w:szCs w:val="24"/>
          <w:vertAlign w:val="superscript"/>
        </w:rPr>
        <w:t xml:space="preserve">2 </w:t>
      </w:r>
      <w:r w:rsidR="00EF2B8C" w:rsidRPr="00C70602">
        <w:rPr>
          <w:rFonts w:ascii="Times New Roman" w:hAnsi="Times New Roman" w:cs="Times New Roman"/>
          <w:sz w:val="24"/>
          <w:szCs w:val="24"/>
        </w:rPr>
        <w:t xml:space="preserve">= 3.64, </w:t>
      </w:r>
      <w:proofErr w:type="spellStart"/>
      <w:r w:rsidR="00EF2B8C" w:rsidRPr="00C70602">
        <w:rPr>
          <w:rFonts w:ascii="Times New Roman" w:hAnsi="Times New Roman" w:cs="Times New Roman"/>
          <w:sz w:val="24"/>
          <w:szCs w:val="24"/>
        </w:rPr>
        <w:t>df</w:t>
      </w:r>
      <w:proofErr w:type="spellEnd"/>
      <w:r w:rsidR="00EF2B8C" w:rsidRPr="00C70602">
        <w:rPr>
          <w:rFonts w:ascii="Times New Roman" w:hAnsi="Times New Roman" w:cs="Times New Roman"/>
          <w:sz w:val="24"/>
          <w:szCs w:val="24"/>
        </w:rPr>
        <w:t xml:space="preserve"> = 2, </w:t>
      </w:r>
      <w:r w:rsidR="00EF2B8C" w:rsidRPr="00C70602">
        <w:rPr>
          <w:rFonts w:ascii="Times New Roman" w:hAnsi="Times New Roman" w:cs="Times New Roman"/>
          <w:i/>
          <w:iCs/>
          <w:sz w:val="24"/>
          <w:szCs w:val="24"/>
        </w:rPr>
        <w:t>p</w:t>
      </w:r>
      <w:r w:rsidR="00EF2B8C" w:rsidRPr="00C70602">
        <w:rPr>
          <w:rFonts w:ascii="Times New Roman" w:hAnsi="Times New Roman" w:cs="Times New Roman"/>
          <w:sz w:val="24"/>
          <w:szCs w:val="24"/>
        </w:rPr>
        <w:t xml:space="preserve"> = 0.1622; Figure S11). </w:t>
      </w:r>
      <w:bookmarkEnd w:id="32"/>
    </w:p>
    <w:p w14:paraId="2C5E4499" w14:textId="77777777" w:rsidR="00591C05" w:rsidRPr="00C70602" w:rsidRDefault="00591C05" w:rsidP="00C70602">
      <w:pPr>
        <w:spacing w:after="0" w:line="480" w:lineRule="auto"/>
        <w:jc w:val="both"/>
        <w:rPr>
          <w:rFonts w:ascii="Times New Roman" w:hAnsi="Times New Roman" w:cs="Times New Roman"/>
          <w:sz w:val="24"/>
          <w:szCs w:val="24"/>
        </w:rPr>
      </w:pPr>
    </w:p>
    <w:p w14:paraId="49254493" w14:textId="43DD383B" w:rsidR="00591C05" w:rsidRPr="00C70602" w:rsidRDefault="009579D9"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The </w:t>
      </w:r>
      <w:r w:rsidR="00FC0DD4" w:rsidRPr="00C70602">
        <w:rPr>
          <w:rFonts w:ascii="Times New Roman" w:hAnsi="Times New Roman" w:cs="Times New Roman"/>
          <w:sz w:val="24"/>
          <w:szCs w:val="24"/>
        </w:rPr>
        <w:t>time</w:t>
      </w:r>
      <w:r w:rsidRPr="00C70602">
        <w:rPr>
          <w:rFonts w:ascii="Times New Roman" w:hAnsi="Times New Roman" w:cs="Times New Roman"/>
          <w:sz w:val="24"/>
          <w:szCs w:val="24"/>
        </w:rPr>
        <w:t xml:space="preserve"> until the start</w:t>
      </w:r>
      <w:r w:rsidR="00FF7C1C" w:rsidRPr="00C70602">
        <w:rPr>
          <w:rFonts w:ascii="Times New Roman" w:hAnsi="Times New Roman" w:cs="Times New Roman"/>
          <w:sz w:val="24"/>
          <w:szCs w:val="24"/>
        </w:rPr>
        <w:t xml:space="preserve"> of flowering was not significantly affected by t</w:t>
      </w:r>
      <w:r w:rsidR="007B6B5E" w:rsidRPr="00C70602">
        <w:rPr>
          <w:rFonts w:ascii="Times New Roman" w:hAnsi="Times New Roman" w:cs="Times New Roman"/>
          <w:sz w:val="24"/>
          <w:szCs w:val="24"/>
        </w:rPr>
        <w:t xml:space="preserve">he </w:t>
      </w:r>
      <w:r w:rsidR="000010E7" w:rsidRPr="00C70602">
        <w:rPr>
          <w:rFonts w:ascii="Times New Roman" w:hAnsi="Times New Roman" w:cs="Times New Roman"/>
          <w:sz w:val="24"/>
          <w:szCs w:val="24"/>
        </w:rPr>
        <w:t xml:space="preserve">incubation of frass in the soil </w:t>
      </w:r>
      <w:r w:rsidR="00FF7C1C" w:rsidRPr="00C70602">
        <w:rPr>
          <w:rFonts w:ascii="Times New Roman" w:hAnsi="Times New Roman" w:cs="Times New Roman"/>
          <w:sz w:val="24"/>
          <w:szCs w:val="24"/>
        </w:rPr>
        <w:t xml:space="preserve">when compared to the </w:t>
      </w:r>
      <w:r w:rsidR="00F32A44" w:rsidRPr="00C70602">
        <w:rPr>
          <w:rFonts w:ascii="Times New Roman" w:hAnsi="Times New Roman" w:cs="Times New Roman"/>
          <w:sz w:val="24"/>
          <w:szCs w:val="24"/>
        </w:rPr>
        <w:t>No</w:t>
      </w:r>
      <w:r w:rsidR="007607D4" w:rsidRPr="00C70602">
        <w:rPr>
          <w:rFonts w:ascii="Times New Roman" w:hAnsi="Times New Roman" w:cs="Times New Roman"/>
          <w:sz w:val="24"/>
          <w:szCs w:val="24"/>
        </w:rPr>
        <w:t>F</w:t>
      </w:r>
      <w:r w:rsidR="00F32A44" w:rsidRPr="00C70602">
        <w:rPr>
          <w:rFonts w:ascii="Times New Roman" w:hAnsi="Times New Roman" w:cs="Times New Roman"/>
          <w:sz w:val="24"/>
          <w:szCs w:val="24"/>
        </w:rPr>
        <w:t>rass</w:t>
      </w:r>
      <w:r w:rsidR="00FF7C1C" w:rsidRPr="00C70602">
        <w:rPr>
          <w:rFonts w:ascii="Times New Roman" w:hAnsi="Times New Roman" w:cs="Times New Roman"/>
          <w:sz w:val="24"/>
          <w:szCs w:val="24"/>
        </w:rPr>
        <w:t xml:space="preserve"> </w:t>
      </w:r>
      <w:r w:rsidR="007B6B5E" w:rsidRPr="00C70602">
        <w:rPr>
          <w:rFonts w:ascii="Times New Roman" w:hAnsi="Times New Roman" w:cs="Times New Roman"/>
          <w:sz w:val="24"/>
          <w:szCs w:val="24"/>
        </w:rPr>
        <w:t>control</w:t>
      </w:r>
      <w:r w:rsidR="00591C05" w:rsidRPr="00C70602">
        <w:rPr>
          <w:rFonts w:ascii="Times New Roman" w:hAnsi="Times New Roman" w:cs="Times New Roman"/>
          <w:sz w:val="24"/>
          <w:szCs w:val="24"/>
        </w:rPr>
        <w:t xml:space="preserve"> </w:t>
      </w:r>
      <w:r w:rsidR="000010E7" w:rsidRPr="00C70602">
        <w:rPr>
          <w:rFonts w:ascii="Times New Roman" w:hAnsi="Times New Roman" w:cs="Times New Roman"/>
          <w:sz w:val="24"/>
          <w:szCs w:val="24"/>
        </w:rPr>
        <w:t>(</w:t>
      </w:r>
      <w:r w:rsidR="000010E7" w:rsidRPr="00C70602">
        <w:rPr>
          <w:rFonts w:ascii="Times New Roman" w:hAnsi="Times New Roman" w:cs="Times New Roman"/>
          <w:i/>
          <w:iCs/>
          <w:sz w:val="24"/>
          <w:szCs w:val="24"/>
        </w:rPr>
        <w:t>χ</w:t>
      </w:r>
      <w:r w:rsidR="000010E7" w:rsidRPr="00C70602">
        <w:rPr>
          <w:rFonts w:ascii="Times New Roman" w:hAnsi="Times New Roman" w:cs="Times New Roman"/>
          <w:i/>
          <w:iCs/>
          <w:sz w:val="24"/>
          <w:szCs w:val="24"/>
          <w:vertAlign w:val="superscript"/>
        </w:rPr>
        <w:t>2</w:t>
      </w:r>
      <w:r w:rsidR="000010E7" w:rsidRPr="00C70602">
        <w:rPr>
          <w:rFonts w:ascii="Times New Roman" w:hAnsi="Times New Roman" w:cs="Times New Roman"/>
          <w:sz w:val="24"/>
          <w:szCs w:val="24"/>
          <w:vertAlign w:val="superscript"/>
        </w:rPr>
        <w:t xml:space="preserve"> </w:t>
      </w:r>
      <w:r w:rsidR="000010E7" w:rsidRPr="00C70602">
        <w:rPr>
          <w:rFonts w:ascii="Times New Roman" w:hAnsi="Times New Roman" w:cs="Times New Roman"/>
          <w:sz w:val="24"/>
          <w:szCs w:val="24"/>
        </w:rPr>
        <w:t>= 0.13</w:t>
      </w:r>
      <w:r w:rsidR="00106865" w:rsidRPr="00C70602">
        <w:rPr>
          <w:rFonts w:ascii="Times New Roman" w:hAnsi="Times New Roman" w:cs="Times New Roman"/>
          <w:sz w:val="24"/>
          <w:szCs w:val="24"/>
        </w:rPr>
        <w:t>,</w:t>
      </w:r>
      <w:r w:rsidR="000010E7" w:rsidRPr="00C70602">
        <w:rPr>
          <w:rFonts w:ascii="Times New Roman" w:hAnsi="Times New Roman" w:cs="Times New Roman"/>
          <w:sz w:val="24"/>
          <w:szCs w:val="24"/>
        </w:rPr>
        <w:t xml:space="preserve"> </w:t>
      </w:r>
      <w:proofErr w:type="spellStart"/>
      <w:r w:rsidR="000010E7" w:rsidRPr="00C70602">
        <w:rPr>
          <w:rFonts w:ascii="Times New Roman" w:hAnsi="Times New Roman" w:cs="Times New Roman"/>
          <w:sz w:val="24"/>
          <w:szCs w:val="24"/>
        </w:rPr>
        <w:t>df</w:t>
      </w:r>
      <w:proofErr w:type="spellEnd"/>
      <w:r w:rsidR="000010E7" w:rsidRPr="00C70602">
        <w:rPr>
          <w:rFonts w:ascii="Times New Roman" w:hAnsi="Times New Roman" w:cs="Times New Roman"/>
          <w:sz w:val="24"/>
          <w:szCs w:val="24"/>
        </w:rPr>
        <w:t xml:space="preserve"> = 2</w:t>
      </w:r>
      <w:r w:rsidR="00106865" w:rsidRPr="00C70602">
        <w:rPr>
          <w:rFonts w:ascii="Times New Roman" w:hAnsi="Times New Roman" w:cs="Times New Roman"/>
          <w:sz w:val="24"/>
          <w:szCs w:val="24"/>
        </w:rPr>
        <w:t>,</w:t>
      </w:r>
      <w:r w:rsidR="000010E7" w:rsidRPr="00C70602">
        <w:rPr>
          <w:rFonts w:ascii="Times New Roman" w:hAnsi="Times New Roman" w:cs="Times New Roman"/>
          <w:sz w:val="24"/>
          <w:szCs w:val="24"/>
        </w:rPr>
        <w:t xml:space="preserve"> </w:t>
      </w:r>
      <w:r w:rsidR="000010E7" w:rsidRPr="00C70602">
        <w:rPr>
          <w:rFonts w:ascii="Times New Roman" w:hAnsi="Times New Roman" w:cs="Times New Roman"/>
          <w:i/>
          <w:iCs/>
          <w:sz w:val="24"/>
          <w:szCs w:val="24"/>
        </w:rPr>
        <w:t>p</w:t>
      </w:r>
      <w:r w:rsidR="000010E7" w:rsidRPr="00C70602">
        <w:rPr>
          <w:rFonts w:ascii="Times New Roman" w:hAnsi="Times New Roman" w:cs="Times New Roman"/>
          <w:sz w:val="24"/>
          <w:szCs w:val="24"/>
        </w:rPr>
        <w:t xml:space="preserve"> = 0.9355; Figure S1</w:t>
      </w:r>
      <w:r w:rsidR="00215728" w:rsidRPr="00C70602">
        <w:rPr>
          <w:rFonts w:ascii="Times New Roman" w:hAnsi="Times New Roman" w:cs="Times New Roman"/>
          <w:sz w:val="24"/>
          <w:szCs w:val="24"/>
        </w:rPr>
        <w:t>2</w:t>
      </w:r>
      <w:r w:rsidR="000010E7" w:rsidRPr="00C70602">
        <w:rPr>
          <w:rFonts w:ascii="Times New Roman" w:hAnsi="Times New Roman" w:cs="Times New Roman"/>
          <w:sz w:val="24"/>
          <w:szCs w:val="24"/>
        </w:rPr>
        <w:t>A</w:t>
      </w:r>
      <w:r w:rsidR="00591C05" w:rsidRPr="00C70602">
        <w:rPr>
          <w:rFonts w:ascii="Times New Roman" w:hAnsi="Times New Roman" w:cs="Times New Roman"/>
          <w:sz w:val="24"/>
          <w:szCs w:val="24"/>
        </w:rPr>
        <w:t>).</w:t>
      </w:r>
      <w:r w:rsidR="000010E7" w:rsidRPr="00C70602">
        <w:rPr>
          <w:rFonts w:ascii="Times New Roman" w:hAnsi="Times New Roman" w:cs="Times New Roman"/>
          <w:sz w:val="24"/>
          <w:szCs w:val="24"/>
        </w:rPr>
        <w:t xml:space="preserve"> </w:t>
      </w:r>
      <w:r w:rsidR="007B6B5E" w:rsidRPr="00C70602">
        <w:rPr>
          <w:rFonts w:ascii="Times New Roman" w:hAnsi="Times New Roman" w:cs="Times New Roman"/>
          <w:sz w:val="24"/>
          <w:szCs w:val="24"/>
        </w:rPr>
        <w:t xml:space="preserve">Similarly, the </w:t>
      </w:r>
      <w:r w:rsidR="00F32A44" w:rsidRPr="00C70602">
        <w:rPr>
          <w:rFonts w:ascii="Times New Roman" w:hAnsi="Times New Roman" w:cs="Times New Roman"/>
          <w:sz w:val="24"/>
          <w:szCs w:val="24"/>
        </w:rPr>
        <w:t xml:space="preserve">time until </w:t>
      </w:r>
      <w:r w:rsidR="007B6B5E" w:rsidRPr="00C70602">
        <w:rPr>
          <w:rFonts w:ascii="Times New Roman" w:hAnsi="Times New Roman" w:cs="Times New Roman"/>
          <w:sz w:val="24"/>
          <w:szCs w:val="24"/>
        </w:rPr>
        <w:t xml:space="preserve">flowering of </w:t>
      </w:r>
      <w:r w:rsidR="007B6B5E" w:rsidRPr="00C70602">
        <w:rPr>
          <w:rFonts w:ascii="Times New Roman" w:hAnsi="Times New Roman" w:cs="Times New Roman"/>
          <w:i/>
          <w:iCs/>
          <w:sz w:val="24"/>
          <w:szCs w:val="24"/>
        </w:rPr>
        <w:t>B. rapa</w:t>
      </w:r>
      <w:r w:rsidR="007B6B5E" w:rsidRPr="00C70602">
        <w:rPr>
          <w:rFonts w:ascii="Times New Roman" w:hAnsi="Times New Roman" w:cs="Times New Roman"/>
          <w:sz w:val="24"/>
          <w:szCs w:val="24"/>
        </w:rPr>
        <w:t xml:space="preserve"> plants </w:t>
      </w:r>
      <w:r w:rsidR="007607D4" w:rsidRPr="00C70602">
        <w:rPr>
          <w:rFonts w:ascii="Times New Roman" w:hAnsi="Times New Roman" w:cs="Times New Roman"/>
          <w:sz w:val="24"/>
          <w:szCs w:val="24"/>
        </w:rPr>
        <w:t>was not</w:t>
      </w:r>
      <w:r w:rsidR="007B6B5E" w:rsidRPr="00C70602">
        <w:rPr>
          <w:rFonts w:ascii="Times New Roman" w:hAnsi="Times New Roman" w:cs="Times New Roman"/>
          <w:sz w:val="24"/>
          <w:szCs w:val="24"/>
        </w:rPr>
        <w:t xml:space="preserve"> significantly </w:t>
      </w:r>
      <w:r w:rsidR="007607D4" w:rsidRPr="00C70602">
        <w:rPr>
          <w:rFonts w:ascii="Times New Roman" w:hAnsi="Times New Roman" w:cs="Times New Roman"/>
          <w:sz w:val="24"/>
          <w:szCs w:val="24"/>
        </w:rPr>
        <w:t>affected by adding</w:t>
      </w:r>
      <w:r w:rsidR="007B6B5E" w:rsidRPr="00C70602">
        <w:rPr>
          <w:rFonts w:ascii="Times New Roman" w:hAnsi="Times New Roman" w:cs="Times New Roman"/>
          <w:sz w:val="24"/>
          <w:szCs w:val="24"/>
        </w:rPr>
        <w:t xml:space="preserve"> </w:t>
      </w:r>
      <w:r w:rsidR="00FF7C1C" w:rsidRPr="00C70602">
        <w:rPr>
          <w:rFonts w:ascii="Times New Roman" w:hAnsi="Times New Roman" w:cs="Times New Roman"/>
          <w:sz w:val="24"/>
          <w:szCs w:val="24"/>
        </w:rPr>
        <w:t xml:space="preserve">either </w:t>
      </w:r>
      <w:r w:rsidR="007607D4" w:rsidRPr="00C70602">
        <w:rPr>
          <w:rFonts w:ascii="Times New Roman" w:hAnsi="Times New Roman" w:cs="Times New Roman"/>
          <w:sz w:val="24"/>
          <w:szCs w:val="24"/>
        </w:rPr>
        <w:t xml:space="preserve">composted </w:t>
      </w:r>
      <w:r w:rsidR="007B6B5E" w:rsidRPr="00C70602">
        <w:rPr>
          <w:rFonts w:ascii="Times New Roman" w:hAnsi="Times New Roman" w:cs="Times New Roman"/>
          <w:sz w:val="24"/>
          <w:szCs w:val="24"/>
        </w:rPr>
        <w:t>BSFF or MWF to the</w:t>
      </w:r>
      <w:r w:rsidR="000010E7" w:rsidRPr="00C70602">
        <w:rPr>
          <w:rFonts w:ascii="Times New Roman" w:hAnsi="Times New Roman" w:cs="Times New Roman"/>
          <w:sz w:val="24"/>
          <w:szCs w:val="24"/>
        </w:rPr>
        <w:t xml:space="preserve"> soil</w:t>
      </w:r>
      <w:r w:rsidR="007B6B5E" w:rsidRPr="00C70602">
        <w:rPr>
          <w:rFonts w:ascii="Times New Roman" w:hAnsi="Times New Roman" w:cs="Times New Roman"/>
          <w:sz w:val="24"/>
          <w:szCs w:val="24"/>
        </w:rPr>
        <w:t xml:space="preserve"> (</w:t>
      </w:r>
      <w:r w:rsidR="007B6B5E" w:rsidRPr="00C70602">
        <w:rPr>
          <w:rFonts w:ascii="Times New Roman" w:hAnsi="Times New Roman" w:cs="Times New Roman"/>
          <w:i/>
          <w:iCs/>
          <w:sz w:val="24"/>
          <w:szCs w:val="24"/>
        </w:rPr>
        <w:t>χ</w:t>
      </w:r>
      <w:r w:rsidR="007B6B5E" w:rsidRPr="00C70602">
        <w:rPr>
          <w:rFonts w:ascii="Times New Roman" w:hAnsi="Times New Roman" w:cs="Times New Roman"/>
          <w:i/>
          <w:iCs/>
          <w:sz w:val="24"/>
          <w:szCs w:val="24"/>
          <w:vertAlign w:val="superscript"/>
        </w:rPr>
        <w:t>2</w:t>
      </w:r>
      <w:r w:rsidR="007B6B5E" w:rsidRPr="00C70602">
        <w:rPr>
          <w:rFonts w:ascii="Times New Roman" w:hAnsi="Times New Roman" w:cs="Times New Roman"/>
          <w:sz w:val="24"/>
          <w:szCs w:val="24"/>
          <w:vertAlign w:val="superscript"/>
        </w:rPr>
        <w:t xml:space="preserve"> </w:t>
      </w:r>
      <w:r w:rsidR="007B6B5E" w:rsidRPr="00C70602">
        <w:rPr>
          <w:rFonts w:ascii="Times New Roman" w:hAnsi="Times New Roman" w:cs="Times New Roman"/>
          <w:sz w:val="24"/>
          <w:szCs w:val="24"/>
        </w:rPr>
        <w:t>= 0.26</w:t>
      </w:r>
      <w:r w:rsidR="00106865" w:rsidRPr="00C70602">
        <w:rPr>
          <w:rFonts w:ascii="Times New Roman" w:hAnsi="Times New Roman" w:cs="Times New Roman"/>
          <w:sz w:val="24"/>
          <w:szCs w:val="24"/>
        </w:rPr>
        <w:t>,</w:t>
      </w:r>
      <w:r w:rsidR="007B6B5E" w:rsidRPr="00C70602">
        <w:rPr>
          <w:rFonts w:ascii="Times New Roman" w:hAnsi="Times New Roman" w:cs="Times New Roman"/>
          <w:sz w:val="24"/>
          <w:szCs w:val="24"/>
        </w:rPr>
        <w:t xml:space="preserve"> </w:t>
      </w:r>
      <w:proofErr w:type="spellStart"/>
      <w:r w:rsidR="007B6B5E" w:rsidRPr="00C70602">
        <w:rPr>
          <w:rFonts w:ascii="Times New Roman" w:hAnsi="Times New Roman" w:cs="Times New Roman"/>
          <w:sz w:val="24"/>
          <w:szCs w:val="24"/>
        </w:rPr>
        <w:t>df</w:t>
      </w:r>
      <w:proofErr w:type="spellEnd"/>
      <w:r w:rsidR="007B6B5E" w:rsidRPr="00C70602">
        <w:rPr>
          <w:rFonts w:ascii="Times New Roman" w:hAnsi="Times New Roman" w:cs="Times New Roman"/>
          <w:sz w:val="24"/>
          <w:szCs w:val="24"/>
        </w:rPr>
        <w:t xml:space="preserve"> = 2</w:t>
      </w:r>
      <w:r w:rsidR="00106865" w:rsidRPr="00C70602">
        <w:rPr>
          <w:rFonts w:ascii="Times New Roman" w:hAnsi="Times New Roman" w:cs="Times New Roman"/>
          <w:sz w:val="24"/>
          <w:szCs w:val="24"/>
        </w:rPr>
        <w:t>,</w:t>
      </w:r>
      <w:r w:rsidR="007B6B5E" w:rsidRPr="00C70602">
        <w:rPr>
          <w:rFonts w:ascii="Times New Roman" w:hAnsi="Times New Roman" w:cs="Times New Roman"/>
          <w:sz w:val="24"/>
          <w:szCs w:val="24"/>
        </w:rPr>
        <w:t xml:space="preserve"> </w:t>
      </w:r>
      <w:r w:rsidR="007B6B5E" w:rsidRPr="00C70602">
        <w:rPr>
          <w:rFonts w:ascii="Times New Roman" w:hAnsi="Times New Roman" w:cs="Times New Roman"/>
          <w:i/>
          <w:iCs/>
          <w:sz w:val="24"/>
          <w:szCs w:val="24"/>
        </w:rPr>
        <w:t>p</w:t>
      </w:r>
      <w:r w:rsidR="007B6B5E" w:rsidRPr="00C70602">
        <w:rPr>
          <w:rFonts w:ascii="Times New Roman" w:hAnsi="Times New Roman" w:cs="Times New Roman"/>
          <w:sz w:val="24"/>
          <w:szCs w:val="24"/>
        </w:rPr>
        <w:t xml:space="preserve"> = 0.8782; Figure S1</w:t>
      </w:r>
      <w:r w:rsidR="00215728" w:rsidRPr="00C70602">
        <w:rPr>
          <w:rFonts w:ascii="Times New Roman" w:hAnsi="Times New Roman" w:cs="Times New Roman"/>
          <w:sz w:val="24"/>
          <w:szCs w:val="24"/>
        </w:rPr>
        <w:t>2</w:t>
      </w:r>
      <w:r w:rsidR="007B6B5E" w:rsidRPr="00C70602">
        <w:rPr>
          <w:rFonts w:ascii="Times New Roman" w:hAnsi="Times New Roman" w:cs="Times New Roman"/>
          <w:sz w:val="24"/>
          <w:szCs w:val="24"/>
        </w:rPr>
        <w:t>B).</w:t>
      </w:r>
    </w:p>
    <w:p w14:paraId="523562E0" w14:textId="01E59525" w:rsidR="00085E71" w:rsidRPr="00C70602" w:rsidRDefault="00F0310C" w:rsidP="00C70602">
      <w:pPr>
        <w:spacing w:after="0" w:line="480" w:lineRule="auto"/>
        <w:jc w:val="both"/>
        <w:rPr>
          <w:rFonts w:ascii="Times New Roman" w:hAnsi="Times New Roman" w:cs="Times New Roman"/>
          <w:sz w:val="24"/>
          <w:szCs w:val="24"/>
          <w:lang w:val="en-US"/>
        </w:rPr>
      </w:pPr>
      <w:r>
        <w:rPr>
          <w:noProof/>
        </w:rPr>
        <w:lastRenderedPageBreak/>
        <w:drawing>
          <wp:inline distT="0" distB="0" distL="0" distR="0" wp14:anchorId="69913FC2" wp14:editId="522DA427">
            <wp:extent cx="5731510" cy="5095875"/>
            <wp:effectExtent l="0" t="0" r="2540" b="9525"/>
            <wp:docPr id="514244325" name="Picture 1"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44325" name="Picture 1" descr="A picture containing text, screenshot, diagram, number&#10;&#10;Description automatically generated"/>
                    <pic:cNvPicPr/>
                  </pic:nvPicPr>
                  <pic:blipFill>
                    <a:blip r:embed="rId17"/>
                    <a:stretch>
                      <a:fillRect/>
                    </a:stretch>
                  </pic:blipFill>
                  <pic:spPr>
                    <a:xfrm>
                      <a:off x="0" y="0"/>
                      <a:ext cx="5731510" cy="5095875"/>
                    </a:xfrm>
                    <a:prstGeom prst="rect">
                      <a:avLst/>
                    </a:prstGeom>
                  </pic:spPr>
                </pic:pic>
              </a:graphicData>
            </a:graphic>
          </wp:inline>
        </w:drawing>
      </w:r>
    </w:p>
    <w:p w14:paraId="6A18B52E" w14:textId="35788C0C" w:rsidR="00FE7109" w:rsidRPr="00C70602" w:rsidRDefault="00FE7109" w:rsidP="002D1F08">
      <w:pPr>
        <w:spacing w:after="0" w:line="480" w:lineRule="auto"/>
        <w:jc w:val="both"/>
        <w:rPr>
          <w:rFonts w:ascii="Times New Roman" w:hAnsi="Times New Roman" w:cs="Times New Roman"/>
          <w:sz w:val="20"/>
          <w:szCs w:val="20"/>
          <w:lang w:val="en-US"/>
        </w:rPr>
      </w:pPr>
      <w:r w:rsidRPr="00C70602">
        <w:rPr>
          <w:rFonts w:ascii="Times New Roman" w:hAnsi="Times New Roman" w:cs="Times New Roman"/>
          <w:b/>
          <w:bCs/>
          <w:sz w:val="24"/>
          <w:szCs w:val="24"/>
          <w:lang w:val="en-US"/>
        </w:rPr>
        <w:t xml:space="preserve">Figure </w:t>
      </w:r>
      <w:commentRangeStart w:id="33"/>
      <w:r w:rsidR="002728C6" w:rsidRPr="00C70602">
        <w:rPr>
          <w:rFonts w:ascii="Times New Roman" w:hAnsi="Times New Roman" w:cs="Times New Roman"/>
          <w:b/>
          <w:bCs/>
          <w:sz w:val="24"/>
          <w:szCs w:val="24"/>
          <w:lang w:val="en-US"/>
        </w:rPr>
        <w:t>6</w:t>
      </w:r>
      <w:commentRangeEnd w:id="33"/>
      <w:r w:rsidR="005359B5">
        <w:rPr>
          <w:rStyle w:val="CommentReference"/>
        </w:rPr>
        <w:commentReference w:id="33"/>
      </w:r>
      <w:r w:rsidRPr="00C70602">
        <w:rPr>
          <w:rFonts w:ascii="Times New Roman" w:hAnsi="Times New Roman" w:cs="Times New Roman"/>
          <w:sz w:val="24"/>
          <w:szCs w:val="24"/>
          <w:lang w:val="en-US"/>
        </w:rPr>
        <w:t>.</w:t>
      </w:r>
      <w:r w:rsidRPr="00C70602">
        <w:rPr>
          <w:rFonts w:ascii="Times New Roman" w:hAnsi="Times New Roman" w:cs="Times New Roman"/>
          <w:lang w:val="en-US"/>
        </w:rPr>
        <w:t xml:space="preserve"> </w:t>
      </w:r>
      <w:r w:rsidRPr="00C70602">
        <w:rPr>
          <w:rFonts w:ascii="Times New Roman" w:hAnsi="Times New Roman" w:cs="Times New Roman"/>
          <w:sz w:val="20"/>
          <w:szCs w:val="20"/>
          <w:lang w:val="en-US"/>
        </w:rPr>
        <w:t xml:space="preserve">Leaf area </w:t>
      </w:r>
      <w:r w:rsidR="004C232F">
        <w:rPr>
          <w:rFonts w:ascii="Times New Roman" w:hAnsi="Times New Roman" w:cs="Times New Roman"/>
          <w:sz w:val="20"/>
          <w:szCs w:val="20"/>
          <w:lang w:val="en-US"/>
        </w:rPr>
        <w:t>(</w:t>
      </w:r>
      <w:r w:rsidR="004C232F">
        <w:rPr>
          <w:sz w:val="20"/>
        </w:rPr>
        <w:t>cm</w:t>
      </w:r>
      <w:r w:rsidR="004C232F">
        <w:rPr>
          <w:sz w:val="20"/>
          <w:vertAlign w:val="superscript"/>
        </w:rPr>
        <w:t>2</w:t>
      </w:r>
      <w:r w:rsidR="004C232F">
        <w:rPr>
          <w:rFonts w:ascii="Times New Roman" w:hAnsi="Times New Roman" w:cs="Times New Roman"/>
          <w:sz w:val="20"/>
          <w:szCs w:val="20"/>
          <w:lang w:val="en-US"/>
        </w:rPr>
        <w:t>) of</w:t>
      </w:r>
      <w:r w:rsidRPr="00C70602">
        <w:rPr>
          <w:rFonts w:ascii="Times New Roman" w:hAnsi="Times New Roman" w:cs="Times New Roman"/>
          <w:sz w:val="20"/>
          <w:szCs w:val="20"/>
          <w:lang w:val="en-US"/>
        </w:rPr>
        <w:t xml:space="preserve"> </w:t>
      </w:r>
      <w:r w:rsidRPr="00C70602">
        <w:rPr>
          <w:rFonts w:ascii="Times New Roman" w:hAnsi="Times New Roman" w:cs="Times New Roman"/>
          <w:i/>
          <w:iCs/>
          <w:sz w:val="20"/>
          <w:szCs w:val="20"/>
          <w:lang w:val="en-US"/>
        </w:rPr>
        <w:t>B</w:t>
      </w:r>
      <w:r w:rsidR="00497CF1" w:rsidRPr="00C70602">
        <w:rPr>
          <w:rFonts w:ascii="Times New Roman" w:hAnsi="Times New Roman" w:cs="Times New Roman"/>
          <w:i/>
          <w:iCs/>
          <w:sz w:val="20"/>
          <w:szCs w:val="20"/>
          <w:lang w:val="en-US"/>
        </w:rPr>
        <w:t>.</w:t>
      </w:r>
      <w:r w:rsidRPr="00C70602">
        <w:rPr>
          <w:rFonts w:ascii="Times New Roman" w:hAnsi="Times New Roman" w:cs="Times New Roman"/>
          <w:i/>
          <w:iCs/>
          <w:sz w:val="20"/>
          <w:szCs w:val="20"/>
          <w:lang w:val="en-US"/>
        </w:rPr>
        <w:t xml:space="preserve"> rapa</w:t>
      </w:r>
      <w:r w:rsidRPr="00C70602">
        <w:rPr>
          <w:rFonts w:ascii="Times New Roman" w:hAnsi="Times New Roman" w:cs="Times New Roman"/>
          <w:sz w:val="20"/>
          <w:szCs w:val="20"/>
          <w:lang w:val="en-US"/>
        </w:rPr>
        <w:t xml:space="preserve"> </w:t>
      </w:r>
      <w:r w:rsidR="000C1B6B" w:rsidRPr="00C70602">
        <w:rPr>
          <w:rFonts w:ascii="Times New Roman" w:hAnsi="Times New Roman" w:cs="Times New Roman"/>
          <w:sz w:val="20"/>
          <w:szCs w:val="20"/>
          <w:lang w:val="en-US"/>
        </w:rPr>
        <w:t xml:space="preserve">plants </w:t>
      </w:r>
      <w:r w:rsidRPr="00C70602">
        <w:rPr>
          <w:rFonts w:ascii="Times New Roman" w:hAnsi="Times New Roman" w:cs="Times New Roman"/>
          <w:sz w:val="20"/>
          <w:szCs w:val="20"/>
          <w:lang w:val="en-US"/>
        </w:rPr>
        <w:t>grow</w:t>
      </w:r>
      <w:r w:rsidR="00497CF1" w:rsidRPr="00C70602">
        <w:rPr>
          <w:rFonts w:ascii="Times New Roman" w:hAnsi="Times New Roman" w:cs="Times New Roman"/>
          <w:sz w:val="20"/>
          <w:szCs w:val="20"/>
          <w:lang w:val="en-US"/>
        </w:rPr>
        <w:t>n</w:t>
      </w:r>
      <w:r w:rsidRPr="00C70602">
        <w:rPr>
          <w:rFonts w:ascii="Times New Roman" w:hAnsi="Times New Roman" w:cs="Times New Roman"/>
          <w:sz w:val="20"/>
          <w:szCs w:val="20"/>
          <w:lang w:val="en-US"/>
        </w:rPr>
        <w:t xml:space="preserve"> </w:t>
      </w:r>
      <w:r w:rsidR="00C00C77" w:rsidRPr="00C70602">
        <w:rPr>
          <w:rFonts w:ascii="Times New Roman" w:hAnsi="Times New Roman" w:cs="Times New Roman"/>
          <w:sz w:val="20"/>
          <w:szCs w:val="20"/>
          <w:lang w:val="en-US"/>
        </w:rPr>
        <w:t>in unamended soil (NoFrass; control) or soil amended</w:t>
      </w:r>
      <w:r w:rsidR="00C00C77" w:rsidRPr="00C70602" w:rsidDel="00C00C77">
        <w:rPr>
          <w:rFonts w:ascii="Times New Roman" w:hAnsi="Times New Roman" w:cs="Times New Roman"/>
          <w:sz w:val="20"/>
          <w:szCs w:val="20"/>
          <w:lang w:val="en-US"/>
        </w:rPr>
        <w:t xml:space="preserve"> </w:t>
      </w:r>
      <w:r w:rsidR="00C55986" w:rsidRPr="00C70602">
        <w:rPr>
          <w:rFonts w:ascii="Times New Roman" w:hAnsi="Times New Roman" w:cs="Times New Roman"/>
          <w:sz w:val="20"/>
          <w:szCs w:val="20"/>
          <w:lang w:val="en-US"/>
        </w:rPr>
        <w:t>with BSF frass (BSFF) or yellow mealworm frass (MWF) after incubating</w:t>
      </w:r>
      <w:r w:rsidRPr="00C70602">
        <w:rPr>
          <w:rFonts w:ascii="Times New Roman" w:hAnsi="Times New Roman" w:cs="Times New Roman"/>
          <w:sz w:val="20"/>
          <w:szCs w:val="20"/>
          <w:lang w:val="en-US"/>
        </w:rPr>
        <w:t>. Incubation involved frass mixed with soil in 0.5 L plastic pots and moistened, and seeds were only sown after sixteen days under greenhouse conditions</w:t>
      </w:r>
      <w:r w:rsidR="003879D9" w:rsidRPr="00C70602">
        <w:rPr>
          <w:rFonts w:ascii="Times New Roman" w:hAnsi="Times New Roman" w:cs="Times New Roman"/>
          <w:sz w:val="20"/>
          <w:szCs w:val="20"/>
          <w:lang w:val="en-US"/>
        </w:rPr>
        <w:t>.</w:t>
      </w:r>
      <w:r w:rsidR="000C1B6B" w:rsidRPr="00C70602">
        <w:rPr>
          <w:rFonts w:ascii="Times New Roman" w:hAnsi="Times New Roman" w:cs="Times New Roman"/>
          <w:sz w:val="20"/>
          <w:szCs w:val="20"/>
          <w:lang w:val="en-US"/>
        </w:rPr>
        <w:t xml:space="preserve"> </w:t>
      </w:r>
      <w:r w:rsidR="00AA40F8" w:rsidRPr="00C70602">
        <w:rPr>
          <w:rFonts w:ascii="Times New Roman" w:hAnsi="Times New Roman" w:cs="Times New Roman"/>
          <w:sz w:val="20"/>
          <w:szCs w:val="20"/>
          <w:lang w:val="en-US"/>
        </w:rPr>
        <w:t xml:space="preserve">The box represents the interquartile range (IQR), with the bottom and top edges corresponding to the first quartile (Q1, 25%) and third quartile (Q3, 75%), respectively. </w:t>
      </w:r>
      <w:r w:rsidR="004A777F" w:rsidRPr="004A777F">
        <w:rPr>
          <w:rFonts w:ascii="Times New Roman" w:hAnsi="Times New Roman" w:cs="Times New Roman"/>
          <w:sz w:val="20"/>
          <w:szCs w:val="20"/>
          <w:lang w:val="en-US"/>
        </w:rPr>
        <w:t>The line within the box represents the median, while the whiskers extend to 1.5 times the IQR, encompassing the minimum (Q1-1.5IQR) and maximum (Q3+1.5IQR) values</w:t>
      </w:r>
      <w:r w:rsidR="00AA40F8" w:rsidRPr="00C70602">
        <w:rPr>
          <w:rFonts w:ascii="Times New Roman" w:hAnsi="Times New Roman" w:cs="Times New Roman"/>
          <w:sz w:val="20"/>
          <w:szCs w:val="20"/>
          <w:lang w:val="en-US"/>
        </w:rPr>
        <w:t>.</w:t>
      </w:r>
      <w:r w:rsidRPr="00C70602">
        <w:rPr>
          <w:rFonts w:ascii="Times New Roman" w:hAnsi="Times New Roman" w:cs="Times New Roman"/>
          <w:sz w:val="20"/>
          <w:szCs w:val="20"/>
          <w:lang w:val="en-US"/>
        </w:rPr>
        <w:t xml:space="preserve"> </w:t>
      </w:r>
      <w:r w:rsidR="00937424" w:rsidRPr="00C70602">
        <w:rPr>
          <w:rFonts w:ascii="Times New Roman" w:hAnsi="Times New Roman" w:cs="Times New Roman"/>
          <w:sz w:val="20"/>
          <w:szCs w:val="20"/>
          <w:lang w:val="en-US"/>
        </w:rPr>
        <w:t xml:space="preserve">The hollow dots beyond the whiskers represent outliers. </w:t>
      </w:r>
      <w:r w:rsidRPr="00C70602">
        <w:rPr>
          <w:rFonts w:ascii="Times New Roman" w:hAnsi="Times New Roman" w:cs="Times New Roman"/>
          <w:sz w:val="20"/>
          <w:szCs w:val="20"/>
          <w:lang w:val="en-US"/>
        </w:rPr>
        <w:t xml:space="preserve">The white square on each box represents the mean leaf area per plant. Data were analysed </w:t>
      </w:r>
      <w:r w:rsidR="00A54044" w:rsidRPr="00C70602">
        <w:rPr>
          <w:rFonts w:ascii="Times New Roman" w:hAnsi="Times New Roman" w:cs="Times New Roman"/>
          <w:sz w:val="20"/>
          <w:szCs w:val="20"/>
          <w:lang w:val="en-US"/>
        </w:rPr>
        <w:t xml:space="preserve">with a </w:t>
      </w:r>
      <w:r w:rsidRPr="00C70602">
        <w:rPr>
          <w:rFonts w:ascii="Times New Roman" w:hAnsi="Times New Roman" w:cs="Times New Roman"/>
          <w:sz w:val="20"/>
          <w:szCs w:val="20"/>
          <w:lang w:val="en-US"/>
        </w:rPr>
        <w:t>generali</w:t>
      </w:r>
      <w:r w:rsidR="003317AE" w:rsidRPr="00C70602">
        <w:rPr>
          <w:rFonts w:ascii="Times New Roman" w:hAnsi="Times New Roman" w:cs="Times New Roman"/>
          <w:sz w:val="20"/>
          <w:szCs w:val="20"/>
          <w:lang w:val="en-US"/>
        </w:rPr>
        <w:t>se</w:t>
      </w:r>
      <w:r w:rsidRPr="00C70602">
        <w:rPr>
          <w:rFonts w:ascii="Times New Roman" w:hAnsi="Times New Roman" w:cs="Times New Roman"/>
          <w:sz w:val="20"/>
          <w:szCs w:val="20"/>
          <w:lang w:val="en-US"/>
        </w:rPr>
        <w:t xml:space="preserve">d linear model (GLM). n is the number of </w:t>
      </w:r>
      <w:r w:rsidR="00A24949" w:rsidRPr="00C70602">
        <w:rPr>
          <w:rFonts w:ascii="Times New Roman" w:hAnsi="Times New Roman" w:cs="Times New Roman"/>
          <w:sz w:val="20"/>
          <w:szCs w:val="20"/>
          <w:lang w:val="en-US"/>
        </w:rPr>
        <w:t>replica</w:t>
      </w:r>
      <w:r w:rsidRPr="00C70602">
        <w:rPr>
          <w:rFonts w:ascii="Times New Roman" w:hAnsi="Times New Roman" w:cs="Times New Roman"/>
          <w:sz w:val="20"/>
          <w:szCs w:val="20"/>
          <w:lang w:val="en-US"/>
        </w:rPr>
        <w:t>t</w:t>
      </w:r>
      <w:r w:rsidR="00A24949" w:rsidRPr="00C70602">
        <w:rPr>
          <w:rFonts w:ascii="Times New Roman" w:hAnsi="Times New Roman" w:cs="Times New Roman"/>
          <w:sz w:val="20"/>
          <w:szCs w:val="20"/>
          <w:lang w:val="en-US"/>
        </w:rPr>
        <w:t>e</w:t>
      </w:r>
      <w:r w:rsidR="00937424" w:rsidRPr="00C70602">
        <w:rPr>
          <w:rFonts w:ascii="Times New Roman" w:hAnsi="Times New Roman" w:cs="Times New Roman"/>
          <w:sz w:val="20"/>
          <w:szCs w:val="20"/>
          <w:lang w:val="en-US"/>
        </w:rPr>
        <w:t xml:space="preserve"> plant</w:t>
      </w:r>
      <w:r w:rsidRPr="00C70602">
        <w:rPr>
          <w:rFonts w:ascii="Times New Roman" w:hAnsi="Times New Roman" w:cs="Times New Roman"/>
          <w:sz w:val="20"/>
          <w:szCs w:val="20"/>
          <w:lang w:val="en-US"/>
        </w:rPr>
        <w:t>s</w:t>
      </w:r>
      <w:r w:rsidR="004E0A06" w:rsidRPr="00C70602">
        <w:rPr>
          <w:rFonts w:ascii="Times New Roman" w:hAnsi="Times New Roman" w:cs="Times New Roman"/>
          <w:sz w:val="20"/>
          <w:szCs w:val="20"/>
          <w:lang w:val="en-US"/>
        </w:rPr>
        <w:t xml:space="preserve"> </w:t>
      </w:r>
      <w:r w:rsidR="00AA7760" w:rsidRPr="00C70602">
        <w:rPr>
          <w:rFonts w:ascii="Times New Roman" w:hAnsi="Times New Roman" w:cs="Times New Roman"/>
          <w:sz w:val="20"/>
          <w:szCs w:val="20"/>
          <w:lang w:val="en-US"/>
        </w:rPr>
        <w:t>for</w:t>
      </w:r>
      <w:r w:rsidR="004E0A06" w:rsidRPr="00C70602">
        <w:rPr>
          <w:rFonts w:ascii="Times New Roman" w:hAnsi="Times New Roman" w:cs="Times New Roman"/>
          <w:sz w:val="20"/>
          <w:szCs w:val="20"/>
          <w:lang w:val="en-US"/>
        </w:rPr>
        <w:t xml:space="preserve"> leaf area measurements</w:t>
      </w:r>
      <w:r w:rsidR="00AA7760" w:rsidRPr="00C70602">
        <w:rPr>
          <w:rFonts w:ascii="Times New Roman" w:hAnsi="Times New Roman" w:cs="Times New Roman"/>
          <w:sz w:val="20"/>
          <w:szCs w:val="20"/>
          <w:lang w:val="en-US"/>
        </w:rPr>
        <w:t>.</w:t>
      </w:r>
      <w:r w:rsidRPr="00C70602">
        <w:rPr>
          <w:rFonts w:ascii="Times New Roman" w:hAnsi="Times New Roman" w:cs="Times New Roman"/>
          <w:sz w:val="20"/>
          <w:szCs w:val="20"/>
          <w:lang w:val="en-US"/>
        </w:rPr>
        <w:t xml:space="preserve"> Boxes with different letters are significantly different (</w:t>
      </w:r>
      <w:r w:rsidRPr="00C70602">
        <w:rPr>
          <w:rFonts w:ascii="Times New Roman" w:hAnsi="Times New Roman" w:cs="Times New Roman"/>
          <w:color w:val="1C1D1E"/>
          <w:sz w:val="20"/>
          <w:szCs w:val="20"/>
          <w:shd w:val="clear" w:color="auto" w:fill="FFFFFF"/>
        </w:rPr>
        <w:t xml:space="preserve">Tukey's </w:t>
      </w:r>
      <w:r w:rsidRPr="00C70602">
        <w:rPr>
          <w:rFonts w:ascii="Times New Roman" w:hAnsi="Times New Roman" w:cs="Times New Roman"/>
          <w:sz w:val="20"/>
          <w:szCs w:val="20"/>
          <w:lang w:val="en-US"/>
        </w:rPr>
        <w:t xml:space="preserve">post hoc test, </w:t>
      </w:r>
      <w:r w:rsidRPr="00C70602">
        <w:rPr>
          <w:rFonts w:ascii="Times New Roman" w:hAnsi="Times New Roman" w:cs="Times New Roman"/>
          <w:i/>
          <w:iCs/>
          <w:sz w:val="20"/>
          <w:szCs w:val="20"/>
          <w:lang w:val="en-US"/>
        </w:rPr>
        <w:t>p</w:t>
      </w:r>
      <w:r w:rsidRPr="00C70602">
        <w:rPr>
          <w:rFonts w:ascii="Times New Roman" w:hAnsi="Times New Roman" w:cs="Times New Roman"/>
          <w:sz w:val="20"/>
          <w:szCs w:val="20"/>
          <w:lang w:val="en-US"/>
        </w:rPr>
        <w:t xml:space="preserve"> &lt; 0.05).</w:t>
      </w:r>
    </w:p>
    <w:p w14:paraId="07B4F0A9" w14:textId="6363E9AB" w:rsidR="00A21EF4" w:rsidRDefault="00A21EF4" w:rsidP="000D5B84">
      <w:pPr>
        <w:spacing w:after="0" w:line="480" w:lineRule="auto"/>
        <w:jc w:val="both"/>
        <w:rPr>
          <w:rFonts w:ascii="Times New Roman" w:hAnsi="Times New Roman" w:cs="Times New Roman"/>
          <w:sz w:val="20"/>
          <w:szCs w:val="20"/>
          <w:lang w:val="en-US"/>
        </w:rPr>
      </w:pPr>
    </w:p>
    <w:p w14:paraId="6BCC1D99" w14:textId="62C352FC" w:rsidR="000D5B84" w:rsidRPr="00C70602" w:rsidRDefault="000D5B84" w:rsidP="002D1F08">
      <w:pPr>
        <w:spacing w:after="0" w:line="480" w:lineRule="auto"/>
        <w:jc w:val="both"/>
        <w:rPr>
          <w:rFonts w:ascii="Times New Roman" w:hAnsi="Times New Roman" w:cs="Times New Roman"/>
          <w:sz w:val="20"/>
          <w:szCs w:val="20"/>
          <w:lang w:val="en-US"/>
        </w:rPr>
      </w:pPr>
      <w:r>
        <w:rPr>
          <w:noProof/>
        </w:rPr>
        <w:lastRenderedPageBreak/>
        <w:drawing>
          <wp:inline distT="0" distB="0" distL="0" distR="0" wp14:anchorId="7A537612" wp14:editId="0AFFC40C">
            <wp:extent cx="5731510" cy="5097145"/>
            <wp:effectExtent l="0" t="0" r="2540" b="8255"/>
            <wp:docPr id="129027775" name="Picture 1"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7775" name="Picture 1" descr="A picture containing text, screenshot, diagram, number&#10;&#10;Description automatically generated"/>
                    <pic:cNvPicPr/>
                  </pic:nvPicPr>
                  <pic:blipFill>
                    <a:blip r:embed="rId18"/>
                    <a:stretch>
                      <a:fillRect/>
                    </a:stretch>
                  </pic:blipFill>
                  <pic:spPr>
                    <a:xfrm>
                      <a:off x="0" y="0"/>
                      <a:ext cx="5731510" cy="5097145"/>
                    </a:xfrm>
                    <a:prstGeom prst="rect">
                      <a:avLst/>
                    </a:prstGeom>
                  </pic:spPr>
                </pic:pic>
              </a:graphicData>
            </a:graphic>
          </wp:inline>
        </w:drawing>
      </w:r>
    </w:p>
    <w:p w14:paraId="3ADE2AFC" w14:textId="5F7D8692" w:rsidR="00A21EF4" w:rsidRPr="00C70602" w:rsidRDefault="00F35D14" w:rsidP="00C70602">
      <w:pPr>
        <w:spacing w:before="240" w:after="0" w:line="480" w:lineRule="auto"/>
        <w:jc w:val="both"/>
        <w:rPr>
          <w:rFonts w:ascii="Times New Roman" w:hAnsi="Times New Roman" w:cs="Times New Roman"/>
          <w:sz w:val="20"/>
          <w:szCs w:val="20"/>
          <w:lang w:val="en-US"/>
        </w:rPr>
      </w:pPr>
      <w:r w:rsidRPr="00C70602">
        <w:rPr>
          <w:rFonts w:ascii="Times New Roman" w:hAnsi="Times New Roman" w:cs="Times New Roman"/>
          <w:b/>
          <w:bCs/>
          <w:sz w:val="24"/>
          <w:szCs w:val="24"/>
          <w:lang w:val="en-US"/>
        </w:rPr>
        <w:t>Figure</w:t>
      </w:r>
      <w:r w:rsidR="00215728" w:rsidRPr="00C70602">
        <w:rPr>
          <w:rFonts w:ascii="Times New Roman" w:hAnsi="Times New Roman" w:cs="Times New Roman"/>
          <w:b/>
          <w:bCs/>
          <w:sz w:val="24"/>
          <w:szCs w:val="24"/>
          <w:lang w:val="en-US"/>
        </w:rPr>
        <w:t xml:space="preserve"> </w:t>
      </w:r>
      <w:commentRangeStart w:id="34"/>
      <w:r w:rsidR="00215728" w:rsidRPr="00C70602">
        <w:rPr>
          <w:rFonts w:ascii="Times New Roman" w:hAnsi="Times New Roman" w:cs="Times New Roman"/>
          <w:b/>
          <w:bCs/>
          <w:sz w:val="24"/>
          <w:szCs w:val="24"/>
          <w:lang w:val="en-US"/>
        </w:rPr>
        <w:t>7</w:t>
      </w:r>
      <w:commentRangeEnd w:id="34"/>
      <w:r w:rsidR="005359B5">
        <w:rPr>
          <w:rStyle w:val="CommentReference"/>
        </w:rPr>
        <w:commentReference w:id="34"/>
      </w:r>
      <w:r w:rsidRPr="00C70602">
        <w:rPr>
          <w:rFonts w:ascii="Times New Roman" w:hAnsi="Times New Roman" w:cs="Times New Roman"/>
          <w:b/>
          <w:bCs/>
          <w:sz w:val="24"/>
          <w:szCs w:val="24"/>
          <w:lang w:val="en-US"/>
        </w:rPr>
        <w:t>.</w:t>
      </w:r>
      <w:r w:rsidR="00A21EF4" w:rsidRPr="00C70602">
        <w:rPr>
          <w:rFonts w:ascii="Times New Roman" w:hAnsi="Times New Roman" w:cs="Times New Roman"/>
          <w:lang w:val="en-US"/>
        </w:rPr>
        <w:t xml:space="preserve"> </w:t>
      </w:r>
      <w:r w:rsidR="00A21EF4" w:rsidRPr="00C70602">
        <w:rPr>
          <w:rFonts w:ascii="Times New Roman" w:hAnsi="Times New Roman" w:cs="Times New Roman"/>
          <w:sz w:val="20"/>
          <w:szCs w:val="20"/>
          <w:lang w:val="en-US"/>
        </w:rPr>
        <w:t xml:space="preserve">Leaf area </w:t>
      </w:r>
      <w:r w:rsidR="004C232F">
        <w:rPr>
          <w:rFonts w:ascii="Times New Roman" w:hAnsi="Times New Roman" w:cs="Times New Roman"/>
          <w:sz w:val="20"/>
          <w:szCs w:val="20"/>
          <w:lang w:val="en-US"/>
        </w:rPr>
        <w:t>(</w:t>
      </w:r>
      <w:r w:rsidR="004C232F">
        <w:rPr>
          <w:sz w:val="20"/>
        </w:rPr>
        <w:t>cm</w:t>
      </w:r>
      <w:r w:rsidR="004C232F">
        <w:rPr>
          <w:sz w:val="20"/>
          <w:vertAlign w:val="superscript"/>
        </w:rPr>
        <w:t>2</w:t>
      </w:r>
      <w:r w:rsidR="004C232F">
        <w:rPr>
          <w:rFonts w:ascii="Times New Roman" w:hAnsi="Times New Roman" w:cs="Times New Roman"/>
          <w:sz w:val="20"/>
          <w:szCs w:val="20"/>
          <w:lang w:val="en-US"/>
        </w:rPr>
        <w:t xml:space="preserve">) </w:t>
      </w:r>
      <w:r w:rsidR="00A21EF4" w:rsidRPr="00C70602">
        <w:rPr>
          <w:rFonts w:ascii="Times New Roman" w:hAnsi="Times New Roman" w:cs="Times New Roman"/>
          <w:sz w:val="20"/>
          <w:szCs w:val="20"/>
          <w:lang w:val="en-US"/>
        </w:rPr>
        <w:t xml:space="preserve">of </w:t>
      </w:r>
      <w:r w:rsidR="00A21EF4" w:rsidRPr="00C70602">
        <w:rPr>
          <w:rFonts w:ascii="Times New Roman" w:hAnsi="Times New Roman" w:cs="Times New Roman"/>
          <w:i/>
          <w:iCs/>
          <w:sz w:val="20"/>
          <w:szCs w:val="20"/>
          <w:lang w:val="en-US"/>
        </w:rPr>
        <w:t>B. rapa</w:t>
      </w:r>
      <w:r w:rsidR="00A21EF4" w:rsidRPr="00C70602">
        <w:rPr>
          <w:rFonts w:ascii="Times New Roman" w:hAnsi="Times New Roman" w:cs="Times New Roman"/>
          <w:sz w:val="20"/>
          <w:szCs w:val="20"/>
          <w:lang w:val="en-US"/>
        </w:rPr>
        <w:t xml:space="preserve"> plants grown </w:t>
      </w:r>
      <w:r w:rsidR="00C00C77" w:rsidRPr="00C70602">
        <w:rPr>
          <w:rFonts w:ascii="Times New Roman" w:hAnsi="Times New Roman" w:cs="Times New Roman"/>
          <w:sz w:val="20"/>
          <w:szCs w:val="20"/>
          <w:lang w:val="en-US"/>
        </w:rPr>
        <w:t>in unamended soil (NoFrass; control) or soil amended</w:t>
      </w:r>
      <w:r w:rsidR="00C00C77" w:rsidRPr="00C70602" w:rsidDel="00C00C77">
        <w:rPr>
          <w:rFonts w:ascii="Times New Roman" w:hAnsi="Times New Roman" w:cs="Times New Roman"/>
          <w:sz w:val="20"/>
          <w:szCs w:val="20"/>
          <w:lang w:val="en-US"/>
        </w:rPr>
        <w:t xml:space="preserve"> </w:t>
      </w:r>
      <w:r w:rsidR="00C55986" w:rsidRPr="00C70602">
        <w:rPr>
          <w:rFonts w:ascii="Times New Roman" w:hAnsi="Times New Roman" w:cs="Times New Roman"/>
          <w:sz w:val="20"/>
          <w:szCs w:val="20"/>
          <w:lang w:val="en-US"/>
        </w:rPr>
        <w:t>with</w:t>
      </w:r>
      <w:r w:rsidR="00A21EF4" w:rsidRPr="00C70602">
        <w:rPr>
          <w:rFonts w:ascii="Times New Roman" w:hAnsi="Times New Roman" w:cs="Times New Roman"/>
          <w:sz w:val="20"/>
          <w:szCs w:val="20"/>
          <w:lang w:val="en-US"/>
        </w:rPr>
        <w:t xml:space="preserve"> BSF frass (BSFF) or yellow mealworm frass (MWF)</w:t>
      </w:r>
      <w:r w:rsidR="00C55986" w:rsidRPr="00C70602">
        <w:rPr>
          <w:rFonts w:ascii="Times New Roman" w:hAnsi="Times New Roman" w:cs="Times New Roman"/>
          <w:sz w:val="20"/>
          <w:szCs w:val="20"/>
          <w:lang w:val="en-US"/>
        </w:rPr>
        <w:t xml:space="preserve"> after composting</w:t>
      </w:r>
      <w:r w:rsidR="00A21EF4" w:rsidRPr="00C70602">
        <w:rPr>
          <w:rFonts w:ascii="Times New Roman" w:hAnsi="Times New Roman" w:cs="Times New Roman"/>
          <w:sz w:val="20"/>
          <w:szCs w:val="20"/>
          <w:lang w:val="en-US"/>
        </w:rPr>
        <w:t>.</w:t>
      </w:r>
      <w:r w:rsidRPr="00C70602">
        <w:rPr>
          <w:rFonts w:ascii="Times New Roman" w:hAnsi="Times New Roman" w:cs="Times New Roman"/>
          <w:sz w:val="20"/>
          <w:szCs w:val="20"/>
          <w:lang w:val="en-US"/>
        </w:rPr>
        <w:t xml:space="preserve"> </w:t>
      </w:r>
      <w:r w:rsidR="002976CB" w:rsidRPr="00C70602">
        <w:rPr>
          <w:rFonts w:ascii="Times New Roman" w:hAnsi="Times New Roman" w:cs="Times New Roman"/>
          <w:sz w:val="20"/>
          <w:szCs w:val="20"/>
          <w:lang w:val="en-US"/>
        </w:rPr>
        <w:t>Frass samples were composted for 38 days in plastic boxes and air-dried for 18 days. The resulting compost was pulverized and added to the soil.</w:t>
      </w:r>
      <w:r w:rsidRPr="00C70602">
        <w:rPr>
          <w:rFonts w:ascii="Times New Roman" w:hAnsi="Times New Roman" w:cs="Times New Roman"/>
          <w:sz w:val="20"/>
          <w:szCs w:val="20"/>
          <w:lang w:val="en-US"/>
        </w:rPr>
        <w:t xml:space="preserve"> </w:t>
      </w:r>
      <w:r w:rsidR="00AA40F8" w:rsidRPr="00C70602">
        <w:rPr>
          <w:rFonts w:ascii="Times New Roman" w:hAnsi="Times New Roman" w:cs="Times New Roman"/>
          <w:sz w:val="20"/>
          <w:szCs w:val="20"/>
          <w:lang w:val="en-US"/>
        </w:rPr>
        <w:t xml:space="preserve">The box represents the interquartile range (IQR), with the bottom and top edges corresponding to the first quartile (Q1, 25%) and third quartile (Q3, 75%), respectively. </w:t>
      </w:r>
      <w:r w:rsidR="004A777F" w:rsidRPr="004A777F">
        <w:rPr>
          <w:rFonts w:ascii="Times New Roman" w:hAnsi="Times New Roman" w:cs="Times New Roman"/>
          <w:sz w:val="20"/>
          <w:szCs w:val="20"/>
          <w:lang w:val="en-US"/>
        </w:rPr>
        <w:t>The line within the box represents the median, while the whiskers extend to 1.5 times the IQR, encompassing the minimum (Q1-1.5IQR) and maximum (Q3+1.5IQR) values</w:t>
      </w:r>
      <w:r w:rsidR="005C254C" w:rsidRPr="00C70602">
        <w:rPr>
          <w:rFonts w:ascii="Times New Roman" w:hAnsi="Times New Roman" w:cs="Times New Roman"/>
          <w:sz w:val="20"/>
          <w:szCs w:val="20"/>
          <w:lang w:val="en-US"/>
        </w:rPr>
        <w:t xml:space="preserve">. The hollow dots beyond the whiskers represent outliers. </w:t>
      </w:r>
      <w:r w:rsidR="00A21EF4" w:rsidRPr="00C70602">
        <w:rPr>
          <w:rFonts w:ascii="Times New Roman" w:hAnsi="Times New Roman" w:cs="Times New Roman"/>
          <w:sz w:val="20"/>
          <w:szCs w:val="20"/>
          <w:lang w:val="en-US"/>
        </w:rPr>
        <w:t>The white square on each box represents the mean leaf area per plant. Data were analysed with a generalised linear model (GLM). n is the number of replicate</w:t>
      </w:r>
      <w:r w:rsidR="005C254C" w:rsidRPr="00C70602">
        <w:rPr>
          <w:rFonts w:ascii="Times New Roman" w:hAnsi="Times New Roman" w:cs="Times New Roman"/>
          <w:sz w:val="20"/>
          <w:szCs w:val="20"/>
          <w:lang w:val="en-US"/>
        </w:rPr>
        <w:t xml:space="preserve"> plant</w:t>
      </w:r>
      <w:r w:rsidR="00A21EF4" w:rsidRPr="00C70602">
        <w:rPr>
          <w:rFonts w:ascii="Times New Roman" w:hAnsi="Times New Roman" w:cs="Times New Roman"/>
          <w:sz w:val="20"/>
          <w:szCs w:val="20"/>
          <w:lang w:val="en-US"/>
        </w:rPr>
        <w:t>s</w:t>
      </w:r>
      <w:r w:rsidR="006A2E2B" w:rsidRPr="00C70602">
        <w:rPr>
          <w:rFonts w:ascii="Times New Roman" w:hAnsi="Times New Roman" w:cs="Times New Roman"/>
          <w:sz w:val="20"/>
          <w:szCs w:val="20"/>
          <w:lang w:val="en-US"/>
        </w:rPr>
        <w:t xml:space="preserve"> </w:t>
      </w:r>
      <w:r w:rsidR="0029645D" w:rsidRPr="00C70602">
        <w:rPr>
          <w:rFonts w:ascii="Times New Roman" w:hAnsi="Times New Roman" w:cs="Times New Roman"/>
          <w:sz w:val="20"/>
          <w:szCs w:val="20"/>
          <w:lang w:val="en-US"/>
        </w:rPr>
        <w:t>for</w:t>
      </w:r>
      <w:r w:rsidR="006A2E2B" w:rsidRPr="00C70602">
        <w:rPr>
          <w:rFonts w:ascii="Times New Roman" w:hAnsi="Times New Roman" w:cs="Times New Roman"/>
          <w:sz w:val="20"/>
          <w:szCs w:val="20"/>
          <w:lang w:val="en-US"/>
        </w:rPr>
        <w:t xml:space="preserve"> leaf area measurements</w:t>
      </w:r>
      <w:r w:rsidR="00A21EF4" w:rsidRPr="00C70602">
        <w:rPr>
          <w:rFonts w:ascii="Times New Roman" w:hAnsi="Times New Roman" w:cs="Times New Roman"/>
          <w:sz w:val="20"/>
          <w:szCs w:val="20"/>
          <w:lang w:val="en-US"/>
        </w:rPr>
        <w:t>. Boxes with different letters are significantly different (</w:t>
      </w:r>
      <w:r w:rsidR="001C239E" w:rsidRPr="00C70602">
        <w:rPr>
          <w:rFonts w:ascii="Times New Roman" w:hAnsi="Times New Roman" w:cs="Times New Roman"/>
          <w:color w:val="1C1D1E"/>
          <w:sz w:val="20"/>
          <w:szCs w:val="20"/>
          <w:shd w:val="clear" w:color="auto" w:fill="FFFFFF"/>
        </w:rPr>
        <w:t>Fisher's Least Significant Difference</w:t>
      </w:r>
      <w:r w:rsidR="00A21EF4" w:rsidRPr="00C70602">
        <w:rPr>
          <w:rFonts w:ascii="Times New Roman" w:hAnsi="Times New Roman" w:cs="Times New Roman"/>
          <w:color w:val="1C1D1E"/>
          <w:sz w:val="20"/>
          <w:szCs w:val="20"/>
          <w:shd w:val="clear" w:color="auto" w:fill="FFFFFF"/>
        </w:rPr>
        <w:t xml:space="preserve"> </w:t>
      </w:r>
      <w:r w:rsidR="00A21EF4" w:rsidRPr="00C70602">
        <w:rPr>
          <w:rFonts w:ascii="Times New Roman" w:hAnsi="Times New Roman" w:cs="Times New Roman"/>
          <w:sz w:val="20"/>
          <w:szCs w:val="20"/>
          <w:lang w:val="en-US"/>
        </w:rPr>
        <w:t xml:space="preserve">post hoc test, </w:t>
      </w:r>
      <w:r w:rsidR="00A21EF4" w:rsidRPr="00C70602">
        <w:rPr>
          <w:rFonts w:ascii="Times New Roman" w:hAnsi="Times New Roman" w:cs="Times New Roman"/>
          <w:i/>
          <w:iCs/>
          <w:sz w:val="20"/>
          <w:szCs w:val="20"/>
          <w:lang w:val="en-US"/>
        </w:rPr>
        <w:t>p</w:t>
      </w:r>
      <w:r w:rsidR="00A21EF4" w:rsidRPr="00C70602">
        <w:rPr>
          <w:rFonts w:ascii="Times New Roman" w:hAnsi="Times New Roman" w:cs="Times New Roman"/>
          <w:sz w:val="20"/>
          <w:szCs w:val="20"/>
          <w:lang w:val="en-US"/>
        </w:rPr>
        <w:t xml:space="preserve"> &lt; 0.05).</w:t>
      </w:r>
    </w:p>
    <w:p w14:paraId="76C57A88" w14:textId="77777777" w:rsidR="00AA40F8" w:rsidRPr="00C70602" w:rsidRDefault="00AA40F8" w:rsidP="00C70602">
      <w:pPr>
        <w:spacing w:before="240" w:after="0" w:line="480" w:lineRule="auto"/>
        <w:jc w:val="both"/>
        <w:rPr>
          <w:rFonts w:ascii="Times New Roman" w:hAnsi="Times New Roman" w:cs="Times New Roman"/>
          <w:sz w:val="18"/>
          <w:szCs w:val="18"/>
          <w:lang w:val="en-US"/>
        </w:rPr>
      </w:pPr>
    </w:p>
    <w:p w14:paraId="56BA7B53" w14:textId="77777777" w:rsidR="00A77E43" w:rsidRPr="00C70602" w:rsidRDefault="00E508BD" w:rsidP="00C70602">
      <w:pPr>
        <w:spacing w:line="480" w:lineRule="auto"/>
        <w:jc w:val="both"/>
        <w:rPr>
          <w:rFonts w:ascii="Times New Roman" w:hAnsi="Times New Roman" w:cs="Times New Roman"/>
          <w:b/>
          <w:bCs/>
          <w:sz w:val="28"/>
          <w:szCs w:val="28"/>
        </w:rPr>
      </w:pPr>
      <w:r w:rsidRPr="00C70602">
        <w:rPr>
          <w:rFonts w:ascii="Times New Roman" w:hAnsi="Times New Roman" w:cs="Times New Roman"/>
          <w:b/>
          <w:bCs/>
          <w:sz w:val="28"/>
          <w:szCs w:val="28"/>
        </w:rPr>
        <w:lastRenderedPageBreak/>
        <w:t>Discussion</w:t>
      </w:r>
    </w:p>
    <w:p w14:paraId="73013BBD" w14:textId="31E08884" w:rsidR="00D266AF" w:rsidRPr="00C70602" w:rsidRDefault="00D32F8E" w:rsidP="00C70602">
      <w:pPr>
        <w:spacing w:after="0" w:line="480" w:lineRule="auto"/>
        <w:jc w:val="both"/>
        <w:rPr>
          <w:rFonts w:ascii="Times New Roman" w:hAnsi="Times New Roman" w:cs="Times New Roman"/>
          <w:sz w:val="24"/>
          <w:szCs w:val="24"/>
        </w:rPr>
      </w:pPr>
      <w:bookmarkStart w:id="35" w:name="_Hlk133189004"/>
      <w:r w:rsidRPr="00C70602">
        <w:rPr>
          <w:rFonts w:ascii="Times New Roman" w:hAnsi="Times New Roman" w:cs="Times New Roman"/>
          <w:sz w:val="24"/>
          <w:szCs w:val="24"/>
        </w:rPr>
        <w:t>This study</w:t>
      </w:r>
      <w:r w:rsidR="00D266AF" w:rsidRPr="00C70602">
        <w:rPr>
          <w:rFonts w:ascii="Times New Roman" w:hAnsi="Times New Roman" w:cs="Times New Roman"/>
          <w:sz w:val="24"/>
          <w:szCs w:val="24"/>
        </w:rPr>
        <w:t xml:space="preserve"> investigated the effect of soil amendment with raw</w:t>
      </w:r>
      <w:r w:rsidR="000C1B6B" w:rsidRPr="00C70602">
        <w:rPr>
          <w:rFonts w:ascii="Times New Roman" w:hAnsi="Times New Roman" w:cs="Times New Roman"/>
          <w:sz w:val="24"/>
          <w:szCs w:val="24"/>
        </w:rPr>
        <w:t xml:space="preserve">, </w:t>
      </w:r>
      <w:r w:rsidR="002E74FE" w:rsidRPr="00C70602">
        <w:rPr>
          <w:rFonts w:ascii="Times New Roman" w:hAnsi="Times New Roman" w:cs="Times New Roman"/>
          <w:sz w:val="24"/>
          <w:szCs w:val="24"/>
        </w:rPr>
        <w:t>incubated,</w:t>
      </w:r>
      <w:r w:rsidR="000C1B6B" w:rsidRPr="00C70602">
        <w:rPr>
          <w:rFonts w:ascii="Times New Roman" w:hAnsi="Times New Roman" w:cs="Times New Roman"/>
          <w:sz w:val="24"/>
          <w:szCs w:val="24"/>
        </w:rPr>
        <w:t xml:space="preserve"> and composted frass of </w:t>
      </w:r>
      <w:r w:rsidR="00D266AF" w:rsidRPr="00C70602">
        <w:rPr>
          <w:rFonts w:ascii="Times New Roman" w:hAnsi="Times New Roman" w:cs="Times New Roman"/>
          <w:sz w:val="24"/>
          <w:szCs w:val="24"/>
        </w:rPr>
        <w:t xml:space="preserve">black soldier fly (BSFF) and </w:t>
      </w:r>
      <w:r w:rsidR="00C81BFE" w:rsidRPr="00C70602">
        <w:rPr>
          <w:rFonts w:ascii="Times New Roman" w:hAnsi="Times New Roman" w:cs="Times New Roman"/>
          <w:sz w:val="24"/>
          <w:szCs w:val="24"/>
        </w:rPr>
        <w:t xml:space="preserve">yellow </w:t>
      </w:r>
      <w:r w:rsidR="00D266AF" w:rsidRPr="00C70602">
        <w:rPr>
          <w:rFonts w:ascii="Times New Roman" w:hAnsi="Times New Roman" w:cs="Times New Roman"/>
          <w:sz w:val="24"/>
          <w:szCs w:val="24"/>
        </w:rPr>
        <w:t xml:space="preserve">mealworm (MWF) on the growth of </w:t>
      </w:r>
      <w:r w:rsidR="00D266AF" w:rsidRPr="00C70602">
        <w:rPr>
          <w:rFonts w:ascii="Times New Roman" w:hAnsi="Times New Roman" w:cs="Times New Roman"/>
          <w:i/>
          <w:iCs/>
          <w:sz w:val="24"/>
          <w:szCs w:val="24"/>
        </w:rPr>
        <w:t>B</w:t>
      </w:r>
      <w:r w:rsidR="00515C2D" w:rsidRPr="00C70602">
        <w:rPr>
          <w:rFonts w:ascii="Times New Roman" w:hAnsi="Times New Roman" w:cs="Times New Roman"/>
          <w:i/>
          <w:iCs/>
          <w:sz w:val="24"/>
          <w:szCs w:val="24"/>
        </w:rPr>
        <w:t>.</w:t>
      </w:r>
      <w:r w:rsidR="00D266AF" w:rsidRPr="00C70602">
        <w:rPr>
          <w:rFonts w:ascii="Times New Roman" w:hAnsi="Times New Roman" w:cs="Times New Roman"/>
          <w:i/>
          <w:iCs/>
          <w:sz w:val="24"/>
          <w:szCs w:val="24"/>
        </w:rPr>
        <w:t xml:space="preserve"> rapa</w:t>
      </w:r>
      <w:r w:rsidR="000C1B6B" w:rsidRPr="00C70602">
        <w:rPr>
          <w:rFonts w:ascii="Times New Roman" w:hAnsi="Times New Roman" w:cs="Times New Roman"/>
          <w:i/>
          <w:iCs/>
          <w:sz w:val="24"/>
          <w:szCs w:val="24"/>
        </w:rPr>
        <w:t xml:space="preserve"> </w:t>
      </w:r>
      <w:r w:rsidR="000C1B6B" w:rsidRPr="00C70602">
        <w:rPr>
          <w:rFonts w:ascii="Times New Roman" w:hAnsi="Times New Roman" w:cs="Times New Roman"/>
          <w:sz w:val="24"/>
          <w:szCs w:val="24"/>
        </w:rPr>
        <w:t>plants</w:t>
      </w:r>
      <w:r w:rsidR="000F1CFC" w:rsidRPr="00C70602">
        <w:rPr>
          <w:rFonts w:ascii="Times New Roman" w:hAnsi="Times New Roman" w:cs="Times New Roman"/>
          <w:sz w:val="24"/>
          <w:szCs w:val="24"/>
        </w:rPr>
        <w:t>. In addition, feeding damage inflicted by diamondback moth (</w:t>
      </w:r>
      <w:r w:rsidR="000F1CFC" w:rsidRPr="00C70602">
        <w:rPr>
          <w:rFonts w:ascii="Times New Roman" w:hAnsi="Times New Roman" w:cs="Times New Roman"/>
          <w:i/>
          <w:iCs/>
          <w:sz w:val="24"/>
          <w:szCs w:val="24"/>
        </w:rPr>
        <w:t>P. xylostella</w:t>
      </w:r>
      <w:r w:rsidR="000F1CFC" w:rsidRPr="00C70602">
        <w:rPr>
          <w:rFonts w:ascii="Times New Roman" w:hAnsi="Times New Roman" w:cs="Times New Roman"/>
          <w:sz w:val="24"/>
          <w:szCs w:val="24"/>
        </w:rPr>
        <w:t xml:space="preserve">) larvae, their </w:t>
      </w:r>
      <w:r w:rsidR="00D266AF" w:rsidRPr="00C70602">
        <w:rPr>
          <w:rFonts w:ascii="Times New Roman" w:hAnsi="Times New Roman" w:cs="Times New Roman"/>
          <w:sz w:val="24"/>
          <w:szCs w:val="24"/>
        </w:rPr>
        <w:t>survival and development</w:t>
      </w:r>
      <w:r w:rsidR="000F1CFC" w:rsidRPr="00C70602">
        <w:rPr>
          <w:rFonts w:ascii="Times New Roman" w:hAnsi="Times New Roman" w:cs="Times New Roman"/>
          <w:sz w:val="24"/>
          <w:szCs w:val="24"/>
        </w:rPr>
        <w:t xml:space="preserve"> and survival, growth and adult </w:t>
      </w:r>
      <w:proofErr w:type="spellStart"/>
      <w:r w:rsidR="000F1CFC" w:rsidRPr="00C70602">
        <w:rPr>
          <w:rFonts w:ascii="Times New Roman" w:hAnsi="Times New Roman" w:cs="Times New Roman"/>
          <w:sz w:val="24"/>
          <w:szCs w:val="24"/>
        </w:rPr>
        <w:t>eclosion</w:t>
      </w:r>
      <w:proofErr w:type="spellEnd"/>
      <w:r w:rsidR="000F1CFC" w:rsidRPr="00C70602">
        <w:rPr>
          <w:rFonts w:ascii="Times New Roman" w:hAnsi="Times New Roman" w:cs="Times New Roman"/>
          <w:sz w:val="24"/>
          <w:szCs w:val="24"/>
        </w:rPr>
        <w:t xml:space="preserve"> of the </w:t>
      </w:r>
      <w:r w:rsidR="00515C2D" w:rsidRPr="00C70602">
        <w:rPr>
          <w:rFonts w:ascii="Times New Roman" w:hAnsi="Times New Roman" w:cs="Times New Roman"/>
          <w:sz w:val="24"/>
          <w:szCs w:val="24"/>
        </w:rPr>
        <w:t xml:space="preserve">cabbage </w:t>
      </w:r>
      <w:r w:rsidR="00D266AF" w:rsidRPr="00C70602">
        <w:rPr>
          <w:rFonts w:ascii="Times New Roman" w:hAnsi="Times New Roman" w:cs="Times New Roman"/>
          <w:sz w:val="24"/>
          <w:szCs w:val="24"/>
        </w:rPr>
        <w:t xml:space="preserve">root </w:t>
      </w:r>
      <w:r w:rsidR="00515C2D" w:rsidRPr="00C70602">
        <w:rPr>
          <w:rFonts w:ascii="Times New Roman" w:hAnsi="Times New Roman" w:cs="Times New Roman"/>
          <w:sz w:val="24"/>
          <w:szCs w:val="24"/>
        </w:rPr>
        <w:t xml:space="preserve">fly </w:t>
      </w:r>
      <w:r w:rsidR="00D266AF" w:rsidRPr="00C70602">
        <w:rPr>
          <w:rFonts w:ascii="Times New Roman" w:hAnsi="Times New Roman" w:cs="Times New Roman"/>
          <w:sz w:val="24"/>
          <w:szCs w:val="24"/>
        </w:rPr>
        <w:t>(</w:t>
      </w:r>
      <w:r w:rsidR="00D266AF" w:rsidRPr="00C70602">
        <w:rPr>
          <w:rFonts w:ascii="Times New Roman" w:hAnsi="Times New Roman" w:cs="Times New Roman"/>
          <w:i/>
          <w:iCs/>
          <w:sz w:val="24"/>
          <w:szCs w:val="24"/>
        </w:rPr>
        <w:t>D</w:t>
      </w:r>
      <w:r w:rsidR="00515C2D" w:rsidRPr="00C70602">
        <w:rPr>
          <w:rFonts w:ascii="Times New Roman" w:hAnsi="Times New Roman" w:cs="Times New Roman"/>
          <w:i/>
          <w:iCs/>
          <w:sz w:val="24"/>
          <w:szCs w:val="24"/>
        </w:rPr>
        <w:t>.</w:t>
      </w:r>
      <w:r w:rsidR="00D266AF" w:rsidRPr="00C70602">
        <w:rPr>
          <w:rFonts w:ascii="Times New Roman" w:hAnsi="Times New Roman" w:cs="Times New Roman"/>
          <w:i/>
          <w:iCs/>
          <w:sz w:val="24"/>
          <w:szCs w:val="24"/>
        </w:rPr>
        <w:t xml:space="preserve"> radicum</w:t>
      </w:r>
      <w:r w:rsidR="00D266AF" w:rsidRPr="00C70602">
        <w:rPr>
          <w:rFonts w:ascii="Times New Roman" w:hAnsi="Times New Roman" w:cs="Times New Roman"/>
          <w:sz w:val="24"/>
          <w:szCs w:val="24"/>
        </w:rPr>
        <w:t>)</w:t>
      </w:r>
      <w:r w:rsidR="000F1CFC" w:rsidRPr="00C70602">
        <w:rPr>
          <w:rFonts w:ascii="Times New Roman" w:hAnsi="Times New Roman" w:cs="Times New Roman"/>
          <w:sz w:val="24"/>
          <w:szCs w:val="24"/>
        </w:rPr>
        <w:t xml:space="preserve"> were quantified</w:t>
      </w:r>
      <w:r w:rsidR="00D266AF" w:rsidRPr="00C70602">
        <w:rPr>
          <w:rFonts w:ascii="Times New Roman" w:hAnsi="Times New Roman" w:cs="Times New Roman"/>
          <w:sz w:val="24"/>
          <w:szCs w:val="24"/>
        </w:rPr>
        <w:t xml:space="preserve">. </w:t>
      </w:r>
      <w:r w:rsidR="00515C2D" w:rsidRPr="00C70602">
        <w:rPr>
          <w:rFonts w:ascii="Times New Roman" w:hAnsi="Times New Roman" w:cs="Times New Roman"/>
          <w:sz w:val="24"/>
          <w:szCs w:val="24"/>
        </w:rPr>
        <w:t>Our</w:t>
      </w:r>
      <w:r w:rsidR="00D266AF" w:rsidRPr="00C70602">
        <w:rPr>
          <w:rFonts w:ascii="Times New Roman" w:hAnsi="Times New Roman" w:cs="Times New Roman"/>
          <w:sz w:val="24"/>
          <w:szCs w:val="24"/>
        </w:rPr>
        <w:t xml:space="preserve"> results show </w:t>
      </w:r>
      <w:r w:rsidR="009F6B74" w:rsidRPr="00C70602">
        <w:rPr>
          <w:rFonts w:ascii="Times New Roman" w:hAnsi="Times New Roman" w:cs="Times New Roman"/>
          <w:sz w:val="24"/>
          <w:szCs w:val="24"/>
        </w:rPr>
        <w:t xml:space="preserve">that </w:t>
      </w:r>
      <w:r w:rsidR="001779A5" w:rsidRPr="00C70602">
        <w:rPr>
          <w:rFonts w:ascii="Times New Roman" w:hAnsi="Times New Roman" w:cs="Times New Roman"/>
          <w:sz w:val="24"/>
          <w:szCs w:val="24"/>
        </w:rPr>
        <w:t xml:space="preserve">while </w:t>
      </w:r>
      <w:r w:rsidR="009F6B74" w:rsidRPr="00C70602">
        <w:rPr>
          <w:rFonts w:ascii="Times New Roman" w:hAnsi="Times New Roman" w:cs="Times New Roman"/>
          <w:sz w:val="24"/>
          <w:szCs w:val="24"/>
        </w:rPr>
        <w:t>both raw BSFF and MWF frass initially resulted in smaller leaf area</w:t>
      </w:r>
      <w:r w:rsidR="001779A5" w:rsidRPr="00C70602">
        <w:rPr>
          <w:rFonts w:ascii="Times New Roman" w:hAnsi="Times New Roman" w:cs="Times New Roman"/>
          <w:sz w:val="24"/>
          <w:szCs w:val="24"/>
        </w:rPr>
        <w:t xml:space="preserve"> and fewer leaves, </w:t>
      </w:r>
      <w:r w:rsidR="009F6B74" w:rsidRPr="00C70602">
        <w:rPr>
          <w:rFonts w:ascii="Times New Roman" w:hAnsi="Times New Roman" w:cs="Times New Roman"/>
          <w:sz w:val="24"/>
          <w:szCs w:val="24"/>
        </w:rPr>
        <w:t>the negative effect of raw MWF disappeared over time, wh</w:t>
      </w:r>
      <w:r w:rsidR="001779A5" w:rsidRPr="00C70602">
        <w:rPr>
          <w:rFonts w:ascii="Times New Roman" w:hAnsi="Times New Roman" w:cs="Times New Roman"/>
          <w:sz w:val="24"/>
          <w:szCs w:val="24"/>
        </w:rPr>
        <w:t>ereas</w:t>
      </w:r>
      <w:r w:rsidR="009F6B74" w:rsidRPr="00C70602">
        <w:rPr>
          <w:rFonts w:ascii="Times New Roman" w:hAnsi="Times New Roman" w:cs="Times New Roman"/>
          <w:sz w:val="24"/>
          <w:szCs w:val="24"/>
        </w:rPr>
        <w:t xml:space="preserve"> raw BSFF consistently resulted in a smaller leaf area </w:t>
      </w:r>
      <w:r w:rsidR="001779A5" w:rsidRPr="00C70602">
        <w:rPr>
          <w:rFonts w:ascii="Times New Roman" w:hAnsi="Times New Roman" w:cs="Times New Roman"/>
          <w:sz w:val="24"/>
          <w:szCs w:val="24"/>
        </w:rPr>
        <w:t xml:space="preserve">and fewer leaves </w:t>
      </w:r>
      <w:r w:rsidR="009F6B74" w:rsidRPr="00C70602">
        <w:rPr>
          <w:rFonts w:ascii="Times New Roman" w:hAnsi="Times New Roman" w:cs="Times New Roman"/>
          <w:sz w:val="24"/>
          <w:szCs w:val="24"/>
        </w:rPr>
        <w:t xml:space="preserve">compared to both MWF and the NoFrass control. </w:t>
      </w:r>
      <w:r w:rsidR="00616395" w:rsidRPr="00C70602">
        <w:rPr>
          <w:rFonts w:ascii="Times New Roman" w:hAnsi="Times New Roman" w:cs="Times New Roman"/>
          <w:sz w:val="24"/>
          <w:szCs w:val="24"/>
        </w:rPr>
        <w:t xml:space="preserve">Raw </w:t>
      </w:r>
      <w:r w:rsidR="00E929B4" w:rsidRPr="00C70602">
        <w:rPr>
          <w:rFonts w:ascii="Times New Roman" w:hAnsi="Times New Roman" w:cs="Times New Roman"/>
          <w:sz w:val="24"/>
          <w:szCs w:val="24"/>
        </w:rPr>
        <w:t xml:space="preserve">BSFF </w:t>
      </w:r>
      <w:r w:rsidR="00616395" w:rsidRPr="00C70602">
        <w:rPr>
          <w:rFonts w:ascii="Times New Roman" w:hAnsi="Times New Roman" w:cs="Times New Roman"/>
          <w:sz w:val="24"/>
          <w:szCs w:val="24"/>
        </w:rPr>
        <w:t xml:space="preserve">resulted in </w:t>
      </w:r>
      <w:r w:rsidR="00D266AF" w:rsidRPr="00C70602">
        <w:rPr>
          <w:rFonts w:ascii="Times New Roman" w:hAnsi="Times New Roman" w:cs="Times New Roman"/>
          <w:sz w:val="24"/>
          <w:szCs w:val="24"/>
        </w:rPr>
        <w:t xml:space="preserve">longer time until flowering compared to </w:t>
      </w:r>
      <w:r w:rsidR="00616395" w:rsidRPr="00C70602">
        <w:rPr>
          <w:rFonts w:ascii="Times New Roman" w:hAnsi="Times New Roman" w:cs="Times New Roman"/>
          <w:sz w:val="24"/>
          <w:szCs w:val="24"/>
        </w:rPr>
        <w:t xml:space="preserve">MWF and </w:t>
      </w:r>
      <w:r w:rsidR="00D266AF" w:rsidRPr="00C70602">
        <w:rPr>
          <w:rFonts w:ascii="Times New Roman" w:hAnsi="Times New Roman" w:cs="Times New Roman"/>
          <w:sz w:val="24"/>
          <w:szCs w:val="24"/>
        </w:rPr>
        <w:t xml:space="preserve">the </w:t>
      </w:r>
      <w:r w:rsidR="00515C2D" w:rsidRPr="00C70602">
        <w:rPr>
          <w:rFonts w:ascii="Times New Roman" w:hAnsi="Times New Roman" w:cs="Times New Roman"/>
          <w:sz w:val="24"/>
          <w:szCs w:val="24"/>
        </w:rPr>
        <w:t xml:space="preserve">NoFrass </w:t>
      </w:r>
      <w:r w:rsidR="00D266AF" w:rsidRPr="00C70602">
        <w:rPr>
          <w:rFonts w:ascii="Times New Roman" w:hAnsi="Times New Roman" w:cs="Times New Roman"/>
          <w:sz w:val="24"/>
          <w:szCs w:val="24"/>
        </w:rPr>
        <w:t xml:space="preserve">control. </w:t>
      </w:r>
      <w:r w:rsidR="00D9309E" w:rsidRPr="00C70602">
        <w:rPr>
          <w:rFonts w:ascii="Times New Roman" w:hAnsi="Times New Roman" w:cs="Times New Roman"/>
          <w:sz w:val="24"/>
          <w:szCs w:val="24"/>
        </w:rPr>
        <w:t xml:space="preserve">Soil amendment with </w:t>
      </w:r>
      <w:r w:rsidR="00D266AF" w:rsidRPr="00C70602">
        <w:rPr>
          <w:rFonts w:ascii="Times New Roman" w:hAnsi="Times New Roman" w:cs="Times New Roman"/>
          <w:sz w:val="24"/>
          <w:szCs w:val="24"/>
        </w:rPr>
        <w:t xml:space="preserve">BSFF resulted in </w:t>
      </w:r>
      <w:r w:rsidR="00E929B4" w:rsidRPr="00C70602">
        <w:rPr>
          <w:rFonts w:ascii="Times New Roman" w:hAnsi="Times New Roman" w:cs="Times New Roman"/>
          <w:sz w:val="24"/>
          <w:szCs w:val="24"/>
        </w:rPr>
        <w:t xml:space="preserve">a significantly lower </w:t>
      </w:r>
      <w:r w:rsidR="00D266AF" w:rsidRPr="00C70602">
        <w:rPr>
          <w:rFonts w:ascii="Times New Roman" w:hAnsi="Times New Roman" w:cs="Times New Roman"/>
          <w:sz w:val="24"/>
          <w:szCs w:val="24"/>
        </w:rPr>
        <w:t xml:space="preserve">survival </w:t>
      </w:r>
      <w:r w:rsidR="00746A95" w:rsidRPr="00C70602">
        <w:rPr>
          <w:rFonts w:ascii="Times New Roman" w:hAnsi="Times New Roman" w:cs="Times New Roman"/>
          <w:sz w:val="24"/>
          <w:szCs w:val="24"/>
        </w:rPr>
        <w:t xml:space="preserve">and biomass </w:t>
      </w:r>
      <w:r w:rsidR="00D266AF" w:rsidRPr="00C70602">
        <w:rPr>
          <w:rFonts w:ascii="Times New Roman" w:hAnsi="Times New Roman" w:cs="Times New Roman"/>
          <w:sz w:val="24"/>
          <w:szCs w:val="24"/>
        </w:rPr>
        <w:t xml:space="preserve">of </w:t>
      </w:r>
      <w:r w:rsidR="00D266AF" w:rsidRPr="00C70602">
        <w:rPr>
          <w:rFonts w:ascii="Times New Roman" w:hAnsi="Times New Roman" w:cs="Times New Roman"/>
          <w:i/>
          <w:iCs/>
          <w:sz w:val="24"/>
          <w:szCs w:val="24"/>
        </w:rPr>
        <w:t>D. radicum</w:t>
      </w:r>
      <w:r w:rsidR="00D266AF" w:rsidRPr="00C70602">
        <w:rPr>
          <w:rFonts w:ascii="Times New Roman" w:hAnsi="Times New Roman" w:cs="Times New Roman"/>
          <w:sz w:val="24"/>
          <w:szCs w:val="24"/>
        </w:rPr>
        <w:t xml:space="preserve"> larvae</w:t>
      </w:r>
      <w:r w:rsidR="00746A95" w:rsidRPr="00C70602">
        <w:rPr>
          <w:rFonts w:ascii="Times New Roman" w:hAnsi="Times New Roman" w:cs="Times New Roman"/>
          <w:sz w:val="24"/>
          <w:szCs w:val="24"/>
        </w:rPr>
        <w:t xml:space="preserve"> and pupae respectively</w:t>
      </w:r>
      <w:r w:rsidR="00D266AF" w:rsidRPr="00C70602">
        <w:rPr>
          <w:rFonts w:ascii="Times New Roman" w:hAnsi="Times New Roman" w:cs="Times New Roman"/>
          <w:sz w:val="24"/>
          <w:szCs w:val="24"/>
        </w:rPr>
        <w:t xml:space="preserve">, while </w:t>
      </w:r>
      <w:r w:rsidR="000F1CFC" w:rsidRPr="00C70602">
        <w:rPr>
          <w:rFonts w:ascii="Times New Roman" w:hAnsi="Times New Roman" w:cs="Times New Roman"/>
          <w:sz w:val="24"/>
          <w:szCs w:val="24"/>
        </w:rPr>
        <w:t xml:space="preserve">amendment with </w:t>
      </w:r>
      <w:r w:rsidR="00D266AF" w:rsidRPr="00C70602">
        <w:rPr>
          <w:rFonts w:ascii="Times New Roman" w:hAnsi="Times New Roman" w:cs="Times New Roman"/>
          <w:sz w:val="24"/>
          <w:szCs w:val="24"/>
        </w:rPr>
        <w:t xml:space="preserve">MWF </w:t>
      </w:r>
      <w:r w:rsidR="000F1CFC" w:rsidRPr="00C70602">
        <w:rPr>
          <w:rFonts w:ascii="Times New Roman" w:hAnsi="Times New Roman" w:cs="Times New Roman"/>
          <w:sz w:val="24"/>
          <w:szCs w:val="24"/>
        </w:rPr>
        <w:t xml:space="preserve">frass </w:t>
      </w:r>
      <w:r w:rsidR="00D266AF" w:rsidRPr="00C70602">
        <w:rPr>
          <w:rFonts w:ascii="Times New Roman" w:hAnsi="Times New Roman" w:cs="Times New Roman"/>
          <w:sz w:val="24"/>
          <w:szCs w:val="24"/>
        </w:rPr>
        <w:t xml:space="preserve">resulted in </w:t>
      </w:r>
      <w:r w:rsidR="00E929B4" w:rsidRPr="00C70602">
        <w:rPr>
          <w:rFonts w:ascii="Times New Roman" w:hAnsi="Times New Roman" w:cs="Times New Roman"/>
          <w:sz w:val="24"/>
          <w:szCs w:val="24"/>
        </w:rPr>
        <w:t xml:space="preserve">a significantly higher </w:t>
      </w:r>
      <w:r w:rsidR="007607D4" w:rsidRPr="00C70602">
        <w:rPr>
          <w:rFonts w:ascii="Times New Roman" w:hAnsi="Times New Roman" w:cs="Times New Roman"/>
          <w:i/>
          <w:iCs/>
          <w:sz w:val="24"/>
          <w:szCs w:val="24"/>
        </w:rPr>
        <w:t>D. radicum</w:t>
      </w:r>
      <w:r w:rsidR="007607D4" w:rsidRPr="00C70602">
        <w:rPr>
          <w:rFonts w:ascii="Times New Roman" w:hAnsi="Times New Roman" w:cs="Times New Roman"/>
          <w:sz w:val="24"/>
          <w:szCs w:val="24"/>
        </w:rPr>
        <w:t xml:space="preserve"> </w:t>
      </w:r>
      <w:r w:rsidR="00D266AF" w:rsidRPr="00C70602">
        <w:rPr>
          <w:rFonts w:ascii="Times New Roman" w:hAnsi="Times New Roman" w:cs="Times New Roman"/>
          <w:sz w:val="24"/>
          <w:szCs w:val="24"/>
        </w:rPr>
        <w:t>larval survival</w:t>
      </w:r>
      <w:r w:rsidR="00ED25B8" w:rsidRPr="00C70602">
        <w:rPr>
          <w:rFonts w:ascii="Times New Roman" w:hAnsi="Times New Roman" w:cs="Times New Roman"/>
          <w:sz w:val="24"/>
          <w:szCs w:val="24"/>
        </w:rPr>
        <w:t xml:space="preserve"> and biomass</w:t>
      </w:r>
      <w:r w:rsidR="00E929B4" w:rsidRPr="00C70602">
        <w:rPr>
          <w:rFonts w:ascii="Times New Roman" w:hAnsi="Times New Roman" w:cs="Times New Roman"/>
          <w:sz w:val="24"/>
          <w:szCs w:val="24"/>
        </w:rPr>
        <w:t xml:space="preserve"> than on NoFrass control plants</w:t>
      </w:r>
      <w:r w:rsidR="00D266AF" w:rsidRPr="00C70602">
        <w:rPr>
          <w:rFonts w:ascii="Times New Roman" w:hAnsi="Times New Roman" w:cs="Times New Roman"/>
          <w:sz w:val="24"/>
          <w:szCs w:val="24"/>
        </w:rPr>
        <w:t xml:space="preserve">. </w:t>
      </w:r>
      <w:r w:rsidR="0038051C">
        <w:rPr>
          <w:rFonts w:ascii="Times New Roman" w:hAnsi="Times New Roman" w:cs="Times New Roman"/>
          <w:sz w:val="24"/>
          <w:szCs w:val="24"/>
        </w:rPr>
        <w:t>Interestingly</w:t>
      </w:r>
      <w:r w:rsidR="00746A95" w:rsidRPr="00C70602">
        <w:rPr>
          <w:rFonts w:ascii="Times New Roman" w:hAnsi="Times New Roman" w:cs="Times New Roman"/>
          <w:sz w:val="24"/>
          <w:szCs w:val="24"/>
        </w:rPr>
        <w:t xml:space="preserve">, soil amendment with BSFF resulted in a lower survival of </w:t>
      </w:r>
      <w:r w:rsidR="00746A95" w:rsidRPr="00C70602">
        <w:rPr>
          <w:rFonts w:ascii="Times New Roman" w:hAnsi="Times New Roman" w:cs="Times New Roman"/>
          <w:i/>
          <w:iCs/>
          <w:sz w:val="24"/>
          <w:szCs w:val="24"/>
        </w:rPr>
        <w:t>P. xylostella</w:t>
      </w:r>
      <w:r w:rsidR="00746A95" w:rsidRPr="00C70602">
        <w:rPr>
          <w:rFonts w:ascii="Times New Roman" w:hAnsi="Times New Roman" w:cs="Times New Roman"/>
          <w:sz w:val="24"/>
          <w:szCs w:val="24"/>
        </w:rPr>
        <w:t xml:space="preserve"> larvae compared to the control and MWF. Larval feeding damage on the leaves of </w:t>
      </w:r>
      <w:r w:rsidR="00746A95" w:rsidRPr="00C70602">
        <w:rPr>
          <w:rFonts w:ascii="Times New Roman" w:hAnsi="Times New Roman" w:cs="Times New Roman"/>
          <w:i/>
          <w:iCs/>
          <w:sz w:val="24"/>
          <w:szCs w:val="24"/>
        </w:rPr>
        <w:t>B. rapa</w:t>
      </w:r>
      <w:r w:rsidR="00746A95" w:rsidRPr="00C70602">
        <w:rPr>
          <w:rFonts w:ascii="Times New Roman" w:hAnsi="Times New Roman" w:cs="Times New Roman"/>
          <w:sz w:val="24"/>
          <w:szCs w:val="24"/>
        </w:rPr>
        <w:t xml:space="preserve"> was not significantly affected by frass treatments</w:t>
      </w:r>
      <w:r w:rsidR="00D266AF" w:rsidRPr="00C70602">
        <w:rPr>
          <w:rFonts w:ascii="Times New Roman" w:hAnsi="Times New Roman" w:cs="Times New Roman"/>
          <w:sz w:val="24"/>
          <w:szCs w:val="24"/>
        </w:rPr>
        <w:t xml:space="preserve">. </w:t>
      </w:r>
      <w:r w:rsidR="005A7959" w:rsidRPr="00C70602">
        <w:rPr>
          <w:rFonts w:ascii="Times New Roman" w:hAnsi="Times New Roman" w:cs="Times New Roman"/>
          <w:sz w:val="24"/>
          <w:szCs w:val="24"/>
        </w:rPr>
        <w:t>Interestingly, w</w:t>
      </w:r>
      <w:r w:rsidR="00D266AF" w:rsidRPr="00C70602">
        <w:rPr>
          <w:rFonts w:ascii="Times New Roman" w:hAnsi="Times New Roman" w:cs="Times New Roman"/>
          <w:sz w:val="24"/>
          <w:szCs w:val="24"/>
        </w:rPr>
        <w:t>hen frass was incubated</w:t>
      </w:r>
      <w:r w:rsidR="00974AB5" w:rsidRPr="00C70602">
        <w:rPr>
          <w:rFonts w:ascii="Times New Roman" w:hAnsi="Times New Roman" w:cs="Times New Roman"/>
          <w:sz w:val="24"/>
          <w:szCs w:val="24"/>
        </w:rPr>
        <w:t xml:space="preserve"> in the soil or composted before being added to the soil</w:t>
      </w:r>
      <w:r w:rsidR="00D266AF" w:rsidRPr="00C70602">
        <w:rPr>
          <w:rFonts w:ascii="Times New Roman" w:hAnsi="Times New Roman" w:cs="Times New Roman"/>
          <w:sz w:val="24"/>
          <w:szCs w:val="24"/>
        </w:rPr>
        <w:t xml:space="preserve">, it </w:t>
      </w:r>
      <w:r w:rsidRPr="00C70602">
        <w:rPr>
          <w:rFonts w:ascii="Times New Roman" w:hAnsi="Times New Roman" w:cs="Times New Roman"/>
          <w:sz w:val="24"/>
          <w:szCs w:val="24"/>
        </w:rPr>
        <w:t>promoted</w:t>
      </w:r>
      <w:r w:rsidR="00D266AF" w:rsidRPr="00C70602">
        <w:rPr>
          <w:rFonts w:ascii="Times New Roman" w:hAnsi="Times New Roman" w:cs="Times New Roman"/>
          <w:sz w:val="24"/>
          <w:szCs w:val="24"/>
        </w:rPr>
        <w:t xml:space="preserve"> the growth of </w:t>
      </w:r>
      <w:r w:rsidR="00D266AF" w:rsidRPr="00C70602">
        <w:rPr>
          <w:rFonts w:ascii="Times New Roman" w:hAnsi="Times New Roman" w:cs="Times New Roman"/>
          <w:i/>
          <w:iCs/>
          <w:sz w:val="24"/>
          <w:szCs w:val="24"/>
        </w:rPr>
        <w:t>B. rapa</w:t>
      </w:r>
      <w:r w:rsidR="005A7959" w:rsidRPr="00C70602">
        <w:rPr>
          <w:rFonts w:ascii="Times New Roman" w:hAnsi="Times New Roman" w:cs="Times New Roman"/>
          <w:sz w:val="24"/>
          <w:szCs w:val="24"/>
        </w:rPr>
        <w:t xml:space="preserve">. </w:t>
      </w:r>
      <w:r w:rsidRPr="00C70602">
        <w:rPr>
          <w:rFonts w:ascii="Times New Roman" w:hAnsi="Times New Roman" w:cs="Times New Roman"/>
          <w:sz w:val="24"/>
          <w:szCs w:val="24"/>
        </w:rPr>
        <w:t>Notably</w:t>
      </w:r>
      <w:r w:rsidR="005A7959" w:rsidRPr="00C70602">
        <w:rPr>
          <w:rFonts w:ascii="Times New Roman" w:hAnsi="Times New Roman" w:cs="Times New Roman"/>
          <w:sz w:val="24"/>
          <w:szCs w:val="24"/>
        </w:rPr>
        <w:t>, the growth inhibition that was previously observed for raw BSFF and MWF ha</w:t>
      </w:r>
      <w:r w:rsidR="00974AB5" w:rsidRPr="00C70602">
        <w:rPr>
          <w:rFonts w:ascii="Times New Roman" w:hAnsi="Times New Roman" w:cs="Times New Roman"/>
          <w:sz w:val="24"/>
          <w:szCs w:val="24"/>
        </w:rPr>
        <w:t>d</w:t>
      </w:r>
      <w:r w:rsidR="005A7959" w:rsidRPr="00C70602">
        <w:rPr>
          <w:rFonts w:ascii="Times New Roman" w:hAnsi="Times New Roman" w:cs="Times New Roman"/>
          <w:sz w:val="24"/>
          <w:szCs w:val="24"/>
        </w:rPr>
        <w:t xml:space="preserve"> been eliminated</w:t>
      </w:r>
      <w:r w:rsidR="00F97B92">
        <w:rPr>
          <w:rFonts w:ascii="Times New Roman" w:hAnsi="Times New Roman" w:cs="Times New Roman"/>
          <w:sz w:val="24"/>
          <w:szCs w:val="24"/>
        </w:rPr>
        <w:t xml:space="preserve"> by </w:t>
      </w:r>
      <w:proofErr w:type="spellStart"/>
      <w:r w:rsidR="00F97B92">
        <w:rPr>
          <w:rFonts w:ascii="Times New Roman" w:hAnsi="Times New Roman" w:cs="Times New Roman"/>
          <w:sz w:val="24"/>
          <w:szCs w:val="24"/>
        </w:rPr>
        <w:t>pretreating</w:t>
      </w:r>
      <w:proofErr w:type="spellEnd"/>
      <w:r w:rsidR="00F97B92">
        <w:rPr>
          <w:rFonts w:ascii="Times New Roman" w:hAnsi="Times New Roman" w:cs="Times New Roman"/>
          <w:sz w:val="24"/>
          <w:szCs w:val="24"/>
        </w:rPr>
        <w:t xml:space="preserve"> the frass</w:t>
      </w:r>
      <w:r w:rsidR="00974AB5" w:rsidRPr="00C70602">
        <w:rPr>
          <w:rFonts w:ascii="Times New Roman" w:hAnsi="Times New Roman" w:cs="Times New Roman"/>
          <w:sz w:val="24"/>
          <w:szCs w:val="24"/>
        </w:rPr>
        <w:t>.</w:t>
      </w:r>
    </w:p>
    <w:p w14:paraId="52B0636C" w14:textId="77777777" w:rsidR="00D266AF" w:rsidRPr="00C70602" w:rsidRDefault="00D266AF" w:rsidP="00C70602">
      <w:pPr>
        <w:spacing w:after="0" w:line="480" w:lineRule="auto"/>
        <w:jc w:val="both"/>
        <w:rPr>
          <w:rFonts w:ascii="Times New Roman" w:hAnsi="Times New Roman" w:cs="Times New Roman"/>
          <w:sz w:val="24"/>
          <w:szCs w:val="24"/>
        </w:rPr>
      </w:pPr>
    </w:p>
    <w:bookmarkEnd w:id="35"/>
    <w:p w14:paraId="6F101313" w14:textId="3D0396F5" w:rsidR="006627EF" w:rsidRPr="00C70602" w:rsidRDefault="005361CA"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The plant growth inhibition by raw frass</w:t>
      </w:r>
      <w:r w:rsidR="00444291" w:rsidRPr="00C70602">
        <w:rPr>
          <w:rFonts w:ascii="Times New Roman" w:hAnsi="Times New Roman" w:cs="Times New Roman"/>
          <w:sz w:val="24"/>
          <w:szCs w:val="24"/>
        </w:rPr>
        <w:t xml:space="preserve"> use</w:t>
      </w:r>
      <w:r w:rsidRPr="00C70602">
        <w:rPr>
          <w:rFonts w:ascii="Times New Roman" w:hAnsi="Times New Roman" w:cs="Times New Roman"/>
          <w:sz w:val="24"/>
          <w:szCs w:val="24"/>
        </w:rPr>
        <w:t xml:space="preserve"> in our study is consistent with previous studies. For example, </w:t>
      </w:r>
      <w:r w:rsidR="008712D5" w:rsidRPr="00C70602">
        <w:rPr>
          <w:rFonts w:ascii="Times New Roman" w:hAnsi="Times New Roman" w:cs="Times New Roman"/>
          <w:sz w:val="24"/>
          <w:szCs w:val="24"/>
        </w:rPr>
        <w:t xml:space="preserve">maize plant growth trials showed that </w:t>
      </w:r>
      <w:r w:rsidRPr="00C70602">
        <w:rPr>
          <w:rFonts w:ascii="Times New Roman" w:hAnsi="Times New Roman" w:cs="Times New Roman"/>
          <w:sz w:val="24"/>
          <w:szCs w:val="24"/>
        </w:rPr>
        <w:t xml:space="preserve">soil amendment </w:t>
      </w:r>
      <w:r w:rsidR="005D66F5" w:rsidRPr="00C70602">
        <w:rPr>
          <w:rFonts w:ascii="Times New Roman" w:hAnsi="Times New Roman" w:cs="Times New Roman"/>
          <w:sz w:val="24"/>
          <w:szCs w:val="24"/>
        </w:rPr>
        <w:t>with BSFF</w:t>
      </w:r>
      <w:r w:rsidRPr="00C70602">
        <w:rPr>
          <w:rFonts w:ascii="Times New Roman" w:hAnsi="Times New Roman" w:cs="Times New Roman"/>
          <w:sz w:val="24"/>
          <w:szCs w:val="24"/>
        </w:rPr>
        <w:t xml:space="preserve"> resulted in stunted growth, fewer plant leaves, smaller leaf area, and lower </w:t>
      </w:r>
      <w:r w:rsidR="00444291" w:rsidRPr="00C70602">
        <w:rPr>
          <w:rFonts w:ascii="Times New Roman" w:hAnsi="Times New Roman" w:cs="Times New Roman"/>
          <w:sz w:val="24"/>
          <w:szCs w:val="24"/>
        </w:rPr>
        <w:t xml:space="preserve">N </w:t>
      </w:r>
      <w:r w:rsidRPr="00C70602">
        <w:rPr>
          <w:rFonts w:ascii="Times New Roman" w:hAnsi="Times New Roman" w:cs="Times New Roman"/>
          <w:sz w:val="24"/>
          <w:szCs w:val="24"/>
        </w:rPr>
        <w:t xml:space="preserve">use efficiencies </w:t>
      </w:r>
      <w:r w:rsidRPr="00C70602">
        <w:rPr>
          <w:rFonts w:ascii="Times New Roman" w:hAnsi="Times New Roman" w:cs="Times New Roman"/>
          <w:noProof/>
          <w:sz w:val="24"/>
          <w:szCs w:val="24"/>
        </w:rPr>
        <w:t>(Alattar et al., 2016; Gärttling et al., 2020)</w:t>
      </w:r>
      <w:r w:rsidRPr="00C70602">
        <w:rPr>
          <w:rFonts w:ascii="Times New Roman" w:hAnsi="Times New Roman" w:cs="Times New Roman"/>
          <w:sz w:val="24"/>
          <w:szCs w:val="24"/>
        </w:rPr>
        <w:t xml:space="preserve">. Recently, research on </w:t>
      </w:r>
      <w:r w:rsidRPr="00C70602">
        <w:rPr>
          <w:rFonts w:ascii="Times New Roman" w:hAnsi="Times New Roman" w:cs="Times New Roman"/>
          <w:i/>
          <w:iCs/>
          <w:sz w:val="24"/>
          <w:szCs w:val="24"/>
        </w:rPr>
        <w:t>B</w:t>
      </w:r>
      <w:r w:rsidR="008712D5" w:rsidRPr="00C70602">
        <w:rPr>
          <w:rFonts w:ascii="Times New Roman" w:hAnsi="Times New Roman" w:cs="Times New Roman"/>
          <w:i/>
          <w:iCs/>
          <w:sz w:val="24"/>
          <w:szCs w:val="24"/>
        </w:rPr>
        <w:t>.</w:t>
      </w:r>
      <w:r w:rsidRPr="00C70602">
        <w:rPr>
          <w:rFonts w:ascii="Times New Roman" w:hAnsi="Times New Roman" w:cs="Times New Roman"/>
          <w:i/>
          <w:iCs/>
          <w:sz w:val="24"/>
          <w:szCs w:val="24"/>
        </w:rPr>
        <w:t xml:space="preserve"> oleracea</w:t>
      </w:r>
      <w:r w:rsidRPr="00C70602">
        <w:rPr>
          <w:rFonts w:ascii="Times New Roman" w:hAnsi="Times New Roman" w:cs="Times New Roman"/>
          <w:sz w:val="24"/>
          <w:szCs w:val="24"/>
        </w:rPr>
        <w:t xml:space="preserve"> grown in soil amended with BSF</w:t>
      </w:r>
      <w:r w:rsidR="008712D5" w:rsidRPr="00C70602">
        <w:rPr>
          <w:rFonts w:ascii="Times New Roman" w:hAnsi="Times New Roman" w:cs="Times New Roman"/>
          <w:sz w:val="24"/>
          <w:szCs w:val="24"/>
        </w:rPr>
        <w:t>F</w:t>
      </w:r>
      <w:r w:rsidRPr="00C70602">
        <w:rPr>
          <w:rFonts w:ascii="Times New Roman" w:hAnsi="Times New Roman" w:cs="Times New Roman"/>
          <w:sz w:val="24"/>
          <w:szCs w:val="24"/>
        </w:rPr>
        <w:t xml:space="preserve"> revealed a decrease in dry shoot biomass</w:t>
      </w:r>
      <w:r w:rsidR="004E1A09" w:rsidRPr="00C70602">
        <w:rPr>
          <w:rFonts w:ascii="Times New Roman" w:hAnsi="Times New Roman" w:cs="Times New Roman"/>
          <w:sz w:val="24"/>
          <w:szCs w:val="24"/>
        </w:rPr>
        <w:t xml:space="preserve"> compared to a synthetic fertiliser</w:t>
      </w:r>
      <w:r w:rsidRPr="00C70602">
        <w:rPr>
          <w:rFonts w:ascii="Times New Roman" w:hAnsi="Times New Roman" w:cs="Times New Roman"/>
          <w:sz w:val="24"/>
          <w:szCs w:val="24"/>
        </w:rPr>
        <w:t xml:space="preserve"> </w:t>
      </w:r>
      <w:r w:rsidRPr="00C70602">
        <w:rPr>
          <w:rFonts w:ascii="Times New Roman" w:hAnsi="Times New Roman" w:cs="Times New Roman"/>
          <w:noProof/>
          <w:sz w:val="24"/>
          <w:szCs w:val="24"/>
        </w:rPr>
        <w:t>(Wantulla et al., 2022)</w:t>
      </w:r>
      <w:r w:rsidR="002C168D" w:rsidRPr="00C70602">
        <w:rPr>
          <w:rFonts w:ascii="Times New Roman" w:hAnsi="Times New Roman" w:cs="Times New Roman"/>
          <w:sz w:val="24"/>
          <w:szCs w:val="24"/>
        </w:rPr>
        <w:t>.</w:t>
      </w:r>
      <w:r w:rsidR="004E1A09" w:rsidRPr="00C70602">
        <w:rPr>
          <w:rFonts w:ascii="Times New Roman" w:hAnsi="Times New Roman" w:cs="Times New Roman"/>
          <w:sz w:val="24"/>
          <w:szCs w:val="24"/>
        </w:rPr>
        <w:t xml:space="preserve"> </w:t>
      </w:r>
      <w:r w:rsidR="005359B5">
        <w:rPr>
          <w:rFonts w:ascii="Times New Roman" w:hAnsi="Times New Roman" w:cs="Times New Roman"/>
          <w:sz w:val="24"/>
          <w:szCs w:val="24"/>
        </w:rPr>
        <w:t xml:space="preserve">The effects of </w:t>
      </w:r>
      <w:r w:rsidR="00AB337A" w:rsidRPr="00C70602">
        <w:rPr>
          <w:rFonts w:ascii="Times New Roman" w:hAnsi="Times New Roman" w:cs="Times New Roman"/>
          <w:sz w:val="24"/>
          <w:szCs w:val="24"/>
        </w:rPr>
        <w:t xml:space="preserve"> frass vary with plant species, insect species, and </w:t>
      </w:r>
      <w:r w:rsidR="00CA1EA1">
        <w:rPr>
          <w:rFonts w:ascii="Times New Roman" w:hAnsi="Times New Roman" w:cs="Times New Roman"/>
          <w:sz w:val="24"/>
          <w:szCs w:val="24"/>
        </w:rPr>
        <w:t xml:space="preserve">with </w:t>
      </w:r>
      <w:r w:rsidR="00AB337A" w:rsidRPr="00C70602">
        <w:rPr>
          <w:rFonts w:ascii="Times New Roman" w:hAnsi="Times New Roman" w:cs="Times New Roman"/>
          <w:sz w:val="24"/>
          <w:szCs w:val="24"/>
        </w:rPr>
        <w:t>time. The</w:t>
      </w:r>
      <w:r w:rsidR="00480275" w:rsidRPr="00C70602">
        <w:rPr>
          <w:rFonts w:ascii="Times New Roman" w:hAnsi="Times New Roman" w:cs="Times New Roman"/>
          <w:sz w:val="24"/>
          <w:szCs w:val="24"/>
        </w:rPr>
        <w:t xml:space="preserve"> </w:t>
      </w:r>
      <w:r w:rsidR="00480275" w:rsidRPr="00C70602">
        <w:rPr>
          <w:rFonts w:ascii="Times New Roman" w:hAnsi="Times New Roman" w:cs="Times New Roman"/>
          <w:sz w:val="24"/>
          <w:szCs w:val="24"/>
        </w:rPr>
        <w:lastRenderedPageBreak/>
        <w:t xml:space="preserve">application of </w:t>
      </w:r>
      <w:r w:rsidR="002A3C26" w:rsidRPr="00C70602">
        <w:rPr>
          <w:rFonts w:ascii="Times New Roman" w:hAnsi="Times New Roman" w:cs="Times New Roman"/>
          <w:sz w:val="24"/>
          <w:szCs w:val="24"/>
        </w:rPr>
        <w:t>MWF</w:t>
      </w:r>
      <w:r w:rsidR="00480275" w:rsidRPr="00C70602">
        <w:rPr>
          <w:rFonts w:ascii="Times New Roman" w:hAnsi="Times New Roman" w:cs="Times New Roman"/>
          <w:sz w:val="24"/>
          <w:szCs w:val="24"/>
        </w:rPr>
        <w:t xml:space="preserve"> did not increase biomass and nutrient uptake</w:t>
      </w:r>
      <w:r w:rsidR="00444291" w:rsidRPr="00C70602">
        <w:rPr>
          <w:rFonts w:ascii="Times New Roman" w:hAnsi="Times New Roman" w:cs="Times New Roman"/>
          <w:sz w:val="24"/>
          <w:szCs w:val="24"/>
        </w:rPr>
        <w:t xml:space="preserve"> in barley plants</w:t>
      </w:r>
      <w:r w:rsidR="00480275" w:rsidRPr="00C70602">
        <w:rPr>
          <w:rFonts w:ascii="Times New Roman" w:hAnsi="Times New Roman" w:cs="Times New Roman"/>
          <w:sz w:val="24"/>
          <w:szCs w:val="24"/>
        </w:rPr>
        <w:t>. However, when frass was applied in combination with a synthetic N-P-K fertili</w:t>
      </w:r>
      <w:r w:rsidR="00695027" w:rsidRPr="00C70602">
        <w:rPr>
          <w:rFonts w:ascii="Times New Roman" w:hAnsi="Times New Roman" w:cs="Times New Roman"/>
          <w:sz w:val="24"/>
          <w:szCs w:val="24"/>
        </w:rPr>
        <w:t>s</w:t>
      </w:r>
      <w:r w:rsidR="00480275" w:rsidRPr="00C70602">
        <w:rPr>
          <w:rFonts w:ascii="Times New Roman" w:hAnsi="Times New Roman" w:cs="Times New Roman"/>
          <w:sz w:val="24"/>
          <w:szCs w:val="24"/>
        </w:rPr>
        <w:t xml:space="preserve">er, </w:t>
      </w:r>
      <w:r w:rsidR="0042378C" w:rsidRPr="00C70602">
        <w:rPr>
          <w:rFonts w:ascii="Times New Roman" w:hAnsi="Times New Roman" w:cs="Times New Roman"/>
          <w:sz w:val="24"/>
          <w:szCs w:val="24"/>
        </w:rPr>
        <w:t xml:space="preserve">both biomass and nutrient uptake </w:t>
      </w:r>
      <w:r w:rsidR="00480275" w:rsidRPr="00C70602">
        <w:rPr>
          <w:rFonts w:ascii="Times New Roman" w:hAnsi="Times New Roman" w:cs="Times New Roman"/>
          <w:sz w:val="24"/>
          <w:szCs w:val="24"/>
        </w:rPr>
        <w:t>increase</w:t>
      </w:r>
      <w:r w:rsidR="0042378C" w:rsidRPr="00C70602">
        <w:rPr>
          <w:rFonts w:ascii="Times New Roman" w:hAnsi="Times New Roman" w:cs="Times New Roman"/>
          <w:sz w:val="24"/>
          <w:szCs w:val="24"/>
        </w:rPr>
        <w:t>d</w:t>
      </w:r>
      <w:r w:rsidR="00480275" w:rsidRPr="00C70602">
        <w:rPr>
          <w:rFonts w:ascii="Times New Roman" w:hAnsi="Times New Roman" w:cs="Times New Roman"/>
          <w:sz w:val="24"/>
          <w:szCs w:val="24"/>
        </w:rPr>
        <w:t xml:space="preserve"> </w:t>
      </w:r>
      <w:r w:rsidR="00480275" w:rsidRPr="00C70602">
        <w:rPr>
          <w:rFonts w:ascii="Times New Roman" w:hAnsi="Times New Roman" w:cs="Times New Roman"/>
          <w:noProof/>
          <w:sz w:val="24"/>
          <w:szCs w:val="24"/>
        </w:rPr>
        <w:t>(Houben et al., 2020)</w:t>
      </w:r>
      <w:r w:rsidR="00480275" w:rsidRPr="00C70602">
        <w:rPr>
          <w:rFonts w:ascii="Times New Roman" w:hAnsi="Times New Roman" w:cs="Times New Roman"/>
          <w:sz w:val="24"/>
          <w:szCs w:val="24"/>
        </w:rPr>
        <w:t>.</w:t>
      </w:r>
      <w:r w:rsidR="00444291" w:rsidRPr="00C70602">
        <w:rPr>
          <w:rFonts w:ascii="Times New Roman" w:hAnsi="Times New Roman" w:cs="Times New Roman"/>
          <w:sz w:val="24"/>
          <w:szCs w:val="24"/>
        </w:rPr>
        <w:t xml:space="preserve"> </w:t>
      </w:r>
      <w:r w:rsidR="00AB337A" w:rsidRPr="00C70602">
        <w:rPr>
          <w:rFonts w:ascii="Times New Roman" w:hAnsi="Times New Roman" w:cs="Times New Roman"/>
          <w:sz w:val="24"/>
          <w:szCs w:val="24"/>
        </w:rPr>
        <w:t>Moreover</w:t>
      </w:r>
      <w:r w:rsidR="007607D4" w:rsidRPr="00C70602">
        <w:rPr>
          <w:rFonts w:ascii="Times New Roman" w:hAnsi="Times New Roman" w:cs="Times New Roman"/>
          <w:sz w:val="24"/>
          <w:szCs w:val="24"/>
        </w:rPr>
        <w:t xml:space="preserve">, </w:t>
      </w:r>
      <w:r w:rsidR="002A3C26" w:rsidRPr="00C70602">
        <w:rPr>
          <w:rFonts w:ascii="Times New Roman" w:hAnsi="Times New Roman" w:cs="Times New Roman"/>
          <w:sz w:val="24"/>
          <w:szCs w:val="24"/>
        </w:rPr>
        <w:t>combining BSFF with synthetic fertilisers improve</w:t>
      </w:r>
      <w:r w:rsidR="0042378C" w:rsidRPr="00C70602">
        <w:rPr>
          <w:rFonts w:ascii="Times New Roman" w:hAnsi="Times New Roman" w:cs="Times New Roman"/>
          <w:sz w:val="24"/>
          <w:szCs w:val="24"/>
        </w:rPr>
        <w:t>d</w:t>
      </w:r>
      <w:r w:rsidR="002A3C26" w:rsidRPr="00C70602">
        <w:rPr>
          <w:rFonts w:ascii="Times New Roman" w:hAnsi="Times New Roman" w:cs="Times New Roman"/>
          <w:sz w:val="24"/>
          <w:szCs w:val="24"/>
        </w:rPr>
        <w:t xml:space="preserve"> rice plant growth </w:t>
      </w:r>
      <w:r w:rsidR="002A3C26" w:rsidRPr="00C70602">
        <w:rPr>
          <w:rFonts w:ascii="Times New Roman" w:hAnsi="Times New Roman" w:cs="Times New Roman"/>
          <w:noProof/>
          <w:sz w:val="24"/>
          <w:szCs w:val="24"/>
        </w:rPr>
        <w:t>(Reswita et al., 2022; Zim et al., 2022)</w:t>
      </w:r>
      <w:r w:rsidR="002A3C26" w:rsidRPr="00C70602">
        <w:rPr>
          <w:rFonts w:ascii="Times New Roman" w:hAnsi="Times New Roman" w:cs="Times New Roman"/>
          <w:sz w:val="24"/>
          <w:szCs w:val="24"/>
        </w:rPr>
        <w:t xml:space="preserve">. </w:t>
      </w:r>
      <w:r w:rsidR="007607D4" w:rsidRPr="00C70602">
        <w:rPr>
          <w:rFonts w:ascii="Times New Roman" w:hAnsi="Times New Roman" w:cs="Times New Roman"/>
          <w:sz w:val="24"/>
          <w:szCs w:val="24"/>
        </w:rPr>
        <w:t>L</w:t>
      </w:r>
      <w:r w:rsidR="002A3C26" w:rsidRPr="00C70602">
        <w:rPr>
          <w:rFonts w:ascii="Times New Roman" w:hAnsi="Times New Roman" w:cs="Times New Roman"/>
          <w:sz w:val="24"/>
          <w:szCs w:val="24"/>
        </w:rPr>
        <w:t xml:space="preserve">ettuce plants grew better in soil that had been amended with BSFF than in soil that had been fertilised with urea or left unamended </w:t>
      </w:r>
      <w:r w:rsidR="002A3C26" w:rsidRPr="00C70602">
        <w:rPr>
          <w:rFonts w:ascii="Times New Roman" w:hAnsi="Times New Roman" w:cs="Times New Roman"/>
          <w:noProof/>
          <w:sz w:val="24"/>
          <w:szCs w:val="24"/>
        </w:rPr>
        <w:t>(Dzepe et al., 2022)</w:t>
      </w:r>
      <w:r w:rsidR="002A3C26" w:rsidRPr="00C70602">
        <w:rPr>
          <w:rFonts w:ascii="Times New Roman" w:hAnsi="Times New Roman" w:cs="Times New Roman"/>
          <w:sz w:val="24"/>
          <w:szCs w:val="24"/>
        </w:rPr>
        <w:t xml:space="preserve">. </w:t>
      </w:r>
      <w:r w:rsidR="000C7D9E" w:rsidRPr="00C70602">
        <w:rPr>
          <w:rFonts w:ascii="Times New Roman" w:hAnsi="Times New Roman" w:cs="Times New Roman"/>
          <w:sz w:val="24"/>
          <w:szCs w:val="24"/>
        </w:rPr>
        <w:t>C</w:t>
      </w:r>
      <w:r w:rsidR="002A3C26" w:rsidRPr="00C70602">
        <w:rPr>
          <w:rFonts w:ascii="Times New Roman" w:hAnsi="Times New Roman" w:cs="Times New Roman"/>
          <w:sz w:val="24"/>
          <w:szCs w:val="24"/>
        </w:rPr>
        <w:t xml:space="preserve">ompared to unamended sandy soil, zucchini plants grown in BSFF- and MWF-treated soil </w:t>
      </w:r>
      <w:r w:rsidR="00444291" w:rsidRPr="00C70602">
        <w:rPr>
          <w:rFonts w:ascii="Times New Roman" w:hAnsi="Times New Roman" w:cs="Times New Roman"/>
          <w:sz w:val="24"/>
          <w:szCs w:val="24"/>
        </w:rPr>
        <w:t xml:space="preserve">were </w:t>
      </w:r>
      <w:r w:rsidR="002A3C26" w:rsidRPr="00C70602">
        <w:rPr>
          <w:rFonts w:ascii="Times New Roman" w:hAnsi="Times New Roman" w:cs="Times New Roman"/>
          <w:sz w:val="24"/>
          <w:szCs w:val="24"/>
        </w:rPr>
        <w:t xml:space="preserve">considerably taller, </w:t>
      </w:r>
      <w:r w:rsidR="00444291" w:rsidRPr="00C70602">
        <w:rPr>
          <w:rFonts w:ascii="Times New Roman" w:hAnsi="Times New Roman" w:cs="Times New Roman"/>
          <w:sz w:val="24"/>
          <w:szCs w:val="24"/>
        </w:rPr>
        <w:t xml:space="preserve">had </w:t>
      </w:r>
      <w:r w:rsidR="00910370">
        <w:rPr>
          <w:rFonts w:ascii="Times New Roman" w:hAnsi="Times New Roman" w:cs="Times New Roman"/>
          <w:sz w:val="24"/>
          <w:szCs w:val="24"/>
        </w:rPr>
        <w:t xml:space="preserve">a </w:t>
      </w:r>
      <w:r w:rsidR="002A3C26" w:rsidRPr="00C70602">
        <w:rPr>
          <w:rFonts w:ascii="Times New Roman" w:hAnsi="Times New Roman" w:cs="Times New Roman"/>
          <w:sz w:val="24"/>
          <w:szCs w:val="24"/>
        </w:rPr>
        <w:t xml:space="preserve">bigger leaf area, and </w:t>
      </w:r>
      <w:r w:rsidR="002A4D0D">
        <w:rPr>
          <w:rFonts w:ascii="Times New Roman" w:hAnsi="Times New Roman" w:cs="Times New Roman"/>
          <w:sz w:val="24"/>
          <w:szCs w:val="24"/>
        </w:rPr>
        <w:t>bigger</w:t>
      </w:r>
      <w:r w:rsidR="002A3C26" w:rsidRPr="00C70602">
        <w:rPr>
          <w:rFonts w:ascii="Times New Roman" w:hAnsi="Times New Roman" w:cs="Times New Roman"/>
          <w:sz w:val="24"/>
          <w:szCs w:val="24"/>
        </w:rPr>
        <w:t xml:space="preserve"> dry leaf weights </w:t>
      </w:r>
      <w:r w:rsidR="002A3C26" w:rsidRPr="00C70602">
        <w:rPr>
          <w:rFonts w:ascii="Times New Roman" w:hAnsi="Times New Roman" w:cs="Times New Roman"/>
          <w:noProof/>
          <w:sz w:val="24"/>
          <w:szCs w:val="24"/>
        </w:rPr>
        <w:t>(Zim et al., 2022)</w:t>
      </w:r>
      <w:r w:rsidR="002A3C26" w:rsidRPr="00C70602">
        <w:rPr>
          <w:rFonts w:ascii="Times New Roman" w:hAnsi="Times New Roman" w:cs="Times New Roman"/>
          <w:sz w:val="24"/>
          <w:szCs w:val="24"/>
        </w:rPr>
        <w:t>.</w:t>
      </w:r>
      <w:r w:rsidR="006627EF" w:rsidRPr="00C70602">
        <w:rPr>
          <w:rFonts w:ascii="Times New Roman" w:hAnsi="Times New Roman" w:cs="Times New Roman"/>
          <w:sz w:val="24"/>
          <w:szCs w:val="24"/>
        </w:rPr>
        <w:t xml:space="preserve"> </w:t>
      </w:r>
    </w:p>
    <w:p w14:paraId="7D565338" w14:textId="77777777" w:rsidR="006627EF" w:rsidRPr="00C70602" w:rsidRDefault="006627EF" w:rsidP="00C70602">
      <w:pPr>
        <w:spacing w:after="0" w:line="480" w:lineRule="auto"/>
        <w:jc w:val="both"/>
        <w:rPr>
          <w:rFonts w:ascii="Times New Roman" w:hAnsi="Times New Roman" w:cs="Times New Roman"/>
          <w:sz w:val="24"/>
          <w:szCs w:val="24"/>
        </w:rPr>
      </w:pPr>
    </w:p>
    <w:p w14:paraId="7A5EFCAE" w14:textId="580D530D" w:rsidR="00226B77" w:rsidRPr="00C70602" w:rsidRDefault="00CB3D18"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A p</w:t>
      </w:r>
      <w:r w:rsidR="001062FB" w:rsidRPr="00C70602">
        <w:rPr>
          <w:rFonts w:ascii="Times New Roman" w:hAnsi="Times New Roman" w:cs="Times New Roman"/>
          <w:sz w:val="24"/>
          <w:szCs w:val="24"/>
        </w:rPr>
        <w:t xml:space="preserve">robable </w:t>
      </w:r>
      <w:r w:rsidR="000A7F9A" w:rsidRPr="00C70602">
        <w:rPr>
          <w:rFonts w:ascii="Times New Roman" w:hAnsi="Times New Roman" w:cs="Times New Roman"/>
          <w:sz w:val="24"/>
          <w:szCs w:val="24"/>
        </w:rPr>
        <w:t xml:space="preserve">explanation for the negative effect of raw </w:t>
      </w:r>
      <w:r w:rsidR="00AF5481" w:rsidRPr="00C70602">
        <w:rPr>
          <w:rFonts w:ascii="Times New Roman" w:hAnsi="Times New Roman" w:cs="Times New Roman"/>
          <w:sz w:val="24"/>
          <w:szCs w:val="24"/>
        </w:rPr>
        <w:t xml:space="preserve">frass </w:t>
      </w:r>
      <w:r w:rsidRPr="00C70602">
        <w:rPr>
          <w:rFonts w:ascii="Times New Roman" w:hAnsi="Times New Roman" w:cs="Times New Roman"/>
          <w:sz w:val="24"/>
          <w:szCs w:val="24"/>
        </w:rPr>
        <w:t xml:space="preserve">on plant growth </w:t>
      </w:r>
      <w:r w:rsidR="00695027" w:rsidRPr="00C70602">
        <w:rPr>
          <w:rFonts w:ascii="Times New Roman" w:hAnsi="Times New Roman" w:cs="Times New Roman"/>
          <w:sz w:val="24"/>
          <w:szCs w:val="24"/>
        </w:rPr>
        <w:t xml:space="preserve">in the current study </w:t>
      </w:r>
      <w:r w:rsidR="000A7F9A" w:rsidRPr="00C70602">
        <w:rPr>
          <w:rFonts w:ascii="Times New Roman" w:hAnsi="Times New Roman" w:cs="Times New Roman"/>
          <w:sz w:val="24"/>
          <w:szCs w:val="24"/>
        </w:rPr>
        <w:t>is that the frass</w:t>
      </w:r>
      <w:r w:rsidRPr="00C70602">
        <w:rPr>
          <w:rFonts w:ascii="Times New Roman" w:hAnsi="Times New Roman" w:cs="Times New Roman"/>
          <w:sz w:val="24"/>
          <w:szCs w:val="24"/>
        </w:rPr>
        <w:t xml:space="preserve"> used might have</w:t>
      </w:r>
      <w:r w:rsidR="000A7F9A" w:rsidRPr="00C70602">
        <w:rPr>
          <w:rFonts w:ascii="Times New Roman" w:hAnsi="Times New Roman" w:cs="Times New Roman"/>
          <w:sz w:val="24"/>
          <w:szCs w:val="24"/>
        </w:rPr>
        <w:t xml:space="preserve"> contain</w:t>
      </w:r>
      <w:r w:rsidRPr="00C70602">
        <w:rPr>
          <w:rFonts w:ascii="Times New Roman" w:hAnsi="Times New Roman" w:cs="Times New Roman"/>
          <w:sz w:val="24"/>
          <w:szCs w:val="24"/>
        </w:rPr>
        <w:t>ed</w:t>
      </w:r>
      <w:r w:rsidR="000A7F9A" w:rsidRPr="00C70602">
        <w:rPr>
          <w:rFonts w:ascii="Times New Roman" w:hAnsi="Times New Roman" w:cs="Times New Roman"/>
          <w:sz w:val="24"/>
          <w:szCs w:val="24"/>
        </w:rPr>
        <w:t xml:space="preserve"> compounds that </w:t>
      </w:r>
      <w:r w:rsidR="002A4D0D">
        <w:rPr>
          <w:rFonts w:ascii="Times New Roman" w:hAnsi="Times New Roman" w:cs="Times New Roman"/>
          <w:sz w:val="24"/>
          <w:szCs w:val="24"/>
        </w:rPr>
        <w:t>interfere with</w:t>
      </w:r>
      <w:r w:rsidR="000A7F9A" w:rsidRPr="00C70602">
        <w:rPr>
          <w:rFonts w:ascii="Times New Roman" w:hAnsi="Times New Roman" w:cs="Times New Roman"/>
          <w:sz w:val="24"/>
          <w:szCs w:val="24"/>
        </w:rPr>
        <w:t xml:space="preserve"> plant</w:t>
      </w:r>
      <w:r w:rsidR="002A4D0D">
        <w:rPr>
          <w:rFonts w:ascii="Times New Roman" w:hAnsi="Times New Roman" w:cs="Times New Roman"/>
          <w:sz w:val="24"/>
          <w:szCs w:val="24"/>
        </w:rPr>
        <w:t xml:space="preserve"> growth</w:t>
      </w:r>
      <w:r w:rsidR="000A7F9A" w:rsidRPr="00C70602">
        <w:rPr>
          <w:rFonts w:ascii="Times New Roman" w:hAnsi="Times New Roman" w:cs="Times New Roman"/>
          <w:sz w:val="24"/>
          <w:szCs w:val="24"/>
        </w:rPr>
        <w:t>.</w:t>
      </w:r>
      <w:r w:rsidR="00C47CC8" w:rsidRPr="00C70602">
        <w:rPr>
          <w:rFonts w:ascii="Times New Roman" w:hAnsi="Times New Roman" w:cs="Times New Roman"/>
          <w:sz w:val="24"/>
          <w:szCs w:val="24"/>
        </w:rPr>
        <w:t xml:space="preserve"> </w:t>
      </w:r>
      <w:r w:rsidR="000C7D9E" w:rsidRPr="00C70602">
        <w:rPr>
          <w:rFonts w:ascii="Times New Roman" w:hAnsi="Times New Roman" w:cs="Times New Roman"/>
          <w:sz w:val="24"/>
          <w:szCs w:val="24"/>
        </w:rPr>
        <w:t>F</w:t>
      </w:r>
      <w:r w:rsidR="00CA280C" w:rsidRPr="00C70602">
        <w:rPr>
          <w:rFonts w:ascii="Times New Roman" w:hAnsi="Times New Roman" w:cs="Times New Roman"/>
          <w:sz w:val="24"/>
          <w:szCs w:val="24"/>
        </w:rPr>
        <w:t xml:space="preserve">rass quality depends on the larval substrate as well as postharvest processing. </w:t>
      </w:r>
      <w:r w:rsidR="000C7D9E" w:rsidRPr="00C70602">
        <w:rPr>
          <w:rFonts w:ascii="Times New Roman" w:hAnsi="Times New Roman" w:cs="Times New Roman"/>
          <w:sz w:val="24"/>
          <w:szCs w:val="24"/>
        </w:rPr>
        <w:t>S</w:t>
      </w:r>
      <w:r w:rsidR="009F3D4C" w:rsidRPr="00C70602">
        <w:rPr>
          <w:rFonts w:ascii="Times New Roman" w:hAnsi="Times New Roman" w:cs="Times New Roman"/>
          <w:sz w:val="24"/>
          <w:szCs w:val="24"/>
        </w:rPr>
        <w:t>oil amendment with</w:t>
      </w:r>
      <w:r w:rsidRPr="00C70602">
        <w:rPr>
          <w:rFonts w:ascii="Times New Roman" w:hAnsi="Times New Roman" w:cs="Times New Roman"/>
          <w:sz w:val="24"/>
          <w:szCs w:val="24"/>
        </w:rPr>
        <w:t xml:space="preserve"> frass </w:t>
      </w:r>
      <w:r w:rsidR="009F3D4C" w:rsidRPr="00C70602">
        <w:rPr>
          <w:rFonts w:ascii="Times New Roman" w:hAnsi="Times New Roman" w:cs="Times New Roman"/>
          <w:sz w:val="24"/>
          <w:szCs w:val="24"/>
        </w:rPr>
        <w:t>in this study might have</w:t>
      </w:r>
      <w:r w:rsidRPr="00C70602">
        <w:rPr>
          <w:rFonts w:ascii="Times New Roman" w:hAnsi="Times New Roman" w:cs="Times New Roman"/>
          <w:sz w:val="24"/>
          <w:szCs w:val="24"/>
        </w:rPr>
        <w:t xml:space="preserve"> </w:t>
      </w:r>
      <w:r w:rsidR="000A7F9A" w:rsidRPr="00C70602">
        <w:rPr>
          <w:rFonts w:ascii="Times New Roman" w:hAnsi="Times New Roman" w:cs="Times New Roman"/>
          <w:sz w:val="24"/>
          <w:szCs w:val="24"/>
        </w:rPr>
        <w:t>alter</w:t>
      </w:r>
      <w:r w:rsidR="009F3D4C" w:rsidRPr="00C70602">
        <w:rPr>
          <w:rFonts w:ascii="Times New Roman" w:hAnsi="Times New Roman" w:cs="Times New Roman"/>
          <w:sz w:val="24"/>
          <w:szCs w:val="24"/>
        </w:rPr>
        <w:t>ed</w:t>
      </w:r>
      <w:r w:rsidR="000A7F9A" w:rsidRPr="00C70602">
        <w:rPr>
          <w:rFonts w:ascii="Times New Roman" w:hAnsi="Times New Roman" w:cs="Times New Roman"/>
          <w:sz w:val="24"/>
          <w:szCs w:val="24"/>
        </w:rPr>
        <w:t xml:space="preserve"> the physical properties of the soil</w:t>
      </w:r>
      <w:r w:rsidRPr="00C70602">
        <w:rPr>
          <w:rFonts w:ascii="Times New Roman" w:hAnsi="Times New Roman" w:cs="Times New Roman"/>
          <w:sz w:val="24"/>
          <w:szCs w:val="24"/>
        </w:rPr>
        <w:t xml:space="preserve"> and obstruct</w:t>
      </w:r>
      <w:r w:rsidR="009F3D4C" w:rsidRPr="00C70602">
        <w:rPr>
          <w:rFonts w:ascii="Times New Roman" w:hAnsi="Times New Roman" w:cs="Times New Roman"/>
          <w:sz w:val="24"/>
          <w:szCs w:val="24"/>
        </w:rPr>
        <w:t>ed</w:t>
      </w:r>
      <w:r w:rsidRPr="00C70602">
        <w:rPr>
          <w:rFonts w:ascii="Times New Roman" w:hAnsi="Times New Roman" w:cs="Times New Roman"/>
          <w:sz w:val="24"/>
          <w:szCs w:val="24"/>
        </w:rPr>
        <w:t xml:space="preserve"> root growth.</w:t>
      </w:r>
      <w:r w:rsidR="00CA280C" w:rsidRPr="00C70602">
        <w:rPr>
          <w:rFonts w:ascii="Times New Roman" w:hAnsi="Times New Roman" w:cs="Times New Roman"/>
          <w:sz w:val="24"/>
          <w:szCs w:val="24"/>
        </w:rPr>
        <w:t xml:space="preserve"> E</w:t>
      </w:r>
      <w:r w:rsidR="000A7F9A" w:rsidRPr="00C70602">
        <w:rPr>
          <w:rFonts w:ascii="Times New Roman" w:hAnsi="Times New Roman" w:cs="Times New Roman"/>
          <w:sz w:val="24"/>
          <w:szCs w:val="24"/>
        </w:rPr>
        <w:t>xcess</w:t>
      </w:r>
      <w:r w:rsidRPr="00C70602">
        <w:rPr>
          <w:rFonts w:ascii="Times New Roman" w:hAnsi="Times New Roman" w:cs="Times New Roman"/>
          <w:sz w:val="24"/>
          <w:szCs w:val="24"/>
        </w:rPr>
        <w:t xml:space="preserve"> frass</w:t>
      </w:r>
      <w:r w:rsidR="000A7F9A" w:rsidRPr="00C70602">
        <w:rPr>
          <w:rFonts w:ascii="Times New Roman" w:hAnsi="Times New Roman" w:cs="Times New Roman"/>
          <w:sz w:val="24"/>
          <w:szCs w:val="24"/>
        </w:rPr>
        <w:t xml:space="preserve"> </w:t>
      </w:r>
      <w:r w:rsidRPr="00C70602">
        <w:rPr>
          <w:rFonts w:ascii="Times New Roman" w:hAnsi="Times New Roman" w:cs="Times New Roman"/>
          <w:sz w:val="24"/>
          <w:szCs w:val="24"/>
        </w:rPr>
        <w:t xml:space="preserve">in the soil </w:t>
      </w:r>
      <w:r w:rsidR="000A7F9A" w:rsidRPr="00C70602">
        <w:rPr>
          <w:rFonts w:ascii="Times New Roman" w:hAnsi="Times New Roman" w:cs="Times New Roman"/>
          <w:sz w:val="24"/>
          <w:szCs w:val="24"/>
        </w:rPr>
        <w:t>can lead to soil compaction or waterlogging, limit</w:t>
      </w:r>
      <w:r w:rsidR="0042378C" w:rsidRPr="00C70602">
        <w:rPr>
          <w:rFonts w:ascii="Times New Roman" w:hAnsi="Times New Roman" w:cs="Times New Roman"/>
          <w:sz w:val="24"/>
          <w:szCs w:val="24"/>
        </w:rPr>
        <w:t>ing</w:t>
      </w:r>
      <w:r w:rsidR="000A7F9A" w:rsidRPr="00C70602">
        <w:rPr>
          <w:rFonts w:ascii="Times New Roman" w:hAnsi="Times New Roman" w:cs="Times New Roman"/>
          <w:sz w:val="24"/>
          <w:szCs w:val="24"/>
        </w:rPr>
        <w:t xml:space="preserve"> the availability of oxygen and essential nutrients to plant roots (Liu et al., 2019).</w:t>
      </w:r>
      <w:r w:rsidR="00420479" w:rsidRPr="00C70602">
        <w:rPr>
          <w:rFonts w:ascii="Times New Roman" w:hAnsi="Times New Roman" w:cs="Times New Roman"/>
          <w:sz w:val="24"/>
          <w:szCs w:val="24"/>
        </w:rPr>
        <w:t xml:space="preserve"> </w:t>
      </w:r>
      <w:r w:rsidR="000A7F9A" w:rsidRPr="00C70602">
        <w:rPr>
          <w:rFonts w:ascii="Times New Roman" w:hAnsi="Times New Roman" w:cs="Times New Roman"/>
          <w:sz w:val="24"/>
          <w:szCs w:val="24"/>
        </w:rPr>
        <w:t xml:space="preserve">Alternatively, </w:t>
      </w:r>
      <w:r w:rsidRPr="00C70602">
        <w:rPr>
          <w:rFonts w:ascii="Times New Roman" w:hAnsi="Times New Roman" w:cs="Times New Roman"/>
          <w:sz w:val="24"/>
          <w:szCs w:val="24"/>
        </w:rPr>
        <w:t xml:space="preserve">frass salinity may </w:t>
      </w:r>
      <w:r w:rsidR="0042378C" w:rsidRPr="00C70602">
        <w:rPr>
          <w:rFonts w:ascii="Times New Roman" w:hAnsi="Times New Roman" w:cs="Times New Roman"/>
          <w:sz w:val="24"/>
          <w:szCs w:val="24"/>
        </w:rPr>
        <w:t>have caused inhibitory effects on plant growth</w:t>
      </w:r>
      <w:r w:rsidR="009F3D4C" w:rsidRPr="00C70602">
        <w:rPr>
          <w:rFonts w:ascii="Times New Roman" w:hAnsi="Times New Roman" w:cs="Times New Roman"/>
          <w:sz w:val="24"/>
          <w:szCs w:val="24"/>
        </w:rPr>
        <w:t xml:space="preserve">. For example, </w:t>
      </w:r>
      <w:r w:rsidR="000A7F9A" w:rsidRPr="00C70602">
        <w:rPr>
          <w:rFonts w:ascii="Times New Roman" w:hAnsi="Times New Roman" w:cs="Times New Roman"/>
          <w:sz w:val="24"/>
          <w:szCs w:val="24"/>
        </w:rPr>
        <w:t>high salt content</w:t>
      </w:r>
      <w:r w:rsidR="00DD73B8" w:rsidRPr="00C70602">
        <w:rPr>
          <w:rFonts w:ascii="Times New Roman" w:hAnsi="Times New Roman" w:cs="Times New Roman"/>
          <w:sz w:val="24"/>
          <w:szCs w:val="24"/>
        </w:rPr>
        <w:t xml:space="preserve"> </w:t>
      </w:r>
      <w:r w:rsidR="000A7F9A" w:rsidRPr="00C70602">
        <w:rPr>
          <w:rFonts w:ascii="Times New Roman" w:hAnsi="Times New Roman" w:cs="Times New Roman"/>
          <w:sz w:val="24"/>
          <w:szCs w:val="24"/>
        </w:rPr>
        <w:t xml:space="preserve">can disrupt the balance of ions and nutrients in the soil, </w:t>
      </w:r>
      <w:r w:rsidR="000C7D9E" w:rsidRPr="00C70602">
        <w:rPr>
          <w:rFonts w:ascii="Times New Roman" w:hAnsi="Times New Roman" w:cs="Times New Roman"/>
          <w:sz w:val="24"/>
          <w:szCs w:val="24"/>
        </w:rPr>
        <w:t xml:space="preserve">impairing </w:t>
      </w:r>
      <w:r w:rsidR="000A7F9A" w:rsidRPr="00C70602">
        <w:rPr>
          <w:rFonts w:ascii="Times New Roman" w:hAnsi="Times New Roman" w:cs="Times New Roman"/>
          <w:sz w:val="24"/>
          <w:szCs w:val="24"/>
        </w:rPr>
        <w:t xml:space="preserve">plant growth </w:t>
      </w:r>
      <w:r w:rsidR="00DD73B8" w:rsidRPr="00C70602">
        <w:rPr>
          <w:rFonts w:ascii="Times New Roman" w:hAnsi="Times New Roman" w:cs="Times New Roman"/>
          <w:noProof/>
          <w:sz w:val="24"/>
          <w:szCs w:val="24"/>
        </w:rPr>
        <w:t>(Zhang et al., 2012)</w:t>
      </w:r>
      <w:r w:rsidR="00DD73B8" w:rsidRPr="00C70602">
        <w:rPr>
          <w:rFonts w:ascii="Times New Roman" w:hAnsi="Times New Roman" w:cs="Times New Roman"/>
          <w:sz w:val="24"/>
          <w:szCs w:val="24"/>
        </w:rPr>
        <w:t>.</w:t>
      </w:r>
      <w:r w:rsidR="00CA280C" w:rsidRPr="00C70602">
        <w:rPr>
          <w:rFonts w:ascii="Times New Roman" w:hAnsi="Times New Roman" w:cs="Times New Roman"/>
          <w:sz w:val="24"/>
          <w:szCs w:val="24"/>
        </w:rPr>
        <w:t xml:space="preserve"> </w:t>
      </w:r>
      <w:r w:rsidR="00A22473" w:rsidRPr="00C70602">
        <w:rPr>
          <w:rFonts w:ascii="Times New Roman" w:hAnsi="Times New Roman" w:cs="Times New Roman"/>
          <w:sz w:val="24"/>
          <w:szCs w:val="24"/>
        </w:rPr>
        <w:t xml:space="preserve">It should be </w:t>
      </w:r>
      <w:r w:rsidR="00F56818" w:rsidRPr="00C70602">
        <w:rPr>
          <w:rFonts w:ascii="Times New Roman" w:hAnsi="Times New Roman" w:cs="Times New Roman"/>
          <w:sz w:val="24"/>
          <w:szCs w:val="24"/>
        </w:rPr>
        <w:t>noted</w:t>
      </w:r>
      <w:r w:rsidR="00A22473" w:rsidRPr="00C70602">
        <w:rPr>
          <w:rFonts w:ascii="Times New Roman" w:hAnsi="Times New Roman" w:cs="Times New Roman"/>
          <w:sz w:val="24"/>
          <w:szCs w:val="24"/>
        </w:rPr>
        <w:t xml:space="preserve"> that the quality of the </w:t>
      </w:r>
      <w:r w:rsidR="00AB48EC" w:rsidRPr="00C70602">
        <w:rPr>
          <w:rFonts w:ascii="Times New Roman" w:hAnsi="Times New Roman" w:cs="Times New Roman"/>
          <w:sz w:val="24"/>
          <w:szCs w:val="24"/>
        </w:rPr>
        <w:t xml:space="preserve">raw </w:t>
      </w:r>
      <w:r w:rsidR="00A22473" w:rsidRPr="00C70602">
        <w:rPr>
          <w:rFonts w:ascii="Times New Roman" w:hAnsi="Times New Roman" w:cs="Times New Roman"/>
          <w:sz w:val="24"/>
          <w:szCs w:val="24"/>
        </w:rPr>
        <w:t>frass used in this study may have been impacted by the extended heat treatment (24 h at 60</w:t>
      </w:r>
      <w:r w:rsidR="00DF3BE6" w:rsidRPr="00C70602">
        <w:rPr>
          <w:rFonts w:ascii="Times New Roman" w:hAnsi="Times New Roman" w:cs="Times New Roman"/>
          <w:sz w:val="24"/>
          <w:szCs w:val="24"/>
        </w:rPr>
        <w:t xml:space="preserve"> </w:t>
      </w:r>
      <w:r w:rsidR="00A22473" w:rsidRPr="00C70602">
        <w:rPr>
          <w:rFonts w:ascii="Times New Roman" w:hAnsi="Times New Roman" w:cs="Times New Roman"/>
          <w:sz w:val="24"/>
          <w:szCs w:val="24"/>
        </w:rPr>
        <w:t>°C) compared to the shorter duration of 1 h at 70</w:t>
      </w:r>
      <w:r w:rsidR="00DF3BE6" w:rsidRPr="00C70602">
        <w:rPr>
          <w:rFonts w:ascii="Times New Roman" w:hAnsi="Times New Roman" w:cs="Times New Roman"/>
          <w:sz w:val="24"/>
          <w:szCs w:val="24"/>
        </w:rPr>
        <w:t xml:space="preserve"> </w:t>
      </w:r>
      <w:r w:rsidR="00A22473" w:rsidRPr="00C70602">
        <w:rPr>
          <w:rFonts w:ascii="Times New Roman" w:hAnsi="Times New Roman" w:cs="Times New Roman"/>
          <w:sz w:val="24"/>
          <w:szCs w:val="24"/>
        </w:rPr>
        <w:t>°C required by the EU Commission regulation EU 2021/1925</w:t>
      </w:r>
      <w:r w:rsidR="00226B77" w:rsidRPr="00C70602">
        <w:rPr>
          <w:rFonts w:ascii="Times New Roman" w:hAnsi="Times New Roman" w:cs="Times New Roman"/>
          <w:sz w:val="24"/>
          <w:szCs w:val="24"/>
        </w:rPr>
        <w:t>, a</w:t>
      </w:r>
      <w:r w:rsidR="00EF12BD" w:rsidRPr="00C70602">
        <w:rPr>
          <w:rFonts w:ascii="Times New Roman" w:hAnsi="Times New Roman" w:cs="Times New Roman"/>
          <w:sz w:val="24"/>
          <w:szCs w:val="24"/>
        </w:rPr>
        <w:t xml:space="preserve">nd confirmed by Van </w:t>
      </w:r>
      <w:proofErr w:type="spellStart"/>
      <w:r w:rsidR="00EF12BD" w:rsidRPr="00C70602">
        <w:rPr>
          <w:rFonts w:ascii="Times New Roman" w:hAnsi="Times New Roman" w:cs="Times New Roman"/>
          <w:sz w:val="24"/>
          <w:szCs w:val="24"/>
        </w:rPr>
        <w:t>Looveren</w:t>
      </w:r>
      <w:proofErr w:type="spellEnd"/>
      <w:r w:rsidR="00EF12BD" w:rsidRPr="00C70602">
        <w:rPr>
          <w:rFonts w:ascii="Times New Roman" w:hAnsi="Times New Roman" w:cs="Times New Roman"/>
          <w:sz w:val="24"/>
          <w:szCs w:val="24"/>
        </w:rPr>
        <w:t xml:space="preserve"> et al.'s (2021) study, which assessed the effects of this heat treatment on BSFF</w:t>
      </w:r>
      <w:r w:rsidR="00226B77" w:rsidRPr="00C70602">
        <w:rPr>
          <w:rFonts w:ascii="Times New Roman" w:hAnsi="Times New Roman" w:cs="Times New Roman"/>
          <w:sz w:val="24"/>
          <w:szCs w:val="24"/>
        </w:rPr>
        <w:t xml:space="preserve"> </w:t>
      </w:r>
      <w:r w:rsidR="008E0C0C" w:rsidRPr="00C70602">
        <w:rPr>
          <w:rFonts w:ascii="Times New Roman" w:hAnsi="Times New Roman" w:cs="Times New Roman"/>
          <w:sz w:val="24"/>
          <w:szCs w:val="24"/>
        </w:rPr>
        <w:t xml:space="preserve">and </w:t>
      </w:r>
      <w:r w:rsidR="00C018EA" w:rsidRPr="00C70602">
        <w:rPr>
          <w:rFonts w:ascii="Times New Roman" w:hAnsi="Times New Roman" w:cs="Times New Roman"/>
          <w:sz w:val="24"/>
          <w:szCs w:val="24"/>
        </w:rPr>
        <w:t>found that a heat treatment at 70</w:t>
      </w:r>
      <w:r w:rsidR="00553B92" w:rsidRPr="00C70602">
        <w:rPr>
          <w:rFonts w:ascii="Times New Roman" w:hAnsi="Times New Roman" w:cs="Times New Roman"/>
          <w:sz w:val="24"/>
          <w:szCs w:val="24"/>
        </w:rPr>
        <w:t xml:space="preserve"> </w:t>
      </w:r>
      <w:r w:rsidR="00C018EA" w:rsidRPr="00C70602">
        <w:rPr>
          <w:rFonts w:ascii="Times New Roman" w:hAnsi="Times New Roman" w:cs="Times New Roman"/>
          <w:sz w:val="24"/>
          <w:szCs w:val="24"/>
        </w:rPr>
        <w:t>°C for 1 h slightly reduced total microbial counts without affecting bacterial endospores. However, it successfully eliminated detectable amounts of foodborne pathogens (</w:t>
      </w:r>
      <w:r w:rsidR="00C018EA" w:rsidRPr="00EE4571">
        <w:rPr>
          <w:rFonts w:ascii="Times New Roman" w:hAnsi="Times New Roman" w:cs="Times New Roman"/>
          <w:i/>
          <w:iCs/>
          <w:sz w:val="24"/>
          <w:szCs w:val="24"/>
        </w:rPr>
        <w:t>Salmonella</w:t>
      </w:r>
      <w:r w:rsidR="00C018EA" w:rsidRPr="00C70602">
        <w:rPr>
          <w:rFonts w:ascii="Times New Roman" w:hAnsi="Times New Roman" w:cs="Times New Roman"/>
          <w:sz w:val="24"/>
          <w:szCs w:val="24"/>
        </w:rPr>
        <w:t xml:space="preserve">, </w:t>
      </w:r>
      <w:r w:rsidR="00C018EA" w:rsidRPr="00EE4571">
        <w:rPr>
          <w:rFonts w:ascii="Times New Roman" w:hAnsi="Times New Roman" w:cs="Times New Roman"/>
          <w:i/>
          <w:iCs/>
          <w:sz w:val="24"/>
          <w:szCs w:val="24"/>
        </w:rPr>
        <w:t>Clostridium perfringens</w:t>
      </w:r>
      <w:r w:rsidR="00C018EA" w:rsidRPr="00C70602">
        <w:rPr>
          <w:rFonts w:ascii="Times New Roman" w:hAnsi="Times New Roman" w:cs="Times New Roman"/>
          <w:sz w:val="24"/>
          <w:szCs w:val="24"/>
        </w:rPr>
        <w:t xml:space="preserve">, and Enterobacteriaceae) when introduced to the frass. Hence, this heat treatment appears suitable for ensuring the </w:t>
      </w:r>
      <w:r w:rsidR="00C018EA" w:rsidRPr="00C70602">
        <w:rPr>
          <w:rFonts w:ascii="Times New Roman" w:hAnsi="Times New Roman" w:cs="Times New Roman"/>
          <w:sz w:val="24"/>
          <w:szCs w:val="24"/>
        </w:rPr>
        <w:lastRenderedPageBreak/>
        <w:t xml:space="preserve">microbiological safety of insect frass as a soil amendment </w:t>
      </w:r>
      <w:r w:rsidR="00226B77" w:rsidRPr="00C70602">
        <w:rPr>
          <w:rFonts w:ascii="Times New Roman" w:hAnsi="Times New Roman" w:cs="Times New Roman"/>
          <w:noProof/>
          <w:sz w:val="24"/>
          <w:szCs w:val="24"/>
        </w:rPr>
        <w:t>(Van Looveren et al., 2021)</w:t>
      </w:r>
      <w:r w:rsidR="00BF0042" w:rsidRPr="00C70602">
        <w:rPr>
          <w:rFonts w:ascii="Times New Roman" w:hAnsi="Times New Roman" w:cs="Times New Roman"/>
          <w:sz w:val="24"/>
          <w:szCs w:val="24"/>
        </w:rPr>
        <w:t xml:space="preserve">. </w:t>
      </w:r>
      <w:r w:rsidR="00A254B3" w:rsidRPr="00C70602">
        <w:rPr>
          <w:rFonts w:ascii="Times New Roman" w:hAnsi="Times New Roman" w:cs="Times New Roman"/>
          <w:sz w:val="24"/>
          <w:szCs w:val="24"/>
        </w:rPr>
        <w:t xml:space="preserve">The application of raw BSFF resulted in a longer time until flowering compared to MWF and the NoFrass control. However, when the experiment was repeated under similar conditions, no significant effect of soil treatment on time until flowering was observed. </w:t>
      </w:r>
      <w:r w:rsidR="0063469F" w:rsidRPr="00C70602">
        <w:rPr>
          <w:rFonts w:ascii="Times New Roman" w:hAnsi="Times New Roman" w:cs="Times New Roman"/>
          <w:sz w:val="24"/>
          <w:szCs w:val="24"/>
        </w:rPr>
        <w:t xml:space="preserve">Overall, these findings suggest that the use of raw BSFF or raw MWF as soil amendments may have negative effects on the growth and flowering of </w:t>
      </w:r>
      <w:r w:rsidR="0063469F" w:rsidRPr="00C70602">
        <w:rPr>
          <w:rFonts w:ascii="Times New Roman" w:hAnsi="Times New Roman" w:cs="Times New Roman"/>
          <w:i/>
          <w:iCs/>
          <w:sz w:val="24"/>
          <w:szCs w:val="24"/>
        </w:rPr>
        <w:t>B. rapa</w:t>
      </w:r>
      <w:r w:rsidR="0063469F" w:rsidRPr="00C70602">
        <w:rPr>
          <w:rFonts w:ascii="Times New Roman" w:hAnsi="Times New Roman" w:cs="Times New Roman"/>
          <w:sz w:val="24"/>
          <w:szCs w:val="24"/>
        </w:rPr>
        <w:t xml:space="preserve"> plants, particularly in terms of leaf production. However, the effect on time until flowering </w:t>
      </w:r>
      <w:r w:rsidR="00C65A29" w:rsidRPr="00C70602">
        <w:rPr>
          <w:rFonts w:ascii="Times New Roman" w:hAnsi="Times New Roman" w:cs="Times New Roman"/>
          <w:sz w:val="24"/>
          <w:szCs w:val="24"/>
        </w:rPr>
        <w:t xml:space="preserve">seems to </w:t>
      </w:r>
      <w:r w:rsidR="0063469F" w:rsidRPr="00C70602">
        <w:rPr>
          <w:rFonts w:ascii="Times New Roman" w:hAnsi="Times New Roman" w:cs="Times New Roman"/>
          <w:sz w:val="24"/>
          <w:szCs w:val="24"/>
        </w:rPr>
        <w:t>be more variable</w:t>
      </w:r>
      <w:r w:rsidR="00A254B3" w:rsidRPr="00C70602">
        <w:rPr>
          <w:rFonts w:ascii="Times New Roman" w:hAnsi="Times New Roman" w:cs="Times New Roman"/>
          <w:sz w:val="24"/>
          <w:szCs w:val="24"/>
        </w:rPr>
        <w:t>.</w:t>
      </w:r>
      <w:r w:rsidR="007D584F" w:rsidRPr="00C70602">
        <w:rPr>
          <w:rFonts w:ascii="Times New Roman" w:hAnsi="Times New Roman" w:cs="Times New Roman"/>
          <w:sz w:val="24"/>
          <w:szCs w:val="24"/>
        </w:rPr>
        <w:t xml:space="preserve"> </w:t>
      </w:r>
      <w:r w:rsidR="00226B77" w:rsidRPr="00C70602">
        <w:rPr>
          <w:rFonts w:ascii="Times New Roman" w:hAnsi="Times New Roman" w:cs="Times New Roman"/>
          <w:sz w:val="24"/>
          <w:szCs w:val="24"/>
        </w:rPr>
        <w:t xml:space="preserve">The disparities between the effects of raw frass in the current study and the positive results reported in other previous studies illustrate the difficulty in generalising the effect of frass as an organic fertiliser on </w:t>
      </w:r>
      <w:r w:rsidR="00DF3BE6" w:rsidRPr="00C70602">
        <w:rPr>
          <w:rFonts w:ascii="Times New Roman" w:hAnsi="Times New Roman" w:cs="Times New Roman"/>
          <w:sz w:val="24"/>
          <w:szCs w:val="24"/>
        </w:rPr>
        <w:t xml:space="preserve">plant </w:t>
      </w:r>
      <w:r w:rsidR="00226B77" w:rsidRPr="00C70602">
        <w:rPr>
          <w:rFonts w:ascii="Times New Roman" w:hAnsi="Times New Roman" w:cs="Times New Roman"/>
          <w:sz w:val="24"/>
          <w:szCs w:val="24"/>
        </w:rPr>
        <w:t>growth performance.</w:t>
      </w:r>
    </w:p>
    <w:p w14:paraId="14EC3AC3" w14:textId="77777777" w:rsidR="007D584F" w:rsidRPr="00C70602" w:rsidRDefault="007D584F" w:rsidP="00C70602">
      <w:pPr>
        <w:spacing w:after="0" w:line="480" w:lineRule="auto"/>
        <w:jc w:val="both"/>
        <w:rPr>
          <w:rFonts w:ascii="Times New Roman" w:hAnsi="Times New Roman" w:cs="Times New Roman"/>
          <w:sz w:val="24"/>
          <w:szCs w:val="24"/>
        </w:rPr>
      </w:pPr>
    </w:p>
    <w:p w14:paraId="60CAB438" w14:textId="6813B0F7" w:rsidR="00BD4AEA" w:rsidRPr="00C70602" w:rsidRDefault="00D17207"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Pests of cruciferous plants, especially </w:t>
      </w:r>
      <w:r w:rsidR="0042378C" w:rsidRPr="00C70602">
        <w:rPr>
          <w:rFonts w:ascii="Times New Roman" w:hAnsi="Times New Roman" w:cs="Times New Roman"/>
          <w:sz w:val="24"/>
          <w:szCs w:val="24"/>
        </w:rPr>
        <w:t>b</w:t>
      </w:r>
      <w:r w:rsidRPr="00C70602">
        <w:rPr>
          <w:rFonts w:ascii="Times New Roman" w:hAnsi="Times New Roman" w:cs="Times New Roman"/>
          <w:sz w:val="24"/>
          <w:szCs w:val="24"/>
        </w:rPr>
        <w:t xml:space="preserve">rassicas, include </w:t>
      </w:r>
      <w:r w:rsidR="00DF3BE6" w:rsidRPr="00C70602">
        <w:rPr>
          <w:rFonts w:ascii="Times New Roman" w:hAnsi="Times New Roman" w:cs="Times New Roman"/>
          <w:i/>
          <w:iCs/>
          <w:sz w:val="24"/>
          <w:szCs w:val="24"/>
        </w:rPr>
        <w:t xml:space="preserve">D. </w:t>
      </w:r>
      <w:r w:rsidRPr="00C70602">
        <w:rPr>
          <w:rFonts w:ascii="Times New Roman" w:hAnsi="Times New Roman" w:cs="Times New Roman"/>
          <w:i/>
          <w:iCs/>
          <w:sz w:val="24"/>
          <w:szCs w:val="24"/>
        </w:rPr>
        <w:t>radicum</w:t>
      </w:r>
      <w:r w:rsidRPr="00C70602">
        <w:rPr>
          <w:rFonts w:ascii="Times New Roman" w:hAnsi="Times New Roman" w:cs="Times New Roman"/>
          <w:sz w:val="24"/>
          <w:szCs w:val="24"/>
        </w:rPr>
        <w:t xml:space="preserve"> and </w:t>
      </w:r>
      <w:r w:rsidR="00DF3BE6" w:rsidRPr="00C70602">
        <w:rPr>
          <w:rFonts w:ascii="Times New Roman" w:hAnsi="Times New Roman" w:cs="Times New Roman"/>
          <w:i/>
          <w:iCs/>
          <w:sz w:val="24"/>
          <w:szCs w:val="24"/>
        </w:rPr>
        <w:t xml:space="preserve">P. </w:t>
      </w:r>
      <w:r w:rsidRPr="00C70602">
        <w:rPr>
          <w:rFonts w:ascii="Times New Roman" w:hAnsi="Times New Roman" w:cs="Times New Roman"/>
          <w:i/>
          <w:iCs/>
          <w:sz w:val="24"/>
          <w:szCs w:val="24"/>
        </w:rPr>
        <w:t>xylostella</w:t>
      </w:r>
      <w:r w:rsidRPr="00C70602">
        <w:rPr>
          <w:rFonts w:ascii="Times New Roman" w:hAnsi="Times New Roman" w:cs="Times New Roman"/>
          <w:sz w:val="24"/>
          <w:szCs w:val="24"/>
        </w:rPr>
        <w:t xml:space="preserve">. </w:t>
      </w:r>
      <w:r w:rsidRPr="00C70602">
        <w:rPr>
          <w:rFonts w:ascii="Times New Roman" w:hAnsi="Times New Roman" w:cs="Times New Roman"/>
          <w:i/>
          <w:iCs/>
          <w:sz w:val="24"/>
          <w:szCs w:val="24"/>
        </w:rPr>
        <w:t>D</w:t>
      </w:r>
      <w:r w:rsidR="00B21058" w:rsidRPr="00C70602">
        <w:rPr>
          <w:rFonts w:ascii="Times New Roman" w:hAnsi="Times New Roman" w:cs="Times New Roman"/>
          <w:i/>
          <w:iCs/>
          <w:sz w:val="24"/>
          <w:szCs w:val="24"/>
        </w:rPr>
        <w:t>elia</w:t>
      </w:r>
      <w:r w:rsidRPr="00C70602">
        <w:rPr>
          <w:rFonts w:ascii="Times New Roman" w:hAnsi="Times New Roman" w:cs="Times New Roman"/>
          <w:i/>
          <w:iCs/>
          <w:sz w:val="24"/>
          <w:szCs w:val="24"/>
        </w:rPr>
        <w:t xml:space="preserve"> radicum</w:t>
      </w:r>
      <w:r w:rsidRPr="00C70602">
        <w:rPr>
          <w:rFonts w:ascii="Times New Roman" w:hAnsi="Times New Roman" w:cs="Times New Roman"/>
          <w:sz w:val="24"/>
          <w:szCs w:val="24"/>
        </w:rPr>
        <w:t xml:space="preserve"> larvae feed on plant roots, but </w:t>
      </w:r>
      <w:r w:rsidRPr="00C70602">
        <w:rPr>
          <w:rFonts w:ascii="Times New Roman" w:hAnsi="Times New Roman" w:cs="Times New Roman"/>
          <w:i/>
          <w:iCs/>
          <w:sz w:val="24"/>
          <w:szCs w:val="24"/>
        </w:rPr>
        <w:t>P. xylostella</w:t>
      </w:r>
      <w:r w:rsidRPr="00C70602">
        <w:rPr>
          <w:rFonts w:ascii="Times New Roman" w:hAnsi="Times New Roman" w:cs="Times New Roman"/>
          <w:sz w:val="24"/>
          <w:szCs w:val="24"/>
        </w:rPr>
        <w:t xml:space="preserve"> larvae feed on </w:t>
      </w:r>
      <w:r w:rsidR="000F3C0B" w:rsidRPr="00C70602">
        <w:rPr>
          <w:rFonts w:ascii="Times New Roman" w:hAnsi="Times New Roman" w:cs="Times New Roman"/>
          <w:sz w:val="24"/>
          <w:szCs w:val="24"/>
        </w:rPr>
        <w:t xml:space="preserve">the </w:t>
      </w:r>
      <w:r w:rsidRPr="00C70602">
        <w:rPr>
          <w:rFonts w:ascii="Times New Roman" w:hAnsi="Times New Roman" w:cs="Times New Roman"/>
          <w:sz w:val="24"/>
          <w:szCs w:val="24"/>
        </w:rPr>
        <w:t>leaves, resulting in severe reductions in plant growth and yield</w:t>
      </w:r>
      <w:r w:rsidR="000F3C0B" w:rsidRPr="00C70602">
        <w:rPr>
          <w:rFonts w:ascii="Times New Roman" w:hAnsi="Times New Roman" w:cs="Times New Roman"/>
          <w:sz w:val="24"/>
          <w:szCs w:val="24"/>
        </w:rPr>
        <w:t xml:space="preserve"> </w:t>
      </w:r>
      <w:r w:rsidR="004D6852" w:rsidRPr="00C70602">
        <w:rPr>
          <w:rFonts w:ascii="Times New Roman" w:hAnsi="Times New Roman" w:cs="Times New Roman"/>
          <w:noProof/>
          <w:sz w:val="24"/>
          <w:szCs w:val="24"/>
        </w:rPr>
        <w:t>(Ahuja et al., 2010)</w:t>
      </w:r>
      <w:r w:rsidRPr="00C70602">
        <w:rPr>
          <w:rFonts w:ascii="Times New Roman" w:hAnsi="Times New Roman" w:cs="Times New Roman"/>
          <w:sz w:val="24"/>
          <w:szCs w:val="24"/>
        </w:rPr>
        <w:t>.</w:t>
      </w:r>
      <w:r w:rsidR="00FE4B11" w:rsidRPr="00C70602">
        <w:rPr>
          <w:rFonts w:ascii="Times New Roman" w:hAnsi="Times New Roman" w:cs="Times New Roman"/>
          <w:sz w:val="24"/>
          <w:szCs w:val="24"/>
        </w:rPr>
        <w:t xml:space="preserve"> </w:t>
      </w:r>
      <w:r w:rsidR="00381D08" w:rsidRPr="00C70602">
        <w:rPr>
          <w:rFonts w:ascii="Times New Roman" w:hAnsi="Times New Roman" w:cs="Times New Roman"/>
          <w:sz w:val="24"/>
          <w:szCs w:val="24"/>
        </w:rPr>
        <w:t xml:space="preserve">In our study, amending soil with </w:t>
      </w:r>
      <w:r w:rsidR="00361C1D" w:rsidRPr="00C70602">
        <w:rPr>
          <w:rFonts w:ascii="Times New Roman" w:hAnsi="Times New Roman" w:cs="Times New Roman"/>
          <w:sz w:val="24"/>
          <w:szCs w:val="24"/>
        </w:rPr>
        <w:t>raw BSF</w:t>
      </w:r>
      <w:r w:rsidR="007F5AB0" w:rsidRPr="00C70602">
        <w:rPr>
          <w:rFonts w:ascii="Times New Roman" w:hAnsi="Times New Roman" w:cs="Times New Roman"/>
          <w:sz w:val="24"/>
          <w:szCs w:val="24"/>
        </w:rPr>
        <w:t>F</w:t>
      </w:r>
      <w:r w:rsidR="00381D08" w:rsidRPr="00C70602">
        <w:rPr>
          <w:rFonts w:ascii="Times New Roman" w:hAnsi="Times New Roman" w:cs="Times New Roman"/>
          <w:sz w:val="24"/>
          <w:szCs w:val="24"/>
        </w:rPr>
        <w:t xml:space="preserve"> </w:t>
      </w:r>
      <w:r w:rsidR="00346F83" w:rsidRPr="00C70602">
        <w:rPr>
          <w:rFonts w:ascii="Times New Roman" w:hAnsi="Times New Roman" w:cs="Times New Roman"/>
          <w:sz w:val="24"/>
          <w:szCs w:val="24"/>
        </w:rPr>
        <w:t xml:space="preserve">resulted in a </w:t>
      </w:r>
      <w:r w:rsidR="00381D08" w:rsidRPr="00C70602">
        <w:rPr>
          <w:rFonts w:ascii="Times New Roman" w:hAnsi="Times New Roman" w:cs="Times New Roman"/>
          <w:sz w:val="24"/>
          <w:szCs w:val="24"/>
        </w:rPr>
        <w:t xml:space="preserve">significant decrease in the survival of </w:t>
      </w:r>
      <w:r w:rsidR="00381D08" w:rsidRPr="00C70602">
        <w:rPr>
          <w:rFonts w:ascii="Times New Roman" w:hAnsi="Times New Roman" w:cs="Times New Roman"/>
          <w:i/>
          <w:iCs/>
          <w:sz w:val="24"/>
          <w:szCs w:val="24"/>
        </w:rPr>
        <w:t>D</w:t>
      </w:r>
      <w:r w:rsidR="00346F83" w:rsidRPr="00C70602">
        <w:rPr>
          <w:rFonts w:ascii="Times New Roman" w:hAnsi="Times New Roman" w:cs="Times New Roman"/>
          <w:i/>
          <w:iCs/>
          <w:sz w:val="24"/>
          <w:szCs w:val="24"/>
        </w:rPr>
        <w:t xml:space="preserve">. </w:t>
      </w:r>
      <w:r w:rsidR="00381D08" w:rsidRPr="00C70602">
        <w:rPr>
          <w:rFonts w:ascii="Times New Roman" w:hAnsi="Times New Roman" w:cs="Times New Roman"/>
          <w:i/>
          <w:iCs/>
          <w:sz w:val="24"/>
          <w:szCs w:val="24"/>
        </w:rPr>
        <w:t xml:space="preserve">radicum </w:t>
      </w:r>
      <w:r w:rsidR="00381D08" w:rsidRPr="00C70602">
        <w:rPr>
          <w:rFonts w:ascii="Times New Roman" w:hAnsi="Times New Roman" w:cs="Times New Roman"/>
          <w:sz w:val="24"/>
          <w:szCs w:val="24"/>
        </w:rPr>
        <w:t>larvae</w:t>
      </w:r>
      <w:r w:rsidR="007F5AB0" w:rsidRPr="00C70602">
        <w:rPr>
          <w:rFonts w:ascii="Times New Roman" w:hAnsi="Times New Roman" w:cs="Times New Roman"/>
          <w:sz w:val="24"/>
          <w:szCs w:val="24"/>
        </w:rPr>
        <w:t xml:space="preserve"> and </w:t>
      </w:r>
      <w:r w:rsidR="007F5AB0" w:rsidRPr="00C70602">
        <w:rPr>
          <w:rFonts w:ascii="Times New Roman" w:hAnsi="Times New Roman" w:cs="Times New Roman"/>
          <w:i/>
          <w:iCs/>
          <w:sz w:val="24"/>
          <w:szCs w:val="24"/>
        </w:rPr>
        <w:t>P. xylostella</w:t>
      </w:r>
      <w:r w:rsidR="007F5AB0" w:rsidRPr="00C70602">
        <w:rPr>
          <w:rFonts w:ascii="Times New Roman" w:hAnsi="Times New Roman" w:cs="Times New Roman"/>
          <w:sz w:val="24"/>
          <w:szCs w:val="24"/>
        </w:rPr>
        <w:t xml:space="preserve"> larvae</w:t>
      </w:r>
      <w:r w:rsidR="00381D08" w:rsidRPr="00C70602">
        <w:rPr>
          <w:rFonts w:ascii="Times New Roman" w:hAnsi="Times New Roman" w:cs="Times New Roman"/>
          <w:sz w:val="24"/>
          <w:szCs w:val="24"/>
        </w:rPr>
        <w:t xml:space="preserve">. </w:t>
      </w:r>
      <w:r w:rsidR="004A0C68" w:rsidRPr="00C70602">
        <w:rPr>
          <w:rFonts w:ascii="Times New Roman" w:hAnsi="Times New Roman" w:cs="Times New Roman"/>
          <w:sz w:val="24"/>
          <w:szCs w:val="24"/>
        </w:rPr>
        <w:t xml:space="preserve">Similarly, soil amendment with raw BSFF resulted in the lowest </w:t>
      </w:r>
      <w:r w:rsidR="004A0C68" w:rsidRPr="00C70602">
        <w:rPr>
          <w:rFonts w:ascii="Times New Roman" w:hAnsi="Times New Roman" w:cs="Times New Roman"/>
          <w:i/>
          <w:iCs/>
          <w:sz w:val="24"/>
          <w:szCs w:val="24"/>
        </w:rPr>
        <w:t>D. radicum</w:t>
      </w:r>
      <w:r w:rsidR="004A0C68" w:rsidRPr="00C70602">
        <w:rPr>
          <w:rFonts w:ascii="Times New Roman" w:hAnsi="Times New Roman" w:cs="Times New Roman"/>
          <w:sz w:val="24"/>
          <w:szCs w:val="24"/>
        </w:rPr>
        <w:t xml:space="preserve"> pupal biomass, while MWF resulted in the highest </w:t>
      </w:r>
      <w:r w:rsidR="00DE0381" w:rsidRPr="00C70602">
        <w:rPr>
          <w:rFonts w:ascii="Times New Roman" w:hAnsi="Times New Roman" w:cs="Times New Roman"/>
          <w:sz w:val="24"/>
          <w:szCs w:val="24"/>
        </w:rPr>
        <w:t xml:space="preserve">pupal </w:t>
      </w:r>
      <w:r w:rsidR="004A0C68" w:rsidRPr="00C70602">
        <w:rPr>
          <w:rFonts w:ascii="Times New Roman" w:hAnsi="Times New Roman" w:cs="Times New Roman"/>
          <w:sz w:val="24"/>
          <w:szCs w:val="24"/>
        </w:rPr>
        <w:t>biomass</w:t>
      </w:r>
      <w:r w:rsidR="00DE0381" w:rsidRPr="00C70602">
        <w:rPr>
          <w:rFonts w:ascii="Times New Roman" w:hAnsi="Times New Roman" w:cs="Times New Roman"/>
          <w:sz w:val="24"/>
          <w:szCs w:val="24"/>
        </w:rPr>
        <w:t>.</w:t>
      </w:r>
      <w:r w:rsidR="004A0C68" w:rsidRPr="00C70602">
        <w:rPr>
          <w:rFonts w:ascii="Times New Roman" w:hAnsi="Times New Roman" w:cs="Times New Roman"/>
          <w:sz w:val="24"/>
          <w:szCs w:val="24"/>
        </w:rPr>
        <w:t xml:space="preserve"> </w:t>
      </w:r>
      <w:r w:rsidR="00381D08" w:rsidRPr="00C70602">
        <w:rPr>
          <w:rFonts w:ascii="Times New Roman" w:hAnsi="Times New Roman" w:cs="Times New Roman"/>
          <w:sz w:val="24"/>
          <w:szCs w:val="24"/>
        </w:rPr>
        <w:t>Th</w:t>
      </w:r>
      <w:r w:rsidR="00DE0381" w:rsidRPr="00C70602">
        <w:rPr>
          <w:rFonts w:ascii="Times New Roman" w:hAnsi="Times New Roman" w:cs="Times New Roman"/>
          <w:sz w:val="24"/>
          <w:szCs w:val="24"/>
        </w:rPr>
        <w:t>ese findings</w:t>
      </w:r>
      <w:r w:rsidR="00381D08" w:rsidRPr="00C70602">
        <w:rPr>
          <w:rFonts w:ascii="Times New Roman" w:hAnsi="Times New Roman" w:cs="Times New Roman"/>
          <w:sz w:val="24"/>
          <w:szCs w:val="24"/>
        </w:rPr>
        <w:t xml:space="preserve"> suggest that the frass </w:t>
      </w:r>
      <w:r w:rsidR="000F3C0B" w:rsidRPr="00C70602">
        <w:rPr>
          <w:rFonts w:ascii="Times New Roman" w:hAnsi="Times New Roman" w:cs="Times New Roman"/>
          <w:sz w:val="24"/>
          <w:szCs w:val="24"/>
        </w:rPr>
        <w:t>application</w:t>
      </w:r>
      <w:r w:rsidR="00381D08" w:rsidRPr="00C70602">
        <w:rPr>
          <w:rFonts w:ascii="Times New Roman" w:hAnsi="Times New Roman" w:cs="Times New Roman"/>
          <w:sz w:val="24"/>
          <w:szCs w:val="24"/>
        </w:rPr>
        <w:t xml:space="preserve"> </w:t>
      </w:r>
      <w:r w:rsidR="0042378C" w:rsidRPr="00C70602">
        <w:rPr>
          <w:rFonts w:ascii="Times New Roman" w:hAnsi="Times New Roman" w:cs="Times New Roman"/>
          <w:sz w:val="24"/>
          <w:szCs w:val="24"/>
        </w:rPr>
        <w:t xml:space="preserve">negatively affected </w:t>
      </w:r>
      <w:r w:rsidR="00346F83" w:rsidRPr="00C70602">
        <w:rPr>
          <w:rFonts w:ascii="Times New Roman" w:hAnsi="Times New Roman" w:cs="Times New Roman"/>
          <w:i/>
          <w:iCs/>
          <w:sz w:val="24"/>
          <w:szCs w:val="24"/>
        </w:rPr>
        <w:t xml:space="preserve">D. radicum </w:t>
      </w:r>
      <w:r w:rsidR="00346F83" w:rsidRPr="00C70602">
        <w:rPr>
          <w:rFonts w:ascii="Times New Roman" w:hAnsi="Times New Roman" w:cs="Times New Roman"/>
          <w:sz w:val="24"/>
          <w:szCs w:val="24"/>
        </w:rPr>
        <w:t xml:space="preserve">larvae </w:t>
      </w:r>
      <w:r w:rsidR="00381D08" w:rsidRPr="00C70602">
        <w:rPr>
          <w:rFonts w:ascii="Times New Roman" w:hAnsi="Times New Roman" w:cs="Times New Roman"/>
          <w:sz w:val="24"/>
          <w:szCs w:val="24"/>
        </w:rPr>
        <w:t>in the soil</w:t>
      </w:r>
      <w:r w:rsidR="007F5AB0" w:rsidRPr="00C70602">
        <w:rPr>
          <w:rFonts w:ascii="Times New Roman" w:hAnsi="Times New Roman" w:cs="Times New Roman"/>
          <w:sz w:val="24"/>
          <w:szCs w:val="24"/>
        </w:rPr>
        <w:t xml:space="preserve">, and </w:t>
      </w:r>
      <w:r w:rsidR="007F5AB0" w:rsidRPr="00C70602">
        <w:rPr>
          <w:rFonts w:ascii="Times New Roman" w:hAnsi="Times New Roman" w:cs="Times New Roman"/>
          <w:i/>
          <w:iCs/>
          <w:sz w:val="24"/>
          <w:szCs w:val="24"/>
        </w:rPr>
        <w:t>P. xylostella</w:t>
      </w:r>
      <w:r w:rsidR="007F5AB0" w:rsidRPr="00C70602">
        <w:rPr>
          <w:rFonts w:ascii="Times New Roman" w:hAnsi="Times New Roman" w:cs="Times New Roman"/>
          <w:sz w:val="24"/>
          <w:szCs w:val="24"/>
        </w:rPr>
        <w:t xml:space="preserve"> larvae feeding on the leaves of </w:t>
      </w:r>
      <w:r w:rsidR="007F5AB0" w:rsidRPr="00C70602">
        <w:rPr>
          <w:rFonts w:ascii="Times New Roman" w:hAnsi="Times New Roman" w:cs="Times New Roman"/>
          <w:i/>
          <w:iCs/>
          <w:sz w:val="24"/>
          <w:szCs w:val="24"/>
        </w:rPr>
        <w:t>B. rapa</w:t>
      </w:r>
      <w:r w:rsidR="00381D08" w:rsidRPr="00C70602">
        <w:rPr>
          <w:rFonts w:ascii="Times New Roman" w:hAnsi="Times New Roman" w:cs="Times New Roman"/>
          <w:sz w:val="24"/>
          <w:szCs w:val="24"/>
        </w:rPr>
        <w:t>.</w:t>
      </w:r>
      <w:r w:rsidR="00346F83" w:rsidRPr="00C70602">
        <w:rPr>
          <w:rFonts w:ascii="Times New Roman" w:hAnsi="Times New Roman" w:cs="Times New Roman"/>
          <w:sz w:val="24"/>
          <w:szCs w:val="24"/>
        </w:rPr>
        <w:t xml:space="preserve"> </w:t>
      </w:r>
      <w:r w:rsidR="00381D08" w:rsidRPr="00C70602">
        <w:rPr>
          <w:rFonts w:ascii="Times New Roman" w:hAnsi="Times New Roman" w:cs="Times New Roman"/>
          <w:sz w:val="24"/>
          <w:szCs w:val="24"/>
        </w:rPr>
        <w:t>However, it is important to note that the effectiveness of BSF</w:t>
      </w:r>
      <w:r w:rsidR="007F5AB0" w:rsidRPr="00C70602">
        <w:rPr>
          <w:rFonts w:ascii="Times New Roman" w:hAnsi="Times New Roman" w:cs="Times New Roman"/>
          <w:sz w:val="24"/>
          <w:szCs w:val="24"/>
        </w:rPr>
        <w:t>F</w:t>
      </w:r>
      <w:r w:rsidR="00381D08" w:rsidRPr="00C70602">
        <w:rPr>
          <w:rFonts w:ascii="Times New Roman" w:hAnsi="Times New Roman" w:cs="Times New Roman"/>
          <w:sz w:val="24"/>
          <w:szCs w:val="24"/>
        </w:rPr>
        <w:t xml:space="preserve"> </w:t>
      </w:r>
      <w:r w:rsidR="00E92E5B">
        <w:rPr>
          <w:rFonts w:ascii="Times New Roman" w:hAnsi="Times New Roman" w:cs="Times New Roman"/>
          <w:sz w:val="24"/>
          <w:szCs w:val="24"/>
        </w:rPr>
        <w:t xml:space="preserve">to </w:t>
      </w:r>
      <w:r w:rsidR="00381D08" w:rsidRPr="00C70602">
        <w:rPr>
          <w:rFonts w:ascii="Times New Roman" w:hAnsi="Times New Roman" w:cs="Times New Roman"/>
          <w:sz w:val="24"/>
          <w:szCs w:val="24"/>
        </w:rPr>
        <w:t xml:space="preserve"> control </w:t>
      </w:r>
      <w:r w:rsidR="00E92E5B">
        <w:rPr>
          <w:rFonts w:ascii="Times New Roman" w:hAnsi="Times New Roman" w:cs="Times New Roman"/>
          <w:sz w:val="24"/>
          <w:szCs w:val="24"/>
        </w:rPr>
        <w:t xml:space="preserve">pests </w:t>
      </w:r>
      <w:r w:rsidR="00381D08" w:rsidRPr="00C70602">
        <w:rPr>
          <w:rFonts w:ascii="Times New Roman" w:hAnsi="Times New Roman" w:cs="Times New Roman"/>
          <w:sz w:val="24"/>
          <w:szCs w:val="24"/>
        </w:rPr>
        <w:t xml:space="preserve">may vary depending on the specific properties of </w:t>
      </w:r>
      <w:r w:rsidR="0042378C" w:rsidRPr="00C70602">
        <w:rPr>
          <w:rFonts w:ascii="Times New Roman" w:hAnsi="Times New Roman" w:cs="Times New Roman"/>
          <w:sz w:val="24"/>
          <w:szCs w:val="24"/>
        </w:rPr>
        <w:t xml:space="preserve">both </w:t>
      </w:r>
      <w:r w:rsidR="00381D08" w:rsidRPr="00C70602">
        <w:rPr>
          <w:rFonts w:ascii="Times New Roman" w:hAnsi="Times New Roman" w:cs="Times New Roman"/>
          <w:sz w:val="24"/>
          <w:szCs w:val="24"/>
        </w:rPr>
        <w:t xml:space="preserve">the frass </w:t>
      </w:r>
      <w:r w:rsidR="00346F83" w:rsidRPr="00C70602">
        <w:rPr>
          <w:rFonts w:ascii="Times New Roman" w:hAnsi="Times New Roman" w:cs="Times New Roman"/>
          <w:sz w:val="24"/>
          <w:szCs w:val="24"/>
        </w:rPr>
        <w:t xml:space="preserve">and </w:t>
      </w:r>
      <w:r w:rsidR="0042378C" w:rsidRPr="00C70602">
        <w:rPr>
          <w:rFonts w:ascii="Times New Roman" w:hAnsi="Times New Roman" w:cs="Times New Roman"/>
          <w:sz w:val="24"/>
          <w:szCs w:val="24"/>
        </w:rPr>
        <w:t xml:space="preserve">the </w:t>
      </w:r>
      <w:r w:rsidR="00346F83" w:rsidRPr="00C70602">
        <w:rPr>
          <w:rFonts w:ascii="Times New Roman" w:hAnsi="Times New Roman" w:cs="Times New Roman"/>
          <w:sz w:val="24"/>
          <w:szCs w:val="24"/>
        </w:rPr>
        <w:t xml:space="preserve">soil </w:t>
      </w:r>
      <w:r w:rsidR="0042378C" w:rsidRPr="00C70602">
        <w:rPr>
          <w:rFonts w:ascii="Times New Roman" w:hAnsi="Times New Roman" w:cs="Times New Roman"/>
          <w:sz w:val="24"/>
          <w:szCs w:val="24"/>
        </w:rPr>
        <w:t xml:space="preserve">type </w:t>
      </w:r>
      <w:r w:rsidR="00381D08" w:rsidRPr="00C70602">
        <w:rPr>
          <w:rFonts w:ascii="Times New Roman" w:hAnsi="Times New Roman" w:cs="Times New Roman"/>
          <w:sz w:val="24"/>
          <w:szCs w:val="24"/>
        </w:rPr>
        <w:t>used</w:t>
      </w:r>
      <w:r w:rsidR="00C65A29" w:rsidRPr="00C70602">
        <w:rPr>
          <w:rFonts w:ascii="Times New Roman" w:hAnsi="Times New Roman" w:cs="Times New Roman"/>
          <w:sz w:val="24"/>
          <w:szCs w:val="24"/>
        </w:rPr>
        <w:t xml:space="preserve"> (</w:t>
      </w:r>
      <w:proofErr w:type="spellStart"/>
      <w:r w:rsidR="00C65A29" w:rsidRPr="00C70602">
        <w:rPr>
          <w:rFonts w:ascii="Times New Roman" w:hAnsi="Times New Roman" w:cs="Times New Roman"/>
          <w:sz w:val="24"/>
          <w:szCs w:val="24"/>
        </w:rPr>
        <w:t>Wantulla</w:t>
      </w:r>
      <w:proofErr w:type="spellEnd"/>
      <w:r w:rsidR="00C65A29" w:rsidRPr="00C70602">
        <w:rPr>
          <w:rFonts w:ascii="Times New Roman" w:hAnsi="Times New Roman" w:cs="Times New Roman"/>
          <w:sz w:val="24"/>
          <w:szCs w:val="24"/>
        </w:rPr>
        <w:t xml:space="preserve"> et al.</w:t>
      </w:r>
      <w:r w:rsidR="00030A40" w:rsidRPr="00C70602">
        <w:rPr>
          <w:rFonts w:ascii="Times New Roman" w:hAnsi="Times New Roman" w:cs="Times New Roman"/>
          <w:sz w:val="24"/>
          <w:szCs w:val="24"/>
        </w:rPr>
        <w:t>,</w:t>
      </w:r>
      <w:r w:rsidR="00C65A29" w:rsidRPr="00C70602">
        <w:rPr>
          <w:rFonts w:ascii="Times New Roman" w:hAnsi="Times New Roman" w:cs="Times New Roman"/>
          <w:sz w:val="24"/>
          <w:szCs w:val="24"/>
        </w:rPr>
        <w:t xml:space="preserve"> 2023)</w:t>
      </w:r>
      <w:r w:rsidR="00D75680" w:rsidRPr="00C70602">
        <w:rPr>
          <w:rFonts w:ascii="Times New Roman" w:hAnsi="Times New Roman" w:cs="Times New Roman"/>
          <w:sz w:val="24"/>
          <w:szCs w:val="24"/>
        </w:rPr>
        <w:t xml:space="preserve">. While </w:t>
      </w:r>
      <w:r w:rsidR="00FE4B11" w:rsidRPr="00C70602">
        <w:rPr>
          <w:rFonts w:ascii="Times New Roman" w:hAnsi="Times New Roman" w:cs="Times New Roman"/>
          <w:sz w:val="24"/>
          <w:szCs w:val="24"/>
        </w:rPr>
        <w:t>t</w:t>
      </w:r>
      <w:r w:rsidR="00D75680" w:rsidRPr="00C70602">
        <w:rPr>
          <w:rFonts w:ascii="Times New Roman" w:hAnsi="Times New Roman" w:cs="Times New Roman"/>
          <w:sz w:val="24"/>
          <w:szCs w:val="24"/>
        </w:rPr>
        <w:t xml:space="preserve">he activation of </w:t>
      </w:r>
      <w:r w:rsidR="00FE4B11" w:rsidRPr="00C70602">
        <w:rPr>
          <w:rFonts w:ascii="Times New Roman" w:hAnsi="Times New Roman" w:cs="Times New Roman"/>
          <w:sz w:val="24"/>
          <w:szCs w:val="24"/>
        </w:rPr>
        <w:t xml:space="preserve">plant </w:t>
      </w:r>
      <w:r w:rsidR="00D75680" w:rsidRPr="00C70602">
        <w:rPr>
          <w:rFonts w:ascii="Times New Roman" w:hAnsi="Times New Roman" w:cs="Times New Roman"/>
          <w:sz w:val="24"/>
          <w:szCs w:val="24"/>
        </w:rPr>
        <w:t xml:space="preserve">defensive responses </w:t>
      </w:r>
      <w:r w:rsidR="00FE4B11" w:rsidRPr="00C70602">
        <w:rPr>
          <w:rFonts w:ascii="Times New Roman" w:hAnsi="Times New Roman" w:cs="Times New Roman"/>
          <w:sz w:val="24"/>
          <w:szCs w:val="24"/>
        </w:rPr>
        <w:t>following</w:t>
      </w:r>
      <w:r w:rsidR="00D75680" w:rsidRPr="00C70602">
        <w:rPr>
          <w:rFonts w:ascii="Times New Roman" w:hAnsi="Times New Roman" w:cs="Times New Roman"/>
          <w:sz w:val="24"/>
          <w:szCs w:val="24"/>
        </w:rPr>
        <w:t xml:space="preserve"> frass </w:t>
      </w:r>
      <w:r w:rsidR="000F3C0B" w:rsidRPr="00C70602">
        <w:rPr>
          <w:rFonts w:ascii="Times New Roman" w:hAnsi="Times New Roman" w:cs="Times New Roman"/>
          <w:sz w:val="24"/>
          <w:szCs w:val="24"/>
        </w:rPr>
        <w:t xml:space="preserve">treatments </w:t>
      </w:r>
      <w:r w:rsidR="00D75680" w:rsidRPr="00C70602">
        <w:rPr>
          <w:rFonts w:ascii="Times New Roman" w:hAnsi="Times New Roman" w:cs="Times New Roman"/>
          <w:sz w:val="24"/>
          <w:szCs w:val="24"/>
        </w:rPr>
        <w:t>has been attributed to the presence of eliciting molecules or microorganisms</w:t>
      </w:r>
      <w:r w:rsidR="00FE4B11" w:rsidRPr="00C70602">
        <w:rPr>
          <w:rFonts w:ascii="Times New Roman" w:hAnsi="Times New Roman" w:cs="Times New Roman"/>
          <w:sz w:val="24"/>
          <w:szCs w:val="24"/>
        </w:rPr>
        <w:t xml:space="preserve"> </w:t>
      </w:r>
      <w:r w:rsidR="00FE4B11" w:rsidRPr="00C70602">
        <w:rPr>
          <w:rFonts w:ascii="Times New Roman" w:hAnsi="Times New Roman" w:cs="Times New Roman"/>
          <w:noProof/>
          <w:sz w:val="24"/>
          <w:szCs w:val="24"/>
        </w:rPr>
        <w:t>(Poveda, 2021)</w:t>
      </w:r>
      <w:r w:rsidR="00D75680" w:rsidRPr="00C70602">
        <w:rPr>
          <w:rFonts w:ascii="Times New Roman" w:hAnsi="Times New Roman" w:cs="Times New Roman"/>
          <w:sz w:val="24"/>
          <w:szCs w:val="24"/>
        </w:rPr>
        <w:t xml:space="preserve">, </w:t>
      </w:r>
      <w:r w:rsidR="0067210A" w:rsidRPr="00C70602">
        <w:rPr>
          <w:rFonts w:ascii="Times New Roman" w:hAnsi="Times New Roman" w:cs="Times New Roman"/>
          <w:sz w:val="24"/>
          <w:szCs w:val="24"/>
        </w:rPr>
        <w:t>the particular mechanism</w:t>
      </w:r>
      <w:r w:rsidR="00DE0381" w:rsidRPr="00C70602">
        <w:rPr>
          <w:rFonts w:ascii="Times New Roman" w:hAnsi="Times New Roman" w:cs="Times New Roman"/>
          <w:sz w:val="24"/>
          <w:szCs w:val="24"/>
        </w:rPr>
        <w:t>s</w:t>
      </w:r>
      <w:r w:rsidR="0067210A" w:rsidRPr="00C70602">
        <w:rPr>
          <w:rFonts w:ascii="Times New Roman" w:hAnsi="Times New Roman" w:cs="Times New Roman"/>
          <w:sz w:val="24"/>
          <w:szCs w:val="24"/>
        </w:rPr>
        <w:t xml:space="preserve"> responsible for the lower herbivore performance in soil amendments with raw BSF</w:t>
      </w:r>
      <w:r w:rsidR="00205AF4" w:rsidRPr="00C70602">
        <w:rPr>
          <w:rFonts w:ascii="Times New Roman" w:hAnsi="Times New Roman" w:cs="Times New Roman"/>
          <w:sz w:val="24"/>
          <w:szCs w:val="24"/>
        </w:rPr>
        <w:t>F</w:t>
      </w:r>
      <w:r w:rsidR="0067210A" w:rsidRPr="00C70602">
        <w:rPr>
          <w:rFonts w:ascii="Times New Roman" w:hAnsi="Times New Roman" w:cs="Times New Roman"/>
          <w:sz w:val="24"/>
          <w:szCs w:val="24"/>
        </w:rPr>
        <w:t xml:space="preserve"> in the current study </w:t>
      </w:r>
      <w:r w:rsidR="00C65A29" w:rsidRPr="00C70602">
        <w:rPr>
          <w:rFonts w:ascii="Times New Roman" w:hAnsi="Times New Roman" w:cs="Times New Roman"/>
          <w:sz w:val="24"/>
          <w:szCs w:val="24"/>
        </w:rPr>
        <w:t xml:space="preserve">remain to be elucidated to assess their </w:t>
      </w:r>
      <w:r w:rsidR="00811922" w:rsidRPr="00C70602">
        <w:rPr>
          <w:rFonts w:ascii="Times New Roman" w:hAnsi="Times New Roman" w:cs="Times New Roman"/>
          <w:sz w:val="24"/>
          <w:szCs w:val="24"/>
        </w:rPr>
        <w:t xml:space="preserve">potential </w:t>
      </w:r>
      <w:r w:rsidR="0042378C" w:rsidRPr="00C70602">
        <w:rPr>
          <w:rFonts w:ascii="Times New Roman" w:hAnsi="Times New Roman" w:cs="Times New Roman"/>
          <w:sz w:val="24"/>
          <w:szCs w:val="24"/>
        </w:rPr>
        <w:t xml:space="preserve">to contribute to </w:t>
      </w:r>
      <w:r w:rsidR="00811922" w:rsidRPr="00C70602">
        <w:rPr>
          <w:rFonts w:ascii="Times New Roman" w:hAnsi="Times New Roman" w:cs="Times New Roman"/>
          <w:sz w:val="24"/>
          <w:szCs w:val="24"/>
        </w:rPr>
        <w:t xml:space="preserve">pest management </w:t>
      </w:r>
      <w:r w:rsidR="0067210A" w:rsidRPr="00C70602">
        <w:rPr>
          <w:rFonts w:ascii="Times New Roman" w:hAnsi="Times New Roman" w:cs="Times New Roman"/>
          <w:sz w:val="24"/>
          <w:szCs w:val="24"/>
        </w:rPr>
        <w:t>in agricultur</w:t>
      </w:r>
      <w:r w:rsidR="00811922" w:rsidRPr="00C70602">
        <w:rPr>
          <w:rFonts w:ascii="Times New Roman" w:hAnsi="Times New Roman" w:cs="Times New Roman"/>
          <w:sz w:val="24"/>
          <w:szCs w:val="24"/>
        </w:rPr>
        <w:t>e.</w:t>
      </w:r>
    </w:p>
    <w:p w14:paraId="43014DA6" w14:textId="3FC15470" w:rsidR="00E53919" w:rsidRPr="00C70602" w:rsidRDefault="00E53919"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lastRenderedPageBreak/>
        <w:t xml:space="preserve">Our findings indicate that soil amendment with raw frass did not have a significant impact on the damage caused by larvae of </w:t>
      </w:r>
      <w:r w:rsidRPr="00C70602">
        <w:rPr>
          <w:rFonts w:ascii="Times New Roman" w:hAnsi="Times New Roman" w:cs="Times New Roman"/>
          <w:i/>
          <w:iCs/>
          <w:sz w:val="24"/>
          <w:szCs w:val="24"/>
        </w:rPr>
        <w:t>P. xylostella</w:t>
      </w:r>
      <w:r w:rsidRPr="00C70602">
        <w:rPr>
          <w:rFonts w:ascii="Times New Roman" w:hAnsi="Times New Roman" w:cs="Times New Roman"/>
          <w:sz w:val="24"/>
          <w:szCs w:val="24"/>
        </w:rPr>
        <w:t xml:space="preserve"> feeding on the leaves of </w:t>
      </w:r>
      <w:r w:rsidRPr="00C70602">
        <w:rPr>
          <w:rFonts w:ascii="Times New Roman" w:hAnsi="Times New Roman" w:cs="Times New Roman"/>
          <w:i/>
          <w:iCs/>
          <w:sz w:val="24"/>
          <w:szCs w:val="24"/>
        </w:rPr>
        <w:t>B. rapa</w:t>
      </w:r>
      <w:r w:rsidRPr="00C70602">
        <w:rPr>
          <w:rFonts w:ascii="Times New Roman" w:hAnsi="Times New Roman" w:cs="Times New Roman"/>
          <w:sz w:val="24"/>
          <w:szCs w:val="24"/>
        </w:rPr>
        <w:t xml:space="preserve">. </w:t>
      </w:r>
      <w:r w:rsidR="006F567F">
        <w:rPr>
          <w:rFonts w:ascii="Times New Roman" w:hAnsi="Times New Roman" w:cs="Times New Roman"/>
          <w:sz w:val="24"/>
          <w:szCs w:val="24"/>
        </w:rPr>
        <w:t xml:space="preserve">It remains to be investigated what the effects are on natural enemies of </w:t>
      </w:r>
      <w:r w:rsidR="006623B6">
        <w:rPr>
          <w:rFonts w:ascii="Times New Roman" w:hAnsi="Times New Roman" w:cs="Times New Roman"/>
          <w:i/>
          <w:iCs/>
          <w:sz w:val="24"/>
          <w:szCs w:val="24"/>
        </w:rPr>
        <w:t>P. xylostella</w:t>
      </w:r>
      <w:r w:rsidRPr="00C70602">
        <w:rPr>
          <w:rFonts w:ascii="Times New Roman" w:hAnsi="Times New Roman" w:cs="Times New Roman"/>
          <w:sz w:val="24"/>
          <w:szCs w:val="24"/>
        </w:rPr>
        <w:t>.</w:t>
      </w:r>
    </w:p>
    <w:p w14:paraId="05D252AF" w14:textId="1E1C6953" w:rsidR="003878CC" w:rsidRPr="00C70602" w:rsidRDefault="00E53919"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 </w:t>
      </w:r>
    </w:p>
    <w:p w14:paraId="1D57651C" w14:textId="0BB02FEF" w:rsidR="00F8784C" w:rsidRPr="00C70602" w:rsidRDefault="0067210A"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Int</w:t>
      </w:r>
      <w:r w:rsidR="00001479" w:rsidRPr="00C70602">
        <w:rPr>
          <w:rFonts w:ascii="Times New Roman" w:hAnsi="Times New Roman" w:cs="Times New Roman"/>
          <w:sz w:val="24"/>
          <w:szCs w:val="24"/>
        </w:rPr>
        <w:t>riguing</w:t>
      </w:r>
      <w:r w:rsidRPr="00C70602">
        <w:rPr>
          <w:rFonts w:ascii="Times New Roman" w:hAnsi="Times New Roman" w:cs="Times New Roman"/>
          <w:sz w:val="24"/>
          <w:szCs w:val="24"/>
        </w:rPr>
        <w:t>ly,</w:t>
      </w:r>
      <w:r w:rsidR="001062FB" w:rsidRPr="00C70602">
        <w:rPr>
          <w:rFonts w:ascii="Times New Roman" w:hAnsi="Times New Roman" w:cs="Times New Roman"/>
          <w:sz w:val="24"/>
          <w:szCs w:val="24"/>
        </w:rPr>
        <w:t xml:space="preserve"> </w:t>
      </w:r>
      <w:r w:rsidRPr="00C70602">
        <w:rPr>
          <w:rFonts w:ascii="Times New Roman" w:hAnsi="Times New Roman" w:cs="Times New Roman"/>
          <w:sz w:val="24"/>
          <w:szCs w:val="24"/>
        </w:rPr>
        <w:t xml:space="preserve">amending soil with raw </w:t>
      </w:r>
      <w:r w:rsidR="00205AF4" w:rsidRPr="00C70602">
        <w:rPr>
          <w:rFonts w:ascii="Times New Roman" w:hAnsi="Times New Roman" w:cs="Times New Roman"/>
          <w:sz w:val="24"/>
          <w:szCs w:val="24"/>
        </w:rPr>
        <w:t>MWF</w:t>
      </w:r>
      <w:r w:rsidRPr="00C70602">
        <w:rPr>
          <w:rFonts w:ascii="Times New Roman" w:hAnsi="Times New Roman" w:cs="Times New Roman"/>
          <w:sz w:val="24"/>
          <w:szCs w:val="24"/>
        </w:rPr>
        <w:t xml:space="preserve"> resulted in higher herbivore performance </w:t>
      </w:r>
      <w:r w:rsidR="00001479" w:rsidRPr="00C70602">
        <w:rPr>
          <w:rFonts w:ascii="Times New Roman" w:hAnsi="Times New Roman" w:cs="Times New Roman"/>
          <w:sz w:val="24"/>
          <w:szCs w:val="24"/>
        </w:rPr>
        <w:t>than</w:t>
      </w:r>
      <w:r w:rsidRPr="00C70602">
        <w:rPr>
          <w:rFonts w:ascii="Times New Roman" w:hAnsi="Times New Roman" w:cs="Times New Roman"/>
          <w:sz w:val="24"/>
          <w:szCs w:val="24"/>
        </w:rPr>
        <w:t xml:space="preserve"> raw BSF</w:t>
      </w:r>
      <w:r w:rsidR="00205AF4" w:rsidRPr="00C70602">
        <w:rPr>
          <w:rFonts w:ascii="Times New Roman" w:hAnsi="Times New Roman" w:cs="Times New Roman"/>
          <w:sz w:val="24"/>
          <w:szCs w:val="24"/>
        </w:rPr>
        <w:t>F</w:t>
      </w:r>
      <w:r w:rsidRPr="00C70602">
        <w:rPr>
          <w:rFonts w:ascii="Times New Roman" w:hAnsi="Times New Roman" w:cs="Times New Roman"/>
          <w:sz w:val="24"/>
          <w:szCs w:val="24"/>
        </w:rPr>
        <w:t xml:space="preserve"> amendment.</w:t>
      </w:r>
      <w:r w:rsidR="00FE4B11" w:rsidRPr="00C70602">
        <w:rPr>
          <w:rFonts w:ascii="Times New Roman" w:hAnsi="Times New Roman" w:cs="Times New Roman"/>
          <w:sz w:val="24"/>
          <w:szCs w:val="24"/>
        </w:rPr>
        <w:t xml:space="preserve"> </w:t>
      </w:r>
      <w:bookmarkStart w:id="36" w:name="_Hlk132539848"/>
      <w:r w:rsidR="003D63F4" w:rsidRPr="00C70602">
        <w:rPr>
          <w:rFonts w:ascii="Times New Roman" w:hAnsi="Times New Roman" w:cs="Times New Roman"/>
          <w:sz w:val="24"/>
          <w:szCs w:val="24"/>
        </w:rPr>
        <w:t>W</w:t>
      </w:r>
      <w:r w:rsidR="008560BF" w:rsidRPr="00C70602">
        <w:rPr>
          <w:rFonts w:ascii="Times New Roman" w:hAnsi="Times New Roman" w:cs="Times New Roman"/>
          <w:sz w:val="24"/>
          <w:szCs w:val="24"/>
        </w:rPr>
        <w:t xml:space="preserve">e hypothesised that the addition of frass to the soil would reduce herbivore performance by </w:t>
      </w:r>
      <w:r w:rsidR="00C65A29" w:rsidRPr="00C70602">
        <w:rPr>
          <w:rFonts w:ascii="Times New Roman" w:hAnsi="Times New Roman" w:cs="Times New Roman"/>
          <w:sz w:val="24"/>
          <w:szCs w:val="24"/>
        </w:rPr>
        <w:t>inducing</w:t>
      </w:r>
      <w:r w:rsidR="000433B7" w:rsidRPr="00C70602">
        <w:rPr>
          <w:rFonts w:ascii="Times New Roman" w:hAnsi="Times New Roman" w:cs="Times New Roman"/>
          <w:sz w:val="24"/>
          <w:szCs w:val="24"/>
        </w:rPr>
        <w:t xml:space="preserve"> plant </w:t>
      </w:r>
      <w:r w:rsidR="008560BF" w:rsidRPr="00C70602">
        <w:rPr>
          <w:rFonts w:ascii="Times New Roman" w:hAnsi="Times New Roman" w:cs="Times New Roman"/>
          <w:sz w:val="24"/>
          <w:szCs w:val="24"/>
        </w:rPr>
        <w:t xml:space="preserve">defenses against </w:t>
      </w:r>
      <w:r w:rsidR="000433B7" w:rsidRPr="00C70602">
        <w:rPr>
          <w:rFonts w:ascii="Times New Roman" w:hAnsi="Times New Roman" w:cs="Times New Roman"/>
          <w:sz w:val="24"/>
          <w:szCs w:val="24"/>
        </w:rPr>
        <w:t xml:space="preserve">herbivorous insect </w:t>
      </w:r>
      <w:r w:rsidR="008560BF" w:rsidRPr="00C70602">
        <w:rPr>
          <w:rFonts w:ascii="Times New Roman" w:hAnsi="Times New Roman" w:cs="Times New Roman"/>
          <w:sz w:val="24"/>
          <w:szCs w:val="24"/>
        </w:rPr>
        <w:t xml:space="preserve">pests </w:t>
      </w:r>
      <w:bookmarkEnd w:id="36"/>
      <w:r w:rsidR="00E976B1" w:rsidRPr="00C70602">
        <w:rPr>
          <w:rFonts w:ascii="Times New Roman" w:hAnsi="Times New Roman" w:cs="Times New Roman"/>
          <w:noProof/>
          <w:sz w:val="24"/>
          <w:szCs w:val="24"/>
        </w:rPr>
        <w:t>(Barragán-Fonseca et al., 2022; Ray et al., 2015)</w:t>
      </w:r>
      <w:r w:rsidR="000330BE" w:rsidRPr="00C70602">
        <w:rPr>
          <w:rFonts w:ascii="Times New Roman" w:hAnsi="Times New Roman" w:cs="Times New Roman"/>
          <w:sz w:val="24"/>
          <w:szCs w:val="24"/>
        </w:rPr>
        <w:t xml:space="preserve">. However, </w:t>
      </w:r>
      <w:r w:rsidR="00205AF4" w:rsidRPr="00C70602">
        <w:rPr>
          <w:rFonts w:ascii="Times New Roman" w:hAnsi="Times New Roman" w:cs="Times New Roman"/>
          <w:sz w:val="24"/>
          <w:szCs w:val="24"/>
        </w:rPr>
        <w:t xml:space="preserve">it appears that </w:t>
      </w:r>
      <w:r w:rsidR="000330BE" w:rsidRPr="00C70602">
        <w:rPr>
          <w:rFonts w:ascii="Times New Roman" w:hAnsi="Times New Roman" w:cs="Times New Roman"/>
          <w:sz w:val="24"/>
          <w:szCs w:val="24"/>
        </w:rPr>
        <w:t xml:space="preserve">the addition of </w:t>
      </w:r>
      <w:r w:rsidR="00205AF4" w:rsidRPr="00C70602">
        <w:rPr>
          <w:rFonts w:ascii="Times New Roman" w:hAnsi="Times New Roman" w:cs="Times New Roman"/>
          <w:sz w:val="24"/>
          <w:szCs w:val="24"/>
        </w:rPr>
        <w:t>MWF</w:t>
      </w:r>
      <w:r w:rsidR="000330BE" w:rsidRPr="00C70602">
        <w:rPr>
          <w:rFonts w:ascii="Times New Roman" w:hAnsi="Times New Roman" w:cs="Times New Roman"/>
          <w:sz w:val="24"/>
          <w:szCs w:val="24"/>
        </w:rPr>
        <w:t xml:space="preserve"> to the soil favo</w:t>
      </w:r>
      <w:r w:rsidR="002C266B" w:rsidRPr="00C70602">
        <w:rPr>
          <w:rFonts w:ascii="Times New Roman" w:hAnsi="Times New Roman" w:cs="Times New Roman"/>
          <w:sz w:val="24"/>
          <w:szCs w:val="24"/>
        </w:rPr>
        <w:t>ured</w:t>
      </w:r>
      <w:r w:rsidR="000330BE" w:rsidRPr="00C70602">
        <w:rPr>
          <w:rFonts w:ascii="Times New Roman" w:hAnsi="Times New Roman" w:cs="Times New Roman"/>
          <w:sz w:val="24"/>
          <w:szCs w:val="24"/>
        </w:rPr>
        <w:t xml:space="preserve"> the survival </w:t>
      </w:r>
      <w:r w:rsidR="00A82B8A" w:rsidRPr="00C70602">
        <w:rPr>
          <w:rFonts w:ascii="Times New Roman" w:hAnsi="Times New Roman" w:cs="Times New Roman"/>
          <w:sz w:val="24"/>
          <w:szCs w:val="24"/>
        </w:rPr>
        <w:t xml:space="preserve">and biomass accumulation in </w:t>
      </w:r>
      <w:r w:rsidR="002C266B" w:rsidRPr="00C70602">
        <w:rPr>
          <w:rFonts w:ascii="Times New Roman" w:hAnsi="Times New Roman" w:cs="Times New Roman"/>
          <w:sz w:val="24"/>
          <w:szCs w:val="24"/>
        </w:rPr>
        <w:t xml:space="preserve">root-feeding </w:t>
      </w:r>
      <w:r w:rsidR="002C266B" w:rsidRPr="00C70602">
        <w:rPr>
          <w:rFonts w:ascii="Times New Roman" w:hAnsi="Times New Roman" w:cs="Times New Roman"/>
          <w:i/>
          <w:iCs/>
          <w:sz w:val="24"/>
          <w:szCs w:val="24"/>
        </w:rPr>
        <w:t>D.</w:t>
      </w:r>
      <w:r w:rsidR="000330BE" w:rsidRPr="00C70602">
        <w:rPr>
          <w:rFonts w:ascii="Times New Roman" w:hAnsi="Times New Roman" w:cs="Times New Roman"/>
          <w:i/>
          <w:iCs/>
          <w:sz w:val="24"/>
          <w:szCs w:val="24"/>
        </w:rPr>
        <w:t xml:space="preserve"> radicum </w:t>
      </w:r>
      <w:r w:rsidR="002C266B" w:rsidRPr="00C70602">
        <w:rPr>
          <w:rFonts w:ascii="Times New Roman" w:hAnsi="Times New Roman" w:cs="Times New Roman"/>
          <w:sz w:val="24"/>
          <w:szCs w:val="24"/>
        </w:rPr>
        <w:t xml:space="preserve">larvae </w:t>
      </w:r>
      <w:r w:rsidR="000330BE" w:rsidRPr="00C70602">
        <w:rPr>
          <w:rFonts w:ascii="Times New Roman" w:hAnsi="Times New Roman" w:cs="Times New Roman"/>
          <w:sz w:val="24"/>
          <w:szCs w:val="24"/>
        </w:rPr>
        <w:t xml:space="preserve">and </w:t>
      </w:r>
      <w:r w:rsidR="002C266B" w:rsidRPr="00C70602">
        <w:rPr>
          <w:rFonts w:ascii="Times New Roman" w:hAnsi="Times New Roman" w:cs="Times New Roman"/>
          <w:sz w:val="24"/>
          <w:szCs w:val="24"/>
        </w:rPr>
        <w:t xml:space="preserve">provided better </w:t>
      </w:r>
      <w:r w:rsidR="00327954" w:rsidRPr="00C70602">
        <w:rPr>
          <w:rFonts w:ascii="Times New Roman" w:hAnsi="Times New Roman" w:cs="Times New Roman"/>
          <w:sz w:val="24"/>
          <w:szCs w:val="24"/>
        </w:rPr>
        <w:t xml:space="preserve">and readily available </w:t>
      </w:r>
      <w:r w:rsidR="002C266B" w:rsidRPr="00C70602">
        <w:rPr>
          <w:rFonts w:ascii="Times New Roman" w:hAnsi="Times New Roman" w:cs="Times New Roman"/>
          <w:sz w:val="24"/>
          <w:szCs w:val="24"/>
        </w:rPr>
        <w:t>plant nutrition for</w:t>
      </w:r>
      <w:r w:rsidR="002C266B" w:rsidRPr="00C70602">
        <w:rPr>
          <w:rFonts w:ascii="Times New Roman" w:hAnsi="Times New Roman" w:cs="Times New Roman"/>
          <w:i/>
          <w:iCs/>
          <w:sz w:val="24"/>
          <w:szCs w:val="24"/>
        </w:rPr>
        <w:t xml:space="preserve"> </w:t>
      </w:r>
      <w:r w:rsidR="002C266B" w:rsidRPr="00C70602">
        <w:rPr>
          <w:rFonts w:ascii="Times New Roman" w:hAnsi="Times New Roman" w:cs="Times New Roman"/>
          <w:sz w:val="24"/>
          <w:szCs w:val="24"/>
        </w:rPr>
        <w:t xml:space="preserve">leaf-feeding </w:t>
      </w:r>
      <w:r w:rsidR="002C266B" w:rsidRPr="00C70602">
        <w:rPr>
          <w:rFonts w:ascii="Times New Roman" w:hAnsi="Times New Roman" w:cs="Times New Roman"/>
          <w:i/>
          <w:iCs/>
          <w:sz w:val="24"/>
          <w:szCs w:val="24"/>
        </w:rPr>
        <w:t>P. xylostella</w:t>
      </w:r>
      <w:r w:rsidR="002C266B" w:rsidRPr="00C70602">
        <w:rPr>
          <w:rFonts w:ascii="Times New Roman" w:hAnsi="Times New Roman" w:cs="Times New Roman"/>
          <w:sz w:val="24"/>
          <w:szCs w:val="24"/>
        </w:rPr>
        <w:t xml:space="preserve"> larv</w:t>
      </w:r>
      <w:r w:rsidR="000330BE" w:rsidRPr="00C70602">
        <w:rPr>
          <w:rFonts w:ascii="Times New Roman" w:hAnsi="Times New Roman" w:cs="Times New Roman"/>
          <w:sz w:val="24"/>
          <w:szCs w:val="24"/>
        </w:rPr>
        <w:t>ae.</w:t>
      </w:r>
      <w:r w:rsidR="00327954" w:rsidRPr="00C70602">
        <w:rPr>
          <w:rFonts w:ascii="Times New Roman" w:hAnsi="Times New Roman" w:cs="Times New Roman"/>
          <w:sz w:val="24"/>
          <w:szCs w:val="24"/>
        </w:rPr>
        <w:t xml:space="preserve"> For instance, a pot experiment </w:t>
      </w:r>
      <w:r w:rsidR="0042378C" w:rsidRPr="00C70602">
        <w:rPr>
          <w:rFonts w:ascii="Times New Roman" w:hAnsi="Times New Roman" w:cs="Times New Roman"/>
          <w:sz w:val="24"/>
          <w:szCs w:val="24"/>
        </w:rPr>
        <w:t xml:space="preserve">indicated </w:t>
      </w:r>
      <w:r w:rsidR="00470FDD" w:rsidRPr="00C70602">
        <w:rPr>
          <w:rFonts w:ascii="Times New Roman" w:hAnsi="Times New Roman" w:cs="Times New Roman"/>
          <w:sz w:val="24"/>
          <w:szCs w:val="24"/>
        </w:rPr>
        <w:t xml:space="preserve">a high mineralisation of </w:t>
      </w:r>
      <w:r w:rsidR="00205AF4" w:rsidRPr="00C70602">
        <w:rPr>
          <w:rFonts w:ascii="Times New Roman" w:hAnsi="Times New Roman" w:cs="Times New Roman"/>
          <w:sz w:val="24"/>
          <w:szCs w:val="24"/>
        </w:rPr>
        <w:t>MWF</w:t>
      </w:r>
      <w:r w:rsidR="00470FDD" w:rsidRPr="00C70602">
        <w:rPr>
          <w:rFonts w:ascii="Times New Roman" w:hAnsi="Times New Roman" w:cs="Times New Roman"/>
          <w:sz w:val="24"/>
          <w:szCs w:val="24"/>
        </w:rPr>
        <w:t xml:space="preserve"> particularly at higher rates of application </w:t>
      </w:r>
      <w:r w:rsidR="00470FDD" w:rsidRPr="00C70602">
        <w:rPr>
          <w:rFonts w:ascii="Times New Roman" w:hAnsi="Times New Roman" w:cs="Times New Roman"/>
          <w:noProof/>
          <w:sz w:val="24"/>
          <w:szCs w:val="24"/>
        </w:rPr>
        <w:t>(Houben et al., 2021)</w:t>
      </w:r>
      <w:r w:rsidR="00470FDD" w:rsidRPr="00C70602">
        <w:rPr>
          <w:rFonts w:ascii="Times New Roman" w:hAnsi="Times New Roman" w:cs="Times New Roman"/>
          <w:sz w:val="24"/>
          <w:szCs w:val="24"/>
        </w:rPr>
        <w:t>.</w:t>
      </w:r>
      <w:r w:rsidR="002C266B" w:rsidRPr="00C70602">
        <w:rPr>
          <w:rFonts w:ascii="Times New Roman" w:hAnsi="Times New Roman" w:cs="Times New Roman"/>
          <w:sz w:val="24"/>
          <w:szCs w:val="24"/>
        </w:rPr>
        <w:t xml:space="preserve"> </w:t>
      </w:r>
      <w:r w:rsidR="00A8170D">
        <w:rPr>
          <w:rFonts w:ascii="Times New Roman" w:hAnsi="Times New Roman" w:cs="Times New Roman"/>
          <w:sz w:val="24"/>
          <w:szCs w:val="24"/>
        </w:rPr>
        <w:t>Moreover</w:t>
      </w:r>
      <w:r w:rsidR="000330BE" w:rsidRPr="00C70602">
        <w:rPr>
          <w:rFonts w:ascii="Times New Roman" w:hAnsi="Times New Roman" w:cs="Times New Roman"/>
          <w:sz w:val="24"/>
          <w:szCs w:val="24"/>
        </w:rPr>
        <w:t xml:space="preserve">, the </w:t>
      </w:r>
      <w:r w:rsidR="00DB768F" w:rsidRPr="00C70602">
        <w:rPr>
          <w:rFonts w:ascii="Times New Roman" w:hAnsi="Times New Roman" w:cs="Times New Roman"/>
          <w:sz w:val="24"/>
          <w:szCs w:val="24"/>
        </w:rPr>
        <w:t xml:space="preserve">addition of </w:t>
      </w:r>
      <w:r w:rsidR="004B2BCB" w:rsidRPr="00C70602">
        <w:rPr>
          <w:rFonts w:ascii="Times New Roman" w:hAnsi="Times New Roman" w:cs="Times New Roman"/>
          <w:sz w:val="24"/>
          <w:szCs w:val="24"/>
        </w:rPr>
        <w:t>MWF</w:t>
      </w:r>
      <w:r w:rsidR="000330BE" w:rsidRPr="00C70602">
        <w:rPr>
          <w:rFonts w:ascii="Times New Roman" w:hAnsi="Times New Roman" w:cs="Times New Roman"/>
          <w:sz w:val="24"/>
          <w:szCs w:val="24"/>
        </w:rPr>
        <w:t xml:space="preserve"> may have altered the soil microbial community, potentially favo</w:t>
      </w:r>
      <w:r w:rsidR="003A1ED7" w:rsidRPr="00C70602">
        <w:rPr>
          <w:rFonts w:ascii="Times New Roman" w:hAnsi="Times New Roman" w:cs="Times New Roman"/>
          <w:sz w:val="24"/>
          <w:szCs w:val="24"/>
        </w:rPr>
        <w:t>u</w:t>
      </w:r>
      <w:r w:rsidR="000330BE" w:rsidRPr="00C70602">
        <w:rPr>
          <w:rFonts w:ascii="Times New Roman" w:hAnsi="Times New Roman" w:cs="Times New Roman"/>
          <w:sz w:val="24"/>
          <w:szCs w:val="24"/>
        </w:rPr>
        <w:t>ring the growth of</w:t>
      </w:r>
      <w:r w:rsidR="003A1ED7" w:rsidRPr="00C70602">
        <w:rPr>
          <w:rFonts w:ascii="Times New Roman" w:hAnsi="Times New Roman" w:cs="Times New Roman"/>
          <w:sz w:val="24"/>
          <w:szCs w:val="24"/>
        </w:rPr>
        <w:t xml:space="preserve"> </w:t>
      </w:r>
      <w:r w:rsidR="000330BE" w:rsidRPr="00C70602">
        <w:rPr>
          <w:rFonts w:ascii="Times New Roman" w:hAnsi="Times New Roman" w:cs="Times New Roman"/>
          <w:sz w:val="24"/>
          <w:szCs w:val="24"/>
        </w:rPr>
        <w:t xml:space="preserve">microorganisms that are beneficial to </w:t>
      </w:r>
      <w:r w:rsidR="003A1ED7" w:rsidRPr="00C70602">
        <w:rPr>
          <w:rFonts w:ascii="Times New Roman" w:hAnsi="Times New Roman" w:cs="Times New Roman"/>
          <w:sz w:val="24"/>
          <w:szCs w:val="24"/>
        </w:rPr>
        <w:t xml:space="preserve">the </w:t>
      </w:r>
      <w:r w:rsidR="00AD1676" w:rsidRPr="00C70602">
        <w:rPr>
          <w:rFonts w:ascii="Times New Roman" w:hAnsi="Times New Roman" w:cs="Times New Roman"/>
          <w:sz w:val="24"/>
          <w:szCs w:val="24"/>
        </w:rPr>
        <w:t xml:space="preserve">cabbage </w:t>
      </w:r>
      <w:r w:rsidR="004B2BCB" w:rsidRPr="00C70602">
        <w:rPr>
          <w:rFonts w:ascii="Times New Roman" w:hAnsi="Times New Roman" w:cs="Times New Roman"/>
          <w:sz w:val="24"/>
          <w:szCs w:val="24"/>
        </w:rPr>
        <w:t>root</w:t>
      </w:r>
      <w:r w:rsidR="00094D8E" w:rsidRPr="00C70602">
        <w:rPr>
          <w:rFonts w:ascii="Times New Roman" w:hAnsi="Times New Roman" w:cs="Times New Roman"/>
          <w:sz w:val="24"/>
          <w:szCs w:val="24"/>
        </w:rPr>
        <w:t xml:space="preserve"> </w:t>
      </w:r>
      <w:r w:rsidR="00AD1676" w:rsidRPr="00C70602">
        <w:rPr>
          <w:rFonts w:ascii="Times New Roman" w:hAnsi="Times New Roman" w:cs="Times New Roman"/>
          <w:sz w:val="24"/>
          <w:szCs w:val="24"/>
        </w:rPr>
        <w:t>fly larvae</w:t>
      </w:r>
      <w:r w:rsidR="00296400">
        <w:rPr>
          <w:rFonts w:ascii="Times New Roman" w:hAnsi="Times New Roman" w:cs="Times New Roman"/>
          <w:sz w:val="24"/>
          <w:szCs w:val="24"/>
        </w:rPr>
        <w:t xml:space="preserve"> </w:t>
      </w:r>
      <w:r w:rsidR="00BD74D2">
        <w:rPr>
          <w:rFonts w:ascii="Times New Roman" w:hAnsi="Times New Roman" w:cs="Times New Roman"/>
          <w:noProof/>
          <w:sz w:val="24"/>
          <w:szCs w:val="24"/>
        </w:rPr>
        <w:t>(Wantulla et al., 2023)</w:t>
      </w:r>
      <w:r w:rsidR="000330BE" w:rsidRPr="00C70602">
        <w:rPr>
          <w:rFonts w:ascii="Times New Roman" w:hAnsi="Times New Roman" w:cs="Times New Roman"/>
          <w:sz w:val="24"/>
          <w:szCs w:val="24"/>
        </w:rPr>
        <w:t>.</w:t>
      </w:r>
      <w:r w:rsidR="003A1ED7" w:rsidRPr="00C70602">
        <w:rPr>
          <w:rFonts w:ascii="Times New Roman" w:hAnsi="Times New Roman" w:cs="Times New Roman"/>
          <w:sz w:val="24"/>
          <w:szCs w:val="24"/>
        </w:rPr>
        <w:t xml:space="preserve"> </w:t>
      </w:r>
      <w:r w:rsidR="000330BE" w:rsidRPr="00C70602">
        <w:rPr>
          <w:rFonts w:ascii="Times New Roman" w:hAnsi="Times New Roman" w:cs="Times New Roman"/>
          <w:sz w:val="24"/>
          <w:szCs w:val="24"/>
        </w:rPr>
        <w:t>It</w:t>
      </w:r>
      <w:r w:rsidR="00AD1676" w:rsidRPr="00C70602">
        <w:rPr>
          <w:rFonts w:ascii="Times New Roman" w:hAnsi="Times New Roman" w:cs="Times New Roman"/>
          <w:sz w:val="24"/>
          <w:szCs w:val="24"/>
        </w:rPr>
        <w:t xml:space="preserve"> i</w:t>
      </w:r>
      <w:r w:rsidR="000330BE" w:rsidRPr="00C70602">
        <w:rPr>
          <w:rFonts w:ascii="Times New Roman" w:hAnsi="Times New Roman" w:cs="Times New Roman"/>
          <w:sz w:val="24"/>
          <w:szCs w:val="24"/>
        </w:rPr>
        <w:t xml:space="preserve">s also possible that the </w:t>
      </w:r>
      <w:r w:rsidR="004B2BCB" w:rsidRPr="00C70602">
        <w:rPr>
          <w:rFonts w:ascii="Times New Roman" w:hAnsi="Times New Roman" w:cs="Times New Roman"/>
          <w:sz w:val="24"/>
          <w:szCs w:val="24"/>
        </w:rPr>
        <w:t>MWF</w:t>
      </w:r>
      <w:r w:rsidR="000330BE" w:rsidRPr="00C70602">
        <w:rPr>
          <w:rFonts w:ascii="Times New Roman" w:hAnsi="Times New Roman" w:cs="Times New Roman"/>
          <w:sz w:val="24"/>
          <w:szCs w:val="24"/>
        </w:rPr>
        <w:t xml:space="preserve"> used in </w:t>
      </w:r>
      <w:r w:rsidR="003A1ED7" w:rsidRPr="00C70602">
        <w:rPr>
          <w:rFonts w:ascii="Times New Roman" w:hAnsi="Times New Roman" w:cs="Times New Roman"/>
          <w:sz w:val="24"/>
          <w:szCs w:val="24"/>
        </w:rPr>
        <w:t>our study</w:t>
      </w:r>
      <w:r w:rsidR="000330BE" w:rsidRPr="00C70602">
        <w:rPr>
          <w:rFonts w:ascii="Times New Roman" w:hAnsi="Times New Roman" w:cs="Times New Roman"/>
          <w:sz w:val="24"/>
          <w:szCs w:val="24"/>
        </w:rPr>
        <w:t xml:space="preserve"> had </w:t>
      </w:r>
      <w:r w:rsidR="00AD1676" w:rsidRPr="00C70602">
        <w:rPr>
          <w:rFonts w:ascii="Times New Roman" w:hAnsi="Times New Roman" w:cs="Times New Roman"/>
          <w:sz w:val="24"/>
          <w:szCs w:val="24"/>
        </w:rPr>
        <w:t xml:space="preserve">a different </w:t>
      </w:r>
      <w:r w:rsidR="000330BE" w:rsidRPr="00C70602">
        <w:rPr>
          <w:rFonts w:ascii="Times New Roman" w:hAnsi="Times New Roman" w:cs="Times New Roman"/>
          <w:sz w:val="24"/>
          <w:szCs w:val="24"/>
        </w:rPr>
        <w:t xml:space="preserve">chemical </w:t>
      </w:r>
      <w:r w:rsidR="00AD1676" w:rsidRPr="00C70602">
        <w:rPr>
          <w:rFonts w:ascii="Times New Roman" w:hAnsi="Times New Roman" w:cs="Times New Roman"/>
          <w:sz w:val="24"/>
          <w:szCs w:val="24"/>
        </w:rPr>
        <w:t xml:space="preserve">and/or microbial </w:t>
      </w:r>
      <w:r w:rsidR="000330BE" w:rsidRPr="00C70602">
        <w:rPr>
          <w:rFonts w:ascii="Times New Roman" w:hAnsi="Times New Roman" w:cs="Times New Roman"/>
          <w:sz w:val="24"/>
          <w:szCs w:val="24"/>
        </w:rPr>
        <w:t xml:space="preserve">composition </w:t>
      </w:r>
      <w:r w:rsidR="00605F9A">
        <w:rPr>
          <w:rFonts w:ascii="Times New Roman" w:hAnsi="Times New Roman" w:cs="Times New Roman"/>
          <w:sz w:val="24"/>
          <w:szCs w:val="24"/>
        </w:rPr>
        <w:t>than</w:t>
      </w:r>
      <w:r w:rsidR="000330BE" w:rsidRPr="00C70602">
        <w:rPr>
          <w:rFonts w:ascii="Times New Roman" w:hAnsi="Times New Roman" w:cs="Times New Roman"/>
          <w:sz w:val="24"/>
          <w:szCs w:val="24"/>
        </w:rPr>
        <w:t xml:space="preserve"> other sources of insect frass that have been shown to induce plant defenses</w:t>
      </w:r>
      <w:r w:rsidR="00470FDD" w:rsidRPr="00C70602">
        <w:rPr>
          <w:rFonts w:ascii="Times New Roman" w:hAnsi="Times New Roman" w:cs="Times New Roman"/>
          <w:sz w:val="24"/>
          <w:szCs w:val="24"/>
        </w:rPr>
        <w:t xml:space="preserve"> </w:t>
      </w:r>
      <w:r w:rsidR="00470FDD" w:rsidRPr="00C70602">
        <w:rPr>
          <w:rFonts w:ascii="Times New Roman" w:hAnsi="Times New Roman" w:cs="Times New Roman"/>
          <w:noProof/>
          <w:sz w:val="24"/>
          <w:szCs w:val="24"/>
        </w:rPr>
        <w:t>(Poveda et al., 2019)</w:t>
      </w:r>
      <w:r w:rsidR="000330BE" w:rsidRPr="00C70602">
        <w:rPr>
          <w:rFonts w:ascii="Times New Roman" w:hAnsi="Times New Roman" w:cs="Times New Roman"/>
          <w:sz w:val="24"/>
          <w:szCs w:val="24"/>
        </w:rPr>
        <w:t xml:space="preserve">. </w:t>
      </w:r>
    </w:p>
    <w:p w14:paraId="2D6D3800" w14:textId="77777777" w:rsidR="00F8784C" w:rsidRPr="00C70602" w:rsidRDefault="00F8784C" w:rsidP="00C70602">
      <w:pPr>
        <w:spacing w:after="0" w:line="480" w:lineRule="auto"/>
        <w:jc w:val="both"/>
        <w:rPr>
          <w:rFonts w:ascii="Times New Roman" w:hAnsi="Times New Roman" w:cs="Times New Roman"/>
          <w:sz w:val="24"/>
          <w:szCs w:val="24"/>
        </w:rPr>
      </w:pPr>
    </w:p>
    <w:p w14:paraId="03D40759" w14:textId="77DDA7FD" w:rsidR="00E40C0D" w:rsidRPr="00C70602" w:rsidRDefault="000330BE"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Different insect species produce different types and amounts of defensive compounds, so the composition of frass can vary depending on the insect species used</w:t>
      </w:r>
      <w:r w:rsidR="00991C7C" w:rsidRPr="00C70602">
        <w:rPr>
          <w:rFonts w:ascii="Times New Roman" w:hAnsi="Times New Roman" w:cs="Times New Roman"/>
          <w:sz w:val="24"/>
          <w:szCs w:val="24"/>
        </w:rPr>
        <w:t xml:space="preserve"> </w:t>
      </w:r>
      <w:r w:rsidR="002C4A66" w:rsidRPr="00C70602">
        <w:rPr>
          <w:rFonts w:ascii="Times New Roman" w:hAnsi="Times New Roman" w:cs="Times New Roman"/>
          <w:noProof/>
          <w:sz w:val="24"/>
          <w:szCs w:val="24"/>
        </w:rPr>
        <w:t>(Ray et al., 2016)</w:t>
      </w:r>
      <w:r w:rsidRPr="00C70602">
        <w:rPr>
          <w:rFonts w:ascii="Times New Roman" w:hAnsi="Times New Roman" w:cs="Times New Roman"/>
          <w:sz w:val="24"/>
          <w:szCs w:val="24"/>
        </w:rPr>
        <w:t>.</w:t>
      </w:r>
      <w:r w:rsidR="003A1ED7" w:rsidRPr="00C70602">
        <w:rPr>
          <w:rFonts w:ascii="Times New Roman" w:hAnsi="Times New Roman" w:cs="Times New Roman"/>
          <w:sz w:val="24"/>
          <w:szCs w:val="24"/>
        </w:rPr>
        <w:t xml:space="preserve"> </w:t>
      </w:r>
      <w:r w:rsidR="00991C7C" w:rsidRPr="00C70602">
        <w:rPr>
          <w:rFonts w:ascii="Times New Roman" w:hAnsi="Times New Roman" w:cs="Times New Roman"/>
          <w:sz w:val="24"/>
          <w:szCs w:val="24"/>
        </w:rPr>
        <w:t>A</w:t>
      </w:r>
      <w:r w:rsidR="003A1ED7" w:rsidRPr="00C70602">
        <w:rPr>
          <w:rFonts w:ascii="Times New Roman" w:hAnsi="Times New Roman" w:cs="Times New Roman"/>
          <w:sz w:val="24"/>
          <w:szCs w:val="24"/>
        </w:rPr>
        <w:t xml:space="preserve"> </w:t>
      </w:r>
      <w:r w:rsidR="003A1ED7" w:rsidRPr="00C70602">
        <w:rPr>
          <w:rFonts w:ascii="Times New Roman" w:hAnsi="Times New Roman" w:cs="Times New Roman"/>
          <w:sz w:val="24"/>
          <w:szCs w:val="24"/>
        </w:rPr>
        <w:t xml:space="preserve">greenhouse experiment </w:t>
      </w:r>
      <w:r w:rsidR="002C4A66" w:rsidRPr="00C70602">
        <w:rPr>
          <w:rFonts w:ascii="Times New Roman" w:hAnsi="Times New Roman" w:cs="Times New Roman"/>
          <w:sz w:val="24"/>
          <w:szCs w:val="24"/>
        </w:rPr>
        <w:t>to measure frass-induced plant defen</w:t>
      </w:r>
      <w:r w:rsidR="0008661F" w:rsidRPr="00C70602">
        <w:rPr>
          <w:rFonts w:ascii="Times New Roman" w:hAnsi="Times New Roman" w:cs="Times New Roman"/>
          <w:sz w:val="24"/>
          <w:szCs w:val="24"/>
        </w:rPr>
        <w:t>c</w:t>
      </w:r>
      <w:r w:rsidR="002C4A66" w:rsidRPr="00C70602">
        <w:rPr>
          <w:rFonts w:ascii="Times New Roman" w:hAnsi="Times New Roman" w:cs="Times New Roman"/>
          <w:sz w:val="24"/>
          <w:szCs w:val="24"/>
        </w:rPr>
        <w:t xml:space="preserve">es of maize, rice, cabbage and tomato plants </w:t>
      </w:r>
      <w:r w:rsidR="003A1ED7" w:rsidRPr="00C70602">
        <w:rPr>
          <w:rFonts w:ascii="Times New Roman" w:hAnsi="Times New Roman" w:cs="Times New Roman"/>
          <w:sz w:val="24"/>
          <w:szCs w:val="24"/>
        </w:rPr>
        <w:t>showed that caterpillar</w:t>
      </w:r>
      <w:r w:rsidR="003D6DCC">
        <w:rPr>
          <w:rFonts w:ascii="Times New Roman" w:hAnsi="Times New Roman" w:cs="Times New Roman"/>
          <w:sz w:val="24"/>
          <w:szCs w:val="24"/>
        </w:rPr>
        <w:t>-</w:t>
      </w:r>
      <w:r w:rsidR="003A1ED7" w:rsidRPr="00C70602">
        <w:rPr>
          <w:rFonts w:ascii="Times New Roman" w:hAnsi="Times New Roman" w:cs="Times New Roman"/>
          <w:sz w:val="24"/>
          <w:szCs w:val="24"/>
        </w:rPr>
        <w:t>frass-induced plant defen</w:t>
      </w:r>
      <w:r w:rsidR="0008661F" w:rsidRPr="00C70602">
        <w:rPr>
          <w:rFonts w:ascii="Times New Roman" w:hAnsi="Times New Roman" w:cs="Times New Roman"/>
          <w:sz w:val="24"/>
          <w:szCs w:val="24"/>
        </w:rPr>
        <w:t>c</w:t>
      </w:r>
      <w:r w:rsidR="003A1ED7" w:rsidRPr="00C70602">
        <w:rPr>
          <w:rFonts w:ascii="Times New Roman" w:hAnsi="Times New Roman" w:cs="Times New Roman"/>
          <w:sz w:val="24"/>
          <w:szCs w:val="24"/>
        </w:rPr>
        <w:t xml:space="preserve">es are specific to each host-herbivore system and can induce herbivore or pathogen </w:t>
      </w:r>
      <w:r w:rsidR="003A1ED7" w:rsidRPr="00C70602">
        <w:rPr>
          <w:rFonts w:ascii="Times New Roman" w:hAnsi="Times New Roman" w:cs="Times New Roman"/>
          <w:sz w:val="24"/>
          <w:szCs w:val="24"/>
        </w:rPr>
        <w:t>defen</w:t>
      </w:r>
      <w:r w:rsidR="0008661F" w:rsidRPr="00C70602">
        <w:rPr>
          <w:rFonts w:ascii="Times New Roman" w:hAnsi="Times New Roman" w:cs="Times New Roman"/>
          <w:sz w:val="24"/>
          <w:szCs w:val="24"/>
        </w:rPr>
        <w:t>c</w:t>
      </w:r>
      <w:r w:rsidR="003A1ED7" w:rsidRPr="00C70602">
        <w:rPr>
          <w:rFonts w:ascii="Times New Roman" w:hAnsi="Times New Roman" w:cs="Times New Roman"/>
          <w:sz w:val="24"/>
          <w:szCs w:val="24"/>
        </w:rPr>
        <w:t xml:space="preserve">e responses in the host plant depending on the composition of the frass deposited, the plant organ where it is deposited, and the insect species </w:t>
      </w:r>
      <w:r w:rsidR="00991C7C" w:rsidRPr="00C70602">
        <w:rPr>
          <w:rFonts w:ascii="Times New Roman" w:hAnsi="Times New Roman" w:cs="Times New Roman"/>
          <w:noProof/>
          <w:sz w:val="24"/>
          <w:szCs w:val="24"/>
        </w:rPr>
        <w:t>(Poveda, 2021; Ray et al., 2016)</w:t>
      </w:r>
      <w:r w:rsidR="004B4320" w:rsidRPr="00C70602">
        <w:rPr>
          <w:rFonts w:ascii="Times New Roman" w:hAnsi="Times New Roman" w:cs="Times New Roman"/>
          <w:sz w:val="24"/>
          <w:szCs w:val="24"/>
        </w:rPr>
        <w:t xml:space="preserve">. </w:t>
      </w:r>
      <w:r w:rsidR="003D63F4" w:rsidRPr="00C70602">
        <w:rPr>
          <w:rFonts w:ascii="Times New Roman" w:hAnsi="Times New Roman" w:cs="Times New Roman"/>
          <w:sz w:val="24"/>
          <w:szCs w:val="24"/>
        </w:rPr>
        <w:t>However, herbivore performance on maize plants was enhanced due to cues that suppress</w:t>
      </w:r>
      <w:r w:rsidR="004B2BCB" w:rsidRPr="00C70602">
        <w:rPr>
          <w:rFonts w:ascii="Times New Roman" w:hAnsi="Times New Roman" w:cs="Times New Roman"/>
          <w:sz w:val="24"/>
          <w:szCs w:val="24"/>
        </w:rPr>
        <w:t>ed</w:t>
      </w:r>
      <w:r w:rsidR="003D63F4" w:rsidRPr="00C70602">
        <w:rPr>
          <w:rFonts w:ascii="Times New Roman" w:hAnsi="Times New Roman" w:cs="Times New Roman"/>
          <w:sz w:val="24"/>
          <w:szCs w:val="24"/>
        </w:rPr>
        <w:t xml:space="preserve"> herbivore defen</w:t>
      </w:r>
      <w:r w:rsidR="00787907" w:rsidRPr="00C70602">
        <w:rPr>
          <w:rFonts w:ascii="Times New Roman" w:hAnsi="Times New Roman" w:cs="Times New Roman"/>
          <w:sz w:val="24"/>
          <w:szCs w:val="24"/>
        </w:rPr>
        <w:t>s</w:t>
      </w:r>
      <w:r w:rsidR="003D63F4" w:rsidRPr="00C70602">
        <w:rPr>
          <w:rFonts w:ascii="Times New Roman" w:hAnsi="Times New Roman" w:cs="Times New Roman"/>
          <w:sz w:val="24"/>
          <w:szCs w:val="24"/>
        </w:rPr>
        <w:t xml:space="preserve">es </w:t>
      </w:r>
      <w:r w:rsidR="00F446EC" w:rsidRPr="00C70602">
        <w:rPr>
          <w:rFonts w:ascii="Times New Roman" w:hAnsi="Times New Roman" w:cs="Times New Roman"/>
          <w:noProof/>
          <w:sz w:val="24"/>
          <w:szCs w:val="24"/>
        </w:rPr>
        <w:t>(Ray et al., 2015)</w:t>
      </w:r>
      <w:r w:rsidR="00F446EC" w:rsidRPr="00C70602">
        <w:rPr>
          <w:rFonts w:ascii="Times New Roman" w:hAnsi="Times New Roman" w:cs="Times New Roman"/>
          <w:sz w:val="24"/>
          <w:szCs w:val="24"/>
        </w:rPr>
        <w:t>.</w:t>
      </w:r>
      <w:r w:rsidR="004B4320" w:rsidRPr="00C70602">
        <w:rPr>
          <w:rFonts w:ascii="Times New Roman" w:hAnsi="Times New Roman" w:cs="Times New Roman"/>
          <w:sz w:val="24"/>
          <w:szCs w:val="24"/>
        </w:rPr>
        <w:t xml:space="preserve"> </w:t>
      </w:r>
      <w:bookmarkStart w:id="37" w:name="_Hlk134522313"/>
      <w:r w:rsidR="001B5C08" w:rsidRPr="00C70602">
        <w:rPr>
          <w:rFonts w:ascii="Times New Roman" w:hAnsi="Times New Roman" w:cs="Times New Roman"/>
          <w:sz w:val="24"/>
          <w:szCs w:val="24"/>
        </w:rPr>
        <w:t xml:space="preserve">Overall, </w:t>
      </w:r>
      <w:r w:rsidR="00AD1676" w:rsidRPr="00C70602">
        <w:rPr>
          <w:rFonts w:ascii="Times New Roman" w:hAnsi="Times New Roman" w:cs="Times New Roman"/>
          <w:sz w:val="24"/>
          <w:szCs w:val="24"/>
        </w:rPr>
        <w:lastRenderedPageBreak/>
        <w:t>our</w:t>
      </w:r>
      <w:r w:rsidR="001B5C08" w:rsidRPr="00C70602">
        <w:rPr>
          <w:rFonts w:ascii="Times New Roman" w:hAnsi="Times New Roman" w:cs="Times New Roman"/>
          <w:sz w:val="24"/>
          <w:szCs w:val="24"/>
        </w:rPr>
        <w:t xml:space="preserve"> findings </w:t>
      </w:r>
      <w:r w:rsidR="0008661F" w:rsidRPr="00C70602">
        <w:rPr>
          <w:rFonts w:ascii="Times New Roman" w:hAnsi="Times New Roman" w:cs="Times New Roman"/>
          <w:sz w:val="24"/>
          <w:szCs w:val="24"/>
        </w:rPr>
        <w:t xml:space="preserve">indicate </w:t>
      </w:r>
      <w:r w:rsidR="001B5C08" w:rsidRPr="00C70602">
        <w:rPr>
          <w:rFonts w:ascii="Times New Roman" w:hAnsi="Times New Roman" w:cs="Times New Roman"/>
          <w:sz w:val="24"/>
          <w:szCs w:val="24"/>
        </w:rPr>
        <w:t>that soil amendment with raw BSFF</w:t>
      </w:r>
      <w:r w:rsidR="00B219FF" w:rsidRPr="00C70602">
        <w:rPr>
          <w:rFonts w:ascii="Times New Roman" w:hAnsi="Times New Roman" w:cs="Times New Roman"/>
          <w:sz w:val="24"/>
          <w:szCs w:val="24"/>
        </w:rPr>
        <w:t xml:space="preserve"> ha</w:t>
      </w:r>
      <w:r w:rsidR="0008661F" w:rsidRPr="00C70602">
        <w:rPr>
          <w:rFonts w:ascii="Times New Roman" w:hAnsi="Times New Roman" w:cs="Times New Roman"/>
          <w:sz w:val="24"/>
          <w:szCs w:val="24"/>
        </w:rPr>
        <w:t>s</w:t>
      </w:r>
      <w:r w:rsidR="00B219FF" w:rsidRPr="00C70602">
        <w:rPr>
          <w:rFonts w:ascii="Times New Roman" w:hAnsi="Times New Roman" w:cs="Times New Roman"/>
          <w:sz w:val="24"/>
          <w:szCs w:val="24"/>
        </w:rPr>
        <w:t xml:space="preserve"> a detrimental effect on </w:t>
      </w:r>
      <w:r w:rsidR="001D3988" w:rsidRPr="00C70602">
        <w:rPr>
          <w:rFonts w:ascii="Times New Roman" w:hAnsi="Times New Roman" w:cs="Times New Roman"/>
          <w:sz w:val="24"/>
          <w:szCs w:val="24"/>
        </w:rPr>
        <w:t>herbivore performance</w:t>
      </w:r>
      <w:r w:rsidR="00B219FF" w:rsidRPr="00C70602">
        <w:rPr>
          <w:rFonts w:ascii="Times New Roman" w:hAnsi="Times New Roman" w:cs="Times New Roman"/>
          <w:sz w:val="24"/>
          <w:szCs w:val="24"/>
        </w:rPr>
        <w:t xml:space="preserve">, while the use of </w:t>
      </w:r>
      <w:r w:rsidR="001B5C08" w:rsidRPr="00C70602">
        <w:rPr>
          <w:rFonts w:ascii="Times New Roman" w:hAnsi="Times New Roman" w:cs="Times New Roman"/>
          <w:sz w:val="24"/>
          <w:szCs w:val="24"/>
        </w:rPr>
        <w:t xml:space="preserve">raw MWF </w:t>
      </w:r>
      <w:r w:rsidR="00B219FF" w:rsidRPr="00C70602">
        <w:rPr>
          <w:rFonts w:ascii="Times New Roman" w:hAnsi="Times New Roman" w:cs="Times New Roman"/>
          <w:sz w:val="24"/>
          <w:szCs w:val="24"/>
        </w:rPr>
        <w:t xml:space="preserve">may have </w:t>
      </w:r>
      <w:r w:rsidR="007A45C3" w:rsidRPr="00C70602">
        <w:rPr>
          <w:rFonts w:ascii="Times New Roman" w:hAnsi="Times New Roman" w:cs="Times New Roman"/>
          <w:sz w:val="24"/>
          <w:szCs w:val="24"/>
        </w:rPr>
        <w:t xml:space="preserve">a </w:t>
      </w:r>
      <w:r w:rsidR="001B5C08" w:rsidRPr="00C70602">
        <w:rPr>
          <w:rFonts w:ascii="Times New Roman" w:hAnsi="Times New Roman" w:cs="Times New Roman"/>
          <w:sz w:val="24"/>
          <w:szCs w:val="24"/>
        </w:rPr>
        <w:t>protective effect.</w:t>
      </w:r>
      <w:bookmarkEnd w:id="37"/>
      <w:r w:rsidR="001B5C08" w:rsidRPr="00C70602">
        <w:rPr>
          <w:rFonts w:ascii="Times New Roman" w:hAnsi="Times New Roman" w:cs="Times New Roman"/>
          <w:sz w:val="24"/>
          <w:szCs w:val="24"/>
        </w:rPr>
        <w:t xml:space="preserve"> </w:t>
      </w:r>
      <w:r w:rsidR="00AD1676" w:rsidRPr="00C70602">
        <w:rPr>
          <w:rFonts w:ascii="Times New Roman" w:hAnsi="Times New Roman" w:cs="Times New Roman"/>
          <w:sz w:val="24"/>
          <w:szCs w:val="24"/>
        </w:rPr>
        <w:t>T</w:t>
      </w:r>
      <w:r w:rsidR="007261F1" w:rsidRPr="00C70602">
        <w:rPr>
          <w:rFonts w:ascii="Times New Roman" w:hAnsi="Times New Roman" w:cs="Times New Roman"/>
          <w:sz w:val="24"/>
          <w:szCs w:val="24"/>
        </w:rPr>
        <w:t>he mechanisms that underpin the</w:t>
      </w:r>
      <w:r w:rsidR="00C03D85" w:rsidRPr="00C70602">
        <w:rPr>
          <w:rFonts w:ascii="Times New Roman" w:hAnsi="Times New Roman" w:cs="Times New Roman"/>
          <w:sz w:val="24"/>
          <w:szCs w:val="24"/>
        </w:rPr>
        <w:t>se</w:t>
      </w:r>
      <w:r w:rsidR="007261F1" w:rsidRPr="00C70602">
        <w:rPr>
          <w:rFonts w:ascii="Times New Roman" w:hAnsi="Times New Roman" w:cs="Times New Roman"/>
          <w:sz w:val="24"/>
          <w:szCs w:val="24"/>
        </w:rPr>
        <w:t xml:space="preserve"> results and the </w:t>
      </w:r>
      <w:r w:rsidR="00C03D85" w:rsidRPr="00C70602">
        <w:rPr>
          <w:rFonts w:ascii="Times New Roman" w:hAnsi="Times New Roman" w:cs="Times New Roman"/>
          <w:sz w:val="24"/>
          <w:szCs w:val="24"/>
        </w:rPr>
        <w:t>factors</w:t>
      </w:r>
      <w:r w:rsidR="007261F1" w:rsidRPr="00C70602">
        <w:rPr>
          <w:rFonts w:ascii="Times New Roman" w:hAnsi="Times New Roman" w:cs="Times New Roman"/>
          <w:sz w:val="24"/>
          <w:szCs w:val="24"/>
        </w:rPr>
        <w:t xml:space="preserve"> that may have </w:t>
      </w:r>
      <w:r w:rsidR="00C03D85" w:rsidRPr="00C70602">
        <w:rPr>
          <w:rFonts w:ascii="Times New Roman" w:hAnsi="Times New Roman" w:cs="Times New Roman"/>
          <w:sz w:val="24"/>
          <w:szCs w:val="24"/>
        </w:rPr>
        <w:t>promoted</w:t>
      </w:r>
      <w:r w:rsidR="007261F1" w:rsidRPr="00C70602">
        <w:rPr>
          <w:rFonts w:ascii="Times New Roman" w:hAnsi="Times New Roman" w:cs="Times New Roman"/>
          <w:sz w:val="24"/>
          <w:szCs w:val="24"/>
        </w:rPr>
        <w:t xml:space="preserve"> herbivore performance </w:t>
      </w:r>
      <w:r w:rsidR="00AD1676" w:rsidRPr="00C70602">
        <w:rPr>
          <w:rFonts w:ascii="Times New Roman" w:hAnsi="Times New Roman" w:cs="Times New Roman"/>
          <w:sz w:val="24"/>
          <w:szCs w:val="24"/>
        </w:rPr>
        <w:t xml:space="preserve">soil amended with </w:t>
      </w:r>
      <w:r w:rsidR="00C03D85" w:rsidRPr="00C70602">
        <w:rPr>
          <w:rFonts w:ascii="Times New Roman" w:hAnsi="Times New Roman" w:cs="Times New Roman"/>
          <w:sz w:val="24"/>
          <w:szCs w:val="24"/>
        </w:rPr>
        <w:t xml:space="preserve">raw </w:t>
      </w:r>
      <w:r w:rsidR="008B4D57" w:rsidRPr="00C70602">
        <w:rPr>
          <w:rFonts w:ascii="Times New Roman" w:hAnsi="Times New Roman" w:cs="Times New Roman"/>
          <w:sz w:val="24"/>
          <w:szCs w:val="24"/>
        </w:rPr>
        <w:t>MWF</w:t>
      </w:r>
      <w:r w:rsidR="007261F1" w:rsidRPr="00C70602">
        <w:rPr>
          <w:rFonts w:ascii="Times New Roman" w:hAnsi="Times New Roman" w:cs="Times New Roman"/>
          <w:sz w:val="24"/>
          <w:szCs w:val="24"/>
        </w:rPr>
        <w:t xml:space="preserve"> </w:t>
      </w:r>
      <w:r w:rsidR="00C03D85" w:rsidRPr="00C70602">
        <w:rPr>
          <w:rFonts w:ascii="Times New Roman" w:hAnsi="Times New Roman" w:cs="Times New Roman"/>
          <w:sz w:val="24"/>
          <w:szCs w:val="24"/>
        </w:rPr>
        <w:t xml:space="preserve">need </w:t>
      </w:r>
      <w:r w:rsidR="00AD1676" w:rsidRPr="00C70602">
        <w:rPr>
          <w:rFonts w:ascii="Times New Roman" w:hAnsi="Times New Roman" w:cs="Times New Roman"/>
          <w:sz w:val="24"/>
          <w:szCs w:val="24"/>
        </w:rPr>
        <w:t xml:space="preserve">further </w:t>
      </w:r>
      <w:r w:rsidR="007261F1" w:rsidRPr="00C70602">
        <w:rPr>
          <w:rFonts w:ascii="Times New Roman" w:hAnsi="Times New Roman" w:cs="Times New Roman"/>
          <w:sz w:val="24"/>
          <w:szCs w:val="24"/>
        </w:rPr>
        <w:t>stud</w:t>
      </w:r>
      <w:r w:rsidR="00AD1676" w:rsidRPr="00C70602">
        <w:rPr>
          <w:rFonts w:ascii="Times New Roman" w:hAnsi="Times New Roman" w:cs="Times New Roman"/>
          <w:sz w:val="24"/>
          <w:szCs w:val="24"/>
        </w:rPr>
        <w:t>y</w:t>
      </w:r>
      <w:r w:rsidR="007261F1" w:rsidRPr="00C70602">
        <w:rPr>
          <w:rFonts w:ascii="Times New Roman" w:hAnsi="Times New Roman" w:cs="Times New Roman"/>
          <w:sz w:val="24"/>
          <w:szCs w:val="24"/>
        </w:rPr>
        <w:t>.</w:t>
      </w:r>
      <w:r w:rsidR="004F16AB" w:rsidRPr="00C70602">
        <w:rPr>
          <w:rFonts w:ascii="Times New Roman" w:hAnsi="Times New Roman" w:cs="Times New Roman"/>
          <w:sz w:val="24"/>
          <w:szCs w:val="24"/>
        </w:rPr>
        <w:t xml:space="preserve"> </w:t>
      </w:r>
      <w:r w:rsidR="008745EB" w:rsidRPr="00C70602">
        <w:rPr>
          <w:rFonts w:ascii="Times New Roman" w:hAnsi="Times New Roman" w:cs="Times New Roman"/>
          <w:sz w:val="24"/>
          <w:szCs w:val="24"/>
        </w:rPr>
        <w:t xml:space="preserve">The results of our study align with certain prior </w:t>
      </w:r>
      <w:r w:rsidR="00AD1676" w:rsidRPr="00C70602">
        <w:rPr>
          <w:rFonts w:ascii="Times New Roman" w:hAnsi="Times New Roman" w:cs="Times New Roman"/>
          <w:sz w:val="24"/>
          <w:szCs w:val="24"/>
        </w:rPr>
        <w:t>reports</w:t>
      </w:r>
      <w:r w:rsidR="008745EB" w:rsidRPr="00C70602">
        <w:rPr>
          <w:rFonts w:ascii="Times New Roman" w:hAnsi="Times New Roman" w:cs="Times New Roman"/>
          <w:sz w:val="24"/>
          <w:szCs w:val="24"/>
        </w:rPr>
        <w:t xml:space="preserve">, while </w:t>
      </w:r>
      <w:r w:rsidR="008745EB" w:rsidRPr="00C70602">
        <w:rPr>
          <w:rFonts w:ascii="Times New Roman" w:hAnsi="Times New Roman" w:cs="Times New Roman"/>
          <w:sz w:val="24"/>
          <w:szCs w:val="24"/>
        </w:rPr>
        <w:t xml:space="preserve">contradicting others, as anticipated because of the differences in the frass origins and quality employed in </w:t>
      </w:r>
      <w:r w:rsidR="00787907" w:rsidRPr="00C70602">
        <w:rPr>
          <w:rFonts w:ascii="Times New Roman" w:hAnsi="Times New Roman" w:cs="Times New Roman"/>
          <w:sz w:val="24"/>
          <w:szCs w:val="24"/>
        </w:rPr>
        <w:t xml:space="preserve">this </w:t>
      </w:r>
      <w:r w:rsidR="008745EB" w:rsidRPr="00C70602">
        <w:rPr>
          <w:rFonts w:ascii="Times New Roman" w:hAnsi="Times New Roman" w:cs="Times New Roman"/>
          <w:sz w:val="24"/>
          <w:szCs w:val="24"/>
        </w:rPr>
        <w:t xml:space="preserve">study and those </w:t>
      </w:r>
      <w:r w:rsidR="00AD1676" w:rsidRPr="00C70602">
        <w:rPr>
          <w:rFonts w:ascii="Times New Roman" w:hAnsi="Times New Roman" w:cs="Times New Roman"/>
          <w:sz w:val="24"/>
          <w:szCs w:val="24"/>
        </w:rPr>
        <w:t>reported previously</w:t>
      </w:r>
      <w:r w:rsidR="004F16AB" w:rsidRPr="00C70602">
        <w:rPr>
          <w:rFonts w:ascii="Times New Roman" w:hAnsi="Times New Roman" w:cs="Times New Roman"/>
          <w:sz w:val="24"/>
          <w:szCs w:val="24"/>
        </w:rPr>
        <w:t xml:space="preserve">. This discrepancy highlights the need for additional research to broaden our understanding of the potential of frass application for soil enhancement and plant growth </w:t>
      </w:r>
      <w:r w:rsidR="004F16AB" w:rsidRPr="00C70602">
        <w:rPr>
          <w:rFonts w:ascii="Times New Roman" w:hAnsi="Times New Roman" w:cs="Times New Roman"/>
          <w:sz w:val="24"/>
          <w:szCs w:val="24"/>
        </w:rPr>
        <w:t>promotion.</w:t>
      </w:r>
      <w:r w:rsidR="00E40C0D" w:rsidRPr="00C70602">
        <w:rPr>
          <w:rFonts w:ascii="Times New Roman" w:hAnsi="Times New Roman" w:cs="Times New Roman"/>
          <w:sz w:val="24"/>
          <w:szCs w:val="24"/>
        </w:rPr>
        <w:t xml:space="preserve"> </w:t>
      </w:r>
    </w:p>
    <w:p w14:paraId="2426B72F" w14:textId="77777777" w:rsidR="00E40C0D" w:rsidRPr="00C70602" w:rsidRDefault="00E40C0D" w:rsidP="00C70602">
      <w:pPr>
        <w:spacing w:after="0" w:line="480" w:lineRule="auto"/>
        <w:jc w:val="both"/>
        <w:rPr>
          <w:rFonts w:ascii="Times New Roman" w:hAnsi="Times New Roman" w:cs="Times New Roman"/>
          <w:sz w:val="24"/>
          <w:szCs w:val="24"/>
        </w:rPr>
      </w:pPr>
    </w:p>
    <w:p w14:paraId="77797B2B" w14:textId="22C51780" w:rsidR="004B612C" w:rsidRPr="00C70602" w:rsidRDefault="00837AB0"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A fascinating </w:t>
      </w:r>
      <w:r w:rsidR="001B5679" w:rsidRPr="00C70602">
        <w:rPr>
          <w:rFonts w:ascii="Times New Roman" w:hAnsi="Times New Roman" w:cs="Times New Roman"/>
          <w:sz w:val="24"/>
          <w:szCs w:val="24"/>
        </w:rPr>
        <w:t>finding</w:t>
      </w:r>
      <w:r w:rsidRPr="00C70602">
        <w:rPr>
          <w:rFonts w:ascii="Times New Roman" w:hAnsi="Times New Roman" w:cs="Times New Roman"/>
          <w:sz w:val="24"/>
          <w:szCs w:val="24"/>
        </w:rPr>
        <w:t xml:space="preserve"> from </w:t>
      </w:r>
      <w:r w:rsidR="00787907" w:rsidRPr="00C70602">
        <w:rPr>
          <w:rFonts w:ascii="Times New Roman" w:hAnsi="Times New Roman" w:cs="Times New Roman"/>
          <w:sz w:val="24"/>
          <w:szCs w:val="24"/>
        </w:rPr>
        <w:t xml:space="preserve">the </w:t>
      </w:r>
      <w:r w:rsidRPr="00C70602">
        <w:rPr>
          <w:rFonts w:ascii="Times New Roman" w:hAnsi="Times New Roman" w:cs="Times New Roman"/>
          <w:sz w:val="24"/>
          <w:szCs w:val="24"/>
        </w:rPr>
        <w:t xml:space="preserve">present study is that the process of incubating and composting raw frass </w:t>
      </w:r>
      <w:r w:rsidR="00AD1676" w:rsidRPr="00C70602">
        <w:rPr>
          <w:rFonts w:ascii="Times New Roman" w:hAnsi="Times New Roman" w:cs="Times New Roman"/>
          <w:sz w:val="24"/>
          <w:szCs w:val="24"/>
        </w:rPr>
        <w:t>alleviated</w:t>
      </w:r>
      <w:r w:rsidRPr="00C70602">
        <w:rPr>
          <w:rFonts w:ascii="Times New Roman" w:hAnsi="Times New Roman" w:cs="Times New Roman"/>
          <w:sz w:val="24"/>
          <w:szCs w:val="24"/>
        </w:rPr>
        <w:t xml:space="preserve"> the </w:t>
      </w:r>
      <w:r w:rsidR="001B5679" w:rsidRPr="00C70602">
        <w:rPr>
          <w:rFonts w:ascii="Times New Roman" w:hAnsi="Times New Roman" w:cs="Times New Roman"/>
          <w:sz w:val="24"/>
          <w:szCs w:val="24"/>
        </w:rPr>
        <w:t>inhibition</w:t>
      </w:r>
      <w:r w:rsidRPr="00C70602">
        <w:rPr>
          <w:rFonts w:ascii="Times New Roman" w:hAnsi="Times New Roman" w:cs="Times New Roman"/>
          <w:sz w:val="24"/>
          <w:szCs w:val="24"/>
        </w:rPr>
        <w:t xml:space="preserve"> of plant growth. Incubating MWF in the soil before </w:t>
      </w:r>
      <w:r w:rsidR="001B5679" w:rsidRPr="00C70602">
        <w:rPr>
          <w:rFonts w:ascii="Times New Roman" w:hAnsi="Times New Roman" w:cs="Times New Roman"/>
          <w:sz w:val="24"/>
          <w:szCs w:val="24"/>
        </w:rPr>
        <w:t>sowing</w:t>
      </w:r>
      <w:r w:rsidRPr="00C70602">
        <w:rPr>
          <w:rFonts w:ascii="Times New Roman" w:hAnsi="Times New Roman" w:cs="Times New Roman"/>
          <w:sz w:val="24"/>
          <w:szCs w:val="24"/>
        </w:rPr>
        <w:t xml:space="preserve"> </w:t>
      </w:r>
      <w:r w:rsidRPr="00C70602">
        <w:rPr>
          <w:rFonts w:ascii="Times New Roman" w:hAnsi="Times New Roman" w:cs="Times New Roman"/>
          <w:i/>
          <w:iCs/>
          <w:sz w:val="24"/>
          <w:szCs w:val="24"/>
        </w:rPr>
        <w:t>B. rapa</w:t>
      </w:r>
      <w:r w:rsidRPr="00C70602">
        <w:rPr>
          <w:rFonts w:ascii="Times New Roman" w:hAnsi="Times New Roman" w:cs="Times New Roman"/>
          <w:sz w:val="24"/>
          <w:szCs w:val="24"/>
        </w:rPr>
        <w:t xml:space="preserve"> seeds resulted in a larger </w:t>
      </w:r>
      <w:r w:rsidR="00787907" w:rsidRPr="00C70602">
        <w:rPr>
          <w:rFonts w:ascii="Times New Roman" w:hAnsi="Times New Roman" w:cs="Times New Roman"/>
          <w:sz w:val="24"/>
          <w:szCs w:val="24"/>
        </w:rPr>
        <w:t xml:space="preserve">plant </w:t>
      </w:r>
      <w:r w:rsidRPr="00C70602">
        <w:rPr>
          <w:rFonts w:ascii="Times New Roman" w:hAnsi="Times New Roman" w:cs="Times New Roman"/>
          <w:sz w:val="24"/>
          <w:szCs w:val="24"/>
        </w:rPr>
        <w:t>leaf area compared to the NoFrass control.</w:t>
      </w:r>
      <w:r w:rsidR="004B612C" w:rsidRPr="00C70602">
        <w:rPr>
          <w:rFonts w:ascii="Times New Roman" w:hAnsi="Times New Roman" w:cs="Times New Roman"/>
          <w:sz w:val="24"/>
          <w:szCs w:val="24"/>
        </w:rPr>
        <w:t xml:space="preserve"> </w:t>
      </w:r>
      <w:r w:rsidR="0059514A" w:rsidRPr="00C70602">
        <w:rPr>
          <w:rFonts w:ascii="Times New Roman" w:hAnsi="Times New Roman" w:cs="Times New Roman"/>
          <w:sz w:val="24"/>
          <w:szCs w:val="24"/>
        </w:rPr>
        <w:t xml:space="preserve">Furthermore, composted MWF significantly increased the number of leaves per plant. </w:t>
      </w:r>
      <w:r w:rsidR="004B612C" w:rsidRPr="00C70602">
        <w:rPr>
          <w:rFonts w:ascii="Times New Roman" w:hAnsi="Times New Roman" w:cs="Times New Roman"/>
          <w:sz w:val="24"/>
          <w:szCs w:val="24"/>
        </w:rPr>
        <w:t xml:space="preserve">Frass contains macronutrients like </w:t>
      </w:r>
      <w:r w:rsidR="00E40C0D" w:rsidRPr="00C70602">
        <w:rPr>
          <w:rFonts w:ascii="Times New Roman" w:hAnsi="Times New Roman" w:cs="Times New Roman"/>
          <w:sz w:val="24"/>
          <w:szCs w:val="24"/>
        </w:rPr>
        <w:t>N</w:t>
      </w:r>
      <w:r w:rsidR="004B612C" w:rsidRPr="00C70602">
        <w:rPr>
          <w:rFonts w:ascii="Times New Roman" w:hAnsi="Times New Roman" w:cs="Times New Roman"/>
          <w:sz w:val="24"/>
          <w:szCs w:val="24"/>
        </w:rPr>
        <w:t xml:space="preserve">, </w:t>
      </w:r>
      <w:r w:rsidR="00E40C0D" w:rsidRPr="00C70602">
        <w:rPr>
          <w:rFonts w:ascii="Times New Roman" w:hAnsi="Times New Roman" w:cs="Times New Roman"/>
          <w:sz w:val="24"/>
          <w:szCs w:val="24"/>
        </w:rPr>
        <w:t>P</w:t>
      </w:r>
      <w:r w:rsidR="004B612C" w:rsidRPr="00C70602">
        <w:rPr>
          <w:rFonts w:ascii="Times New Roman" w:hAnsi="Times New Roman" w:cs="Times New Roman"/>
          <w:sz w:val="24"/>
          <w:szCs w:val="24"/>
        </w:rPr>
        <w:t xml:space="preserve">, </w:t>
      </w:r>
      <w:r w:rsidR="00E40C0D" w:rsidRPr="00C70602">
        <w:rPr>
          <w:rFonts w:ascii="Times New Roman" w:hAnsi="Times New Roman" w:cs="Times New Roman"/>
          <w:sz w:val="24"/>
          <w:szCs w:val="24"/>
        </w:rPr>
        <w:t>K</w:t>
      </w:r>
      <w:r w:rsidR="004B612C" w:rsidRPr="00C70602">
        <w:rPr>
          <w:rFonts w:ascii="Times New Roman" w:hAnsi="Times New Roman" w:cs="Times New Roman"/>
          <w:sz w:val="24"/>
          <w:szCs w:val="24"/>
        </w:rPr>
        <w:t>, micronutrients, and beneficial microbes</w:t>
      </w:r>
      <w:r w:rsidR="00155B51" w:rsidRPr="00C70602">
        <w:rPr>
          <w:rFonts w:ascii="Times New Roman" w:hAnsi="Times New Roman" w:cs="Times New Roman"/>
          <w:sz w:val="24"/>
          <w:szCs w:val="24"/>
        </w:rPr>
        <w:t>. Adding frass to the soil makes these nutrients readily available to the plants, which in turn may improve plant</w:t>
      </w:r>
      <w:r w:rsidR="0059514A" w:rsidRPr="00C70602">
        <w:rPr>
          <w:rFonts w:ascii="Times New Roman" w:hAnsi="Times New Roman" w:cs="Times New Roman"/>
          <w:sz w:val="24"/>
          <w:szCs w:val="24"/>
        </w:rPr>
        <w:t xml:space="preserve"> growth</w:t>
      </w:r>
      <w:r w:rsidR="00155B51" w:rsidRPr="00C70602">
        <w:rPr>
          <w:rFonts w:ascii="Times New Roman" w:hAnsi="Times New Roman" w:cs="Times New Roman"/>
          <w:sz w:val="24"/>
          <w:szCs w:val="24"/>
        </w:rPr>
        <w:t xml:space="preserve"> </w:t>
      </w:r>
      <w:r w:rsidR="00155B51" w:rsidRPr="00C70602">
        <w:rPr>
          <w:rFonts w:ascii="Times New Roman" w:hAnsi="Times New Roman" w:cs="Times New Roman"/>
          <w:noProof/>
          <w:sz w:val="24"/>
          <w:szCs w:val="24"/>
        </w:rPr>
        <w:t>(Gärttling &amp; Schulz, 2022; Gebremikael et al., 2022; Houben et al., 2020; Poveda, 2021; Poveda et al., 2019)</w:t>
      </w:r>
      <w:r w:rsidR="004B612C" w:rsidRPr="00C70602">
        <w:rPr>
          <w:rFonts w:ascii="Times New Roman" w:hAnsi="Times New Roman" w:cs="Times New Roman"/>
          <w:sz w:val="24"/>
          <w:szCs w:val="24"/>
        </w:rPr>
        <w:t xml:space="preserve">. </w:t>
      </w:r>
      <w:r w:rsidR="00257B7F" w:rsidRPr="00C70602">
        <w:rPr>
          <w:rFonts w:ascii="Times New Roman" w:hAnsi="Times New Roman" w:cs="Times New Roman"/>
          <w:sz w:val="24"/>
          <w:szCs w:val="24"/>
        </w:rPr>
        <w:t xml:space="preserve">The use of organic fertilisers, including animal manure and compost, has been associated with enhanced soil fertility and plant growth </w:t>
      </w:r>
      <w:r w:rsidR="00EC1997" w:rsidRPr="00C70602">
        <w:rPr>
          <w:rFonts w:ascii="Times New Roman" w:hAnsi="Times New Roman" w:cs="Times New Roman"/>
          <w:sz w:val="24"/>
          <w:szCs w:val="24"/>
        </w:rPr>
        <w:t xml:space="preserve"> </w:t>
      </w:r>
      <w:r w:rsidR="006868DB" w:rsidRPr="00C70602">
        <w:rPr>
          <w:rFonts w:ascii="Times New Roman" w:hAnsi="Times New Roman" w:cs="Times New Roman"/>
          <w:noProof/>
          <w:sz w:val="24"/>
          <w:szCs w:val="24"/>
        </w:rPr>
        <w:t>(Bashir et al., 2021; Rayne &amp; Aula, 2020)</w:t>
      </w:r>
      <w:r w:rsidR="00132DFB" w:rsidRPr="00C70602">
        <w:rPr>
          <w:rFonts w:ascii="Times New Roman" w:hAnsi="Times New Roman" w:cs="Times New Roman"/>
          <w:sz w:val="24"/>
          <w:szCs w:val="24"/>
        </w:rPr>
        <w:t>, aligning with our findings</w:t>
      </w:r>
      <w:r w:rsidR="006868DB" w:rsidRPr="00C70602">
        <w:rPr>
          <w:rFonts w:ascii="Times New Roman" w:hAnsi="Times New Roman" w:cs="Times New Roman"/>
          <w:sz w:val="24"/>
          <w:szCs w:val="24"/>
        </w:rPr>
        <w:t xml:space="preserve">. </w:t>
      </w:r>
      <w:r w:rsidR="0059514A" w:rsidRPr="00C70602">
        <w:rPr>
          <w:rFonts w:ascii="Times New Roman" w:hAnsi="Times New Roman" w:cs="Times New Roman"/>
          <w:sz w:val="24"/>
          <w:szCs w:val="24"/>
        </w:rPr>
        <w:t xml:space="preserve">Interestingly, the incubation of frass in the soil did not significantly affect the time until flowering of </w:t>
      </w:r>
      <w:r w:rsidR="0059514A" w:rsidRPr="00C70602">
        <w:rPr>
          <w:rFonts w:ascii="Times New Roman" w:hAnsi="Times New Roman" w:cs="Times New Roman"/>
          <w:i/>
          <w:iCs/>
          <w:sz w:val="24"/>
          <w:szCs w:val="24"/>
        </w:rPr>
        <w:t>B. rapa</w:t>
      </w:r>
      <w:r w:rsidR="0059514A" w:rsidRPr="00C70602">
        <w:rPr>
          <w:rFonts w:ascii="Times New Roman" w:hAnsi="Times New Roman" w:cs="Times New Roman"/>
          <w:sz w:val="24"/>
          <w:szCs w:val="24"/>
        </w:rPr>
        <w:t>. This suggests that the effects of frass on plant growth and development may be more pronounced during the vegetative stage of growth than during the reproductive stage.</w:t>
      </w:r>
      <w:r w:rsidR="00161C9F" w:rsidRPr="00C70602">
        <w:rPr>
          <w:rFonts w:ascii="Times New Roman" w:hAnsi="Times New Roman" w:cs="Times New Roman"/>
          <w:sz w:val="24"/>
          <w:szCs w:val="24"/>
        </w:rPr>
        <w:t xml:space="preserve"> </w:t>
      </w:r>
    </w:p>
    <w:p w14:paraId="121DE827" w14:textId="77777777" w:rsidR="00161C9F" w:rsidRPr="00C70602" w:rsidRDefault="00161C9F" w:rsidP="00C70602">
      <w:pPr>
        <w:spacing w:after="0" w:line="480" w:lineRule="auto"/>
        <w:jc w:val="both"/>
        <w:rPr>
          <w:rFonts w:ascii="Times New Roman" w:hAnsi="Times New Roman" w:cs="Times New Roman"/>
          <w:sz w:val="24"/>
          <w:szCs w:val="24"/>
        </w:rPr>
      </w:pPr>
    </w:p>
    <w:p w14:paraId="1C550890" w14:textId="3D3C7838" w:rsidR="00040DD3" w:rsidRPr="00C70602" w:rsidRDefault="00040DD3"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A limitation of the current </w:t>
      </w:r>
      <w:r w:rsidRPr="00C70602">
        <w:rPr>
          <w:rFonts w:ascii="Times New Roman" w:hAnsi="Times New Roman" w:cs="Times New Roman"/>
          <w:sz w:val="24"/>
          <w:szCs w:val="24"/>
        </w:rPr>
        <w:t xml:space="preserve">study is that while we tested the effects of raw frass on both plant growth and herbivore performance, we tested </w:t>
      </w:r>
      <w:r w:rsidRPr="00C70602">
        <w:rPr>
          <w:rFonts w:ascii="Times New Roman" w:hAnsi="Times New Roman" w:cs="Times New Roman"/>
          <w:sz w:val="24"/>
          <w:szCs w:val="24"/>
        </w:rPr>
        <w:t xml:space="preserve">the effects of incubated and </w:t>
      </w:r>
      <w:r w:rsidRPr="00C70602">
        <w:rPr>
          <w:rFonts w:ascii="Times New Roman" w:hAnsi="Times New Roman" w:cs="Times New Roman"/>
          <w:sz w:val="24"/>
          <w:szCs w:val="24"/>
        </w:rPr>
        <w:t xml:space="preserve">composted frass </w:t>
      </w:r>
      <w:r w:rsidR="002C33B8" w:rsidRPr="00C70602">
        <w:rPr>
          <w:rFonts w:ascii="Times New Roman" w:hAnsi="Times New Roman" w:cs="Times New Roman"/>
          <w:sz w:val="24"/>
          <w:szCs w:val="24"/>
        </w:rPr>
        <w:t xml:space="preserve">only </w:t>
      </w:r>
      <w:r w:rsidRPr="00C70602">
        <w:rPr>
          <w:rFonts w:ascii="Times New Roman" w:hAnsi="Times New Roman" w:cs="Times New Roman"/>
          <w:sz w:val="24"/>
          <w:szCs w:val="24"/>
        </w:rPr>
        <w:lastRenderedPageBreak/>
        <w:t xml:space="preserve">on plant growth. This means that we do not have a complete understanding of the effects of these different types of frass on herbivore performance. In future studies, it </w:t>
      </w:r>
      <w:r w:rsidR="0008661F" w:rsidRPr="00C70602">
        <w:rPr>
          <w:rFonts w:ascii="Times New Roman" w:hAnsi="Times New Roman" w:cs="Times New Roman"/>
          <w:sz w:val="24"/>
          <w:szCs w:val="24"/>
        </w:rPr>
        <w:t xml:space="preserve">will </w:t>
      </w:r>
      <w:r w:rsidRPr="00C70602">
        <w:rPr>
          <w:rFonts w:ascii="Times New Roman" w:hAnsi="Times New Roman" w:cs="Times New Roman"/>
          <w:sz w:val="24"/>
          <w:szCs w:val="24"/>
        </w:rPr>
        <w:t>be important to include measurements of herbivore performance when testing the effects of different types</w:t>
      </w:r>
      <w:r w:rsidRPr="00C70602">
        <w:rPr>
          <w:rFonts w:ascii="Times New Roman" w:hAnsi="Times New Roman" w:cs="Times New Roman"/>
          <w:sz w:val="24"/>
          <w:szCs w:val="24"/>
        </w:rPr>
        <w:t xml:space="preserve"> of frass on plant growth. </w:t>
      </w:r>
    </w:p>
    <w:p w14:paraId="08DFF162" w14:textId="77777777" w:rsidR="00977DB8" w:rsidRPr="00C70602" w:rsidRDefault="00977DB8" w:rsidP="00C70602">
      <w:pPr>
        <w:spacing w:after="0" w:line="480" w:lineRule="auto"/>
        <w:jc w:val="both"/>
        <w:rPr>
          <w:rFonts w:ascii="Times New Roman" w:hAnsi="Times New Roman" w:cs="Times New Roman"/>
          <w:sz w:val="24"/>
          <w:szCs w:val="24"/>
        </w:rPr>
      </w:pPr>
    </w:p>
    <w:p w14:paraId="570A564C" w14:textId="31E64A9E" w:rsidR="00E508BD" w:rsidRPr="00C70602" w:rsidRDefault="00E508BD" w:rsidP="00C70602">
      <w:pPr>
        <w:spacing w:line="480" w:lineRule="auto"/>
        <w:jc w:val="both"/>
        <w:rPr>
          <w:rFonts w:ascii="Times New Roman" w:hAnsi="Times New Roman" w:cs="Times New Roman"/>
          <w:b/>
          <w:bCs/>
          <w:sz w:val="24"/>
          <w:szCs w:val="24"/>
        </w:rPr>
      </w:pPr>
      <w:r w:rsidRPr="00C70602">
        <w:rPr>
          <w:rFonts w:ascii="Times New Roman" w:hAnsi="Times New Roman" w:cs="Times New Roman"/>
          <w:b/>
          <w:bCs/>
          <w:sz w:val="24"/>
          <w:szCs w:val="24"/>
        </w:rPr>
        <w:t>Conclusions</w:t>
      </w:r>
    </w:p>
    <w:p w14:paraId="4C36660C" w14:textId="77777777" w:rsidR="00FF6E5D" w:rsidRDefault="00977DB8"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Th</w:t>
      </w:r>
      <w:r w:rsidR="00CF73AA" w:rsidRPr="00C70602">
        <w:rPr>
          <w:rFonts w:ascii="Times New Roman" w:hAnsi="Times New Roman" w:cs="Times New Roman"/>
          <w:sz w:val="24"/>
          <w:szCs w:val="24"/>
        </w:rPr>
        <w:t>is study has shown</w:t>
      </w:r>
      <w:r w:rsidRPr="00C70602">
        <w:rPr>
          <w:rFonts w:ascii="Times New Roman" w:hAnsi="Times New Roman" w:cs="Times New Roman"/>
          <w:sz w:val="24"/>
          <w:szCs w:val="24"/>
        </w:rPr>
        <w:t xml:space="preserve"> that the use of BSF</w:t>
      </w:r>
      <w:r w:rsidR="00DE5C31" w:rsidRPr="00C70602">
        <w:rPr>
          <w:rFonts w:ascii="Times New Roman" w:hAnsi="Times New Roman" w:cs="Times New Roman"/>
          <w:sz w:val="24"/>
          <w:szCs w:val="24"/>
        </w:rPr>
        <w:t>F</w:t>
      </w:r>
      <w:r w:rsidRPr="00C70602">
        <w:rPr>
          <w:rFonts w:ascii="Times New Roman" w:hAnsi="Times New Roman" w:cs="Times New Roman"/>
          <w:sz w:val="24"/>
          <w:szCs w:val="24"/>
        </w:rPr>
        <w:t xml:space="preserve"> and </w:t>
      </w:r>
      <w:r w:rsidR="00DE5C31" w:rsidRPr="00C70602">
        <w:rPr>
          <w:rFonts w:ascii="Times New Roman" w:hAnsi="Times New Roman" w:cs="Times New Roman"/>
          <w:sz w:val="24"/>
          <w:szCs w:val="24"/>
        </w:rPr>
        <w:t xml:space="preserve">MWF </w:t>
      </w:r>
      <w:r w:rsidRPr="00C70602">
        <w:rPr>
          <w:rFonts w:ascii="Times New Roman" w:hAnsi="Times New Roman" w:cs="Times New Roman"/>
          <w:sz w:val="24"/>
          <w:szCs w:val="24"/>
        </w:rPr>
        <w:t xml:space="preserve">have potential as alternative sources of </w:t>
      </w:r>
      <w:r w:rsidR="00DE5C31" w:rsidRPr="00C70602">
        <w:rPr>
          <w:rFonts w:ascii="Times New Roman" w:hAnsi="Times New Roman" w:cs="Times New Roman"/>
          <w:sz w:val="24"/>
          <w:szCs w:val="24"/>
        </w:rPr>
        <w:t xml:space="preserve">organic </w:t>
      </w:r>
      <w:r w:rsidRPr="00C70602">
        <w:rPr>
          <w:rFonts w:ascii="Times New Roman" w:hAnsi="Times New Roman" w:cs="Times New Roman"/>
          <w:sz w:val="24"/>
          <w:szCs w:val="24"/>
        </w:rPr>
        <w:t>fertili</w:t>
      </w:r>
      <w:r w:rsidR="00CF73AA" w:rsidRPr="00C70602">
        <w:rPr>
          <w:rFonts w:ascii="Times New Roman" w:hAnsi="Times New Roman" w:cs="Times New Roman"/>
          <w:sz w:val="24"/>
          <w:szCs w:val="24"/>
        </w:rPr>
        <w:t>s</w:t>
      </w:r>
      <w:r w:rsidRPr="00C70602">
        <w:rPr>
          <w:rFonts w:ascii="Times New Roman" w:hAnsi="Times New Roman" w:cs="Times New Roman"/>
          <w:sz w:val="24"/>
          <w:szCs w:val="24"/>
        </w:rPr>
        <w:t>ers for sustainable agriculture. However, the use of</w:t>
      </w:r>
      <w:r w:rsidR="00CF73AA" w:rsidRPr="00C70602">
        <w:rPr>
          <w:rFonts w:ascii="Times New Roman" w:hAnsi="Times New Roman" w:cs="Times New Roman"/>
          <w:sz w:val="24"/>
          <w:szCs w:val="24"/>
        </w:rPr>
        <w:t xml:space="preserve"> raw </w:t>
      </w:r>
      <w:r w:rsidRPr="00C70602">
        <w:rPr>
          <w:rFonts w:ascii="Times New Roman" w:hAnsi="Times New Roman" w:cs="Times New Roman"/>
          <w:sz w:val="24"/>
          <w:szCs w:val="24"/>
        </w:rPr>
        <w:t>BSF</w:t>
      </w:r>
      <w:r w:rsidR="00CF73AA" w:rsidRPr="00C70602">
        <w:rPr>
          <w:rFonts w:ascii="Times New Roman" w:hAnsi="Times New Roman" w:cs="Times New Roman"/>
          <w:sz w:val="24"/>
          <w:szCs w:val="24"/>
        </w:rPr>
        <w:t>F</w:t>
      </w:r>
      <w:r w:rsidRPr="00C70602">
        <w:rPr>
          <w:rFonts w:ascii="Times New Roman" w:hAnsi="Times New Roman" w:cs="Times New Roman"/>
          <w:sz w:val="24"/>
          <w:szCs w:val="24"/>
        </w:rPr>
        <w:t xml:space="preserve"> may also have implications for insect </w:t>
      </w:r>
      <w:r w:rsidR="006E665C" w:rsidRPr="00C70602">
        <w:rPr>
          <w:rFonts w:ascii="Times New Roman" w:hAnsi="Times New Roman" w:cs="Times New Roman"/>
          <w:sz w:val="24"/>
          <w:szCs w:val="24"/>
        </w:rPr>
        <w:t>herbivore control</w:t>
      </w:r>
      <w:r w:rsidRPr="00C70602">
        <w:rPr>
          <w:rFonts w:ascii="Times New Roman" w:hAnsi="Times New Roman" w:cs="Times New Roman"/>
          <w:sz w:val="24"/>
          <w:szCs w:val="24"/>
        </w:rPr>
        <w:t>, as it decrease</w:t>
      </w:r>
      <w:r w:rsidR="00701E70" w:rsidRPr="00C70602">
        <w:rPr>
          <w:rFonts w:ascii="Times New Roman" w:hAnsi="Times New Roman" w:cs="Times New Roman"/>
          <w:sz w:val="24"/>
          <w:szCs w:val="24"/>
        </w:rPr>
        <w:t>s</w:t>
      </w:r>
      <w:r w:rsidRPr="00C70602">
        <w:rPr>
          <w:rFonts w:ascii="Times New Roman" w:hAnsi="Times New Roman" w:cs="Times New Roman"/>
          <w:sz w:val="24"/>
          <w:szCs w:val="24"/>
        </w:rPr>
        <w:t xml:space="preserve"> the </w:t>
      </w:r>
      <w:r w:rsidR="00701E70" w:rsidRPr="00C70602">
        <w:rPr>
          <w:rFonts w:ascii="Times New Roman" w:hAnsi="Times New Roman" w:cs="Times New Roman"/>
          <w:sz w:val="24"/>
          <w:szCs w:val="24"/>
        </w:rPr>
        <w:t xml:space="preserve">performance </w:t>
      </w:r>
      <w:r w:rsidRPr="00C70602">
        <w:rPr>
          <w:rFonts w:ascii="Times New Roman" w:hAnsi="Times New Roman" w:cs="Times New Roman"/>
          <w:sz w:val="24"/>
          <w:szCs w:val="24"/>
        </w:rPr>
        <w:t xml:space="preserve">of </w:t>
      </w:r>
      <w:r w:rsidRPr="00C70602">
        <w:rPr>
          <w:rFonts w:ascii="Times New Roman" w:hAnsi="Times New Roman" w:cs="Times New Roman"/>
          <w:i/>
          <w:iCs/>
          <w:sz w:val="24"/>
          <w:szCs w:val="24"/>
        </w:rPr>
        <w:t>D. radicum</w:t>
      </w:r>
      <w:r w:rsidRPr="00C70602">
        <w:rPr>
          <w:rFonts w:ascii="Times New Roman" w:hAnsi="Times New Roman" w:cs="Times New Roman"/>
          <w:sz w:val="24"/>
          <w:szCs w:val="24"/>
        </w:rPr>
        <w:t xml:space="preserve"> and </w:t>
      </w:r>
      <w:bookmarkStart w:id="38" w:name="_Hlk132417782"/>
      <w:r w:rsidRPr="00C70602">
        <w:rPr>
          <w:rFonts w:ascii="Times New Roman" w:hAnsi="Times New Roman" w:cs="Times New Roman"/>
          <w:i/>
          <w:iCs/>
          <w:sz w:val="24"/>
          <w:szCs w:val="24"/>
        </w:rPr>
        <w:t>P. xylostella</w:t>
      </w:r>
      <w:bookmarkEnd w:id="38"/>
      <w:r w:rsidR="00A17219" w:rsidRPr="00C70602">
        <w:rPr>
          <w:rFonts w:ascii="Times New Roman" w:hAnsi="Times New Roman" w:cs="Times New Roman"/>
          <w:sz w:val="24"/>
          <w:szCs w:val="24"/>
        </w:rPr>
        <w:t xml:space="preserve"> larvae.</w:t>
      </w:r>
      <w:r w:rsidRPr="00C70602">
        <w:rPr>
          <w:rFonts w:ascii="Times New Roman" w:hAnsi="Times New Roman" w:cs="Times New Roman"/>
          <w:sz w:val="24"/>
          <w:szCs w:val="24"/>
        </w:rPr>
        <w:t xml:space="preserve"> In contrast, the use of raw </w:t>
      </w:r>
      <w:r w:rsidR="00701E70" w:rsidRPr="00C70602">
        <w:rPr>
          <w:rFonts w:ascii="Times New Roman" w:hAnsi="Times New Roman" w:cs="Times New Roman"/>
          <w:sz w:val="24"/>
          <w:szCs w:val="24"/>
        </w:rPr>
        <w:t>MWF</w:t>
      </w:r>
      <w:r w:rsidRPr="00C70602">
        <w:rPr>
          <w:rFonts w:ascii="Times New Roman" w:hAnsi="Times New Roman" w:cs="Times New Roman"/>
          <w:sz w:val="24"/>
          <w:szCs w:val="24"/>
        </w:rPr>
        <w:t xml:space="preserve"> increase</w:t>
      </w:r>
      <w:r w:rsidR="00701E70" w:rsidRPr="00C70602">
        <w:rPr>
          <w:rFonts w:ascii="Times New Roman" w:hAnsi="Times New Roman" w:cs="Times New Roman"/>
          <w:sz w:val="24"/>
          <w:szCs w:val="24"/>
        </w:rPr>
        <w:t>s</w:t>
      </w:r>
      <w:r w:rsidRPr="00C70602">
        <w:rPr>
          <w:rFonts w:ascii="Times New Roman" w:hAnsi="Times New Roman" w:cs="Times New Roman"/>
          <w:sz w:val="24"/>
          <w:szCs w:val="24"/>
        </w:rPr>
        <w:t xml:space="preserve"> the survival of these pests. Additionally, the effect of incubating and composting frass on plant growth performance highlights the importance of proper handling and treatment of frass to maximize its potential benefits. </w:t>
      </w:r>
      <w:r w:rsidR="0008661F" w:rsidRPr="00C70602">
        <w:rPr>
          <w:rFonts w:ascii="Times New Roman" w:hAnsi="Times New Roman" w:cs="Times New Roman"/>
          <w:sz w:val="24"/>
          <w:szCs w:val="24"/>
        </w:rPr>
        <w:t>This</w:t>
      </w:r>
      <w:r w:rsidR="00A17219" w:rsidRPr="00C70602">
        <w:rPr>
          <w:rFonts w:ascii="Times New Roman" w:hAnsi="Times New Roman" w:cs="Times New Roman"/>
          <w:sz w:val="24"/>
          <w:szCs w:val="24"/>
        </w:rPr>
        <w:t xml:space="preserve"> study </w:t>
      </w:r>
      <w:r w:rsidR="00CF73AA" w:rsidRPr="00C70602">
        <w:rPr>
          <w:rFonts w:ascii="Times New Roman" w:hAnsi="Times New Roman" w:cs="Times New Roman"/>
          <w:sz w:val="24"/>
          <w:szCs w:val="24"/>
        </w:rPr>
        <w:t>indicates</w:t>
      </w:r>
      <w:r w:rsidR="00A17219" w:rsidRPr="00C70602">
        <w:rPr>
          <w:rFonts w:ascii="Times New Roman" w:hAnsi="Times New Roman" w:cs="Times New Roman"/>
          <w:sz w:val="24"/>
          <w:szCs w:val="24"/>
        </w:rPr>
        <w:t xml:space="preserve"> that it may be more effective to incubate frass in the soil before sowing seeds. </w:t>
      </w:r>
      <w:r w:rsidRPr="00C70602">
        <w:rPr>
          <w:rFonts w:ascii="Times New Roman" w:hAnsi="Times New Roman" w:cs="Times New Roman"/>
          <w:sz w:val="24"/>
          <w:szCs w:val="24"/>
        </w:rPr>
        <w:t>These findings suggest that a</w:t>
      </w:r>
      <w:r w:rsidR="0008661F" w:rsidRPr="00C70602">
        <w:rPr>
          <w:rFonts w:ascii="Times New Roman" w:hAnsi="Times New Roman" w:cs="Times New Roman"/>
          <w:sz w:val="24"/>
          <w:szCs w:val="24"/>
        </w:rPr>
        <w:t>n integrated</w:t>
      </w:r>
      <w:r w:rsidRPr="00C70602">
        <w:rPr>
          <w:rFonts w:ascii="Times New Roman" w:hAnsi="Times New Roman" w:cs="Times New Roman"/>
          <w:sz w:val="24"/>
          <w:szCs w:val="24"/>
        </w:rPr>
        <w:t xml:space="preserve"> approach, combining the use of frass as a sustainable fertili</w:t>
      </w:r>
      <w:r w:rsidR="00CF73AA" w:rsidRPr="00C70602">
        <w:rPr>
          <w:rFonts w:ascii="Times New Roman" w:hAnsi="Times New Roman" w:cs="Times New Roman"/>
          <w:sz w:val="24"/>
          <w:szCs w:val="24"/>
        </w:rPr>
        <w:t>s</w:t>
      </w:r>
      <w:r w:rsidRPr="00C70602">
        <w:rPr>
          <w:rFonts w:ascii="Times New Roman" w:hAnsi="Times New Roman" w:cs="Times New Roman"/>
          <w:sz w:val="24"/>
          <w:szCs w:val="24"/>
        </w:rPr>
        <w:t xml:space="preserve">er with pest management strategies, may </w:t>
      </w:r>
      <w:r w:rsidR="0008661F" w:rsidRPr="00C70602">
        <w:rPr>
          <w:rFonts w:ascii="Times New Roman" w:hAnsi="Times New Roman" w:cs="Times New Roman"/>
          <w:sz w:val="24"/>
          <w:szCs w:val="24"/>
        </w:rPr>
        <w:t xml:space="preserve">lead to </w:t>
      </w:r>
      <w:r w:rsidRPr="00C70602">
        <w:rPr>
          <w:rFonts w:ascii="Times New Roman" w:hAnsi="Times New Roman" w:cs="Times New Roman"/>
          <w:sz w:val="24"/>
          <w:szCs w:val="24"/>
        </w:rPr>
        <w:t>sustainable agricultur</w:t>
      </w:r>
      <w:r w:rsidR="00343022" w:rsidRPr="00C70602">
        <w:rPr>
          <w:rFonts w:ascii="Times New Roman" w:hAnsi="Times New Roman" w:cs="Times New Roman"/>
          <w:sz w:val="24"/>
          <w:szCs w:val="24"/>
        </w:rPr>
        <w:t>al</w:t>
      </w:r>
      <w:r w:rsidRPr="00C70602">
        <w:rPr>
          <w:rFonts w:ascii="Times New Roman" w:hAnsi="Times New Roman" w:cs="Times New Roman"/>
          <w:sz w:val="24"/>
          <w:szCs w:val="24"/>
        </w:rPr>
        <w:t xml:space="preserve"> practices.</w:t>
      </w:r>
      <w:r w:rsidR="00231204" w:rsidRPr="00C70602">
        <w:rPr>
          <w:rFonts w:ascii="Times New Roman" w:hAnsi="Times New Roman" w:cs="Times New Roman"/>
          <w:sz w:val="24"/>
          <w:szCs w:val="24"/>
        </w:rPr>
        <w:t xml:space="preserve"> </w:t>
      </w:r>
    </w:p>
    <w:p w14:paraId="471B56D3" w14:textId="25D3DF9E" w:rsidR="00AC013F" w:rsidRPr="00C70602" w:rsidRDefault="00231204"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Future studies should compare the </w:t>
      </w:r>
      <w:r w:rsidR="00F275C0" w:rsidRPr="00C70602">
        <w:rPr>
          <w:rFonts w:ascii="Times New Roman" w:hAnsi="Times New Roman" w:cs="Times New Roman"/>
          <w:sz w:val="24"/>
          <w:szCs w:val="24"/>
        </w:rPr>
        <w:t xml:space="preserve">effects </w:t>
      </w:r>
      <w:r w:rsidRPr="00C70602">
        <w:rPr>
          <w:rFonts w:ascii="Times New Roman" w:hAnsi="Times New Roman" w:cs="Times New Roman"/>
          <w:sz w:val="24"/>
          <w:szCs w:val="24"/>
        </w:rPr>
        <w:t xml:space="preserve">of raw frass, incubated and composted frass </w:t>
      </w:r>
      <w:r w:rsidR="00F275C0" w:rsidRPr="00C70602">
        <w:rPr>
          <w:rFonts w:ascii="Times New Roman" w:hAnsi="Times New Roman" w:cs="Times New Roman"/>
          <w:sz w:val="24"/>
          <w:szCs w:val="24"/>
        </w:rPr>
        <w:t>on insect herbivores, and the mechanisms of action</w:t>
      </w:r>
      <w:r w:rsidRPr="00C70602">
        <w:rPr>
          <w:rFonts w:ascii="Times New Roman" w:hAnsi="Times New Roman" w:cs="Times New Roman"/>
          <w:sz w:val="24"/>
          <w:szCs w:val="24"/>
        </w:rPr>
        <w:t xml:space="preserve"> to understand their potential for </w:t>
      </w:r>
      <w:r w:rsidR="00F275C0" w:rsidRPr="00C70602">
        <w:rPr>
          <w:rFonts w:ascii="Times New Roman" w:hAnsi="Times New Roman" w:cs="Times New Roman"/>
          <w:sz w:val="24"/>
          <w:szCs w:val="24"/>
        </w:rPr>
        <w:t xml:space="preserve">sustainable </w:t>
      </w:r>
      <w:r w:rsidRPr="00C70602">
        <w:rPr>
          <w:rFonts w:ascii="Times New Roman" w:hAnsi="Times New Roman" w:cs="Times New Roman"/>
          <w:sz w:val="24"/>
          <w:szCs w:val="24"/>
        </w:rPr>
        <w:t>herbivore control.</w:t>
      </w:r>
    </w:p>
    <w:p w14:paraId="3C66F365" w14:textId="77777777" w:rsidR="00F05426" w:rsidRPr="00C70602" w:rsidRDefault="00F05426" w:rsidP="00C70602">
      <w:pPr>
        <w:spacing w:after="0" w:line="480" w:lineRule="auto"/>
        <w:jc w:val="both"/>
        <w:rPr>
          <w:rFonts w:ascii="Times New Roman" w:hAnsi="Times New Roman" w:cs="Times New Roman"/>
          <w:sz w:val="24"/>
          <w:szCs w:val="24"/>
        </w:rPr>
      </w:pPr>
    </w:p>
    <w:p w14:paraId="646E444F" w14:textId="09B3AA18" w:rsidR="00E508BD" w:rsidRPr="00C70602" w:rsidRDefault="00712571" w:rsidP="00C70602">
      <w:pPr>
        <w:spacing w:line="480" w:lineRule="auto"/>
        <w:jc w:val="both"/>
        <w:rPr>
          <w:rFonts w:ascii="Times New Roman" w:hAnsi="Times New Roman" w:cs="Times New Roman"/>
          <w:b/>
          <w:bCs/>
          <w:sz w:val="28"/>
          <w:szCs w:val="28"/>
        </w:rPr>
      </w:pPr>
      <w:r w:rsidRPr="00C70602">
        <w:rPr>
          <w:rFonts w:ascii="Times New Roman" w:hAnsi="Times New Roman" w:cs="Times New Roman"/>
          <w:b/>
          <w:bCs/>
          <w:sz w:val="28"/>
          <w:szCs w:val="28"/>
        </w:rPr>
        <w:t>Acknowledgements</w:t>
      </w:r>
    </w:p>
    <w:p w14:paraId="5D138F5B" w14:textId="3169719B" w:rsidR="004265DA" w:rsidRPr="00C70602" w:rsidRDefault="00560FA5" w:rsidP="00C70602">
      <w:pPr>
        <w:spacing w:after="0" w:line="480" w:lineRule="auto"/>
        <w:jc w:val="both"/>
        <w:rPr>
          <w:rFonts w:ascii="Times New Roman" w:hAnsi="Times New Roman" w:cs="Times New Roman"/>
          <w:sz w:val="24"/>
          <w:szCs w:val="24"/>
        </w:rPr>
      </w:pPr>
      <w:r w:rsidRPr="00C70602">
        <w:rPr>
          <w:rFonts w:ascii="Times New Roman" w:hAnsi="Times New Roman" w:cs="Times New Roman"/>
          <w:sz w:val="24"/>
          <w:szCs w:val="24"/>
        </w:rPr>
        <w:t xml:space="preserve">This work was funded by Wageningen University </w:t>
      </w:r>
      <w:r w:rsidR="0016305B" w:rsidRPr="00C70602">
        <w:rPr>
          <w:rFonts w:ascii="Times New Roman" w:hAnsi="Times New Roman" w:cs="Times New Roman"/>
          <w:sz w:val="24"/>
          <w:szCs w:val="24"/>
        </w:rPr>
        <w:t>&amp;</w:t>
      </w:r>
      <w:r w:rsidRPr="00C70602">
        <w:rPr>
          <w:rFonts w:ascii="Times New Roman" w:hAnsi="Times New Roman" w:cs="Times New Roman"/>
          <w:sz w:val="24"/>
          <w:szCs w:val="24"/>
        </w:rPr>
        <w:t xml:space="preserve"> Research through the Africa Talent Programme (ATP).</w:t>
      </w:r>
      <w:r w:rsidR="00712571" w:rsidRPr="00C70602">
        <w:rPr>
          <w:rFonts w:ascii="Times New Roman" w:hAnsi="Times New Roman" w:cs="Times New Roman"/>
          <w:sz w:val="24"/>
          <w:szCs w:val="24"/>
        </w:rPr>
        <w:t xml:space="preserve"> We </w:t>
      </w:r>
      <w:r w:rsidR="005F61F6" w:rsidRPr="00C70602">
        <w:rPr>
          <w:rFonts w:ascii="Times New Roman" w:hAnsi="Times New Roman" w:cs="Times New Roman"/>
          <w:sz w:val="24"/>
          <w:szCs w:val="24"/>
        </w:rPr>
        <w:t>are grateful</w:t>
      </w:r>
      <w:r w:rsidR="00F50600" w:rsidRPr="00C70602">
        <w:rPr>
          <w:rFonts w:ascii="Times New Roman" w:hAnsi="Times New Roman" w:cs="Times New Roman"/>
          <w:sz w:val="24"/>
          <w:szCs w:val="24"/>
        </w:rPr>
        <w:t xml:space="preserve"> to</w:t>
      </w:r>
      <w:r w:rsidR="00712571" w:rsidRPr="00C70602">
        <w:rPr>
          <w:rFonts w:ascii="Times New Roman" w:hAnsi="Times New Roman" w:cs="Times New Roman"/>
          <w:sz w:val="24"/>
          <w:szCs w:val="24"/>
        </w:rPr>
        <w:t xml:space="preserve"> </w:t>
      </w:r>
      <w:proofErr w:type="spellStart"/>
      <w:r w:rsidR="00694748" w:rsidRPr="00C70602">
        <w:rPr>
          <w:rFonts w:ascii="Times New Roman" w:hAnsi="Times New Roman" w:cs="Times New Roman"/>
          <w:sz w:val="24"/>
          <w:szCs w:val="24"/>
        </w:rPr>
        <w:t>Azkia</w:t>
      </w:r>
      <w:proofErr w:type="spellEnd"/>
      <w:r w:rsidR="00694748" w:rsidRPr="00C70602">
        <w:rPr>
          <w:rFonts w:ascii="Times New Roman" w:hAnsi="Times New Roman" w:cs="Times New Roman"/>
          <w:sz w:val="24"/>
          <w:szCs w:val="24"/>
        </w:rPr>
        <w:t xml:space="preserve"> </w:t>
      </w:r>
      <w:proofErr w:type="spellStart"/>
      <w:r w:rsidR="00694748" w:rsidRPr="00C70602">
        <w:rPr>
          <w:rFonts w:ascii="Times New Roman" w:hAnsi="Times New Roman" w:cs="Times New Roman"/>
          <w:sz w:val="24"/>
          <w:szCs w:val="24"/>
        </w:rPr>
        <w:t>Nurfikari</w:t>
      </w:r>
      <w:proofErr w:type="spellEnd"/>
      <w:r w:rsidR="00694748" w:rsidRPr="00C70602">
        <w:rPr>
          <w:rFonts w:ascii="Times New Roman" w:hAnsi="Times New Roman" w:cs="Times New Roman"/>
          <w:sz w:val="24"/>
          <w:szCs w:val="24"/>
        </w:rPr>
        <w:t xml:space="preserve"> </w:t>
      </w:r>
      <w:r w:rsidR="00F50600" w:rsidRPr="00C70602">
        <w:rPr>
          <w:rFonts w:ascii="Times New Roman" w:hAnsi="Times New Roman" w:cs="Times New Roman"/>
          <w:sz w:val="24"/>
          <w:szCs w:val="24"/>
        </w:rPr>
        <w:t xml:space="preserve">for </w:t>
      </w:r>
      <w:r w:rsidR="008A1465">
        <w:rPr>
          <w:rFonts w:ascii="Times New Roman" w:hAnsi="Times New Roman" w:cs="Times New Roman"/>
          <w:sz w:val="24"/>
          <w:szCs w:val="24"/>
        </w:rPr>
        <w:t>oven-drying</w:t>
      </w:r>
      <w:r w:rsidR="00E913C3" w:rsidRPr="00C70602">
        <w:rPr>
          <w:rFonts w:ascii="Times New Roman" w:hAnsi="Times New Roman" w:cs="Times New Roman"/>
          <w:sz w:val="24"/>
          <w:szCs w:val="24"/>
        </w:rPr>
        <w:t xml:space="preserve"> </w:t>
      </w:r>
      <w:r w:rsidR="00865318" w:rsidRPr="00C70602">
        <w:rPr>
          <w:rFonts w:ascii="Times New Roman" w:hAnsi="Times New Roman" w:cs="Times New Roman"/>
          <w:sz w:val="24"/>
          <w:szCs w:val="24"/>
        </w:rPr>
        <w:t>frass samples</w:t>
      </w:r>
      <w:r w:rsidR="00F50600" w:rsidRPr="00C70602">
        <w:rPr>
          <w:rFonts w:ascii="Times New Roman" w:hAnsi="Times New Roman" w:cs="Times New Roman"/>
          <w:sz w:val="24"/>
          <w:szCs w:val="24"/>
        </w:rPr>
        <w:t xml:space="preserve"> and to</w:t>
      </w:r>
      <w:r w:rsidR="00865318" w:rsidRPr="00C70602">
        <w:rPr>
          <w:rFonts w:ascii="Times New Roman" w:hAnsi="Times New Roman" w:cs="Times New Roman"/>
          <w:sz w:val="24"/>
          <w:szCs w:val="24"/>
        </w:rPr>
        <w:t xml:space="preserve"> </w:t>
      </w:r>
      <w:proofErr w:type="spellStart"/>
      <w:r w:rsidR="00712571" w:rsidRPr="00C70602">
        <w:rPr>
          <w:rFonts w:ascii="Times New Roman" w:hAnsi="Times New Roman" w:cs="Times New Roman"/>
          <w:sz w:val="24"/>
          <w:szCs w:val="24"/>
        </w:rPr>
        <w:t>Daan</w:t>
      </w:r>
      <w:proofErr w:type="spellEnd"/>
      <w:r w:rsidR="00712571" w:rsidRPr="00C70602">
        <w:rPr>
          <w:rFonts w:ascii="Times New Roman" w:hAnsi="Times New Roman" w:cs="Times New Roman"/>
          <w:sz w:val="24"/>
          <w:szCs w:val="24"/>
        </w:rPr>
        <w:t xml:space="preserve"> Mertens and </w:t>
      </w:r>
      <w:r w:rsidR="00A02BD5" w:rsidRPr="00C70602">
        <w:rPr>
          <w:rFonts w:ascii="Times New Roman" w:hAnsi="Times New Roman" w:cs="Times New Roman"/>
          <w:sz w:val="24"/>
          <w:szCs w:val="24"/>
        </w:rPr>
        <w:t xml:space="preserve">Thibault </w:t>
      </w:r>
      <w:proofErr w:type="spellStart"/>
      <w:r w:rsidR="00A02BD5" w:rsidRPr="00C70602">
        <w:rPr>
          <w:rFonts w:ascii="Times New Roman" w:hAnsi="Times New Roman" w:cs="Times New Roman"/>
          <w:sz w:val="24"/>
          <w:szCs w:val="24"/>
        </w:rPr>
        <w:t>Costaz</w:t>
      </w:r>
      <w:proofErr w:type="spellEnd"/>
      <w:r w:rsidR="00712571" w:rsidRPr="00C70602">
        <w:rPr>
          <w:rFonts w:ascii="Times New Roman" w:hAnsi="Times New Roman" w:cs="Times New Roman"/>
          <w:sz w:val="24"/>
          <w:szCs w:val="24"/>
        </w:rPr>
        <w:t xml:space="preserve"> for their </w:t>
      </w:r>
      <w:r w:rsidR="00A02BD5" w:rsidRPr="00C70602">
        <w:rPr>
          <w:rFonts w:ascii="Times New Roman" w:hAnsi="Times New Roman" w:cs="Times New Roman"/>
          <w:sz w:val="24"/>
          <w:szCs w:val="24"/>
        </w:rPr>
        <w:t xml:space="preserve">helpful advice on </w:t>
      </w:r>
      <w:r w:rsidR="00A9780F" w:rsidRPr="00C70602">
        <w:rPr>
          <w:rFonts w:ascii="Times New Roman" w:hAnsi="Times New Roman" w:cs="Times New Roman"/>
          <w:sz w:val="24"/>
          <w:szCs w:val="24"/>
        </w:rPr>
        <w:t xml:space="preserve">the statistical </w:t>
      </w:r>
      <w:r w:rsidR="00712571" w:rsidRPr="00C70602">
        <w:rPr>
          <w:rFonts w:ascii="Times New Roman" w:hAnsi="Times New Roman" w:cs="Times New Roman"/>
          <w:sz w:val="24"/>
          <w:szCs w:val="24"/>
        </w:rPr>
        <w:t xml:space="preserve">analysis </w:t>
      </w:r>
      <w:r w:rsidR="00A9780F" w:rsidRPr="00C70602">
        <w:rPr>
          <w:rFonts w:ascii="Times New Roman" w:hAnsi="Times New Roman" w:cs="Times New Roman"/>
          <w:sz w:val="24"/>
          <w:szCs w:val="24"/>
        </w:rPr>
        <w:t xml:space="preserve">of data </w:t>
      </w:r>
      <w:r w:rsidR="00712571" w:rsidRPr="00C70602">
        <w:rPr>
          <w:rFonts w:ascii="Times New Roman" w:hAnsi="Times New Roman" w:cs="Times New Roman"/>
          <w:sz w:val="24"/>
          <w:szCs w:val="24"/>
        </w:rPr>
        <w:t>in this study.</w:t>
      </w:r>
    </w:p>
    <w:p w14:paraId="36B27DB2" w14:textId="526F70B9" w:rsidR="00E508BD" w:rsidRPr="00C70602" w:rsidRDefault="00E508BD" w:rsidP="00C70602">
      <w:pPr>
        <w:spacing w:line="480" w:lineRule="auto"/>
        <w:jc w:val="both"/>
        <w:rPr>
          <w:rFonts w:ascii="Times New Roman" w:hAnsi="Times New Roman" w:cs="Times New Roman"/>
          <w:b/>
          <w:bCs/>
          <w:sz w:val="28"/>
          <w:szCs w:val="28"/>
        </w:rPr>
      </w:pPr>
      <w:r w:rsidRPr="00C70602">
        <w:rPr>
          <w:rFonts w:ascii="Times New Roman" w:hAnsi="Times New Roman" w:cs="Times New Roman"/>
          <w:b/>
          <w:bCs/>
          <w:sz w:val="28"/>
          <w:szCs w:val="28"/>
        </w:rPr>
        <w:lastRenderedPageBreak/>
        <w:t>Declaration of conflict of interest</w:t>
      </w:r>
    </w:p>
    <w:p w14:paraId="20A83673" w14:textId="093AD014" w:rsidR="00161C9F" w:rsidRPr="00C70602" w:rsidRDefault="0008661F" w:rsidP="00C70602">
      <w:pPr>
        <w:spacing w:line="480" w:lineRule="auto"/>
        <w:jc w:val="both"/>
        <w:rPr>
          <w:rFonts w:ascii="Times New Roman" w:hAnsi="Times New Roman" w:cs="Times New Roman"/>
          <w:sz w:val="24"/>
          <w:szCs w:val="24"/>
        </w:rPr>
      </w:pPr>
      <w:r w:rsidRPr="00C70602">
        <w:rPr>
          <w:rFonts w:ascii="Times New Roman" w:hAnsi="Times New Roman" w:cs="Times New Roman"/>
          <w:sz w:val="24"/>
          <w:szCs w:val="24"/>
        </w:rPr>
        <w:t>The authors declare that they do not have a conflict of interest.</w:t>
      </w:r>
    </w:p>
    <w:p w14:paraId="791AF5F9" w14:textId="2EBF9D96" w:rsidR="00343022" w:rsidRPr="00C70602" w:rsidRDefault="00343022" w:rsidP="00C70602">
      <w:pPr>
        <w:spacing w:line="480" w:lineRule="auto"/>
        <w:rPr>
          <w:rFonts w:ascii="Times New Roman" w:hAnsi="Times New Roman" w:cs="Times New Roman"/>
          <w:sz w:val="24"/>
          <w:szCs w:val="24"/>
        </w:rPr>
      </w:pPr>
    </w:p>
    <w:p w14:paraId="5C1E3A99" w14:textId="77777777" w:rsidR="00125D97" w:rsidRDefault="00125D97" w:rsidP="00C70602">
      <w:pPr>
        <w:spacing w:line="480" w:lineRule="auto"/>
        <w:jc w:val="both"/>
        <w:rPr>
          <w:rFonts w:ascii="Times New Roman" w:hAnsi="Times New Roman" w:cs="Times New Roman"/>
          <w:b/>
          <w:bCs/>
          <w:sz w:val="28"/>
          <w:szCs w:val="28"/>
        </w:rPr>
      </w:pPr>
    </w:p>
    <w:p w14:paraId="2553A7C3" w14:textId="77777777" w:rsidR="00125D97" w:rsidRDefault="00125D97" w:rsidP="00C70602">
      <w:pPr>
        <w:spacing w:line="480" w:lineRule="auto"/>
        <w:jc w:val="both"/>
        <w:rPr>
          <w:rFonts w:ascii="Times New Roman" w:hAnsi="Times New Roman" w:cs="Times New Roman"/>
          <w:b/>
          <w:bCs/>
          <w:sz w:val="28"/>
          <w:szCs w:val="28"/>
        </w:rPr>
      </w:pPr>
    </w:p>
    <w:p w14:paraId="368DCD75" w14:textId="77777777" w:rsidR="00125D97" w:rsidRDefault="00125D97" w:rsidP="00C70602">
      <w:pPr>
        <w:spacing w:line="480" w:lineRule="auto"/>
        <w:jc w:val="both"/>
        <w:rPr>
          <w:rFonts w:ascii="Times New Roman" w:hAnsi="Times New Roman" w:cs="Times New Roman"/>
          <w:b/>
          <w:bCs/>
          <w:sz w:val="28"/>
          <w:szCs w:val="28"/>
        </w:rPr>
      </w:pPr>
    </w:p>
    <w:p w14:paraId="2EE92FB9" w14:textId="77777777" w:rsidR="00125D97" w:rsidRDefault="00125D97" w:rsidP="00C70602">
      <w:pPr>
        <w:spacing w:line="480" w:lineRule="auto"/>
        <w:jc w:val="both"/>
        <w:rPr>
          <w:rFonts w:ascii="Times New Roman" w:hAnsi="Times New Roman" w:cs="Times New Roman"/>
          <w:b/>
          <w:bCs/>
          <w:sz w:val="28"/>
          <w:szCs w:val="28"/>
        </w:rPr>
      </w:pPr>
    </w:p>
    <w:p w14:paraId="0D7BFA40" w14:textId="77777777" w:rsidR="00125D97" w:rsidRDefault="00125D97" w:rsidP="00C70602">
      <w:pPr>
        <w:spacing w:line="480" w:lineRule="auto"/>
        <w:jc w:val="both"/>
        <w:rPr>
          <w:rFonts w:ascii="Times New Roman" w:hAnsi="Times New Roman" w:cs="Times New Roman"/>
          <w:b/>
          <w:bCs/>
          <w:sz w:val="28"/>
          <w:szCs w:val="28"/>
        </w:rPr>
      </w:pPr>
    </w:p>
    <w:p w14:paraId="15C2E527" w14:textId="77777777" w:rsidR="00125D97" w:rsidRDefault="00125D97" w:rsidP="00C70602">
      <w:pPr>
        <w:spacing w:line="480" w:lineRule="auto"/>
        <w:jc w:val="both"/>
        <w:rPr>
          <w:rFonts w:ascii="Times New Roman" w:hAnsi="Times New Roman" w:cs="Times New Roman"/>
          <w:b/>
          <w:bCs/>
          <w:sz w:val="28"/>
          <w:szCs w:val="28"/>
        </w:rPr>
      </w:pPr>
    </w:p>
    <w:p w14:paraId="1DA3BF27" w14:textId="77777777" w:rsidR="00125D97" w:rsidRDefault="00125D97" w:rsidP="00C70602">
      <w:pPr>
        <w:spacing w:line="480" w:lineRule="auto"/>
        <w:jc w:val="both"/>
        <w:rPr>
          <w:rFonts w:ascii="Times New Roman" w:hAnsi="Times New Roman" w:cs="Times New Roman"/>
          <w:b/>
          <w:bCs/>
          <w:sz w:val="28"/>
          <w:szCs w:val="28"/>
        </w:rPr>
      </w:pPr>
    </w:p>
    <w:p w14:paraId="2FE861CE" w14:textId="77777777" w:rsidR="00125D97" w:rsidRDefault="00125D97" w:rsidP="00C70602">
      <w:pPr>
        <w:spacing w:line="480" w:lineRule="auto"/>
        <w:jc w:val="both"/>
        <w:rPr>
          <w:rFonts w:ascii="Times New Roman" w:hAnsi="Times New Roman" w:cs="Times New Roman"/>
          <w:b/>
          <w:bCs/>
          <w:sz w:val="28"/>
          <w:szCs w:val="28"/>
        </w:rPr>
      </w:pPr>
    </w:p>
    <w:p w14:paraId="0DF8913C" w14:textId="77777777" w:rsidR="00125D97" w:rsidRDefault="00125D97" w:rsidP="00C70602">
      <w:pPr>
        <w:spacing w:line="480" w:lineRule="auto"/>
        <w:jc w:val="both"/>
        <w:rPr>
          <w:rFonts w:ascii="Times New Roman" w:hAnsi="Times New Roman" w:cs="Times New Roman"/>
          <w:b/>
          <w:bCs/>
          <w:sz w:val="28"/>
          <w:szCs w:val="28"/>
        </w:rPr>
      </w:pPr>
    </w:p>
    <w:p w14:paraId="164502F0" w14:textId="77777777" w:rsidR="00125D97" w:rsidRDefault="00125D97" w:rsidP="00C70602">
      <w:pPr>
        <w:spacing w:line="480" w:lineRule="auto"/>
        <w:jc w:val="both"/>
        <w:rPr>
          <w:rFonts w:ascii="Times New Roman" w:hAnsi="Times New Roman" w:cs="Times New Roman"/>
          <w:b/>
          <w:bCs/>
          <w:sz w:val="28"/>
          <w:szCs w:val="28"/>
        </w:rPr>
      </w:pPr>
    </w:p>
    <w:p w14:paraId="20A51618" w14:textId="77777777" w:rsidR="00125D97" w:rsidRDefault="00125D97" w:rsidP="00C70602">
      <w:pPr>
        <w:spacing w:line="480" w:lineRule="auto"/>
        <w:jc w:val="both"/>
        <w:rPr>
          <w:rFonts w:ascii="Times New Roman" w:hAnsi="Times New Roman" w:cs="Times New Roman"/>
          <w:b/>
          <w:bCs/>
          <w:sz w:val="28"/>
          <w:szCs w:val="28"/>
        </w:rPr>
      </w:pPr>
    </w:p>
    <w:p w14:paraId="1FFEB4AF" w14:textId="77777777" w:rsidR="00125D97" w:rsidRDefault="00125D97" w:rsidP="00C70602">
      <w:pPr>
        <w:spacing w:line="480" w:lineRule="auto"/>
        <w:jc w:val="both"/>
        <w:rPr>
          <w:rFonts w:ascii="Times New Roman" w:hAnsi="Times New Roman" w:cs="Times New Roman"/>
          <w:b/>
          <w:bCs/>
          <w:sz w:val="28"/>
          <w:szCs w:val="28"/>
        </w:rPr>
      </w:pPr>
    </w:p>
    <w:p w14:paraId="11CF26B2" w14:textId="77777777" w:rsidR="00125D97" w:rsidRDefault="00125D97" w:rsidP="00C70602">
      <w:pPr>
        <w:spacing w:line="480" w:lineRule="auto"/>
        <w:jc w:val="both"/>
        <w:rPr>
          <w:rFonts w:ascii="Times New Roman" w:hAnsi="Times New Roman" w:cs="Times New Roman"/>
          <w:b/>
          <w:bCs/>
          <w:sz w:val="28"/>
          <w:szCs w:val="28"/>
        </w:rPr>
      </w:pPr>
    </w:p>
    <w:p w14:paraId="65283482" w14:textId="77777777" w:rsidR="009F1FA8" w:rsidRDefault="009F1FA8">
      <w:pPr>
        <w:rPr>
          <w:ins w:id="39" w:author="Dicke, Marcel" w:date="2023-07-09T15:13:00Z"/>
          <w:rFonts w:ascii="Times New Roman" w:hAnsi="Times New Roman" w:cs="Times New Roman"/>
          <w:b/>
          <w:bCs/>
          <w:sz w:val="28"/>
          <w:szCs w:val="28"/>
        </w:rPr>
      </w:pPr>
      <w:ins w:id="40" w:author="Dicke, Marcel" w:date="2023-07-09T15:13:00Z">
        <w:r>
          <w:rPr>
            <w:rFonts w:ascii="Times New Roman" w:hAnsi="Times New Roman" w:cs="Times New Roman"/>
            <w:b/>
            <w:bCs/>
            <w:sz w:val="28"/>
            <w:szCs w:val="28"/>
          </w:rPr>
          <w:br w:type="page"/>
        </w:r>
      </w:ins>
    </w:p>
    <w:p w14:paraId="01881624" w14:textId="4695353D" w:rsidR="00E508BD" w:rsidRPr="00C70602" w:rsidRDefault="00E508BD" w:rsidP="00C70602">
      <w:pPr>
        <w:spacing w:line="480" w:lineRule="auto"/>
        <w:jc w:val="both"/>
        <w:rPr>
          <w:rFonts w:ascii="Times New Roman" w:hAnsi="Times New Roman" w:cs="Times New Roman"/>
          <w:sz w:val="24"/>
          <w:szCs w:val="24"/>
        </w:rPr>
      </w:pPr>
      <w:r w:rsidRPr="00C70602">
        <w:rPr>
          <w:rFonts w:ascii="Times New Roman" w:hAnsi="Times New Roman" w:cs="Times New Roman"/>
          <w:b/>
          <w:bCs/>
          <w:sz w:val="28"/>
          <w:szCs w:val="28"/>
        </w:rPr>
        <w:lastRenderedPageBreak/>
        <w:t>Supplementary material</w:t>
      </w:r>
    </w:p>
    <w:p w14:paraId="2317862B" w14:textId="73D1FB85" w:rsidR="00177423" w:rsidRPr="00126741" w:rsidRDefault="00177423" w:rsidP="00177423">
      <w:pPr>
        <w:jc w:val="both"/>
        <w:rPr>
          <w:rFonts w:ascii="Times New Roman" w:hAnsi="Times New Roman" w:cs="Times New Roman"/>
          <w:b/>
          <w:bCs/>
          <w:sz w:val="24"/>
          <w:szCs w:val="24"/>
          <w:lang w:val="en-US"/>
        </w:rPr>
      </w:pPr>
      <w:r w:rsidRPr="00126741">
        <w:rPr>
          <w:rFonts w:ascii="Times New Roman" w:hAnsi="Times New Roman" w:cs="Times New Roman"/>
          <w:b/>
          <w:bCs/>
          <w:sz w:val="24"/>
          <w:szCs w:val="24"/>
        </w:rPr>
        <w:t xml:space="preserve">Effects of frass from </w:t>
      </w:r>
      <w:r w:rsidR="00E111A8">
        <w:rPr>
          <w:rFonts w:ascii="Times New Roman" w:hAnsi="Times New Roman" w:cs="Times New Roman"/>
          <w:b/>
          <w:bCs/>
          <w:sz w:val="24"/>
          <w:szCs w:val="24"/>
        </w:rPr>
        <w:t xml:space="preserve">larvae of </w:t>
      </w:r>
      <w:r w:rsidRPr="00126741">
        <w:rPr>
          <w:rFonts w:ascii="Times New Roman" w:hAnsi="Times New Roman" w:cs="Times New Roman"/>
          <w:b/>
          <w:bCs/>
          <w:sz w:val="24"/>
          <w:szCs w:val="24"/>
        </w:rPr>
        <w:t>black soldier fly (</w:t>
      </w:r>
      <w:r w:rsidRPr="00126741">
        <w:rPr>
          <w:rFonts w:ascii="Times New Roman" w:hAnsi="Times New Roman" w:cs="Times New Roman"/>
          <w:b/>
          <w:bCs/>
          <w:i/>
          <w:iCs/>
          <w:sz w:val="24"/>
          <w:szCs w:val="24"/>
        </w:rPr>
        <w:t>Hermetia illucens</w:t>
      </w:r>
      <w:r w:rsidRPr="00126741">
        <w:rPr>
          <w:rFonts w:ascii="Times New Roman" w:hAnsi="Times New Roman" w:cs="Times New Roman"/>
          <w:b/>
          <w:bCs/>
          <w:sz w:val="24"/>
          <w:szCs w:val="24"/>
        </w:rPr>
        <w:t>) and yellow mealworm (</w:t>
      </w:r>
      <w:r w:rsidRPr="00126741">
        <w:rPr>
          <w:rFonts w:ascii="Times New Roman" w:hAnsi="Times New Roman" w:cs="Times New Roman"/>
          <w:b/>
          <w:bCs/>
          <w:i/>
          <w:iCs/>
          <w:sz w:val="24"/>
          <w:szCs w:val="24"/>
        </w:rPr>
        <w:t>Tenebrio molitor</w:t>
      </w:r>
      <w:r w:rsidRPr="00126741">
        <w:rPr>
          <w:rFonts w:ascii="Times New Roman" w:hAnsi="Times New Roman" w:cs="Times New Roman"/>
          <w:b/>
          <w:bCs/>
          <w:sz w:val="24"/>
          <w:szCs w:val="24"/>
        </w:rPr>
        <w:t xml:space="preserve">) on growth and </w:t>
      </w:r>
      <w:r>
        <w:rPr>
          <w:rFonts w:ascii="Times New Roman" w:hAnsi="Times New Roman" w:cs="Times New Roman"/>
          <w:b/>
          <w:bCs/>
          <w:sz w:val="24"/>
          <w:szCs w:val="24"/>
        </w:rPr>
        <w:t xml:space="preserve">insect </w:t>
      </w:r>
      <w:r w:rsidRPr="00126741">
        <w:rPr>
          <w:rFonts w:ascii="Times New Roman" w:hAnsi="Times New Roman" w:cs="Times New Roman"/>
          <w:b/>
          <w:bCs/>
          <w:sz w:val="24"/>
          <w:szCs w:val="24"/>
        </w:rPr>
        <w:t xml:space="preserve">resistance </w:t>
      </w:r>
      <w:r>
        <w:rPr>
          <w:rFonts w:ascii="Times New Roman" w:hAnsi="Times New Roman" w:cs="Times New Roman"/>
          <w:b/>
          <w:bCs/>
          <w:sz w:val="24"/>
          <w:szCs w:val="24"/>
        </w:rPr>
        <w:t xml:space="preserve">in </w:t>
      </w:r>
      <w:r w:rsidRPr="00126741">
        <w:rPr>
          <w:rFonts w:ascii="Times New Roman" w:hAnsi="Times New Roman" w:cs="Times New Roman"/>
          <w:b/>
          <w:bCs/>
          <w:sz w:val="24"/>
          <w:szCs w:val="24"/>
          <w:lang w:val="en-US"/>
        </w:rPr>
        <w:t>field mustard (</w:t>
      </w:r>
      <w:r w:rsidRPr="00126741">
        <w:rPr>
          <w:rFonts w:ascii="Times New Roman" w:hAnsi="Times New Roman" w:cs="Times New Roman"/>
          <w:b/>
          <w:bCs/>
          <w:i/>
          <w:iCs/>
          <w:sz w:val="24"/>
          <w:szCs w:val="24"/>
          <w:lang w:val="en-US"/>
        </w:rPr>
        <w:t>Brassica rapa</w:t>
      </w:r>
      <w:r w:rsidRPr="00126741">
        <w:rPr>
          <w:rFonts w:ascii="Times New Roman" w:hAnsi="Times New Roman" w:cs="Times New Roman"/>
          <w:b/>
          <w:bCs/>
          <w:sz w:val="24"/>
          <w:szCs w:val="24"/>
          <w:lang w:val="en-US"/>
        </w:rPr>
        <w:t xml:space="preserve">): differences between insect species and frass treatments </w:t>
      </w:r>
    </w:p>
    <w:p w14:paraId="5882E8E6" w14:textId="77777777" w:rsidR="00177423" w:rsidRPr="00011ED2" w:rsidRDefault="00177423" w:rsidP="00177423">
      <w:pPr>
        <w:jc w:val="both"/>
        <w:rPr>
          <w:rFonts w:ascii="Times New Roman" w:hAnsi="Times New Roman" w:cs="Times New Roman"/>
          <w:sz w:val="24"/>
          <w:szCs w:val="24"/>
        </w:rPr>
      </w:pPr>
    </w:p>
    <w:p w14:paraId="312DB21F" w14:textId="77777777" w:rsidR="00177423" w:rsidRPr="00126741" w:rsidRDefault="00177423" w:rsidP="00177423">
      <w:pPr>
        <w:jc w:val="both"/>
        <w:rPr>
          <w:rFonts w:ascii="Times New Roman" w:hAnsi="Times New Roman" w:cs="Times New Roman"/>
          <w:sz w:val="24"/>
          <w:szCs w:val="24"/>
        </w:rPr>
      </w:pPr>
      <w:r w:rsidRPr="00126741">
        <w:rPr>
          <w:rFonts w:ascii="Times New Roman" w:hAnsi="Times New Roman" w:cs="Times New Roman"/>
          <w:sz w:val="24"/>
          <w:szCs w:val="24"/>
        </w:rPr>
        <w:t>Shaphan Y. Chia</w:t>
      </w:r>
      <w:r w:rsidRPr="00126741">
        <w:rPr>
          <w:rFonts w:ascii="Times New Roman" w:hAnsi="Times New Roman" w:cs="Times New Roman"/>
          <w:sz w:val="24"/>
          <w:szCs w:val="24"/>
          <w:vertAlign w:val="subscript"/>
        </w:rPr>
        <w:t xml:space="preserve">, </w:t>
      </w:r>
      <w:r w:rsidRPr="00126741">
        <w:rPr>
          <w:rFonts w:ascii="Times New Roman" w:hAnsi="Times New Roman" w:cs="Times New Roman"/>
          <w:sz w:val="24"/>
          <w:szCs w:val="24"/>
        </w:rPr>
        <w:t>Joop J.A. van Loon</w:t>
      </w:r>
      <w:r w:rsidRPr="00126741">
        <w:rPr>
          <w:rFonts w:ascii="Times New Roman" w:hAnsi="Times New Roman" w:cs="Times New Roman"/>
          <w:sz w:val="24"/>
          <w:szCs w:val="24"/>
          <w:vertAlign w:val="subscript"/>
        </w:rPr>
        <w:t xml:space="preserve"> </w:t>
      </w:r>
      <w:r w:rsidRPr="00126741">
        <w:rPr>
          <w:rFonts w:ascii="Times New Roman" w:hAnsi="Times New Roman" w:cs="Times New Roman"/>
          <w:sz w:val="24"/>
          <w:szCs w:val="24"/>
        </w:rPr>
        <w:t>and Marcel Dicke</w:t>
      </w:r>
    </w:p>
    <w:p w14:paraId="41171EB0" w14:textId="77777777" w:rsidR="00177423" w:rsidRPr="00126741" w:rsidRDefault="00177423" w:rsidP="00177423">
      <w:pPr>
        <w:jc w:val="both"/>
        <w:rPr>
          <w:rFonts w:ascii="Times New Roman" w:hAnsi="Times New Roman" w:cs="Times New Roman"/>
          <w:b/>
          <w:bCs/>
          <w:sz w:val="24"/>
          <w:szCs w:val="24"/>
          <w:lang w:val="en-US"/>
        </w:rPr>
      </w:pPr>
      <w:r w:rsidRPr="00011ED2">
        <w:rPr>
          <w:rFonts w:ascii="Times New Roman" w:eastAsia="Times New Roman" w:hAnsi="Times New Roman" w:cs="Times New Roman"/>
          <w:sz w:val="24"/>
          <w:szCs w:val="24"/>
        </w:rPr>
        <w:t>Laboratory of Entomology, Wageningen University &amp; Research, P.O. Box 16, 6700 AA Wageningen, the Netherlands.</w:t>
      </w:r>
    </w:p>
    <w:p w14:paraId="619A28F5" w14:textId="77777777" w:rsidR="00177423" w:rsidRDefault="00177423" w:rsidP="00C70602">
      <w:pPr>
        <w:spacing w:line="480" w:lineRule="auto"/>
        <w:jc w:val="both"/>
        <w:rPr>
          <w:rFonts w:ascii="Times New Roman" w:hAnsi="Times New Roman" w:cs="Times New Roman"/>
          <w:b/>
          <w:bCs/>
          <w:sz w:val="24"/>
          <w:szCs w:val="24"/>
          <w:lang w:val="en-US"/>
        </w:rPr>
      </w:pPr>
    </w:p>
    <w:p w14:paraId="1689C731" w14:textId="3FC0C6DF" w:rsidR="00804AFC" w:rsidRPr="00C70602" w:rsidRDefault="00804AFC" w:rsidP="00C70602">
      <w:pPr>
        <w:spacing w:line="480" w:lineRule="auto"/>
        <w:jc w:val="both"/>
        <w:rPr>
          <w:rFonts w:ascii="Times New Roman" w:hAnsi="Times New Roman" w:cs="Times New Roman"/>
          <w:sz w:val="24"/>
          <w:szCs w:val="24"/>
          <w:lang w:val="en-US"/>
        </w:rPr>
      </w:pPr>
      <w:r w:rsidRPr="00C70602">
        <w:rPr>
          <w:rFonts w:ascii="Times New Roman" w:hAnsi="Times New Roman" w:cs="Times New Roman"/>
          <w:b/>
          <w:bCs/>
          <w:sz w:val="24"/>
          <w:szCs w:val="24"/>
          <w:lang w:val="en-US"/>
        </w:rPr>
        <w:t>Table S1.</w:t>
      </w:r>
      <w:r w:rsidRPr="00C70602">
        <w:rPr>
          <w:rFonts w:ascii="Times New Roman" w:hAnsi="Times New Roman" w:cs="Times New Roman"/>
          <w:sz w:val="24"/>
          <w:szCs w:val="24"/>
          <w:lang w:val="en-US"/>
        </w:rPr>
        <w:t xml:space="preserve"> Summary of </w:t>
      </w:r>
      <w:r w:rsidRPr="00C70602">
        <w:rPr>
          <w:rFonts w:ascii="Times New Roman" w:hAnsi="Times New Roman" w:cs="Times New Roman"/>
          <w:i/>
          <w:iCs/>
          <w:sz w:val="24"/>
          <w:szCs w:val="24"/>
          <w:lang w:val="en-US"/>
        </w:rPr>
        <w:t>Brassica rapa</w:t>
      </w:r>
      <w:r w:rsidRPr="00C70602">
        <w:rPr>
          <w:rFonts w:ascii="Times New Roman" w:hAnsi="Times New Roman" w:cs="Times New Roman"/>
          <w:sz w:val="24"/>
          <w:szCs w:val="24"/>
          <w:lang w:val="en-US"/>
        </w:rPr>
        <w:t xml:space="preserve"> seed germination for the </w:t>
      </w:r>
      <w:r w:rsidR="00FC0DD4" w:rsidRPr="00C70602">
        <w:rPr>
          <w:rFonts w:ascii="Times New Roman" w:hAnsi="Times New Roman" w:cs="Times New Roman"/>
          <w:sz w:val="24"/>
          <w:szCs w:val="24"/>
          <w:lang w:val="en-US"/>
        </w:rPr>
        <w:t>four trials.</w:t>
      </w:r>
    </w:p>
    <w:tbl>
      <w:tblPr>
        <w:tblStyle w:val="ListTable7Colourful"/>
        <w:tblW w:w="9108" w:type="dxa"/>
        <w:tblLook w:val="04A0" w:firstRow="1" w:lastRow="0" w:firstColumn="1" w:lastColumn="0" w:noHBand="0" w:noVBand="1"/>
      </w:tblPr>
      <w:tblGrid>
        <w:gridCol w:w="658"/>
        <w:gridCol w:w="976"/>
        <w:gridCol w:w="1206"/>
        <w:gridCol w:w="1292"/>
        <w:gridCol w:w="808"/>
        <w:gridCol w:w="1079"/>
        <w:gridCol w:w="3089"/>
      </w:tblGrid>
      <w:tr w:rsidR="00A9780F" w:rsidRPr="00C70602" w14:paraId="7550A842" w14:textId="77777777" w:rsidTr="008D6173">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657" w:type="dxa"/>
            <w:tcBorders>
              <w:top w:val="single" w:sz="4" w:space="0" w:color="auto"/>
            </w:tcBorders>
            <w:shd w:val="clear" w:color="auto" w:fill="auto"/>
          </w:tcPr>
          <w:p w14:paraId="3EAB6C88" w14:textId="4F115585" w:rsidR="00804AFC" w:rsidRPr="00C70602" w:rsidRDefault="00D55348" w:rsidP="00C70602">
            <w:pPr>
              <w:spacing w:line="480" w:lineRule="auto"/>
              <w:rPr>
                <w:rFonts w:ascii="Times New Roman" w:hAnsi="Times New Roman" w:cs="Times New Roman"/>
                <w:i w:val="0"/>
                <w:iCs w:val="0"/>
                <w:sz w:val="22"/>
                <w:lang w:val="en-US"/>
              </w:rPr>
            </w:pPr>
            <w:r w:rsidRPr="00C70602">
              <w:rPr>
                <w:rFonts w:ascii="Times New Roman" w:hAnsi="Times New Roman" w:cs="Times New Roman"/>
                <w:i w:val="0"/>
                <w:iCs w:val="0"/>
                <w:sz w:val="22"/>
                <w:lang w:val="en-US"/>
              </w:rPr>
              <w:t>Trial</w:t>
            </w:r>
          </w:p>
        </w:tc>
        <w:tc>
          <w:tcPr>
            <w:tcW w:w="981" w:type="dxa"/>
            <w:tcBorders>
              <w:top w:val="single" w:sz="4" w:space="0" w:color="auto"/>
            </w:tcBorders>
            <w:shd w:val="clear" w:color="auto" w:fill="auto"/>
          </w:tcPr>
          <w:p w14:paraId="516F6D0E" w14:textId="77777777" w:rsidR="00804AFC" w:rsidRPr="00C70602" w:rsidRDefault="00804AFC" w:rsidP="00C7060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2"/>
                <w:lang w:val="en-US"/>
              </w:rPr>
            </w:pPr>
            <w:r w:rsidRPr="00C70602">
              <w:rPr>
                <w:rFonts w:ascii="Times New Roman" w:hAnsi="Times New Roman" w:cs="Times New Roman"/>
                <w:i w:val="0"/>
                <w:iCs w:val="0"/>
                <w:sz w:val="22"/>
                <w:lang w:val="en-US"/>
              </w:rPr>
              <w:t>Seeds sown</w:t>
            </w:r>
          </w:p>
        </w:tc>
        <w:tc>
          <w:tcPr>
            <w:tcW w:w="1167" w:type="dxa"/>
            <w:tcBorders>
              <w:top w:val="single" w:sz="4" w:space="0" w:color="auto"/>
            </w:tcBorders>
            <w:shd w:val="clear" w:color="auto" w:fill="auto"/>
          </w:tcPr>
          <w:p w14:paraId="3AB78F26" w14:textId="77777777" w:rsidR="00804AFC" w:rsidRPr="00C70602" w:rsidRDefault="00804AFC" w:rsidP="00C7060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2"/>
                <w:lang w:val="en-US"/>
              </w:rPr>
            </w:pPr>
            <w:r w:rsidRPr="00C70602">
              <w:rPr>
                <w:rFonts w:ascii="Times New Roman" w:hAnsi="Times New Roman" w:cs="Times New Roman"/>
                <w:i w:val="0"/>
                <w:iCs w:val="0"/>
                <w:sz w:val="22"/>
                <w:lang w:val="en-US"/>
              </w:rPr>
              <w:t>Seeds germinated</w:t>
            </w:r>
          </w:p>
        </w:tc>
        <w:tc>
          <w:tcPr>
            <w:tcW w:w="1292" w:type="dxa"/>
            <w:tcBorders>
              <w:top w:val="single" w:sz="4" w:space="0" w:color="auto"/>
            </w:tcBorders>
            <w:shd w:val="clear" w:color="auto" w:fill="auto"/>
          </w:tcPr>
          <w:p w14:paraId="2EFB6F36" w14:textId="27B5911E" w:rsidR="00804AFC" w:rsidRPr="00C70602" w:rsidRDefault="00AE7330" w:rsidP="00C7060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2"/>
                <w:lang w:val="en-US"/>
              </w:rPr>
            </w:pPr>
            <w:r w:rsidRPr="00C70602">
              <w:rPr>
                <w:rFonts w:ascii="Times New Roman" w:hAnsi="Times New Roman" w:cs="Times New Roman"/>
                <w:i w:val="0"/>
                <w:iCs w:val="0"/>
                <w:sz w:val="22"/>
                <w:lang w:val="en-US"/>
              </w:rPr>
              <w:t xml:space="preserve">* </w:t>
            </w:r>
            <w:r w:rsidR="00804AFC" w:rsidRPr="00C70602">
              <w:rPr>
                <w:rFonts w:ascii="Times New Roman" w:hAnsi="Times New Roman" w:cs="Times New Roman"/>
                <w:i w:val="0"/>
                <w:iCs w:val="0"/>
                <w:sz w:val="22"/>
                <w:lang w:val="en-US"/>
              </w:rPr>
              <w:t xml:space="preserve">% Seed germination </w:t>
            </w:r>
          </w:p>
        </w:tc>
        <w:tc>
          <w:tcPr>
            <w:tcW w:w="809" w:type="dxa"/>
            <w:tcBorders>
              <w:top w:val="single" w:sz="4" w:space="0" w:color="auto"/>
            </w:tcBorders>
            <w:shd w:val="clear" w:color="auto" w:fill="auto"/>
          </w:tcPr>
          <w:p w14:paraId="7EE62C40" w14:textId="77777777" w:rsidR="00804AFC" w:rsidRPr="00C70602" w:rsidRDefault="00804AFC" w:rsidP="00C7060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2"/>
                <w:lang w:val="en-US"/>
              </w:rPr>
            </w:pPr>
            <w:r w:rsidRPr="00C70602">
              <w:rPr>
                <w:rFonts w:ascii="Times New Roman" w:hAnsi="Times New Roman" w:cs="Times New Roman"/>
                <w:i w:val="0"/>
                <w:iCs w:val="0"/>
                <w:sz w:val="22"/>
                <w:lang w:val="en-US"/>
              </w:rPr>
              <w:t>Time (days)</w:t>
            </w:r>
          </w:p>
        </w:tc>
        <w:tc>
          <w:tcPr>
            <w:tcW w:w="1080" w:type="dxa"/>
            <w:tcBorders>
              <w:top w:val="single" w:sz="4" w:space="0" w:color="auto"/>
            </w:tcBorders>
            <w:shd w:val="clear" w:color="auto" w:fill="auto"/>
          </w:tcPr>
          <w:p w14:paraId="5F3C97F2" w14:textId="77777777" w:rsidR="00804AFC" w:rsidRPr="00C70602" w:rsidRDefault="00804AFC" w:rsidP="00C7060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2"/>
                <w:lang w:val="en-US"/>
              </w:rPr>
            </w:pPr>
            <w:r w:rsidRPr="00C70602">
              <w:rPr>
                <w:rFonts w:ascii="Times New Roman" w:hAnsi="Times New Roman" w:cs="Times New Roman"/>
                <w:i w:val="0"/>
                <w:iCs w:val="0"/>
                <w:sz w:val="22"/>
                <w:lang w:val="en-US"/>
              </w:rPr>
              <w:t>Seed treatment</w:t>
            </w:r>
          </w:p>
        </w:tc>
        <w:tc>
          <w:tcPr>
            <w:tcW w:w="3122" w:type="dxa"/>
            <w:tcBorders>
              <w:top w:val="single" w:sz="4" w:space="0" w:color="auto"/>
            </w:tcBorders>
            <w:shd w:val="clear" w:color="auto" w:fill="auto"/>
          </w:tcPr>
          <w:p w14:paraId="329E1321" w14:textId="02CF7CFA" w:rsidR="00804AFC" w:rsidRPr="00C70602" w:rsidRDefault="003A46FE" w:rsidP="00C7060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2"/>
                <w:lang w:val="en-US"/>
              </w:rPr>
            </w:pPr>
            <w:r w:rsidRPr="00C70602">
              <w:rPr>
                <w:rFonts w:ascii="Times New Roman" w:hAnsi="Times New Roman" w:cs="Times New Roman"/>
                <w:i w:val="0"/>
                <w:iCs w:val="0"/>
                <w:sz w:val="22"/>
                <w:lang w:val="en-US"/>
              </w:rPr>
              <w:t xml:space="preserve">Germination method </w:t>
            </w:r>
          </w:p>
        </w:tc>
      </w:tr>
      <w:tr w:rsidR="00A9780F" w:rsidRPr="00C70602" w14:paraId="344C4A6A" w14:textId="77777777" w:rsidTr="008D617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657" w:type="dxa"/>
            <w:shd w:val="clear" w:color="auto" w:fill="auto"/>
          </w:tcPr>
          <w:p w14:paraId="3253F2EC" w14:textId="248338B2" w:rsidR="00804AFC" w:rsidRPr="00C70602" w:rsidRDefault="00804AFC" w:rsidP="00C70602">
            <w:pPr>
              <w:spacing w:line="480" w:lineRule="auto"/>
              <w:jc w:val="left"/>
              <w:rPr>
                <w:rFonts w:ascii="Times New Roman" w:hAnsi="Times New Roman" w:cs="Times New Roman"/>
                <w:i w:val="0"/>
                <w:iCs w:val="0"/>
                <w:sz w:val="22"/>
                <w:lang w:val="en-US"/>
              </w:rPr>
            </w:pPr>
            <w:r w:rsidRPr="00C70602">
              <w:rPr>
                <w:rFonts w:ascii="Times New Roman" w:hAnsi="Times New Roman" w:cs="Times New Roman"/>
                <w:i w:val="0"/>
                <w:iCs w:val="0"/>
                <w:sz w:val="22"/>
                <w:lang w:val="en-US"/>
              </w:rPr>
              <w:t>1</w:t>
            </w:r>
          </w:p>
        </w:tc>
        <w:tc>
          <w:tcPr>
            <w:tcW w:w="981" w:type="dxa"/>
            <w:shd w:val="clear" w:color="auto" w:fill="auto"/>
          </w:tcPr>
          <w:p w14:paraId="599B26D1" w14:textId="77777777" w:rsidR="00804AFC" w:rsidRPr="00C70602" w:rsidRDefault="00804AFC" w:rsidP="00C7060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120</w:t>
            </w:r>
          </w:p>
        </w:tc>
        <w:tc>
          <w:tcPr>
            <w:tcW w:w="1167" w:type="dxa"/>
            <w:shd w:val="clear" w:color="auto" w:fill="auto"/>
          </w:tcPr>
          <w:p w14:paraId="302D0D06" w14:textId="77777777" w:rsidR="00804AFC" w:rsidRPr="00C70602" w:rsidRDefault="00804AFC" w:rsidP="00C7060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114</w:t>
            </w:r>
          </w:p>
        </w:tc>
        <w:tc>
          <w:tcPr>
            <w:tcW w:w="1292" w:type="dxa"/>
            <w:shd w:val="clear" w:color="auto" w:fill="auto"/>
          </w:tcPr>
          <w:p w14:paraId="4B5964A3" w14:textId="77777777" w:rsidR="00804AFC" w:rsidRPr="00C70602" w:rsidRDefault="00804AFC" w:rsidP="00C7060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95.0</w:t>
            </w:r>
          </w:p>
        </w:tc>
        <w:tc>
          <w:tcPr>
            <w:tcW w:w="809" w:type="dxa"/>
            <w:shd w:val="clear" w:color="auto" w:fill="auto"/>
          </w:tcPr>
          <w:p w14:paraId="3F76A9AA" w14:textId="77777777" w:rsidR="00804AFC" w:rsidRPr="00C70602" w:rsidRDefault="00804AFC" w:rsidP="00C7060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1-3</w:t>
            </w:r>
          </w:p>
        </w:tc>
        <w:tc>
          <w:tcPr>
            <w:tcW w:w="1080" w:type="dxa"/>
            <w:shd w:val="clear" w:color="auto" w:fill="auto"/>
          </w:tcPr>
          <w:p w14:paraId="4657C08A" w14:textId="77777777" w:rsidR="00804AFC" w:rsidRPr="00C70602" w:rsidRDefault="00804AFC" w:rsidP="00C7060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stratified</w:t>
            </w:r>
          </w:p>
        </w:tc>
        <w:tc>
          <w:tcPr>
            <w:tcW w:w="3122" w:type="dxa"/>
            <w:shd w:val="clear" w:color="auto" w:fill="auto"/>
          </w:tcPr>
          <w:p w14:paraId="2F82498C" w14:textId="77777777" w:rsidR="00804AFC" w:rsidRPr="00C70602" w:rsidRDefault="00804AFC" w:rsidP="00C7060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germinated in unamended soil</w:t>
            </w:r>
          </w:p>
        </w:tc>
      </w:tr>
      <w:tr w:rsidR="00A9780F" w:rsidRPr="00C70602" w14:paraId="785865C2" w14:textId="77777777" w:rsidTr="008D6173">
        <w:trPr>
          <w:trHeight w:val="432"/>
        </w:trPr>
        <w:tc>
          <w:tcPr>
            <w:cnfStyle w:val="001000000000" w:firstRow="0" w:lastRow="0" w:firstColumn="1" w:lastColumn="0" w:oddVBand="0" w:evenVBand="0" w:oddHBand="0" w:evenHBand="0" w:firstRowFirstColumn="0" w:firstRowLastColumn="0" w:lastRowFirstColumn="0" w:lastRowLastColumn="0"/>
            <w:tcW w:w="657" w:type="dxa"/>
            <w:shd w:val="clear" w:color="auto" w:fill="auto"/>
          </w:tcPr>
          <w:p w14:paraId="6DCF9414" w14:textId="218098C1" w:rsidR="00804AFC" w:rsidRPr="00C70602" w:rsidRDefault="00804AFC" w:rsidP="00C70602">
            <w:pPr>
              <w:spacing w:line="480" w:lineRule="auto"/>
              <w:jc w:val="left"/>
              <w:rPr>
                <w:rFonts w:ascii="Times New Roman" w:hAnsi="Times New Roman" w:cs="Times New Roman"/>
                <w:i w:val="0"/>
                <w:iCs w:val="0"/>
                <w:sz w:val="22"/>
                <w:lang w:val="en-US"/>
              </w:rPr>
            </w:pPr>
            <w:r w:rsidRPr="00C70602">
              <w:rPr>
                <w:rFonts w:ascii="Times New Roman" w:hAnsi="Times New Roman" w:cs="Times New Roman"/>
                <w:i w:val="0"/>
                <w:iCs w:val="0"/>
                <w:sz w:val="22"/>
                <w:lang w:val="en-US"/>
              </w:rPr>
              <w:t>2</w:t>
            </w:r>
          </w:p>
        </w:tc>
        <w:tc>
          <w:tcPr>
            <w:tcW w:w="981" w:type="dxa"/>
            <w:shd w:val="clear" w:color="auto" w:fill="auto"/>
          </w:tcPr>
          <w:p w14:paraId="4F70BFB9" w14:textId="77777777" w:rsidR="00804AFC" w:rsidRPr="00C70602" w:rsidRDefault="00804AFC" w:rsidP="00C7060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160</w:t>
            </w:r>
          </w:p>
        </w:tc>
        <w:tc>
          <w:tcPr>
            <w:tcW w:w="1167" w:type="dxa"/>
            <w:shd w:val="clear" w:color="auto" w:fill="auto"/>
          </w:tcPr>
          <w:p w14:paraId="3377EACF" w14:textId="77777777" w:rsidR="00804AFC" w:rsidRPr="00C70602" w:rsidRDefault="00804AFC" w:rsidP="00C7060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146</w:t>
            </w:r>
          </w:p>
        </w:tc>
        <w:tc>
          <w:tcPr>
            <w:tcW w:w="1292" w:type="dxa"/>
            <w:shd w:val="clear" w:color="auto" w:fill="auto"/>
          </w:tcPr>
          <w:p w14:paraId="1A77CF6F" w14:textId="77777777" w:rsidR="00804AFC" w:rsidRPr="00C70602" w:rsidRDefault="00804AFC" w:rsidP="00C7060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91.3</w:t>
            </w:r>
          </w:p>
        </w:tc>
        <w:tc>
          <w:tcPr>
            <w:tcW w:w="809" w:type="dxa"/>
            <w:shd w:val="clear" w:color="auto" w:fill="auto"/>
          </w:tcPr>
          <w:p w14:paraId="015D8CB3" w14:textId="77777777" w:rsidR="00804AFC" w:rsidRPr="00C70602" w:rsidRDefault="00804AFC" w:rsidP="00C7060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1-3</w:t>
            </w:r>
          </w:p>
        </w:tc>
        <w:tc>
          <w:tcPr>
            <w:tcW w:w="1080" w:type="dxa"/>
            <w:shd w:val="clear" w:color="auto" w:fill="auto"/>
          </w:tcPr>
          <w:p w14:paraId="7CEB6B6B" w14:textId="77777777" w:rsidR="00804AFC" w:rsidRPr="00C70602" w:rsidRDefault="00804AFC" w:rsidP="00C7060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stratified</w:t>
            </w:r>
          </w:p>
        </w:tc>
        <w:tc>
          <w:tcPr>
            <w:tcW w:w="3122" w:type="dxa"/>
            <w:shd w:val="clear" w:color="auto" w:fill="auto"/>
          </w:tcPr>
          <w:p w14:paraId="6E84D125" w14:textId="77777777" w:rsidR="00804AFC" w:rsidRPr="00C70602" w:rsidRDefault="00804AFC" w:rsidP="00C7060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 xml:space="preserve">germinated in unamended soil </w:t>
            </w:r>
          </w:p>
        </w:tc>
      </w:tr>
      <w:tr w:rsidR="00A9780F" w:rsidRPr="00C70602" w14:paraId="42EF5720" w14:textId="77777777" w:rsidTr="008D617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657" w:type="dxa"/>
            <w:shd w:val="clear" w:color="auto" w:fill="auto"/>
          </w:tcPr>
          <w:p w14:paraId="7244C447" w14:textId="5D70E539" w:rsidR="00804AFC" w:rsidRPr="00C70602" w:rsidRDefault="00804AFC" w:rsidP="00C70602">
            <w:pPr>
              <w:spacing w:line="480" w:lineRule="auto"/>
              <w:jc w:val="left"/>
              <w:rPr>
                <w:rFonts w:ascii="Times New Roman" w:hAnsi="Times New Roman" w:cs="Times New Roman"/>
                <w:i w:val="0"/>
                <w:iCs w:val="0"/>
                <w:sz w:val="22"/>
                <w:lang w:val="en-US"/>
              </w:rPr>
            </w:pPr>
            <w:r w:rsidRPr="00C70602">
              <w:rPr>
                <w:rFonts w:ascii="Times New Roman" w:hAnsi="Times New Roman" w:cs="Times New Roman"/>
                <w:i w:val="0"/>
                <w:iCs w:val="0"/>
                <w:sz w:val="22"/>
                <w:lang w:val="en-US"/>
              </w:rPr>
              <w:t>3</w:t>
            </w:r>
          </w:p>
        </w:tc>
        <w:tc>
          <w:tcPr>
            <w:tcW w:w="981" w:type="dxa"/>
            <w:shd w:val="clear" w:color="auto" w:fill="auto"/>
          </w:tcPr>
          <w:p w14:paraId="532ABAEC" w14:textId="77777777" w:rsidR="00804AFC" w:rsidRPr="00C70602" w:rsidRDefault="00804AFC" w:rsidP="00C7060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36</w:t>
            </w:r>
          </w:p>
        </w:tc>
        <w:tc>
          <w:tcPr>
            <w:tcW w:w="1167" w:type="dxa"/>
            <w:shd w:val="clear" w:color="auto" w:fill="auto"/>
          </w:tcPr>
          <w:p w14:paraId="2951D590" w14:textId="77777777" w:rsidR="00804AFC" w:rsidRPr="00C70602" w:rsidRDefault="00804AFC" w:rsidP="00C7060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32</w:t>
            </w:r>
          </w:p>
        </w:tc>
        <w:tc>
          <w:tcPr>
            <w:tcW w:w="1292" w:type="dxa"/>
            <w:shd w:val="clear" w:color="auto" w:fill="auto"/>
          </w:tcPr>
          <w:p w14:paraId="437AC962" w14:textId="77777777" w:rsidR="00804AFC" w:rsidRPr="00C70602" w:rsidRDefault="00804AFC" w:rsidP="00C7060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88.9</w:t>
            </w:r>
          </w:p>
        </w:tc>
        <w:tc>
          <w:tcPr>
            <w:tcW w:w="809" w:type="dxa"/>
            <w:shd w:val="clear" w:color="auto" w:fill="auto"/>
          </w:tcPr>
          <w:p w14:paraId="588C86CC" w14:textId="77777777" w:rsidR="00804AFC" w:rsidRPr="00C70602" w:rsidRDefault="00804AFC" w:rsidP="00C7060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1-3</w:t>
            </w:r>
          </w:p>
        </w:tc>
        <w:tc>
          <w:tcPr>
            <w:tcW w:w="1080" w:type="dxa"/>
            <w:shd w:val="clear" w:color="auto" w:fill="auto"/>
          </w:tcPr>
          <w:p w14:paraId="221C23EA" w14:textId="77777777" w:rsidR="00804AFC" w:rsidRPr="00C70602" w:rsidRDefault="00804AFC" w:rsidP="00C7060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stratified</w:t>
            </w:r>
          </w:p>
        </w:tc>
        <w:tc>
          <w:tcPr>
            <w:tcW w:w="3122" w:type="dxa"/>
            <w:shd w:val="clear" w:color="auto" w:fill="auto"/>
          </w:tcPr>
          <w:p w14:paraId="2C9A9FC0" w14:textId="77777777" w:rsidR="00804AFC" w:rsidRPr="00C70602" w:rsidRDefault="00804AFC" w:rsidP="00C7060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Sown directly into amended soil</w:t>
            </w:r>
          </w:p>
        </w:tc>
      </w:tr>
      <w:tr w:rsidR="00A9780F" w:rsidRPr="00C70602" w14:paraId="01C0D653" w14:textId="77777777" w:rsidTr="008D6173">
        <w:trPr>
          <w:trHeight w:val="432"/>
        </w:trPr>
        <w:tc>
          <w:tcPr>
            <w:cnfStyle w:val="001000000000" w:firstRow="0" w:lastRow="0" w:firstColumn="1" w:lastColumn="0" w:oddVBand="0" w:evenVBand="0" w:oddHBand="0" w:evenHBand="0" w:firstRowFirstColumn="0" w:firstRowLastColumn="0" w:lastRowFirstColumn="0" w:lastRowLastColumn="0"/>
            <w:tcW w:w="657" w:type="dxa"/>
            <w:tcBorders>
              <w:bottom w:val="single" w:sz="4" w:space="0" w:color="auto"/>
            </w:tcBorders>
            <w:shd w:val="clear" w:color="auto" w:fill="auto"/>
          </w:tcPr>
          <w:p w14:paraId="72EE4050" w14:textId="4F16B5FD" w:rsidR="00804AFC" w:rsidRPr="00C70602" w:rsidRDefault="00804AFC" w:rsidP="00C70602">
            <w:pPr>
              <w:spacing w:line="480" w:lineRule="auto"/>
              <w:jc w:val="left"/>
              <w:rPr>
                <w:rFonts w:ascii="Times New Roman" w:hAnsi="Times New Roman" w:cs="Times New Roman"/>
                <w:i w:val="0"/>
                <w:iCs w:val="0"/>
                <w:sz w:val="22"/>
                <w:lang w:val="en-US"/>
              </w:rPr>
            </w:pPr>
            <w:r w:rsidRPr="00C70602">
              <w:rPr>
                <w:rFonts w:ascii="Times New Roman" w:hAnsi="Times New Roman" w:cs="Times New Roman"/>
                <w:i w:val="0"/>
                <w:iCs w:val="0"/>
                <w:sz w:val="22"/>
                <w:lang w:val="en-US"/>
              </w:rPr>
              <w:t>4</w:t>
            </w:r>
          </w:p>
        </w:tc>
        <w:tc>
          <w:tcPr>
            <w:tcW w:w="981" w:type="dxa"/>
            <w:tcBorders>
              <w:bottom w:val="single" w:sz="4" w:space="0" w:color="auto"/>
            </w:tcBorders>
            <w:shd w:val="clear" w:color="auto" w:fill="auto"/>
          </w:tcPr>
          <w:p w14:paraId="39262729" w14:textId="77777777" w:rsidR="00804AFC" w:rsidRPr="00C70602" w:rsidRDefault="00804AFC" w:rsidP="00C7060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51</w:t>
            </w:r>
          </w:p>
        </w:tc>
        <w:tc>
          <w:tcPr>
            <w:tcW w:w="1167" w:type="dxa"/>
            <w:tcBorders>
              <w:bottom w:val="single" w:sz="4" w:space="0" w:color="auto"/>
            </w:tcBorders>
            <w:shd w:val="clear" w:color="auto" w:fill="auto"/>
          </w:tcPr>
          <w:p w14:paraId="07B93188" w14:textId="77777777" w:rsidR="00804AFC" w:rsidRPr="00C70602" w:rsidRDefault="00804AFC" w:rsidP="00C7060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45</w:t>
            </w:r>
          </w:p>
        </w:tc>
        <w:tc>
          <w:tcPr>
            <w:tcW w:w="1292" w:type="dxa"/>
            <w:tcBorders>
              <w:bottom w:val="single" w:sz="4" w:space="0" w:color="auto"/>
            </w:tcBorders>
            <w:shd w:val="clear" w:color="auto" w:fill="auto"/>
          </w:tcPr>
          <w:p w14:paraId="66ADD584" w14:textId="77777777" w:rsidR="00804AFC" w:rsidRPr="00C70602" w:rsidRDefault="00804AFC" w:rsidP="00C7060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88.2</w:t>
            </w:r>
          </w:p>
        </w:tc>
        <w:tc>
          <w:tcPr>
            <w:tcW w:w="809" w:type="dxa"/>
            <w:tcBorders>
              <w:bottom w:val="single" w:sz="4" w:space="0" w:color="auto"/>
            </w:tcBorders>
            <w:shd w:val="clear" w:color="auto" w:fill="auto"/>
          </w:tcPr>
          <w:p w14:paraId="35E5221D" w14:textId="57F70676" w:rsidR="00804AFC" w:rsidRPr="00C70602" w:rsidRDefault="00804AFC" w:rsidP="00C7060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1</w:t>
            </w:r>
            <w:r w:rsidR="00D15F2B" w:rsidRPr="00C70602">
              <w:rPr>
                <w:rFonts w:ascii="Times New Roman" w:hAnsi="Times New Roman" w:cs="Times New Roman"/>
                <w:lang w:val="en-US"/>
              </w:rPr>
              <w:t>-</w:t>
            </w:r>
            <w:r w:rsidRPr="00C70602">
              <w:rPr>
                <w:rFonts w:ascii="Times New Roman" w:hAnsi="Times New Roman" w:cs="Times New Roman"/>
                <w:lang w:val="en-US"/>
              </w:rPr>
              <w:t>3</w:t>
            </w:r>
          </w:p>
        </w:tc>
        <w:tc>
          <w:tcPr>
            <w:tcW w:w="1080" w:type="dxa"/>
            <w:tcBorders>
              <w:bottom w:val="single" w:sz="4" w:space="0" w:color="auto"/>
            </w:tcBorders>
            <w:shd w:val="clear" w:color="auto" w:fill="auto"/>
          </w:tcPr>
          <w:p w14:paraId="325A815C" w14:textId="77777777" w:rsidR="00804AFC" w:rsidRPr="00C70602" w:rsidRDefault="00804AFC" w:rsidP="00C7060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stratified</w:t>
            </w:r>
          </w:p>
        </w:tc>
        <w:tc>
          <w:tcPr>
            <w:tcW w:w="3122" w:type="dxa"/>
            <w:tcBorders>
              <w:bottom w:val="single" w:sz="4" w:space="0" w:color="auto"/>
            </w:tcBorders>
            <w:shd w:val="clear" w:color="auto" w:fill="auto"/>
          </w:tcPr>
          <w:p w14:paraId="5521838F" w14:textId="77777777" w:rsidR="00804AFC" w:rsidRPr="00C70602" w:rsidRDefault="00804AFC" w:rsidP="00C7060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0602">
              <w:rPr>
                <w:rFonts w:ascii="Times New Roman" w:hAnsi="Times New Roman" w:cs="Times New Roman"/>
                <w:lang w:val="en-US"/>
              </w:rPr>
              <w:t>Sown directly into amended soil</w:t>
            </w:r>
          </w:p>
        </w:tc>
      </w:tr>
    </w:tbl>
    <w:p w14:paraId="309B8DDC" w14:textId="125E09BE" w:rsidR="00343022" w:rsidRPr="00C70602" w:rsidRDefault="00804AFC" w:rsidP="00C70602">
      <w:pPr>
        <w:spacing w:before="120" w:after="0" w:line="480" w:lineRule="auto"/>
        <w:jc w:val="both"/>
        <w:rPr>
          <w:rFonts w:ascii="Times New Roman" w:hAnsi="Times New Roman" w:cs="Times New Roman"/>
          <w:sz w:val="20"/>
          <w:szCs w:val="20"/>
        </w:rPr>
      </w:pPr>
      <w:r w:rsidRPr="00C70602">
        <w:rPr>
          <w:rFonts w:ascii="Times New Roman" w:eastAsia="Calibri" w:hAnsi="Times New Roman" w:cs="Times New Roman"/>
          <w:sz w:val="20"/>
          <w:szCs w:val="20"/>
          <w:lang w:val="en-US"/>
        </w:rPr>
        <w:t xml:space="preserve">Seeds were stratified by maintaining them in moist filter papers in Petri dishes at 4 °C for 7 days. </w:t>
      </w:r>
      <w:r w:rsidR="0039703E" w:rsidRPr="00C70602">
        <w:rPr>
          <w:rFonts w:ascii="Times New Roman" w:eastAsia="Calibri" w:hAnsi="Times New Roman" w:cs="Times New Roman"/>
          <w:sz w:val="20"/>
          <w:szCs w:val="20"/>
          <w:lang w:val="en-US"/>
        </w:rPr>
        <w:t xml:space="preserve">In </w:t>
      </w:r>
      <w:r w:rsidR="0039703E" w:rsidRPr="00C70602">
        <w:rPr>
          <w:rFonts w:ascii="Times New Roman" w:hAnsi="Times New Roman" w:cs="Times New Roman"/>
          <w:sz w:val="20"/>
          <w:szCs w:val="20"/>
        </w:rPr>
        <w:t>t</w:t>
      </w:r>
      <w:r w:rsidRPr="00C70602">
        <w:rPr>
          <w:rFonts w:ascii="Times New Roman" w:hAnsi="Times New Roman" w:cs="Times New Roman"/>
          <w:sz w:val="20"/>
          <w:szCs w:val="20"/>
        </w:rPr>
        <w:t>rials 1 and 2</w:t>
      </w:r>
      <w:r w:rsidR="00D71CB4" w:rsidRPr="00C70602">
        <w:rPr>
          <w:rFonts w:ascii="Times New Roman" w:hAnsi="Times New Roman" w:cs="Times New Roman"/>
          <w:sz w:val="20"/>
          <w:szCs w:val="20"/>
        </w:rPr>
        <w:t>,</w:t>
      </w:r>
      <w:r w:rsidRPr="00C70602">
        <w:rPr>
          <w:rFonts w:ascii="Times New Roman" w:hAnsi="Times New Roman" w:cs="Times New Roman"/>
          <w:sz w:val="20"/>
          <w:szCs w:val="20"/>
        </w:rPr>
        <w:t xml:space="preserve"> </w:t>
      </w:r>
      <w:r w:rsidR="0039703E" w:rsidRPr="00C70602">
        <w:rPr>
          <w:rFonts w:ascii="Times New Roman" w:hAnsi="Times New Roman" w:cs="Times New Roman"/>
          <w:sz w:val="20"/>
          <w:szCs w:val="20"/>
        </w:rPr>
        <w:t xml:space="preserve">seedlings were transplanted into </w:t>
      </w:r>
      <w:r w:rsidRPr="00C70602">
        <w:rPr>
          <w:rFonts w:ascii="Times New Roman" w:hAnsi="Times New Roman" w:cs="Times New Roman"/>
          <w:sz w:val="20"/>
          <w:szCs w:val="20"/>
        </w:rPr>
        <w:t>raw frass</w:t>
      </w:r>
      <w:r w:rsidR="0039703E" w:rsidRPr="00C70602">
        <w:rPr>
          <w:rFonts w:ascii="Times New Roman" w:hAnsi="Times New Roman" w:cs="Times New Roman"/>
        </w:rPr>
        <w:t xml:space="preserve"> </w:t>
      </w:r>
      <w:r w:rsidRPr="00C70602">
        <w:rPr>
          <w:rFonts w:ascii="Times New Roman" w:hAnsi="Times New Roman" w:cs="Times New Roman"/>
          <w:sz w:val="20"/>
          <w:szCs w:val="20"/>
        </w:rPr>
        <w:t>(no incubation or composting)</w:t>
      </w:r>
      <w:r w:rsidR="0039703E" w:rsidRPr="00C70602">
        <w:rPr>
          <w:rFonts w:ascii="Times New Roman" w:hAnsi="Times New Roman" w:cs="Times New Roman"/>
          <w:sz w:val="20"/>
          <w:szCs w:val="20"/>
        </w:rPr>
        <w:t xml:space="preserve"> soil</w:t>
      </w:r>
      <w:r w:rsidR="009F5678" w:rsidRPr="00C70602">
        <w:rPr>
          <w:rFonts w:ascii="Times New Roman" w:hAnsi="Times New Roman" w:cs="Times New Roman"/>
          <w:sz w:val="20"/>
          <w:szCs w:val="20"/>
        </w:rPr>
        <w:t xml:space="preserve"> after germination</w:t>
      </w:r>
      <w:r w:rsidRPr="00C70602">
        <w:rPr>
          <w:rFonts w:ascii="Times New Roman" w:hAnsi="Times New Roman" w:cs="Times New Roman"/>
          <w:sz w:val="20"/>
          <w:szCs w:val="20"/>
        </w:rPr>
        <w:t>; Trial 3: frass incubated in the soil before seed</w:t>
      </w:r>
      <w:r w:rsidR="00A841CC" w:rsidRPr="00C70602">
        <w:rPr>
          <w:rFonts w:ascii="Times New Roman" w:hAnsi="Times New Roman" w:cs="Times New Roman"/>
          <w:sz w:val="20"/>
          <w:szCs w:val="20"/>
        </w:rPr>
        <w:t>s</w:t>
      </w:r>
      <w:r w:rsidRPr="00C70602">
        <w:rPr>
          <w:rFonts w:ascii="Times New Roman" w:hAnsi="Times New Roman" w:cs="Times New Roman"/>
          <w:sz w:val="20"/>
          <w:szCs w:val="20"/>
        </w:rPr>
        <w:t xml:space="preserve"> </w:t>
      </w:r>
      <w:r w:rsidR="00BF6387" w:rsidRPr="00C70602">
        <w:rPr>
          <w:rFonts w:ascii="Times New Roman" w:hAnsi="Times New Roman" w:cs="Times New Roman"/>
          <w:sz w:val="20"/>
          <w:szCs w:val="20"/>
        </w:rPr>
        <w:t>were sown</w:t>
      </w:r>
      <w:r w:rsidRPr="00C70602">
        <w:rPr>
          <w:rFonts w:ascii="Times New Roman" w:hAnsi="Times New Roman" w:cs="Times New Roman"/>
          <w:sz w:val="20"/>
          <w:szCs w:val="20"/>
        </w:rPr>
        <w:t>; Trial 4: frass samples were composted, air-dried</w:t>
      </w:r>
      <w:r w:rsidR="00C63657" w:rsidRPr="00C70602">
        <w:rPr>
          <w:rFonts w:ascii="Times New Roman" w:hAnsi="Times New Roman" w:cs="Times New Roman"/>
          <w:sz w:val="20"/>
          <w:szCs w:val="20"/>
        </w:rPr>
        <w:t>,</w:t>
      </w:r>
      <w:r w:rsidRPr="00C70602">
        <w:rPr>
          <w:rFonts w:ascii="Times New Roman" w:hAnsi="Times New Roman" w:cs="Times New Roman"/>
          <w:sz w:val="20"/>
          <w:szCs w:val="20"/>
        </w:rPr>
        <w:t xml:space="preserve"> and p</w:t>
      </w:r>
      <w:r w:rsidR="007C1995" w:rsidRPr="00C70602">
        <w:rPr>
          <w:rFonts w:ascii="Times New Roman" w:hAnsi="Times New Roman" w:cs="Times New Roman"/>
          <w:sz w:val="20"/>
          <w:szCs w:val="20"/>
        </w:rPr>
        <w:t>ulverised</w:t>
      </w:r>
      <w:r w:rsidRPr="00C70602">
        <w:rPr>
          <w:rFonts w:ascii="Times New Roman" w:hAnsi="Times New Roman" w:cs="Times New Roman"/>
          <w:sz w:val="20"/>
          <w:szCs w:val="20"/>
        </w:rPr>
        <w:t xml:space="preserve"> before </w:t>
      </w:r>
      <w:r w:rsidR="00BF6387" w:rsidRPr="00C70602">
        <w:rPr>
          <w:rFonts w:ascii="Times New Roman" w:hAnsi="Times New Roman" w:cs="Times New Roman"/>
          <w:sz w:val="20"/>
          <w:szCs w:val="20"/>
        </w:rPr>
        <w:t xml:space="preserve">being </w:t>
      </w:r>
      <w:r w:rsidRPr="00C70602">
        <w:rPr>
          <w:rFonts w:ascii="Times New Roman" w:hAnsi="Times New Roman" w:cs="Times New Roman"/>
          <w:sz w:val="20"/>
          <w:szCs w:val="20"/>
        </w:rPr>
        <w:t>add</w:t>
      </w:r>
      <w:r w:rsidR="00BF6387" w:rsidRPr="00C70602">
        <w:rPr>
          <w:rFonts w:ascii="Times New Roman" w:hAnsi="Times New Roman" w:cs="Times New Roman"/>
          <w:sz w:val="20"/>
          <w:szCs w:val="20"/>
        </w:rPr>
        <w:t>ed</w:t>
      </w:r>
      <w:r w:rsidRPr="00C70602">
        <w:rPr>
          <w:rFonts w:ascii="Times New Roman" w:hAnsi="Times New Roman" w:cs="Times New Roman"/>
          <w:sz w:val="20"/>
          <w:szCs w:val="20"/>
        </w:rPr>
        <w:t xml:space="preserve"> to the soil.</w:t>
      </w:r>
      <w:r w:rsidR="00670EC7" w:rsidRPr="00C70602">
        <w:rPr>
          <w:rFonts w:ascii="Times New Roman" w:hAnsi="Times New Roman" w:cs="Times New Roman"/>
          <w:sz w:val="20"/>
          <w:szCs w:val="20"/>
        </w:rPr>
        <w:t xml:space="preserve"> Data were analysed with a using the Chi-squared test</w:t>
      </w:r>
      <w:r w:rsidR="00AE7330" w:rsidRPr="00C70602">
        <w:rPr>
          <w:rFonts w:ascii="Times New Roman" w:hAnsi="Times New Roman" w:cs="Times New Roman"/>
          <w:sz w:val="20"/>
          <w:szCs w:val="20"/>
        </w:rPr>
        <w:t>.</w:t>
      </w:r>
      <w:r w:rsidR="00AE7330" w:rsidRPr="00C70602">
        <w:rPr>
          <w:rFonts w:ascii="Times New Roman" w:hAnsi="Times New Roman" w:cs="Times New Roman"/>
        </w:rPr>
        <w:t xml:space="preserve"> (*) </w:t>
      </w:r>
      <w:r w:rsidR="00AE7330" w:rsidRPr="00C70602">
        <w:rPr>
          <w:rFonts w:ascii="Times New Roman" w:hAnsi="Times New Roman" w:cs="Times New Roman"/>
          <w:sz w:val="20"/>
          <w:szCs w:val="20"/>
        </w:rPr>
        <w:t>There was no significant difference in the proportion of germinated seeds (p &lt; 0.05)</w:t>
      </w:r>
      <w:r w:rsidR="00670EC7" w:rsidRPr="00C70602">
        <w:rPr>
          <w:rFonts w:ascii="Times New Roman" w:hAnsi="Times New Roman" w:cs="Times New Roman"/>
          <w:sz w:val="20"/>
          <w:szCs w:val="20"/>
        </w:rPr>
        <w:t>.</w:t>
      </w:r>
      <w:r w:rsidR="00AE7330" w:rsidRPr="00C70602">
        <w:rPr>
          <w:rFonts w:ascii="Times New Roman" w:hAnsi="Times New Roman" w:cs="Times New Roman"/>
          <w:sz w:val="20"/>
          <w:szCs w:val="20"/>
        </w:rPr>
        <w:t xml:space="preserve"> </w:t>
      </w:r>
    </w:p>
    <w:p w14:paraId="701FCE90" w14:textId="67577851" w:rsidR="009D6E6D" w:rsidRPr="00C70602" w:rsidRDefault="002D1F08" w:rsidP="00C70602">
      <w:pPr>
        <w:spacing w:line="480" w:lineRule="auto"/>
        <w:jc w:val="both"/>
        <w:rPr>
          <w:rFonts w:ascii="Times New Roman" w:hAnsi="Times New Roman" w:cs="Times New Roman"/>
          <w:sz w:val="24"/>
          <w:szCs w:val="24"/>
        </w:rPr>
      </w:pPr>
      <w:r>
        <w:rPr>
          <w:noProof/>
        </w:rPr>
        <w:lastRenderedPageBreak/>
        <w:drawing>
          <wp:inline distT="0" distB="0" distL="0" distR="0" wp14:anchorId="231F8E80" wp14:editId="7E5ECA52">
            <wp:extent cx="5731510" cy="4615180"/>
            <wp:effectExtent l="0" t="0" r="2540" b="0"/>
            <wp:docPr id="781716833" name="Picture 1"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16833" name="Picture 1" descr="A picture containing text, screenshot, diagram, number&#10;&#10;Description automatically generated"/>
                    <pic:cNvPicPr/>
                  </pic:nvPicPr>
                  <pic:blipFill>
                    <a:blip r:embed="rId19"/>
                    <a:stretch>
                      <a:fillRect/>
                    </a:stretch>
                  </pic:blipFill>
                  <pic:spPr>
                    <a:xfrm>
                      <a:off x="0" y="0"/>
                      <a:ext cx="5731510" cy="4615180"/>
                    </a:xfrm>
                    <a:prstGeom prst="rect">
                      <a:avLst/>
                    </a:prstGeom>
                  </pic:spPr>
                </pic:pic>
              </a:graphicData>
            </a:graphic>
          </wp:inline>
        </w:drawing>
      </w:r>
      <w:r w:rsidR="00FE21DB" w:rsidRPr="00C70602" w:rsidDel="00FE21DB">
        <w:rPr>
          <w:rFonts w:ascii="Times New Roman" w:hAnsi="Times New Roman" w:cs="Times New Roman"/>
          <w:noProof/>
        </w:rPr>
        <w:t xml:space="preserve"> </w:t>
      </w:r>
    </w:p>
    <w:p w14:paraId="4F89E111" w14:textId="7DCB84A0" w:rsidR="000F1CFC" w:rsidRPr="00C70602" w:rsidRDefault="00224B78" w:rsidP="00C70602">
      <w:pPr>
        <w:spacing w:line="480" w:lineRule="auto"/>
        <w:jc w:val="both"/>
        <w:rPr>
          <w:rFonts w:ascii="Times New Roman" w:hAnsi="Times New Roman" w:cs="Times New Roman"/>
          <w:sz w:val="20"/>
          <w:szCs w:val="20"/>
          <w:lang w:val="en-US"/>
        </w:rPr>
      </w:pPr>
      <w:r w:rsidRPr="00C70602">
        <w:rPr>
          <w:rFonts w:ascii="Times New Roman" w:hAnsi="Times New Roman" w:cs="Times New Roman"/>
          <w:b/>
          <w:bCs/>
          <w:sz w:val="24"/>
          <w:szCs w:val="24"/>
          <w:lang w:val="en-US"/>
        </w:rPr>
        <w:t xml:space="preserve">Figure </w:t>
      </w:r>
      <w:commentRangeStart w:id="41"/>
      <w:r w:rsidRPr="00C70602">
        <w:rPr>
          <w:rFonts w:ascii="Times New Roman" w:hAnsi="Times New Roman" w:cs="Times New Roman"/>
          <w:b/>
          <w:bCs/>
          <w:sz w:val="24"/>
          <w:szCs w:val="24"/>
          <w:lang w:val="en-US"/>
        </w:rPr>
        <w:t>S1</w:t>
      </w:r>
      <w:commentRangeEnd w:id="41"/>
      <w:r w:rsidR="00E111A8">
        <w:rPr>
          <w:rStyle w:val="CommentReference"/>
        </w:rPr>
        <w:commentReference w:id="41"/>
      </w:r>
      <w:r w:rsidRPr="00C70602">
        <w:rPr>
          <w:rFonts w:ascii="Times New Roman" w:hAnsi="Times New Roman" w:cs="Times New Roman"/>
          <w:sz w:val="24"/>
          <w:szCs w:val="24"/>
          <w:lang w:val="en-US"/>
        </w:rPr>
        <w:t>.</w:t>
      </w:r>
      <w:r w:rsidR="008C0104" w:rsidRPr="00C70602">
        <w:rPr>
          <w:rFonts w:ascii="Times New Roman" w:hAnsi="Times New Roman" w:cs="Times New Roman"/>
          <w:sz w:val="24"/>
          <w:szCs w:val="24"/>
          <w:lang w:val="en-US"/>
        </w:rPr>
        <w:t xml:space="preserve"> </w:t>
      </w:r>
      <w:r w:rsidR="008C0104" w:rsidRPr="00C70602">
        <w:rPr>
          <w:rFonts w:ascii="Times New Roman" w:hAnsi="Times New Roman" w:cs="Times New Roman"/>
          <w:sz w:val="20"/>
          <w:szCs w:val="20"/>
          <w:lang w:val="en-US"/>
        </w:rPr>
        <w:t xml:space="preserve">Leaf area </w:t>
      </w:r>
      <w:r w:rsidR="004C232F">
        <w:rPr>
          <w:rFonts w:ascii="Times New Roman" w:hAnsi="Times New Roman" w:cs="Times New Roman"/>
          <w:sz w:val="20"/>
          <w:szCs w:val="20"/>
          <w:lang w:val="en-US"/>
        </w:rPr>
        <w:t>(</w:t>
      </w:r>
      <w:r w:rsidR="004C232F">
        <w:rPr>
          <w:sz w:val="20"/>
        </w:rPr>
        <w:t>cm</w:t>
      </w:r>
      <w:r w:rsidR="004C232F">
        <w:rPr>
          <w:sz w:val="20"/>
          <w:vertAlign w:val="superscript"/>
        </w:rPr>
        <w:t>2</w:t>
      </w:r>
      <w:r w:rsidR="004C232F">
        <w:rPr>
          <w:rFonts w:ascii="Times New Roman" w:hAnsi="Times New Roman" w:cs="Times New Roman"/>
          <w:sz w:val="20"/>
          <w:szCs w:val="20"/>
          <w:lang w:val="en-US"/>
        </w:rPr>
        <w:t xml:space="preserve">) </w:t>
      </w:r>
      <w:r w:rsidR="008C0104" w:rsidRPr="00C70602">
        <w:rPr>
          <w:rFonts w:ascii="Times New Roman" w:hAnsi="Times New Roman" w:cs="Times New Roman"/>
          <w:sz w:val="20"/>
          <w:szCs w:val="20"/>
          <w:lang w:val="en-US"/>
        </w:rPr>
        <w:t xml:space="preserve">of </w:t>
      </w:r>
      <w:r w:rsidR="008C0104" w:rsidRPr="00C70602">
        <w:rPr>
          <w:rFonts w:ascii="Times New Roman" w:hAnsi="Times New Roman" w:cs="Times New Roman"/>
          <w:i/>
          <w:iCs/>
          <w:sz w:val="20"/>
          <w:szCs w:val="20"/>
          <w:lang w:val="en-US"/>
        </w:rPr>
        <w:t>B</w:t>
      </w:r>
      <w:r w:rsidR="001E3F77" w:rsidRPr="00C70602">
        <w:rPr>
          <w:rFonts w:ascii="Times New Roman" w:hAnsi="Times New Roman" w:cs="Times New Roman"/>
          <w:i/>
          <w:iCs/>
          <w:sz w:val="20"/>
          <w:szCs w:val="20"/>
          <w:lang w:val="en-US"/>
        </w:rPr>
        <w:t>.</w:t>
      </w:r>
      <w:r w:rsidR="008C0104" w:rsidRPr="00C70602">
        <w:rPr>
          <w:rFonts w:ascii="Times New Roman" w:hAnsi="Times New Roman" w:cs="Times New Roman"/>
          <w:i/>
          <w:iCs/>
          <w:sz w:val="20"/>
          <w:szCs w:val="20"/>
          <w:lang w:val="en-US"/>
        </w:rPr>
        <w:t xml:space="preserve"> rapa</w:t>
      </w:r>
      <w:r w:rsidR="008C0104" w:rsidRPr="00C70602">
        <w:rPr>
          <w:rFonts w:ascii="Times New Roman" w:hAnsi="Times New Roman" w:cs="Times New Roman"/>
          <w:sz w:val="20"/>
          <w:szCs w:val="20"/>
          <w:lang w:val="en-US"/>
        </w:rPr>
        <w:t xml:space="preserve"> plants </w:t>
      </w:r>
      <w:r w:rsidR="001E3F77" w:rsidRPr="00C70602">
        <w:rPr>
          <w:rFonts w:ascii="Times New Roman" w:hAnsi="Times New Roman" w:cs="Times New Roman"/>
          <w:sz w:val="20"/>
          <w:szCs w:val="20"/>
          <w:lang w:val="en-US"/>
        </w:rPr>
        <w:t>grown in unamended soil (NoFrass; control) or soil amended with raw BSF frass (BSFF</w:t>
      </w:r>
      <w:r w:rsidR="00C650F2" w:rsidRPr="00C70602">
        <w:rPr>
          <w:rFonts w:ascii="Times New Roman" w:hAnsi="Times New Roman" w:cs="Times New Roman"/>
          <w:sz w:val="20"/>
          <w:szCs w:val="20"/>
          <w:lang w:val="en-US"/>
        </w:rPr>
        <w:t>),</w:t>
      </w:r>
      <w:r w:rsidR="001E3F77" w:rsidRPr="00C70602">
        <w:rPr>
          <w:rFonts w:ascii="Times New Roman" w:hAnsi="Times New Roman" w:cs="Times New Roman"/>
          <w:sz w:val="20"/>
          <w:szCs w:val="20"/>
          <w:lang w:val="en-US"/>
        </w:rPr>
        <w:t xml:space="preserve"> or raw yellow mealworm frass (MWF)</w:t>
      </w:r>
      <w:r w:rsidR="000F1CFC" w:rsidRPr="00C70602">
        <w:rPr>
          <w:rFonts w:ascii="Times New Roman" w:hAnsi="Times New Roman" w:cs="Times New Roman"/>
          <w:sz w:val="20"/>
          <w:szCs w:val="20"/>
          <w:lang w:val="en-US"/>
        </w:rPr>
        <w:t xml:space="preserve"> recorded in Trial 2</w:t>
      </w:r>
      <w:r w:rsidR="001E3F77" w:rsidRPr="00C70602">
        <w:rPr>
          <w:rFonts w:ascii="Times New Roman" w:hAnsi="Times New Roman" w:cs="Times New Roman"/>
          <w:sz w:val="20"/>
          <w:szCs w:val="20"/>
          <w:lang w:val="en-US"/>
        </w:rPr>
        <w:t xml:space="preserve">. </w:t>
      </w:r>
      <w:r w:rsidR="004E0A06" w:rsidRPr="00C70602">
        <w:rPr>
          <w:rFonts w:ascii="Times New Roman" w:hAnsi="Times New Roman" w:cs="Times New Roman"/>
          <w:sz w:val="20"/>
          <w:szCs w:val="20"/>
          <w:lang w:val="en-US"/>
        </w:rPr>
        <w:t>The box represents the interquartile range</w:t>
      </w:r>
      <w:r w:rsidR="00F040B6" w:rsidRPr="00C70602">
        <w:rPr>
          <w:rFonts w:ascii="Times New Roman" w:hAnsi="Times New Roman" w:cs="Times New Roman"/>
        </w:rPr>
        <w:t xml:space="preserve"> </w:t>
      </w:r>
      <w:r w:rsidR="00F040B6" w:rsidRPr="00C70602">
        <w:rPr>
          <w:rFonts w:ascii="Times New Roman" w:hAnsi="Times New Roman" w:cs="Times New Roman"/>
          <w:sz w:val="20"/>
          <w:szCs w:val="20"/>
          <w:lang w:val="en-US"/>
        </w:rPr>
        <w:t>(IQR)</w:t>
      </w:r>
      <w:r w:rsidR="004E0A06" w:rsidRPr="00C70602">
        <w:rPr>
          <w:rFonts w:ascii="Times New Roman" w:hAnsi="Times New Roman" w:cs="Times New Roman"/>
          <w:sz w:val="20"/>
          <w:szCs w:val="20"/>
          <w:lang w:val="en-US"/>
        </w:rPr>
        <w:t xml:space="preserve">, </w:t>
      </w:r>
      <w:r w:rsidR="00F040B6" w:rsidRPr="00C70602">
        <w:rPr>
          <w:rFonts w:ascii="Times New Roman" w:hAnsi="Times New Roman" w:cs="Times New Roman"/>
          <w:sz w:val="20"/>
          <w:szCs w:val="20"/>
          <w:lang w:val="en-US"/>
        </w:rPr>
        <w:t xml:space="preserve">with the bottom and top edges corresponding to the </w:t>
      </w:r>
      <w:r w:rsidR="00C650F2" w:rsidRPr="00C70602">
        <w:rPr>
          <w:rFonts w:ascii="Times New Roman" w:hAnsi="Times New Roman" w:cs="Times New Roman"/>
          <w:sz w:val="20"/>
          <w:szCs w:val="20"/>
          <w:lang w:val="en-US"/>
        </w:rPr>
        <w:t>first quartile (</w:t>
      </w:r>
      <w:r w:rsidR="00374CB6" w:rsidRPr="00C70602">
        <w:rPr>
          <w:rFonts w:ascii="Times New Roman" w:hAnsi="Times New Roman" w:cs="Times New Roman"/>
          <w:sz w:val="20"/>
          <w:szCs w:val="20"/>
          <w:lang w:val="en-US"/>
        </w:rPr>
        <w:t xml:space="preserve">Q1, </w:t>
      </w:r>
      <w:r w:rsidR="00F040B6" w:rsidRPr="00C70602">
        <w:rPr>
          <w:rFonts w:ascii="Times New Roman" w:hAnsi="Times New Roman" w:cs="Times New Roman"/>
          <w:sz w:val="20"/>
          <w:szCs w:val="20"/>
          <w:lang w:val="en-US"/>
        </w:rPr>
        <w:t>25</w:t>
      </w:r>
      <w:r w:rsidR="00C650F2" w:rsidRPr="00C70602">
        <w:rPr>
          <w:rFonts w:ascii="Times New Roman" w:hAnsi="Times New Roman" w:cs="Times New Roman"/>
          <w:sz w:val="20"/>
          <w:szCs w:val="20"/>
          <w:lang w:val="en-US"/>
        </w:rPr>
        <w:t>%)</w:t>
      </w:r>
      <w:r w:rsidR="00F040B6" w:rsidRPr="00C70602">
        <w:rPr>
          <w:rFonts w:ascii="Times New Roman" w:hAnsi="Times New Roman" w:cs="Times New Roman"/>
          <w:sz w:val="20"/>
          <w:szCs w:val="20"/>
          <w:lang w:val="en-US"/>
        </w:rPr>
        <w:t xml:space="preserve"> and </w:t>
      </w:r>
      <w:r w:rsidR="00C650F2" w:rsidRPr="00C70602">
        <w:rPr>
          <w:rFonts w:ascii="Times New Roman" w:hAnsi="Times New Roman" w:cs="Times New Roman"/>
          <w:sz w:val="20"/>
          <w:szCs w:val="20"/>
          <w:lang w:val="en-US"/>
        </w:rPr>
        <w:t>third quartile (</w:t>
      </w:r>
      <w:r w:rsidR="00374CB6" w:rsidRPr="00C70602">
        <w:rPr>
          <w:rFonts w:ascii="Times New Roman" w:hAnsi="Times New Roman" w:cs="Times New Roman"/>
          <w:sz w:val="20"/>
          <w:szCs w:val="20"/>
          <w:lang w:val="en-US"/>
        </w:rPr>
        <w:t xml:space="preserve">Q3, </w:t>
      </w:r>
      <w:r w:rsidR="00F040B6" w:rsidRPr="00C70602">
        <w:rPr>
          <w:rFonts w:ascii="Times New Roman" w:hAnsi="Times New Roman" w:cs="Times New Roman"/>
          <w:sz w:val="20"/>
          <w:szCs w:val="20"/>
          <w:lang w:val="en-US"/>
        </w:rPr>
        <w:t>75</w:t>
      </w:r>
      <w:r w:rsidR="00C650F2" w:rsidRPr="00C70602">
        <w:rPr>
          <w:rFonts w:ascii="Times New Roman" w:hAnsi="Times New Roman" w:cs="Times New Roman"/>
          <w:sz w:val="20"/>
          <w:szCs w:val="20"/>
          <w:lang w:val="en-US"/>
        </w:rPr>
        <w:t>%)</w:t>
      </w:r>
      <w:r w:rsidR="00F040B6" w:rsidRPr="00C70602">
        <w:rPr>
          <w:rFonts w:ascii="Times New Roman" w:hAnsi="Times New Roman" w:cs="Times New Roman"/>
          <w:sz w:val="20"/>
          <w:szCs w:val="20"/>
          <w:lang w:val="en-US"/>
        </w:rPr>
        <w:t xml:space="preserve">, respectively. </w:t>
      </w:r>
      <w:r w:rsidR="004A777F" w:rsidRPr="004A777F">
        <w:rPr>
          <w:rFonts w:ascii="Times New Roman" w:hAnsi="Times New Roman" w:cs="Times New Roman"/>
          <w:sz w:val="20"/>
          <w:szCs w:val="20"/>
          <w:lang w:val="en-US"/>
        </w:rPr>
        <w:t>The line within the box represents the median, while the whiskers extend to 1.5 times the IQR, encompassing the minimum (Q1-1.5IQR) and maximum (Q3+1.5IQR) values</w:t>
      </w:r>
      <w:r w:rsidR="004E0A06" w:rsidRPr="00C70602">
        <w:rPr>
          <w:rFonts w:ascii="Times New Roman" w:hAnsi="Times New Roman" w:cs="Times New Roman"/>
          <w:sz w:val="20"/>
          <w:szCs w:val="20"/>
          <w:lang w:val="en-US"/>
        </w:rPr>
        <w:t xml:space="preserve">. The hollow dots beyond the whiskers represent outliers. </w:t>
      </w:r>
      <w:r w:rsidR="008C0104" w:rsidRPr="00C70602">
        <w:rPr>
          <w:rFonts w:ascii="Times New Roman" w:hAnsi="Times New Roman" w:cs="Times New Roman"/>
          <w:sz w:val="20"/>
          <w:szCs w:val="20"/>
          <w:lang w:val="en-US"/>
        </w:rPr>
        <w:t xml:space="preserve"> The white square on each box represents the mean leaf area per plant. Data were analysed </w:t>
      </w:r>
      <w:r w:rsidR="002B73A3" w:rsidRPr="00C70602">
        <w:rPr>
          <w:rFonts w:ascii="Times New Roman" w:hAnsi="Times New Roman" w:cs="Times New Roman"/>
          <w:sz w:val="20"/>
          <w:szCs w:val="20"/>
          <w:lang w:val="en-US"/>
        </w:rPr>
        <w:t>with a</w:t>
      </w:r>
      <w:r w:rsidR="008C0104" w:rsidRPr="00C70602">
        <w:rPr>
          <w:rFonts w:ascii="Times New Roman" w:hAnsi="Times New Roman" w:cs="Times New Roman"/>
          <w:sz w:val="20"/>
          <w:szCs w:val="20"/>
          <w:lang w:val="en-US"/>
        </w:rPr>
        <w:t xml:space="preserve"> </w:t>
      </w:r>
      <w:r w:rsidR="008C0104" w:rsidRPr="00C70602">
        <w:rPr>
          <w:rFonts w:ascii="Times New Roman" w:hAnsi="Times New Roman" w:cs="Times New Roman"/>
          <w:sz w:val="20"/>
          <w:szCs w:val="20"/>
        </w:rPr>
        <w:t>generali</w:t>
      </w:r>
      <w:r w:rsidR="006A36B3" w:rsidRPr="00C70602">
        <w:rPr>
          <w:rFonts w:ascii="Times New Roman" w:hAnsi="Times New Roman" w:cs="Times New Roman"/>
          <w:sz w:val="20"/>
          <w:szCs w:val="20"/>
        </w:rPr>
        <w:t>s</w:t>
      </w:r>
      <w:r w:rsidR="008C0104" w:rsidRPr="00C70602">
        <w:rPr>
          <w:rFonts w:ascii="Times New Roman" w:hAnsi="Times New Roman" w:cs="Times New Roman"/>
          <w:sz w:val="20"/>
          <w:szCs w:val="20"/>
        </w:rPr>
        <w:t>ed</w:t>
      </w:r>
      <w:r w:rsidR="008C0104" w:rsidRPr="00C70602">
        <w:rPr>
          <w:rFonts w:ascii="Times New Roman" w:hAnsi="Times New Roman" w:cs="Times New Roman"/>
          <w:sz w:val="20"/>
          <w:szCs w:val="20"/>
          <w:lang w:val="en-US"/>
        </w:rPr>
        <w:t xml:space="preserve"> linear model (GLM). n is the number of</w:t>
      </w:r>
      <w:r w:rsidR="002B73A3" w:rsidRPr="00C70602">
        <w:rPr>
          <w:rFonts w:ascii="Times New Roman" w:hAnsi="Times New Roman" w:cs="Times New Roman"/>
          <w:sz w:val="20"/>
          <w:szCs w:val="20"/>
          <w:lang w:val="en-US"/>
        </w:rPr>
        <w:t xml:space="preserve"> </w:t>
      </w:r>
      <w:r w:rsidR="00A10E17" w:rsidRPr="00C70602">
        <w:rPr>
          <w:rFonts w:ascii="Times New Roman" w:hAnsi="Times New Roman" w:cs="Times New Roman"/>
          <w:sz w:val="20"/>
          <w:szCs w:val="20"/>
          <w:lang w:val="en-US"/>
        </w:rPr>
        <w:t>replicate</w:t>
      </w:r>
      <w:r w:rsidR="004E0A06" w:rsidRPr="00C70602">
        <w:rPr>
          <w:rFonts w:ascii="Times New Roman" w:hAnsi="Times New Roman" w:cs="Times New Roman"/>
          <w:sz w:val="20"/>
          <w:szCs w:val="20"/>
          <w:lang w:val="en-US"/>
        </w:rPr>
        <w:t xml:space="preserve"> plant</w:t>
      </w:r>
      <w:r w:rsidR="00A10E17" w:rsidRPr="00C70602">
        <w:rPr>
          <w:rFonts w:ascii="Times New Roman" w:hAnsi="Times New Roman" w:cs="Times New Roman"/>
          <w:sz w:val="20"/>
          <w:szCs w:val="20"/>
          <w:lang w:val="en-US"/>
        </w:rPr>
        <w:t>s</w:t>
      </w:r>
      <w:r w:rsidR="004E0A06" w:rsidRPr="00C70602">
        <w:rPr>
          <w:rFonts w:ascii="Times New Roman" w:hAnsi="Times New Roman" w:cs="Times New Roman"/>
          <w:sz w:val="20"/>
          <w:szCs w:val="20"/>
          <w:lang w:val="en-US"/>
        </w:rPr>
        <w:t xml:space="preserve"> </w:t>
      </w:r>
      <w:r w:rsidR="0029645D" w:rsidRPr="00C70602">
        <w:rPr>
          <w:rFonts w:ascii="Times New Roman" w:hAnsi="Times New Roman" w:cs="Times New Roman"/>
          <w:sz w:val="20"/>
          <w:szCs w:val="20"/>
          <w:lang w:val="en-US"/>
        </w:rPr>
        <w:t>for</w:t>
      </w:r>
      <w:r w:rsidR="004E0A06" w:rsidRPr="00C70602">
        <w:rPr>
          <w:rFonts w:ascii="Times New Roman" w:hAnsi="Times New Roman" w:cs="Times New Roman"/>
          <w:sz w:val="20"/>
          <w:szCs w:val="20"/>
          <w:lang w:val="en-US"/>
        </w:rPr>
        <w:t xml:space="preserve"> leaf area measurements</w:t>
      </w:r>
      <w:r w:rsidR="008C0104" w:rsidRPr="00C70602">
        <w:rPr>
          <w:rFonts w:ascii="Times New Roman" w:hAnsi="Times New Roman" w:cs="Times New Roman"/>
          <w:sz w:val="20"/>
          <w:szCs w:val="20"/>
          <w:lang w:val="en-US"/>
        </w:rPr>
        <w:t>. Boxes with different letters are significantly different (</w:t>
      </w:r>
      <w:r w:rsidR="008C0104" w:rsidRPr="00C70602">
        <w:rPr>
          <w:rFonts w:ascii="Times New Roman" w:hAnsi="Times New Roman" w:cs="Times New Roman"/>
          <w:color w:val="1C1D1E"/>
          <w:sz w:val="20"/>
          <w:szCs w:val="20"/>
          <w:shd w:val="clear" w:color="auto" w:fill="FFFFFF"/>
        </w:rPr>
        <w:t xml:space="preserve">Tukey's </w:t>
      </w:r>
      <w:r w:rsidR="008C0104" w:rsidRPr="00C70602">
        <w:rPr>
          <w:rFonts w:ascii="Times New Roman" w:hAnsi="Times New Roman" w:cs="Times New Roman"/>
          <w:sz w:val="20"/>
          <w:szCs w:val="20"/>
          <w:lang w:val="en-US"/>
        </w:rPr>
        <w:t xml:space="preserve">post hoc test, </w:t>
      </w:r>
      <w:r w:rsidR="008C0104" w:rsidRPr="00C70602">
        <w:rPr>
          <w:rFonts w:ascii="Times New Roman" w:hAnsi="Times New Roman" w:cs="Times New Roman"/>
          <w:i/>
          <w:iCs/>
          <w:sz w:val="20"/>
          <w:szCs w:val="20"/>
          <w:lang w:val="en-US"/>
        </w:rPr>
        <w:t>p</w:t>
      </w:r>
      <w:r w:rsidR="008C0104" w:rsidRPr="00C70602">
        <w:rPr>
          <w:rFonts w:ascii="Times New Roman" w:hAnsi="Times New Roman" w:cs="Times New Roman"/>
          <w:sz w:val="20"/>
          <w:szCs w:val="20"/>
          <w:lang w:val="en-US"/>
        </w:rPr>
        <w:t xml:space="preserve"> &lt; 0.05).</w:t>
      </w:r>
      <w:r w:rsidR="00D71CB4" w:rsidRPr="00C70602">
        <w:rPr>
          <w:rFonts w:ascii="Times New Roman" w:hAnsi="Times New Roman" w:cs="Times New Roman"/>
          <w:sz w:val="20"/>
          <w:szCs w:val="20"/>
          <w:lang w:val="en-US"/>
        </w:rPr>
        <w:t xml:space="preserve"> </w:t>
      </w:r>
    </w:p>
    <w:p w14:paraId="41004BAC" w14:textId="77777777" w:rsidR="00C63657" w:rsidRPr="00C70602" w:rsidRDefault="00C63657" w:rsidP="00C70602">
      <w:pPr>
        <w:spacing w:line="480" w:lineRule="auto"/>
        <w:rPr>
          <w:rFonts w:ascii="Times New Roman" w:hAnsi="Times New Roman" w:cs="Times New Roman"/>
          <w:sz w:val="20"/>
          <w:szCs w:val="20"/>
          <w:lang w:val="en-US"/>
        </w:rPr>
      </w:pPr>
    </w:p>
    <w:p w14:paraId="6A3BDC28" w14:textId="30BADEE1" w:rsidR="00C63657" w:rsidRPr="00C70602" w:rsidRDefault="00C63657" w:rsidP="00C70602">
      <w:pPr>
        <w:spacing w:line="480" w:lineRule="auto"/>
        <w:rPr>
          <w:rFonts w:ascii="Times New Roman" w:hAnsi="Times New Roman" w:cs="Times New Roman"/>
          <w:sz w:val="20"/>
          <w:szCs w:val="20"/>
          <w:lang w:val="en-US"/>
        </w:rPr>
      </w:pPr>
      <w:r w:rsidRPr="00C70602">
        <w:rPr>
          <w:rFonts w:ascii="Times New Roman" w:hAnsi="Times New Roman" w:cs="Times New Roman"/>
          <w:noProof/>
        </w:rPr>
        <w:lastRenderedPageBreak/>
        <w:drawing>
          <wp:inline distT="0" distB="0" distL="0" distR="0" wp14:anchorId="0C0528F8" wp14:editId="1600C50B">
            <wp:extent cx="5731510" cy="4615180"/>
            <wp:effectExtent l="0" t="0" r="2540" b="0"/>
            <wp:docPr id="1844176724" name="Picture 1"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76724" name="Picture 1" descr="A picture containing text, screenshot, diagram, number&#10;&#10;Description automatically generated"/>
                    <pic:cNvPicPr/>
                  </pic:nvPicPr>
                  <pic:blipFill>
                    <a:blip r:embed="rId20"/>
                    <a:stretch>
                      <a:fillRect/>
                    </a:stretch>
                  </pic:blipFill>
                  <pic:spPr>
                    <a:xfrm>
                      <a:off x="0" y="0"/>
                      <a:ext cx="5731510" cy="4615180"/>
                    </a:xfrm>
                    <a:prstGeom prst="rect">
                      <a:avLst/>
                    </a:prstGeom>
                  </pic:spPr>
                </pic:pic>
              </a:graphicData>
            </a:graphic>
          </wp:inline>
        </w:drawing>
      </w:r>
    </w:p>
    <w:p w14:paraId="4182988A" w14:textId="0C405657" w:rsidR="00C63657" w:rsidRPr="00C70602" w:rsidRDefault="00C63657" w:rsidP="00C70602">
      <w:pPr>
        <w:spacing w:line="480" w:lineRule="auto"/>
        <w:rPr>
          <w:rFonts w:ascii="Times New Roman" w:hAnsi="Times New Roman" w:cs="Times New Roman"/>
          <w:sz w:val="20"/>
          <w:szCs w:val="20"/>
          <w:lang w:val="en-US"/>
        </w:rPr>
      </w:pPr>
      <w:r w:rsidRPr="00C70602">
        <w:rPr>
          <w:rFonts w:ascii="Times New Roman" w:hAnsi="Times New Roman" w:cs="Times New Roman"/>
          <w:b/>
          <w:bCs/>
          <w:sz w:val="24"/>
          <w:szCs w:val="24"/>
          <w:lang w:val="en-US"/>
        </w:rPr>
        <w:t>Figure S2</w:t>
      </w:r>
      <w:r w:rsidRPr="00C70602">
        <w:rPr>
          <w:rFonts w:ascii="Times New Roman" w:hAnsi="Times New Roman" w:cs="Times New Roman"/>
          <w:sz w:val="24"/>
          <w:szCs w:val="24"/>
          <w:lang w:val="en-US"/>
        </w:rPr>
        <w:t xml:space="preserve">. </w:t>
      </w:r>
      <w:r w:rsidRPr="00C70602">
        <w:rPr>
          <w:rFonts w:ascii="Times New Roman" w:hAnsi="Times New Roman" w:cs="Times New Roman"/>
          <w:sz w:val="20"/>
          <w:szCs w:val="20"/>
          <w:lang w:val="en-US"/>
        </w:rPr>
        <w:t xml:space="preserve">Number of leaves of </w:t>
      </w:r>
      <w:r w:rsidRPr="00C70602">
        <w:rPr>
          <w:rFonts w:ascii="Times New Roman" w:hAnsi="Times New Roman" w:cs="Times New Roman"/>
          <w:i/>
          <w:iCs/>
          <w:sz w:val="20"/>
          <w:szCs w:val="20"/>
          <w:lang w:val="en-US"/>
        </w:rPr>
        <w:t>B. rapa</w:t>
      </w:r>
      <w:r w:rsidRPr="00C70602">
        <w:rPr>
          <w:rFonts w:ascii="Times New Roman" w:hAnsi="Times New Roman" w:cs="Times New Roman"/>
          <w:sz w:val="20"/>
          <w:szCs w:val="20"/>
          <w:lang w:val="en-US"/>
        </w:rPr>
        <w:t xml:space="preserve"> plants grown in unamended soil (NoFrass; control) or soil amended with raw BSF frass (BSFF) or raw yellow mealworm frass (MWF) recorded in Trial 1</w:t>
      </w:r>
      <w:r w:rsidRPr="00C70602">
        <w:rPr>
          <w:rFonts w:ascii="Times New Roman" w:eastAsiaTheme="minorEastAsia" w:hAnsi="Times New Roman" w:cs="Times New Roman"/>
          <w:color w:val="000000" w:themeColor="text1"/>
          <w:kern w:val="24"/>
          <w:sz w:val="20"/>
          <w:szCs w:val="20"/>
          <w:lang w:val="en-US"/>
        </w:rPr>
        <w:t>.</w:t>
      </w:r>
      <w:r w:rsidRPr="00C70602" w:rsidDel="008C020B">
        <w:rPr>
          <w:rFonts w:ascii="Times New Roman" w:hAnsi="Times New Roman" w:cs="Times New Roman"/>
          <w:sz w:val="20"/>
          <w:szCs w:val="20"/>
          <w:lang w:val="en-US"/>
        </w:rPr>
        <w:t xml:space="preserve"> </w:t>
      </w:r>
      <w:r w:rsidRPr="00C70602">
        <w:rPr>
          <w:rFonts w:ascii="Times New Roman" w:hAnsi="Times New Roman" w:cs="Times New Roman"/>
          <w:sz w:val="20"/>
          <w:szCs w:val="20"/>
          <w:lang w:val="en-US"/>
        </w:rPr>
        <w:t xml:space="preserve">The box represents the interquartile range (IQR), with the bottom and top edges corresponding to the first quartile (Q1, 25%) and third quartile (Q3, 75%), respectively. </w:t>
      </w:r>
      <w:r w:rsidR="004A777F" w:rsidRPr="004A777F">
        <w:rPr>
          <w:rFonts w:ascii="Times New Roman" w:hAnsi="Times New Roman" w:cs="Times New Roman"/>
          <w:sz w:val="20"/>
          <w:szCs w:val="20"/>
          <w:lang w:val="en-US"/>
        </w:rPr>
        <w:t>The line within the box represents the median, while the whiskers extend to 1.5 times the IQR, encompassing the minimum (Q1-1.5IQR) and maximum (Q3+1.5IQR) values</w:t>
      </w:r>
      <w:r w:rsidRPr="00C70602">
        <w:rPr>
          <w:rFonts w:ascii="Times New Roman" w:hAnsi="Times New Roman" w:cs="Times New Roman"/>
          <w:sz w:val="20"/>
          <w:szCs w:val="20"/>
          <w:lang w:val="en-US"/>
        </w:rPr>
        <w:t>. The hollow dots beyond the whiskers represent outliers. The white square on each box represents the mean number of leaves per plant. Data were analysed by generalised linear models (GLM). n is the number of replicate plants for leaf counts. Boxes with different letters are significantly different (</w:t>
      </w:r>
      <w:r w:rsidRPr="00C70602">
        <w:rPr>
          <w:rFonts w:ascii="Times New Roman" w:hAnsi="Times New Roman" w:cs="Times New Roman"/>
          <w:sz w:val="20"/>
          <w:szCs w:val="20"/>
        </w:rPr>
        <w:t xml:space="preserve">Tukey's </w:t>
      </w:r>
      <w:r w:rsidRPr="00C70602">
        <w:rPr>
          <w:rFonts w:ascii="Times New Roman" w:hAnsi="Times New Roman" w:cs="Times New Roman"/>
          <w:sz w:val="20"/>
          <w:szCs w:val="20"/>
          <w:lang w:val="en-US"/>
        </w:rPr>
        <w:t xml:space="preserve">post hoc test, </w:t>
      </w:r>
      <w:r w:rsidRPr="00C70602">
        <w:rPr>
          <w:rFonts w:ascii="Times New Roman" w:hAnsi="Times New Roman" w:cs="Times New Roman"/>
          <w:i/>
          <w:iCs/>
          <w:sz w:val="20"/>
          <w:szCs w:val="20"/>
          <w:lang w:val="en-US"/>
        </w:rPr>
        <w:t>p</w:t>
      </w:r>
      <w:r w:rsidRPr="00C70602">
        <w:rPr>
          <w:rFonts w:ascii="Times New Roman" w:hAnsi="Times New Roman" w:cs="Times New Roman"/>
          <w:sz w:val="20"/>
          <w:szCs w:val="20"/>
          <w:lang w:val="en-US"/>
        </w:rPr>
        <w:t xml:space="preserve"> &lt; 0.05).</w:t>
      </w:r>
    </w:p>
    <w:p w14:paraId="7FFB6DCE" w14:textId="77777777" w:rsidR="00C63657" w:rsidRPr="00C70602" w:rsidRDefault="00C63657" w:rsidP="00C70602">
      <w:pPr>
        <w:spacing w:line="480" w:lineRule="auto"/>
        <w:rPr>
          <w:rFonts w:ascii="Times New Roman" w:hAnsi="Times New Roman" w:cs="Times New Roman"/>
          <w:sz w:val="20"/>
          <w:szCs w:val="20"/>
          <w:lang w:val="en-US"/>
        </w:rPr>
      </w:pPr>
    </w:p>
    <w:p w14:paraId="617165C0" w14:textId="77777777" w:rsidR="00C63657" w:rsidRPr="00C70602" w:rsidRDefault="00C63657" w:rsidP="00C70602">
      <w:pPr>
        <w:tabs>
          <w:tab w:val="left" w:pos="2910"/>
        </w:tabs>
        <w:spacing w:line="480" w:lineRule="auto"/>
        <w:rPr>
          <w:rFonts w:ascii="Times New Roman" w:hAnsi="Times New Roman" w:cs="Times New Roman"/>
          <w:sz w:val="20"/>
          <w:szCs w:val="20"/>
          <w:lang w:val="en-US"/>
        </w:rPr>
      </w:pPr>
    </w:p>
    <w:p w14:paraId="749E464A" w14:textId="45E44947" w:rsidR="00FE21DB" w:rsidRPr="00C70602" w:rsidRDefault="00D4269C" w:rsidP="00C70602">
      <w:pPr>
        <w:spacing w:line="480" w:lineRule="auto"/>
        <w:rPr>
          <w:rFonts w:ascii="Times New Roman" w:hAnsi="Times New Roman" w:cs="Times New Roman"/>
          <w:sz w:val="20"/>
          <w:szCs w:val="20"/>
          <w:lang w:val="en-US"/>
        </w:rPr>
      </w:pPr>
      <w:r w:rsidRPr="00C70602">
        <w:rPr>
          <w:rFonts w:ascii="Times New Roman" w:hAnsi="Times New Roman" w:cs="Times New Roman"/>
          <w:noProof/>
        </w:rPr>
        <w:lastRenderedPageBreak/>
        <w:drawing>
          <wp:inline distT="0" distB="0" distL="0" distR="0" wp14:anchorId="61DBFE49" wp14:editId="492A3E17">
            <wp:extent cx="5731510" cy="4080510"/>
            <wp:effectExtent l="0" t="0" r="2540" b="0"/>
            <wp:docPr id="1421509650" name="Picture 1"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09650" name="Picture 1" descr="A picture containing text, screenshot, diagram, number&#10;&#10;Description automatically generated"/>
                    <pic:cNvPicPr/>
                  </pic:nvPicPr>
                  <pic:blipFill>
                    <a:blip r:embed="rId21"/>
                    <a:stretch>
                      <a:fillRect/>
                    </a:stretch>
                  </pic:blipFill>
                  <pic:spPr>
                    <a:xfrm>
                      <a:off x="0" y="0"/>
                      <a:ext cx="5731510" cy="4080510"/>
                    </a:xfrm>
                    <a:prstGeom prst="rect">
                      <a:avLst/>
                    </a:prstGeom>
                  </pic:spPr>
                </pic:pic>
              </a:graphicData>
            </a:graphic>
          </wp:inline>
        </w:drawing>
      </w:r>
    </w:p>
    <w:p w14:paraId="2A6C64DE" w14:textId="32B387AA" w:rsidR="00FE21DB" w:rsidRPr="00C70602" w:rsidRDefault="00FE21DB" w:rsidP="00C70602">
      <w:pPr>
        <w:spacing w:after="0" w:line="480" w:lineRule="auto"/>
        <w:jc w:val="both"/>
        <w:rPr>
          <w:rFonts w:ascii="Times New Roman" w:hAnsi="Times New Roman" w:cs="Times New Roman"/>
          <w:sz w:val="20"/>
          <w:szCs w:val="20"/>
          <w:lang w:val="en-US"/>
        </w:rPr>
      </w:pPr>
      <w:r w:rsidRPr="00C70602">
        <w:rPr>
          <w:rFonts w:ascii="Times New Roman" w:hAnsi="Times New Roman" w:cs="Times New Roman"/>
          <w:b/>
          <w:bCs/>
          <w:sz w:val="24"/>
          <w:szCs w:val="24"/>
          <w:lang w:val="en-US"/>
        </w:rPr>
        <w:t>Figure S</w:t>
      </w:r>
      <w:r w:rsidR="008E0143" w:rsidRPr="00C70602">
        <w:rPr>
          <w:rFonts w:ascii="Times New Roman" w:hAnsi="Times New Roman" w:cs="Times New Roman"/>
          <w:b/>
          <w:bCs/>
          <w:sz w:val="24"/>
          <w:szCs w:val="24"/>
          <w:lang w:val="en-US"/>
        </w:rPr>
        <w:t>3</w:t>
      </w:r>
      <w:r w:rsidRPr="00C70602">
        <w:rPr>
          <w:rFonts w:ascii="Times New Roman" w:hAnsi="Times New Roman" w:cs="Times New Roman"/>
          <w:sz w:val="24"/>
          <w:szCs w:val="24"/>
          <w:lang w:val="en-US"/>
        </w:rPr>
        <w:t xml:space="preserve">. </w:t>
      </w:r>
      <w:r w:rsidRPr="00C70602">
        <w:rPr>
          <w:rFonts w:ascii="Times New Roman" w:hAnsi="Times New Roman" w:cs="Times New Roman"/>
          <w:sz w:val="20"/>
          <w:szCs w:val="20"/>
          <w:lang w:val="en-US"/>
        </w:rPr>
        <w:t xml:space="preserve">Number of leaves of </w:t>
      </w:r>
      <w:r w:rsidRPr="00C70602">
        <w:rPr>
          <w:rFonts w:ascii="Times New Roman" w:hAnsi="Times New Roman" w:cs="Times New Roman"/>
          <w:i/>
          <w:iCs/>
          <w:sz w:val="20"/>
          <w:szCs w:val="20"/>
          <w:lang w:val="en-US"/>
        </w:rPr>
        <w:t>B. rapa</w:t>
      </w:r>
      <w:r w:rsidRPr="00C70602">
        <w:rPr>
          <w:rFonts w:ascii="Times New Roman" w:hAnsi="Times New Roman" w:cs="Times New Roman"/>
          <w:sz w:val="20"/>
          <w:szCs w:val="20"/>
          <w:lang w:val="en-US"/>
        </w:rPr>
        <w:t xml:space="preserve"> plants grown in unamended soil (NoFrass; control) or soil amended with raw BSF frass (BSFF)</w:t>
      </w:r>
      <w:r w:rsidR="00D4269C" w:rsidRPr="00C70602">
        <w:rPr>
          <w:rFonts w:ascii="Times New Roman" w:hAnsi="Times New Roman" w:cs="Times New Roman"/>
          <w:sz w:val="20"/>
          <w:szCs w:val="20"/>
          <w:lang w:val="en-US"/>
        </w:rPr>
        <w:t>,</w:t>
      </w:r>
      <w:r w:rsidRPr="00C70602">
        <w:rPr>
          <w:rFonts w:ascii="Times New Roman" w:hAnsi="Times New Roman" w:cs="Times New Roman"/>
          <w:sz w:val="20"/>
          <w:szCs w:val="20"/>
          <w:lang w:val="en-US"/>
        </w:rPr>
        <w:t xml:space="preserve"> or raw yellow mealworm frass (MWF) recorded in </w:t>
      </w:r>
      <w:r w:rsidR="00172211" w:rsidRPr="00C70602">
        <w:rPr>
          <w:rFonts w:ascii="Times New Roman" w:hAnsi="Times New Roman" w:cs="Times New Roman"/>
          <w:sz w:val="20"/>
          <w:szCs w:val="20"/>
          <w:lang w:val="en-US"/>
        </w:rPr>
        <w:t>T</w:t>
      </w:r>
      <w:r w:rsidRPr="00C70602">
        <w:rPr>
          <w:rFonts w:ascii="Times New Roman" w:hAnsi="Times New Roman" w:cs="Times New Roman"/>
          <w:sz w:val="20"/>
          <w:szCs w:val="20"/>
          <w:lang w:val="en-US"/>
        </w:rPr>
        <w:t xml:space="preserve">rial 2. </w:t>
      </w:r>
      <w:r w:rsidR="003714BD" w:rsidRPr="00C70602">
        <w:rPr>
          <w:rFonts w:ascii="Times New Roman" w:hAnsi="Times New Roman" w:cs="Times New Roman"/>
          <w:sz w:val="20"/>
          <w:szCs w:val="20"/>
          <w:lang w:val="en-US"/>
        </w:rPr>
        <w:t xml:space="preserve">The box represents the interquartile range (IQR), with the bottom and top edges corresponding to the first quartile (Q1, 25%) and third quartile (Q3, 75%), respectively. </w:t>
      </w:r>
      <w:r w:rsidR="004A777F" w:rsidRPr="004A777F">
        <w:rPr>
          <w:rFonts w:ascii="Times New Roman" w:hAnsi="Times New Roman" w:cs="Times New Roman"/>
          <w:sz w:val="20"/>
          <w:szCs w:val="20"/>
          <w:lang w:val="en-US"/>
        </w:rPr>
        <w:t>The line within the box represents the median, while the whiskers extend to 1.5 times the IQR, encompassing the minimum (Q1-1.5IQR) and maximum (Q3+1.5IQR) values</w:t>
      </w:r>
      <w:r w:rsidR="003714BD" w:rsidRPr="00C70602">
        <w:rPr>
          <w:rFonts w:ascii="Times New Roman" w:hAnsi="Times New Roman" w:cs="Times New Roman"/>
          <w:sz w:val="20"/>
          <w:szCs w:val="20"/>
          <w:lang w:val="en-US"/>
        </w:rPr>
        <w:t>.</w:t>
      </w:r>
      <w:r w:rsidR="00172211" w:rsidRPr="00C70602">
        <w:rPr>
          <w:rFonts w:ascii="Times New Roman" w:hAnsi="Times New Roman" w:cs="Times New Roman"/>
          <w:sz w:val="20"/>
          <w:szCs w:val="20"/>
          <w:lang w:val="en-US"/>
        </w:rPr>
        <w:t xml:space="preserve"> The hollow dots beyond the whiskers represent outliers.</w:t>
      </w:r>
      <w:r w:rsidRPr="00C70602">
        <w:rPr>
          <w:rFonts w:ascii="Times New Roman" w:hAnsi="Times New Roman" w:cs="Times New Roman"/>
          <w:sz w:val="20"/>
          <w:szCs w:val="20"/>
          <w:lang w:val="en-US"/>
        </w:rPr>
        <w:t xml:space="preserve"> The white square on each box represents the mean number of leaves per plant. Data were analysed by generalised linear models (GLM). n is the number of replicate</w:t>
      </w:r>
      <w:r w:rsidR="00172211" w:rsidRPr="00C70602">
        <w:rPr>
          <w:rFonts w:ascii="Times New Roman" w:hAnsi="Times New Roman" w:cs="Times New Roman"/>
          <w:sz w:val="20"/>
          <w:szCs w:val="20"/>
          <w:lang w:val="en-US"/>
        </w:rPr>
        <w:t xml:space="preserve"> plant</w:t>
      </w:r>
      <w:r w:rsidRPr="00C70602">
        <w:rPr>
          <w:rFonts w:ascii="Times New Roman" w:hAnsi="Times New Roman" w:cs="Times New Roman"/>
          <w:sz w:val="20"/>
          <w:szCs w:val="20"/>
          <w:lang w:val="en-US"/>
        </w:rPr>
        <w:t>s</w:t>
      </w:r>
      <w:r w:rsidR="00172211" w:rsidRPr="00C70602">
        <w:rPr>
          <w:rFonts w:ascii="Times New Roman" w:hAnsi="Times New Roman" w:cs="Times New Roman"/>
          <w:sz w:val="20"/>
          <w:szCs w:val="20"/>
          <w:lang w:val="en-US"/>
        </w:rPr>
        <w:t xml:space="preserve"> </w:t>
      </w:r>
      <w:r w:rsidR="0029645D" w:rsidRPr="00C70602">
        <w:rPr>
          <w:rFonts w:ascii="Times New Roman" w:hAnsi="Times New Roman" w:cs="Times New Roman"/>
          <w:sz w:val="20"/>
          <w:szCs w:val="20"/>
          <w:lang w:val="en-US"/>
        </w:rPr>
        <w:t xml:space="preserve">for </w:t>
      </w:r>
      <w:r w:rsidR="00172211" w:rsidRPr="00C70602">
        <w:rPr>
          <w:rFonts w:ascii="Times New Roman" w:hAnsi="Times New Roman" w:cs="Times New Roman"/>
          <w:sz w:val="20"/>
          <w:szCs w:val="20"/>
          <w:lang w:val="en-US"/>
        </w:rPr>
        <w:t>leaf counts</w:t>
      </w:r>
      <w:r w:rsidRPr="00C70602">
        <w:rPr>
          <w:rFonts w:ascii="Times New Roman" w:hAnsi="Times New Roman" w:cs="Times New Roman"/>
          <w:sz w:val="20"/>
          <w:szCs w:val="20"/>
          <w:lang w:val="en-US"/>
        </w:rPr>
        <w:t>. Boxes with different letters are significantly different (</w:t>
      </w:r>
      <w:r w:rsidRPr="00C70602">
        <w:rPr>
          <w:rFonts w:ascii="Times New Roman" w:hAnsi="Times New Roman" w:cs="Times New Roman"/>
          <w:sz w:val="20"/>
          <w:szCs w:val="20"/>
        </w:rPr>
        <w:t xml:space="preserve">Tukey's </w:t>
      </w:r>
      <w:r w:rsidRPr="00C70602">
        <w:rPr>
          <w:rFonts w:ascii="Times New Roman" w:hAnsi="Times New Roman" w:cs="Times New Roman"/>
          <w:sz w:val="20"/>
          <w:szCs w:val="20"/>
          <w:lang w:val="en-US"/>
        </w:rPr>
        <w:t xml:space="preserve">post hoc test, </w:t>
      </w:r>
      <w:r w:rsidRPr="00C70602">
        <w:rPr>
          <w:rFonts w:ascii="Times New Roman" w:hAnsi="Times New Roman" w:cs="Times New Roman"/>
          <w:i/>
          <w:iCs/>
          <w:sz w:val="20"/>
          <w:szCs w:val="20"/>
          <w:lang w:val="en-US"/>
        </w:rPr>
        <w:t>p</w:t>
      </w:r>
      <w:r w:rsidRPr="00C70602">
        <w:rPr>
          <w:rFonts w:ascii="Times New Roman" w:hAnsi="Times New Roman" w:cs="Times New Roman"/>
          <w:sz w:val="20"/>
          <w:szCs w:val="20"/>
          <w:lang w:val="en-US"/>
        </w:rPr>
        <w:t xml:space="preserve"> &lt; 0.05).</w:t>
      </w:r>
    </w:p>
    <w:p w14:paraId="321D3276" w14:textId="77777777" w:rsidR="00241C69" w:rsidRPr="00C70602" w:rsidRDefault="00241C69" w:rsidP="00C70602">
      <w:pPr>
        <w:spacing w:after="0" w:line="480" w:lineRule="auto"/>
        <w:jc w:val="both"/>
        <w:rPr>
          <w:rFonts w:ascii="Times New Roman" w:hAnsi="Times New Roman" w:cs="Times New Roman"/>
          <w:sz w:val="24"/>
          <w:szCs w:val="24"/>
          <w:lang w:val="en-US"/>
        </w:rPr>
      </w:pPr>
    </w:p>
    <w:p w14:paraId="2C9846E8" w14:textId="5467B4C7" w:rsidR="002B2EC1" w:rsidRPr="00C70602" w:rsidRDefault="002B2EC1" w:rsidP="00C70602">
      <w:pPr>
        <w:spacing w:after="0" w:line="480" w:lineRule="auto"/>
        <w:jc w:val="both"/>
        <w:rPr>
          <w:rFonts w:ascii="Times New Roman" w:hAnsi="Times New Roman" w:cs="Times New Roman"/>
          <w:sz w:val="24"/>
          <w:szCs w:val="24"/>
          <w:lang w:val="en-US"/>
        </w:rPr>
      </w:pPr>
    </w:p>
    <w:p w14:paraId="685C3519" w14:textId="758C8823" w:rsidR="009D6E6D" w:rsidRPr="00C70602" w:rsidRDefault="009D6E6D" w:rsidP="00C70602">
      <w:pPr>
        <w:spacing w:after="0" w:line="480" w:lineRule="auto"/>
        <w:jc w:val="both"/>
        <w:rPr>
          <w:rFonts w:ascii="Times New Roman" w:hAnsi="Times New Roman" w:cs="Times New Roman"/>
          <w:sz w:val="24"/>
          <w:szCs w:val="24"/>
          <w:lang w:val="en-US"/>
        </w:rPr>
      </w:pPr>
      <w:r w:rsidRPr="00C70602">
        <w:rPr>
          <w:rFonts w:ascii="Times New Roman" w:hAnsi="Times New Roman" w:cs="Times New Roman"/>
          <w:noProof/>
        </w:rPr>
        <w:lastRenderedPageBreak/>
        <w:drawing>
          <wp:inline distT="0" distB="0" distL="0" distR="0" wp14:anchorId="6A8FC5DC" wp14:editId="7BCBDB5A">
            <wp:extent cx="2819118" cy="2770632"/>
            <wp:effectExtent l="0" t="0" r="0" b="0"/>
            <wp:docPr id="21195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8469" name=""/>
                    <pic:cNvPicPr/>
                  </pic:nvPicPr>
                  <pic:blipFill>
                    <a:blip r:embed="rId22"/>
                    <a:stretch>
                      <a:fillRect/>
                    </a:stretch>
                  </pic:blipFill>
                  <pic:spPr>
                    <a:xfrm>
                      <a:off x="0" y="0"/>
                      <a:ext cx="2819118" cy="2770632"/>
                    </a:xfrm>
                    <a:prstGeom prst="rect">
                      <a:avLst/>
                    </a:prstGeom>
                  </pic:spPr>
                </pic:pic>
              </a:graphicData>
            </a:graphic>
          </wp:inline>
        </w:drawing>
      </w:r>
      <w:r w:rsidRPr="00C70602">
        <w:rPr>
          <w:rFonts w:ascii="Times New Roman" w:hAnsi="Times New Roman" w:cs="Times New Roman"/>
          <w:noProof/>
        </w:rPr>
        <w:t xml:space="preserve"> </w:t>
      </w:r>
      <w:r w:rsidR="0092245E" w:rsidRPr="00C70602">
        <w:rPr>
          <w:rFonts w:ascii="Times New Roman" w:hAnsi="Times New Roman" w:cs="Times New Roman"/>
          <w:noProof/>
        </w:rPr>
        <w:drawing>
          <wp:inline distT="0" distB="0" distL="0" distR="0" wp14:anchorId="2B4F9430" wp14:editId="778692F2">
            <wp:extent cx="2819118" cy="2770632"/>
            <wp:effectExtent l="0" t="0" r="0" b="0"/>
            <wp:docPr id="62352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23604" name=""/>
                    <pic:cNvPicPr/>
                  </pic:nvPicPr>
                  <pic:blipFill>
                    <a:blip r:embed="rId23"/>
                    <a:stretch>
                      <a:fillRect/>
                    </a:stretch>
                  </pic:blipFill>
                  <pic:spPr>
                    <a:xfrm>
                      <a:off x="0" y="0"/>
                      <a:ext cx="2819118" cy="2770632"/>
                    </a:xfrm>
                    <a:prstGeom prst="rect">
                      <a:avLst/>
                    </a:prstGeom>
                  </pic:spPr>
                </pic:pic>
              </a:graphicData>
            </a:graphic>
          </wp:inline>
        </w:drawing>
      </w:r>
    </w:p>
    <w:p w14:paraId="0028FE86" w14:textId="379019EC" w:rsidR="000259CD" w:rsidRPr="00C70602" w:rsidRDefault="00224B78" w:rsidP="00C70602">
      <w:pPr>
        <w:spacing w:after="0" w:line="480" w:lineRule="auto"/>
        <w:jc w:val="both"/>
        <w:rPr>
          <w:rFonts w:ascii="Times New Roman" w:hAnsi="Times New Roman" w:cs="Times New Roman"/>
          <w:lang w:val="en-US"/>
        </w:rPr>
      </w:pPr>
      <w:r w:rsidRPr="00C70602">
        <w:rPr>
          <w:rFonts w:ascii="Times New Roman" w:hAnsi="Times New Roman" w:cs="Times New Roman"/>
          <w:b/>
          <w:bCs/>
          <w:sz w:val="24"/>
          <w:szCs w:val="24"/>
          <w:lang w:val="en-US"/>
        </w:rPr>
        <w:t>Figure S</w:t>
      </w:r>
      <w:r w:rsidR="00291A19" w:rsidRPr="00C70602">
        <w:rPr>
          <w:rFonts w:ascii="Times New Roman" w:hAnsi="Times New Roman" w:cs="Times New Roman"/>
          <w:b/>
          <w:bCs/>
          <w:sz w:val="24"/>
          <w:szCs w:val="24"/>
          <w:lang w:val="en-US"/>
        </w:rPr>
        <w:t>4</w:t>
      </w:r>
      <w:r w:rsidRPr="00C70602">
        <w:rPr>
          <w:rFonts w:ascii="Times New Roman" w:hAnsi="Times New Roman" w:cs="Times New Roman"/>
          <w:sz w:val="24"/>
          <w:szCs w:val="24"/>
          <w:lang w:val="en-US"/>
        </w:rPr>
        <w:t>.</w:t>
      </w:r>
      <w:r w:rsidRPr="00C70602">
        <w:rPr>
          <w:rFonts w:ascii="Times New Roman" w:hAnsi="Times New Roman" w:cs="Times New Roman"/>
          <w:sz w:val="28"/>
          <w:szCs w:val="28"/>
          <w:lang w:val="en-US"/>
        </w:rPr>
        <w:t xml:space="preserve"> </w:t>
      </w:r>
      <w:r w:rsidR="001E3F77" w:rsidRPr="00C70602">
        <w:rPr>
          <w:rFonts w:ascii="Times New Roman" w:hAnsi="Times New Roman" w:cs="Times New Roman"/>
          <w:sz w:val="20"/>
          <w:szCs w:val="20"/>
          <w:lang w:val="en-US"/>
        </w:rPr>
        <w:t>Time until f</w:t>
      </w:r>
      <w:r w:rsidR="00AC7A50" w:rsidRPr="00C70602">
        <w:rPr>
          <w:rFonts w:ascii="Times New Roman" w:hAnsi="Times New Roman" w:cs="Times New Roman"/>
          <w:sz w:val="20"/>
          <w:szCs w:val="20"/>
          <w:lang w:val="en-US"/>
        </w:rPr>
        <w:t>lowering</w:t>
      </w:r>
      <w:r w:rsidR="00172211" w:rsidRPr="00C70602">
        <w:rPr>
          <w:rFonts w:ascii="Times New Roman" w:hAnsi="Times New Roman" w:cs="Times New Roman"/>
          <w:sz w:val="20"/>
          <w:szCs w:val="20"/>
          <w:lang w:val="en-US"/>
        </w:rPr>
        <w:t xml:space="preserve"> </w:t>
      </w:r>
      <w:r w:rsidR="00642C3A" w:rsidRPr="00C70602">
        <w:rPr>
          <w:rFonts w:ascii="Times New Roman" w:hAnsi="Times New Roman" w:cs="Times New Roman"/>
          <w:sz w:val="20"/>
          <w:szCs w:val="20"/>
          <w:lang w:val="en-US"/>
        </w:rPr>
        <w:t>(days)</w:t>
      </w:r>
      <w:r w:rsidR="00642C3A" w:rsidRPr="00C70602">
        <w:rPr>
          <w:rFonts w:ascii="Times New Roman" w:hAnsi="Times New Roman" w:cs="Times New Roman"/>
          <w:lang w:val="en-US"/>
        </w:rPr>
        <w:t xml:space="preserve"> </w:t>
      </w:r>
      <w:r w:rsidR="00AC7A50" w:rsidRPr="00C70602">
        <w:rPr>
          <w:rFonts w:ascii="Times New Roman" w:hAnsi="Times New Roman" w:cs="Times New Roman"/>
          <w:lang w:val="en-US"/>
        </w:rPr>
        <w:t xml:space="preserve">of </w:t>
      </w:r>
      <w:r w:rsidR="00AC7A50" w:rsidRPr="00C70602">
        <w:rPr>
          <w:rFonts w:ascii="Times New Roman" w:hAnsi="Times New Roman" w:cs="Times New Roman"/>
          <w:i/>
          <w:iCs/>
          <w:sz w:val="20"/>
          <w:szCs w:val="20"/>
          <w:lang w:val="en-US"/>
        </w:rPr>
        <w:t>B</w:t>
      </w:r>
      <w:r w:rsidR="001E3F77" w:rsidRPr="00C70602">
        <w:rPr>
          <w:rFonts w:ascii="Times New Roman" w:hAnsi="Times New Roman" w:cs="Times New Roman"/>
          <w:i/>
          <w:iCs/>
          <w:sz w:val="20"/>
          <w:szCs w:val="20"/>
          <w:lang w:val="en-US"/>
        </w:rPr>
        <w:t>.</w:t>
      </w:r>
      <w:r w:rsidR="00AC7A50" w:rsidRPr="00C70602">
        <w:rPr>
          <w:rFonts w:ascii="Times New Roman" w:hAnsi="Times New Roman" w:cs="Times New Roman"/>
          <w:i/>
          <w:iCs/>
          <w:sz w:val="20"/>
          <w:szCs w:val="20"/>
          <w:lang w:val="en-US"/>
        </w:rPr>
        <w:t xml:space="preserve"> rapa</w:t>
      </w:r>
      <w:r w:rsidR="00AC7A50" w:rsidRPr="00C70602">
        <w:rPr>
          <w:rFonts w:ascii="Times New Roman" w:hAnsi="Times New Roman" w:cs="Times New Roman"/>
          <w:sz w:val="20"/>
          <w:szCs w:val="20"/>
          <w:lang w:val="en-US"/>
        </w:rPr>
        <w:t xml:space="preserve"> </w:t>
      </w:r>
      <w:r w:rsidR="001E3F77" w:rsidRPr="00C70602">
        <w:rPr>
          <w:rFonts w:ascii="Times New Roman" w:hAnsi="Times New Roman" w:cs="Times New Roman"/>
          <w:sz w:val="20"/>
          <w:szCs w:val="20"/>
          <w:lang w:val="en-US"/>
        </w:rPr>
        <w:t>grown in unamended soil (NoFrass; control) or soil amended with raw BSF frass (BSFF) or raw yellow mealworm frass (MWF)</w:t>
      </w:r>
      <w:r w:rsidR="00AC7A50" w:rsidRPr="00C70602">
        <w:rPr>
          <w:rFonts w:ascii="Times New Roman" w:hAnsi="Times New Roman" w:cs="Times New Roman"/>
          <w:sz w:val="20"/>
          <w:szCs w:val="20"/>
          <w:lang w:val="en-US"/>
        </w:rPr>
        <w:t xml:space="preserve"> in two trials. A = trial 1 and B = trial 2. </w:t>
      </w:r>
      <w:r w:rsidR="00964876" w:rsidRPr="00C70602">
        <w:rPr>
          <w:rFonts w:ascii="Times New Roman" w:eastAsiaTheme="minorEastAsia" w:hAnsi="Times New Roman" w:cs="Times New Roman"/>
          <w:color w:val="000000" w:themeColor="text1"/>
          <w:kern w:val="24"/>
          <w:sz w:val="20"/>
          <w:szCs w:val="20"/>
          <w:lang w:val="en-US"/>
        </w:rPr>
        <w:t xml:space="preserve">B is a repetition of A under similar conditions. </w:t>
      </w:r>
      <w:bookmarkStart w:id="42" w:name="_Hlk138899820"/>
      <w:r w:rsidR="003714BD" w:rsidRPr="00C70602">
        <w:rPr>
          <w:rFonts w:ascii="Times New Roman" w:hAnsi="Times New Roman" w:cs="Times New Roman"/>
          <w:sz w:val="20"/>
          <w:szCs w:val="20"/>
          <w:lang w:val="en-US"/>
        </w:rPr>
        <w:t xml:space="preserve">The box represents the interquartile range (IQR), with the bottom and top edges corresponding to the first quartile (Q1, 25%) and third quartile (Q3, 75%), respectively. </w:t>
      </w:r>
      <w:r w:rsidR="004A777F" w:rsidRPr="004A777F">
        <w:rPr>
          <w:rFonts w:ascii="Times New Roman" w:hAnsi="Times New Roman" w:cs="Times New Roman"/>
          <w:sz w:val="20"/>
          <w:szCs w:val="20"/>
          <w:lang w:val="en-US"/>
        </w:rPr>
        <w:t>The line within the box represents the median, while the whiskers extend to 1.5 times the IQR, encompassing the minimum (Q1-1.5IQR) and maximum (Q3+1.5IQR) values</w:t>
      </w:r>
      <w:r w:rsidR="003714BD" w:rsidRPr="00C70602">
        <w:rPr>
          <w:rFonts w:ascii="Times New Roman" w:hAnsi="Times New Roman" w:cs="Times New Roman"/>
          <w:sz w:val="20"/>
          <w:szCs w:val="20"/>
          <w:lang w:val="en-US"/>
        </w:rPr>
        <w:t>.</w:t>
      </w:r>
      <w:r w:rsidR="00172211" w:rsidRPr="00C70602">
        <w:rPr>
          <w:rFonts w:ascii="Times New Roman" w:hAnsi="Times New Roman" w:cs="Times New Roman"/>
          <w:sz w:val="20"/>
          <w:szCs w:val="20"/>
          <w:lang w:val="en-US"/>
        </w:rPr>
        <w:t xml:space="preserve"> The dots beyond the whiskers represent </w:t>
      </w:r>
      <w:r w:rsidR="001C239E" w:rsidRPr="00C70602">
        <w:rPr>
          <w:rFonts w:ascii="Times New Roman" w:hAnsi="Times New Roman" w:cs="Times New Roman"/>
          <w:sz w:val="20"/>
          <w:szCs w:val="20"/>
          <w:lang w:val="en-US"/>
        </w:rPr>
        <w:t>outliers.</w:t>
      </w:r>
      <w:bookmarkEnd w:id="42"/>
      <w:r w:rsidR="00AC7A50" w:rsidRPr="00C70602">
        <w:rPr>
          <w:rFonts w:ascii="Times New Roman" w:hAnsi="Times New Roman" w:cs="Times New Roman"/>
          <w:sz w:val="20"/>
          <w:szCs w:val="20"/>
          <w:lang w:val="en-US"/>
        </w:rPr>
        <w:t xml:space="preserve"> The white square on each box represents the mean </w:t>
      </w:r>
      <w:r w:rsidR="002460D2" w:rsidRPr="00C70602">
        <w:rPr>
          <w:rFonts w:ascii="Times New Roman" w:hAnsi="Times New Roman" w:cs="Times New Roman"/>
          <w:sz w:val="20"/>
          <w:szCs w:val="20"/>
          <w:lang w:val="en-US"/>
        </w:rPr>
        <w:t xml:space="preserve">time until </w:t>
      </w:r>
      <w:r w:rsidR="00AC7A50" w:rsidRPr="00C70602">
        <w:rPr>
          <w:rFonts w:ascii="Times New Roman" w:hAnsi="Times New Roman" w:cs="Times New Roman"/>
          <w:sz w:val="20"/>
          <w:szCs w:val="20"/>
          <w:lang w:val="en-US"/>
        </w:rPr>
        <w:t xml:space="preserve">flowering per treatment. Data were analysed </w:t>
      </w:r>
      <w:r w:rsidR="009A3826" w:rsidRPr="00C70602">
        <w:rPr>
          <w:rFonts w:ascii="Times New Roman" w:hAnsi="Times New Roman" w:cs="Times New Roman"/>
          <w:sz w:val="20"/>
          <w:szCs w:val="20"/>
          <w:lang w:val="en-US"/>
        </w:rPr>
        <w:t>with a</w:t>
      </w:r>
      <w:r w:rsidR="00AC7A50" w:rsidRPr="00C70602">
        <w:rPr>
          <w:rFonts w:ascii="Times New Roman" w:hAnsi="Times New Roman" w:cs="Times New Roman"/>
          <w:sz w:val="20"/>
          <w:szCs w:val="20"/>
          <w:lang w:val="en-US"/>
        </w:rPr>
        <w:t xml:space="preserve"> generalised linear model (GLM). n is the number of </w:t>
      </w:r>
      <w:r w:rsidR="006241DE" w:rsidRPr="00C70602">
        <w:rPr>
          <w:rFonts w:ascii="Times New Roman" w:hAnsi="Times New Roman" w:cs="Times New Roman"/>
          <w:sz w:val="20"/>
          <w:szCs w:val="20"/>
          <w:lang w:val="en-US"/>
        </w:rPr>
        <w:t>replicate</w:t>
      </w:r>
      <w:r w:rsidR="001C239E" w:rsidRPr="00C70602">
        <w:rPr>
          <w:rFonts w:ascii="Times New Roman" w:hAnsi="Times New Roman" w:cs="Times New Roman"/>
          <w:sz w:val="20"/>
          <w:szCs w:val="20"/>
          <w:lang w:val="en-US"/>
        </w:rPr>
        <w:t xml:space="preserve"> plant</w:t>
      </w:r>
      <w:r w:rsidR="006241DE" w:rsidRPr="00C70602">
        <w:rPr>
          <w:rFonts w:ascii="Times New Roman" w:hAnsi="Times New Roman" w:cs="Times New Roman"/>
          <w:sz w:val="20"/>
          <w:szCs w:val="20"/>
          <w:lang w:val="en-US"/>
        </w:rPr>
        <w:t>s</w:t>
      </w:r>
      <w:r w:rsidR="001C239E" w:rsidRPr="00C70602">
        <w:rPr>
          <w:rFonts w:ascii="Times New Roman" w:hAnsi="Times New Roman" w:cs="Times New Roman"/>
          <w:sz w:val="20"/>
          <w:szCs w:val="20"/>
          <w:lang w:val="en-US"/>
        </w:rPr>
        <w:t xml:space="preserve"> on which time until flowering was recorded</w:t>
      </w:r>
      <w:r w:rsidR="00AC7A50" w:rsidRPr="00C70602">
        <w:rPr>
          <w:rFonts w:ascii="Times New Roman" w:hAnsi="Times New Roman" w:cs="Times New Roman"/>
          <w:sz w:val="20"/>
          <w:szCs w:val="20"/>
          <w:lang w:val="en-US"/>
        </w:rPr>
        <w:t>. Boxes with different letters are significantly different</w:t>
      </w:r>
      <w:r w:rsidR="000259CD" w:rsidRPr="00C70602">
        <w:rPr>
          <w:rFonts w:ascii="Times New Roman" w:hAnsi="Times New Roman" w:cs="Times New Roman"/>
          <w:sz w:val="20"/>
          <w:szCs w:val="20"/>
          <w:lang w:val="en-US"/>
        </w:rPr>
        <w:t xml:space="preserve"> </w:t>
      </w:r>
      <w:r w:rsidR="00AC7A50" w:rsidRPr="00C70602">
        <w:rPr>
          <w:rFonts w:ascii="Times New Roman" w:hAnsi="Times New Roman" w:cs="Times New Roman"/>
          <w:sz w:val="20"/>
          <w:szCs w:val="20"/>
          <w:lang w:val="en-US"/>
        </w:rPr>
        <w:t>(</w:t>
      </w:r>
      <w:r w:rsidR="00AC7A50" w:rsidRPr="00C70602">
        <w:rPr>
          <w:rFonts w:ascii="Times New Roman" w:hAnsi="Times New Roman" w:cs="Times New Roman"/>
          <w:color w:val="1C1D1E"/>
          <w:sz w:val="20"/>
          <w:szCs w:val="20"/>
          <w:shd w:val="clear" w:color="auto" w:fill="FFFFFF"/>
        </w:rPr>
        <w:t xml:space="preserve">Fisher's Least Significant Difference </w:t>
      </w:r>
      <w:r w:rsidR="00AC7A50" w:rsidRPr="00C70602">
        <w:rPr>
          <w:rFonts w:ascii="Times New Roman" w:hAnsi="Times New Roman" w:cs="Times New Roman"/>
          <w:sz w:val="20"/>
          <w:szCs w:val="20"/>
          <w:lang w:val="en-US"/>
        </w:rPr>
        <w:t xml:space="preserve">post hoc test, </w:t>
      </w:r>
      <w:r w:rsidR="00AC7A50" w:rsidRPr="00C70602">
        <w:rPr>
          <w:rFonts w:ascii="Times New Roman" w:hAnsi="Times New Roman" w:cs="Times New Roman"/>
          <w:i/>
          <w:iCs/>
          <w:sz w:val="20"/>
          <w:szCs w:val="20"/>
          <w:lang w:val="en-US"/>
        </w:rPr>
        <w:t>p</w:t>
      </w:r>
      <w:r w:rsidR="00AC7A50" w:rsidRPr="00C70602">
        <w:rPr>
          <w:rFonts w:ascii="Times New Roman" w:hAnsi="Times New Roman" w:cs="Times New Roman"/>
          <w:sz w:val="20"/>
          <w:szCs w:val="20"/>
          <w:lang w:val="en-US"/>
        </w:rPr>
        <w:t xml:space="preserve"> &lt; 0.05).</w:t>
      </w:r>
    </w:p>
    <w:p w14:paraId="60DA29A0" w14:textId="4FE3221B" w:rsidR="001C3BFD" w:rsidRPr="00C70602" w:rsidRDefault="001C3BFD" w:rsidP="00C70602">
      <w:pPr>
        <w:spacing w:after="0" w:line="480" w:lineRule="auto"/>
        <w:jc w:val="both"/>
        <w:rPr>
          <w:rFonts w:ascii="Times New Roman" w:hAnsi="Times New Roman" w:cs="Times New Roman"/>
          <w:sz w:val="24"/>
          <w:szCs w:val="24"/>
          <w:lang w:val="en-US"/>
        </w:rPr>
      </w:pPr>
    </w:p>
    <w:p w14:paraId="1C19B987" w14:textId="4E5C4C52" w:rsidR="0008244D" w:rsidRPr="00C70602" w:rsidRDefault="00A3718E" w:rsidP="00C70602">
      <w:pPr>
        <w:spacing w:after="0" w:line="480" w:lineRule="auto"/>
        <w:jc w:val="both"/>
        <w:rPr>
          <w:rFonts w:ascii="Times New Roman" w:hAnsi="Times New Roman" w:cs="Times New Roman"/>
          <w:sz w:val="24"/>
          <w:szCs w:val="24"/>
          <w:lang w:val="en-US"/>
        </w:rPr>
      </w:pPr>
      <w:r w:rsidRPr="00C70602">
        <w:rPr>
          <w:rFonts w:ascii="Times New Roman" w:hAnsi="Times New Roman" w:cs="Times New Roman"/>
          <w:noProof/>
        </w:rPr>
        <w:lastRenderedPageBreak/>
        <w:drawing>
          <wp:inline distT="0" distB="0" distL="0" distR="0" wp14:anchorId="02436A65" wp14:editId="6F55491B">
            <wp:extent cx="4619048" cy="3933333"/>
            <wp:effectExtent l="0" t="0" r="0" b="0"/>
            <wp:docPr id="202336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64325" name=""/>
                    <pic:cNvPicPr/>
                  </pic:nvPicPr>
                  <pic:blipFill>
                    <a:blip r:embed="rId24"/>
                    <a:stretch>
                      <a:fillRect/>
                    </a:stretch>
                  </pic:blipFill>
                  <pic:spPr>
                    <a:xfrm>
                      <a:off x="0" y="0"/>
                      <a:ext cx="4619048" cy="3933333"/>
                    </a:xfrm>
                    <a:prstGeom prst="rect">
                      <a:avLst/>
                    </a:prstGeom>
                  </pic:spPr>
                </pic:pic>
              </a:graphicData>
            </a:graphic>
          </wp:inline>
        </w:drawing>
      </w:r>
      <w:r w:rsidR="00D52024" w:rsidRPr="00C70602">
        <w:rPr>
          <w:rFonts w:ascii="Times New Roman" w:hAnsi="Times New Roman" w:cs="Times New Roman"/>
          <w:sz w:val="24"/>
          <w:szCs w:val="24"/>
          <w:lang w:val="en-US"/>
        </w:rPr>
        <w:t xml:space="preserve"> </w:t>
      </w:r>
    </w:p>
    <w:p w14:paraId="3186D1DC" w14:textId="53F01E67" w:rsidR="00C9131A" w:rsidRPr="00C70602" w:rsidRDefault="001C3BFD" w:rsidP="00C70602">
      <w:pPr>
        <w:spacing w:after="0" w:line="480" w:lineRule="auto"/>
        <w:jc w:val="both"/>
        <w:rPr>
          <w:rFonts w:ascii="Times New Roman" w:hAnsi="Times New Roman" w:cs="Times New Roman"/>
          <w:sz w:val="28"/>
          <w:szCs w:val="28"/>
          <w:lang w:val="en-US"/>
        </w:rPr>
      </w:pPr>
      <w:r w:rsidRPr="00C70602">
        <w:rPr>
          <w:rFonts w:ascii="Times New Roman" w:hAnsi="Times New Roman" w:cs="Times New Roman"/>
          <w:b/>
          <w:bCs/>
          <w:sz w:val="24"/>
          <w:szCs w:val="24"/>
          <w:lang w:val="en-US"/>
        </w:rPr>
        <w:t xml:space="preserve">Figure </w:t>
      </w:r>
      <w:r w:rsidR="008E0143" w:rsidRPr="00C70602">
        <w:rPr>
          <w:rFonts w:ascii="Times New Roman" w:hAnsi="Times New Roman" w:cs="Times New Roman"/>
          <w:b/>
          <w:bCs/>
          <w:sz w:val="24"/>
          <w:szCs w:val="24"/>
          <w:lang w:val="en-US"/>
        </w:rPr>
        <w:t>S5</w:t>
      </w:r>
      <w:r w:rsidRPr="00C70602">
        <w:rPr>
          <w:rFonts w:ascii="Times New Roman" w:hAnsi="Times New Roman" w:cs="Times New Roman"/>
          <w:b/>
          <w:bCs/>
          <w:sz w:val="24"/>
          <w:szCs w:val="24"/>
          <w:lang w:val="en-US"/>
        </w:rPr>
        <w:t xml:space="preserve">. </w:t>
      </w:r>
      <w:r w:rsidR="006A1709" w:rsidRPr="00C70602">
        <w:rPr>
          <w:rFonts w:ascii="Times New Roman" w:eastAsiaTheme="minorEastAsia" w:hAnsi="Times New Roman" w:cs="Times New Roman"/>
          <w:color w:val="000000" w:themeColor="text1"/>
          <w:kern w:val="24"/>
          <w:sz w:val="20"/>
          <w:szCs w:val="20"/>
          <w:lang w:val="en-US" w:eastAsia="en-GB"/>
        </w:rPr>
        <w:t xml:space="preserve">Survival of </w:t>
      </w:r>
      <w:r w:rsidR="006A1709" w:rsidRPr="00C70602">
        <w:rPr>
          <w:rFonts w:ascii="Times New Roman" w:eastAsiaTheme="minorEastAsia" w:hAnsi="Times New Roman" w:cs="Times New Roman"/>
          <w:i/>
          <w:iCs/>
          <w:color w:val="000000" w:themeColor="text1"/>
          <w:kern w:val="24"/>
          <w:sz w:val="20"/>
          <w:szCs w:val="20"/>
          <w:lang w:val="en-US" w:eastAsia="en-GB"/>
        </w:rPr>
        <w:t>Delia radicum</w:t>
      </w:r>
      <w:r w:rsidR="006A1709" w:rsidRPr="00C70602">
        <w:rPr>
          <w:rFonts w:ascii="Times New Roman" w:eastAsiaTheme="minorEastAsia" w:hAnsi="Times New Roman" w:cs="Times New Roman"/>
          <w:color w:val="000000" w:themeColor="text1"/>
          <w:kern w:val="24"/>
          <w:sz w:val="20"/>
          <w:szCs w:val="20"/>
          <w:lang w:val="en-US" w:eastAsia="en-GB"/>
        </w:rPr>
        <w:t xml:space="preserve"> larvae on roots of </w:t>
      </w:r>
      <w:r w:rsidR="006A1709" w:rsidRPr="00C70602">
        <w:rPr>
          <w:rFonts w:ascii="Times New Roman" w:eastAsiaTheme="minorEastAsia" w:hAnsi="Times New Roman" w:cs="Times New Roman"/>
          <w:i/>
          <w:iCs/>
          <w:color w:val="000000" w:themeColor="text1"/>
          <w:kern w:val="24"/>
          <w:sz w:val="20"/>
          <w:szCs w:val="20"/>
          <w:lang w:val="en-US" w:eastAsia="en-GB"/>
        </w:rPr>
        <w:t>B</w:t>
      </w:r>
      <w:r w:rsidR="002460D2" w:rsidRPr="00C70602">
        <w:rPr>
          <w:rFonts w:ascii="Times New Roman" w:eastAsiaTheme="minorEastAsia" w:hAnsi="Times New Roman" w:cs="Times New Roman"/>
          <w:i/>
          <w:iCs/>
          <w:color w:val="000000" w:themeColor="text1"/>
          <w:kern w:val="24"/>
          <w:sz w:val="20"/>
          <w:szCs w:val="20"/>
          <w:lang w:val="en-US" w:eastAsia="en-GB"/>
        </w:rPr>
        <w:t>.</w:t>
      </w:r>
      <w:r w:rsidR="006A1709" w:rsidRPr="00C70602">
        <w:rPr>
          <w:rFonts w:ascii="Times New Roman" w:eastAsiaTheme="minorEastAsia" w:hAnsi="Times New Roman" w:cs="Times New Roman"/>
          <w:i/>
          <w:iCs/>
          <w:color w:val="000000" w:themeColor="text1"/>
          <w:kern w:val="24"/>
          <w:sz w:val="20"/>
          <w:szCs w:val="20"/>
          <w:lang w:val="en-US" w:eastAsia="en-GB"/>
        </w:rPr>
        <w:t xml:space="preserve"> rapa </w:t>
      </w:r>
      <w:r w:rsidR="006A1709" w:rsidRPr="00C70602">
        <w:rPr>
          <w:rFonts w:ascii="Times New Roman" w:eastAsiaTheme="minorEastAsia" w:hAnsi="Times New Roman" w:cs="Times New Roman"/>
          <w:color w:val="000000" w:themeColor="text1"/>
          <w:kern w:val="24"/>
          <w:sz w:val="20"/>
          <w:szCs w:val="20"/>
          <w:lang w:val="en-US" w:eastAsia="en-GB"/>
        </w:rPr>
        <w:t xml:space="preserve">plants </w:t>
      </w:r>
      <w:r w:rsidR="002460D2" w:rsidRPr="00C70602">
        <w:rPr>
          <w:rFonts w:ascii="Times New Roman" w:eastAsiaTheme="minorEastAsia" w:hAnsi="Times New Roman" w:cs="Times New Roman"/>
          <w:color w:val="000000" w:themeColor="text1"/>
          <w:kern w:val="24"/>
          <w:sz w:val="20"/>
          <w:szCs w:val="20"/>
          <w:lang w:val="en-US" w:eastAsia="en-GB"/>
        </w:rPr>
        <w:t>grown in unamended soil (NoFrass; control) or soil amended with raw BSF frass (BSFF) or raw yellow mealworm frass (MWF)</w:t>
      </w:r>
      <w:r w:rsidR="006A1709" w:rsidRPr="00C70602">
        <w:rPr>
          <w:rFonts w:ascii="Times New Roman" w:eastAsiaTheme="minorEastAsia" w:hAnsi="Times New Roman" w:cs="Times New Roman"/>
          <w:color w:val="000000" w:themeColor="text1"/>
          <w:kern w:val="24"/>
          <w:sz w:val="20"/>
          <w:szCs w:val="20"/>
          <w:lang w:val="en-US" w:eastAsia="en-GB"/>
        </w:rPr>
        <w:t xml:space="preserve">. </w:t>
      </w:r>
      <w:bookmarkStart w:id="43" w:name="_Hlk138900097"/>
      <w:r w:rsidR="003714BD" w:rsidRPr="00C70602">
        <w:rPr>
          <w:rFonts w:ascii="Times New Roman" w:hAnsi="Times New Roman" w:cs="Times New Roman"/>
          <w:sz w:val="20"/>
          <w:szCs w:val="20"/>
          <w:lang w:val="en-US"/>
        </w:rPr>
        <w:t xml:space="preserve">The box represents the interquartile range (IQR), with the bottom and top edges corresponding to the first quartile (Q1, 25%) and third quartile (Q3, 75%), respectively. </w:t>
      </w:r>
      <w:r w:rsidR="004A777F" w:rsidRPr="004A777F">
        <w:rPr>
          <w:rFonts w:ascii="Times New Roman" w:hAnsi="Times New Roman" w:cs="Times New Roman"/>
          <w:sz w:val="20"/>
          <w:szCs w:val="20"/>
          <w:lang w:val="en-US"/>
        </w:rPr>
        <w:t>The line within the box represents the median, while the whiskers extend to 1.5 times the IQR, encompassing the minimum (Q1-1.5IQR) and maximum (Q3+1.5IQR) values</w:t>
      </w:r>
      <w:r w:rsidR="003714BD" w:rsidRPr="00C70602">
        <w:rPr>
          <w:rFonts w:ascii="Times New Roman" w:hAnsi="Times New Roman" w:cs="Times New Roman"/>
          <w:sz w:val="20"/>
          <w:szCs w:val="20"/>
          <w:lang w:val="en-US"/>
        </w:rPr>
        <w:t>.</w:t>
      </w:r>
      <w:bookmarkEnd w:id="43"/>
      <w:r w:rsidR="00BA4C31" w:rsidRPr="00C70602">
        <w:rPr>
          <w:rFonts w:ascii="Times New Roman" w:hAnsi="Times New Roman" w:cs="Times New Roman"/>
          <w:sz w:val="20"/>
          <w:szCs w:val="20"/>
          <w:lang w:val="en-US"/>
        </w:rPr>
        <w:t xml:space="preserve"> </w:t>
      </w:r>
      <w:r w:rsidR="006A1709" w:rsidRPr="00C70602">
        <w:rPr>
          <w:rFonts w:ascii="Times New Roman" w:hAnsi="Times New Roman" w:cs="Times New Roman"/>
          <w:sz w:val="20"/>
          <w:szCs w:val="20"/>
          <w:lang w:val="en-US"/>
        </w:rPr>
        <w:t xml:space="preserve">The white square on each box represents the mean larval survival. Data were analysed by generalised linear models (GLM). </w:t>
      </w:r>
      <w:r w:rsidR="00BA4C31" w:rsidRPr="00C70602">
        <w:rPr>
          <w:rFonts w:ascii="Times New Roman" w:hAnsi="Times New Roman" w:cs="Times New Roman"/>
          <w:sz w:val="20"/>
          <w:szCs w:val="20"/>
          <w:lang w:val="en-US"/>
        </w:rPr>
        <w:t>n is the number of replicate plants that had each been infested with 10 larvae</w:t>
      </w:r>
      <w:r w:rsidR="006A1709" w:rsidRPr="00C70602">
        <w:rPr>
          <w:rFonts w:ascii="Times New Roman" w:hAnsi="Times New Roman" w:cs="Times New Roman"/>
          <w:sz w:val="20"/>
          <w:szCs w:val="20"/>
          <w:lang w:val="en-US"/>
        </w:rPr>
        <w:t>. Boxes with different letters are significantly different (</w:t>
      </w:r>
      <w:r w:rsidR="006A1709" w:rsidRPr="00C70602">
        <w:rPr>
          <w:rFonts w:ascii="Times New Roman" w:hAnsi="Times New Roman" w:cs="Times New Roman"/>
          <w:color w:val="1C1D1E"/>
          <w:sz w:val="20"/>
          <w:szCs w:val="20"/>
          <w:shd w:val="clear" w:color="auto" w:fill="FFFFFF"/>
        </w:rPr>
        <w:t xml:space="preserve">Tukey's </w:t>
      </w:r>
      <w:r w:rsidR="006A1709" w:rsidRPr="00C70602">
        <w:rPr>
          <w:rFonts w:ascii="Times New Roman" w:hAnsi="Times New Roman" w:cs="Times New Roman"/>
          <w:sz w:val="20"/>
          <w:szCs w:val="20"/>
          <w:lang w:val="en-US"/>
        </w:rPr>
        <w:t xml:space="preserve">post hoc test, </w:t>
      </w:r>
      <w:r w:rsidR="006A1709" w:rsidRPr="00C70602">
        <w:rPr>
          <w:rFonts w:ascii="Times New Roman" w:hAnsi="Times New Roman" w:cs="Times New Roman"/>
          <w:i/>
          <w:iCs/>
          <w:sz w:val="20"/>
          <w:szCs w:val="20"/>
          <w:lang w:val="en-US"/>
        </w:rPr>
        <w:t>p</w:t>
      </w:r>
      <w:r w:rsidR="006A1709" w:rsidRPr="00C70602">
        <w:rPr>
          <w:rFonts w:ascii="Times New Roman" w:hAnsi="Times New Roman" w:cs="Times New Roman"/>
          <w:sz w:val="20"/>
          <w:szCs w:val="20"/>
          <w:lang w:val="en-US"/>
        </w:rPr>
        <w:t xml:space="preserve"> &lt; 0.05).</w:t>
      </w:r>
    </w:p>
    <w:p w14:paraId="26DB0366" w14:textId="39E9D9D9" w:rsidR="001C3BFD" w:rsidRPr="00C70602" w:rsidRDefault="001C3BFD" w:rsidP="00C70602">
      <w:pPr>
        <w:spacing w:after="0" w:line="480" w:lineRule="auto"/>
        <w:jc w:val="both"/>
        <w:rPr>
          <w:rFonts w:ascii="Times New Roman" w:hAnsi="Times New Roman" w:cs="Times New Roman"/>
          <w:sz w:val="24"/>
          <w:szCs w:val="24"/>
          <w:lang w:val="en-US"/>
        </w:rPr>
      </w:pPr>
    </w:p>
    <w:p w14:paraId="637AE3C7" w14:textId="04AF7135" w:rsidR="00B30DEB" w:rsidRPr="00C70602" w:rsidRDefault="006A0208" w:rsidP="00C70602">
      <w:pPr>
        <w:spacing w:after="0" w:line="480" w:lineRule="auto"/>
        <w:jc w:val="both"/>
        <w:rPr>
          <w:rFonts w:ascii="Times New Roman" w:hAnsi="Times New Roman" w:cs="Times New Roman"/>
          <w:sz w:val="24"/>
          <w:szCs w:val="24"/>
          <w:lang w:val="en-US"/>
        </w:rPr>
      </w:pPr>
      <w:r w:rsidRPr="00C70602">
        <w:rPr>
          <w:rFonts w:ascii="Times New Roman" w:hAnsi="Times New Roman" w:cs="Times New Roman"/>
          <w:noProof/>
        </w:rPr>
        <w:lastRenderedPageBreak/>
        <w:drawing>
          <wp:inline distT="0" distB="0" distL="0" distR="0" wp14:anchorId="5996B5C6" wp14:editId="05C85DA0">
            <wp:extent cx="4619048" cy="3933333"/>
            <wp:effectExtent l="0" t="0" r="0" b="0"/>
            <wp:docPr id="156037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76661" name=""/>
                    <pic:cNvPicPr/>
                  </pic:nvPicPr>
                  <pic:blipFill>
                    <a:blip r:embed="rId25"/>
                    <a:stretch>
                      <a:fillRect/>
                    </a:stretch>
                  </pic:blipFill>
                  <pic:spPr>
                    <a:xfrm>
                      <a:off x="0" y="0"/>
                      <a:ext cx="4619048" cy="3933333"/>
                    </a:xfrm>
                    <a:prstGeom prst="rect">
                      <a:avLst/>
                    </a:prstGeom>
                  </pic:spPr>
                </pic:pic>
              </a:graphicData>
            </a:graphic>
          </wp:inline>
        </w:drawing>
      </w:r>
    </w:p>
    <w:p w14:paraId="49FAFECD" w14:textId="2194A52D" w:rsidR="001C3BFD" w:rsidRPr="00C70602" w:rsidRDefault="001C3BFD" w:rsidP="00C70602">
      <w:pPr>
        <w:spacing w:after="0" w:line="480" w:lineRule="auto"/>
        <w:jc w:val="both"/>
        <w:rPr>
          <w:rFonts w:ascii="Times New Roman" w:hAnsi="Times New Roman" w:cs="Times New Roman"/>
          <w:sz w:val="24"/>
          <w:szCs w:val="24"/>
          <w:lang w:val="en-US"/>
        </w:rPr>
      </w:pPr>
      <w:r w:rsidRPr="00C70602">
        <w:rPr>
          <w:rFonts w:ascii="Times New Roman" w:hAnsi="Times New Roman" w:cs="Times New Roman"/>
          <w:b/>
          <w:bCs/>
          <w:sz w:val="24"/>
          <w:szCs w:val="24"/>
          <w:lang w:val="en-US"/>
        </w:rPr>
        <w:t>Figure S</w:t>
      </w:r>
      <w:r w:rsidR="00215728" w:rsidRPr="00C70602">
        <w:rPr>
          <w:rFonts w:ascii="Times New Roman" w:hAnsi="Times New Roman" w:cs="Times New Roman"/>
          <w:b/>
          <w:bCs/>
          <w:sz w:val="24"/>
          <w:szCs w:val="24"/>
          <w:lang w:val="en-US"/>
        </w:rPr>
        <w:t>6</w:t>
      </w:r>
      <w:r w:rsidRPr="00C70602">
        <w:rPr>
          <w:rFonts w:ascii="Times New Roman" w:hAnsi="Times New Roman" w:cs="Times New Roman"/>
          <w:b/>
          <w:bCs/>
          <w:sz w:val="24"/>
          <w:szCs w:val="24"/>
          <w:lang w:val="en-US"/>
        </w:rPr>
        <w:t xml:space="preserve">. </w:t>
      </w:r>
      <w:r w:rsidR="006241DE" w:rsidRPr="00C70602">
        <w:rPr>
          <w:rFonts w:ascii="Times New Roman" w:hAnsi="Times New Roman" w:cs="Times New Roman"/>
          <w:sz w:val="20"/>
          <w:szCs w:val="20"/>
          <w:lang w:val="en-US"/>
        </w:rPr>
        <w:t>Biomass</w:t>
      </w:r>
      <w:r w:rsidR="004454FE" w:rsidRPr="00C70602">
        <w:rPr>
          <w:rFonts w:ascii="Times New Roman" w:hAnsi="Times New Roman" w:cs="Times New Roman"/>
          <w:sz w:val="20"/>
          <w:szCs w:val="20"/>
          <w:lang w:val="en-US"/>
        </w:rPr>
        <w:t xml:space="preserve"> </w:t>
      </w:r>
      <w:r w:rsidR="004454FE" w:rsidRPr="00C70602">
        <w:rPr>
          <w:rFonts w:ascii="Times New Roman" w:eastAsiaTheme="minorEastAsia" w:hAnsi="Times New Roman" w:cs="Times New Roman"/>
          <w:sz w:val="20"/>
          <w:szCs w:val="20"/>
          <w:lang w:val="en-US"/>
        </w:rPr>
        <w:t xml:space="preserve">(mg) of </w:t>
      </w:r>
      <w:r w:rsidR="004454FE" w:rsidRPr="00C70602">
        <w:rPr>
          <w:rFonts w:ascii="Times New Roman" w:eastAsiaTheme="minorEastAsia" w:hAnsi="Times New Roman" w:cs="Times New Roman"/>
          <w:i/>
          <w:iCs/>
          <w:sz w:val="20"/>
          <w:szCs w:val="20"/>
          <w:lang w:val="en-US"/>
        </w:rPr>
        <w:t>D</w:t>
      </w:r>
      <w:r w:rsidR="002460D2" w:rsidRPr="00C70602">
        <w:rPr>
          <w:rFonts w:ascii="Times New Roman" w:eastAsiaTheme="minorEastAsia" w:hAnsi="Times New Roman" w:cs="Times New Roman"/>
          <w:i/>
          <w:iCs/>
          <w:sz w:val="20"/>
          <w:szCs w:val="20"/>
          <w:lang w:val="en-US"/>
        </w:rPr>
        <w:t>elia</w:t>
      </w:r>
      <w:r w:rsidR="004454FE" w:rsidRPr="00C70602">
        <w:rPr>
          <w:rFonts w:ascii="Times New Roman" w:eastAsiaTheme="minorEastAsia" w:hAnsi="Times New Roman" w:cs="Times New Roman"/>
          <w:i/>
          <w:iCs/>
          <w:sz w:val="20"/>
          <w:szCs w:val="20"/>
          <w:lang w:val="en-US"/>
        </w:rPr>
        <w:t xml:space="preserve"> radicum</w:t>
      </w:r>
      <w:r w:rsidR="004454FE" w:rsidRPr="00C70602">
        <w:rPr>
          <w:rFonts w:ascii="Times New Roman" w:hAnsi="Times New Roman" w:cs="Times New Roman"/>
          <w:sz w:val="20"/>
          <w:szCs w:val="20"/>
          <w:lang w:val="en-US"/>
        </w:rPr>
        <w:t xml:space="preserve"> </w:t>
      </w:r>
      <w:r w:rsidR="004454FE" w:rsidRPr="00C70602">
        <w:rPr>
          <w:rFonts w:ascii="Times New Roman" w:eastAsiaTheme="minorEastAsia" w:hAnsi="Times New Roman" w:cs="Times New Roman"/>
          <w:sz w:val="20"/>
          <w:szCs w:val="20"/>
          <w:lang w:val="en-US"/>
        </w:rPr>
        <w:t xml:space="preserve">pupae retrieved after </w:t>
      </w:r>
      <w:r w:rsidR="006A5A20" w:rsidRPr="00C70602">
        <w:rPr>
          <w:rFonts w:ascii="Times New Roman" w:eastAsiaTheme="minorEastAsia" w:hAnsi="Times New Roman" w:cs="Times New Roman"/>
          <w:sz w:val="20"/>
          <w:szCs w:val="20"/>
          <w:lang w:val="en-US"/>
        </w:rPr>
        <w:t xml:space="preserve">a </w:t>
      </w:r>
      <w:r w:rsidR="004454FE" w:rsidRPr="00C70602">
        <w:rPr>
          <w:rFonts w:ascii="Times New Roman" w:eastAsiaTheme="minorEastAsia" w:hAnsi="Times New Roman" w:cs="Times New Roman"/>
          <w:sz w:val="20"/>
          <w:szCs w:val="20"/>
          <w:lang w:val="en-US"/>
        </w:rPr>
        <w:t xml:space="preserve">21-day </w:t>
      </w:r>
      <w:r w:rsidR="006241DE" w:rsidRPr="00C70602">
        <w:rPr>
          <w:rFonts w:ascii="Times New Roman" w:eastAsiaTheme="minorEastAsia" w:hAnsi="Times New Roman" w:cs="Times New Roman"/>
          <w:sz w:val="20"/>
          <w:szCs w:val="20"/>
          <w:lang w:val="en-US"/>
        </w:rPr>
        <w:t xml:space="preserve">root infestation </w:t>
      </w:r>
      <w:r w:rsidR="004454FE" w:rsidRPr="00C70602">
        <w:rPr>
          <w:rFonts w:ascii="Times New Roman" w:eastAsiaTheme="minorEastAsia" w:hAnsi="Times New Roman" w:cs="Times New Roman"/>
          <w:sz w:val="20"/>
          <w:szCs w:val="20"/>
          <w:lang w:val="en-US"/>
        </w:rPr>
        <w:t xml:space="preserve">of </w:t>
      </w:r>
      <w:r w:rsidR="004454FE" w:rsidRPr="00C70602">
        <w:rPr>
          <w:rFonts w:ascii="Times New Roman" w:eastAsiaTheme="minorEastAsia" w:hAnsi="Times New Roman" w:cs="Times New Roman"/>
          <w:i/>
          <w:iCs/>
          <w:sz w:val="20"/>
          <w:szCs w:val="20"/>
          <w:lang w:val="en-US"/>
        </w:rPr>
        <w:t xml:space="preserve">B. rapa </w:t>
      </w:r>
      <w:r w:rsidR="002460D2" w:rsidRPr="00C70602">
        <w:rPr>
          <w:rFonts w:ascii="Times New Roman" w:eastAsiaTheme="minorEastAsia" w:hAnsi="Times New Roman" w:cs="Times New Roman"/>
          <w:sz w:val="20"/>
          <w:szCs w:val="20"/>
          <w:lang w:val="en-US"/>
        </w:rPr>
        <w:t>grown in unamended soil (NoFrass; control) or soil amended with raw BSF frass (BSFF) or raw yellow mealworm frass (MWF)</w:t>
      </w:r>
      <w:r w:rsidR="004454FE" w:rsidRPr="00C70602">
        <w:rPr>
          <w:rFonts w:ascii="Times New Roman" w:eastAsiaTheme="minorEastAsia" w:hAnsi="Times New Roman" w:cs="Times New Roman"/>
          <w:color w:val="000000" w:themeColor="text1"/>
          <w:kern w:val="24"/>
          <w:sz w:val="20"/>
          <w:szCs w:val="20"/>
          <w:lang w:val="en-US"/>
        </w:rPr>
        <w:t xml:space="preserve">. </w:t>
      </w:r>
      <w:r w:rsidR="003714BD" w:rsidRPr="00C70602">
        <w:rPr>
          <w:rFonts w:ascii="Times New Roman" w:hAnsi="Times New Roman" w:cs="Times New Roman"/>
          <w:sz w:val="20"/>
          <w:szCs w:val="20"/>
          <w:lang w:val="en-US"/>
        </w:rPr>
        <w:t xml:space="preserve">The box represents the interquartile range (IQR), with the bottom and top edges corresponding to the first quartile (Q1, 25%) and third quartile (Q3, 75%), respectively. </w:t>
      </w:r>
      <w:r w:rsidR="004A777F" w:rsidRPr="004A777F">
        <w:rPr>
          <w:rFonts w:ascii="Times New Roman" w:hAnsi="Times New Roman" w:cs="Times New Roman"/>
          <w:sz w:val="20"/>
          <w:szCs w:val="20"/>
          <w:lang w:val="en-US"/>
        </w:rPr>
        <w:t>The line within the box represents the median, while the whiskers extend to 1.5 times the IQR, encompassing the minimum (Q1-1.5IQR) and maximum (Q3+1.5IQR) values</w:t>
      </w:r>
      <w:r w:rsidR="003714BD" w:rsidRPr="00C70602">
        <w:rPr>
          <w:rFonts w:ascii="Times New Roman" w:hAnsi="Times New Roman" w:cs="Times New Roman"/>
          <w:sz w:val="20"/>
          <w:szCs w:val="20"/>
          <w:lang w:val="en-US"/>
        </w:rPr>
        <w:t>.</w:t>
      </w:r>
      <w:r w:rsidR="004454FE" w:rsidRPr="00C70602">
        <w:rPr>
          <w:rFonts w:ascii="Times New Roman" w:hAnsi="Times New Roman" w:cs="Times New Roman"/>
          <w:sz w:val="20"/>
          <w:szCs w:val="20"/>
          <w:lang w:val="en-US"/>
        </w:rPr>
        <w:t xml:space="preserve"> The dots </w:t>
      </w:r>
      <w:r w:rsidR="00BA4C31" w:rsidRPr="00C70602">
        <w:rPr>
          <w:rFonts w:ascii="Times New Roman" w:hAnsi="Times New Roman" w:cs="Times New Roman"/>
          <w:sz w:val="20"/>
          <w:szCs w:val="20"/>
          <w:lang w:val="en-US"/>
        </w:rPr>
        <w:t xml:space="preserve">beyond whiskers </w:t>
      </w:r>
      <w:r w:rsidR="004454FE" w:rsidRPr="00C70602">
        <w:rPr>
          <w:rFonts w:ascii="Times New Roman" w:hAnsi="Times New Roman" w:cs="Times New Roman"/>
          <w:sz w:val="20"/>
          <w:szCs w:val="20"/>
          <w:lang w:val="en-US"/>
        </w:rPr>
        <w:t xml:space="preserve">represent </w:t>
      </w:r>
      <w:r w:rsidR="002460D2" w:rsidRPr="00C70602">
        <w:rPr>
          <w:rFonts w:ascii="Times New Roman" w:hAnsi="Times New Roman" w:cs="Times New Roman"/>
          <w:sz w:val="20"/>
          <w:szCs w:val="20"/>
          <w:lang w:val="en-US"/>
        </w:rPr>
        <w:t>outliers</w:t>
      </w:r>
      <w:r w:rsidR="004454FE" w:rsidRPr="00C70602">
        <w:rPr>
          <w:rFonts w:ascii="Times New Roman" w:hAnsi="Times New Roman" w:cs="Times New Roman"/>
          <w:sz w:val="20"/>
          <w:szCs w:val="20"/>
          <w:lang w:val="en-US"/>
        </w:rPr>
        <w:t xml:space="preserve">. The white square on each box represents the mean pupal weight. Data were analysed </w:t>
      </w:r>
      <w:r w:rsidR="000C51E4" w:rsidRPr="00C70602">
        <w:rPr>
          <w:rFonts w:ascii="Times New Roman" w:hAnsi="Times New Roman" w:cs="Times New Roman"/>
          <w:sz w:val="20"/>
          <w:szCs w:val="20"/>
          <w:lang w:val="en-US"/>
        </w:rPr>
        <w:t>with</w:t>
      </w:r>
      <w:r w:rsidR="004454FE" w:rsidRPr="00C70602">
        <w:rPr>
          <w:rFonts w:ascii="Times New Roman" w:hAnsi="Times New Roman" w:cs="Times New Roman"/>
          <w:sz w:val="20"/>
          <w:szCs w:val="20"/>
          <w:lang w:val="en-US"/>
        </w:rPr>
        <w:t xml:space="preserve"> generalised linear models (GLM). n is the number of pupae weighed</w:t>
      </w:r>
      <w:r w:rsidR="00BA4C31" w:rsidRPr="00C70602">
        <w:rPr>
          <w:rFonts w:ascii="Times New Roman" w:hAnsi="Times New Roman" w:cs="Times New Roman"/>
          <w:sz w:val="20"/>
          <w:szCs w:val="20"/>
          <w:lang w:val="en-US"/>
        </w:rPr>
        <w:t xml:space="preserve"> per treatment</w:t>
      </w:r>
      <w:r w:rsidR="004454FE" w:rsidRPr="00C70602">
        <w:rPr>
          <w:rFonts w:ascii="Times New Roman" w:hAnsi="Times New Roman" w:cs="Times New Roman"/>
          <w:sz w:val="20"/>
          <w:szCs w:val="20"/>
          <w:lang w:val="en-US"/>
        </w:rPr>
        <w:t>.</w:t>
      </w:r>
    </w:p>
    <w:p w14:paraId="09423110" w14:textId="62435624" w:rsidR="00203B69" w:rsidRPr="00C70602" w:rsidRDefault="00203B69" w:rsidP="00C70602">
      <w:pPr>
        <w:spacing w:after="0" w:line="480" w:lineRule="auto"/>
        <w:jc w:val="both"/>
        <w:rPr>
          <w:rFonts w:ascii="Times New Roman" w:hAnsi="Times New Roman" w:cs="Times New Roman"/>
          <w:sz w:val="24"/>
          <w:szCs w:val="24"/>
          <w:lang w:val="en-US"/>
        </w:rPr>
      </w:pPr>
    </w:p>
    <w:p w14:paraId="6538CFD4" w14:textId="358743D8" w:rsidR="00241C69" w:rsidRPr="00C70602" w:rsidRDefault="00241C69" w:rsidP="00C70602">
      <w:pPr>
        <w:spacing w:line="480" w:lineRule="auto"/>
        <w:jc w:val="both"/>
        <w:rPr>
          <w:rFonts w:ascii="Times New Roman" w:hAnsi="Times New Roman" w:cs="Times New Roman"/>
          <w:sz w:val="24"/>
          <w:szCs w:val="24"/>
          <w:lang w:val="en-US"/>
        </w:rPr>
      </w:pPr>
    </w:p>
    <w:p w14:paraId="0896997A" w14:textId="668C8420" w:rsidR="006A0208" w:rsidRPr="00C70602" w:rsidRDefault="006A0208" w:rsidP="00C70602">
      <w:pPr>
        <w:spacing w:line="480" w:lineRule="auto"/>
        <w:jc w:val="both"/>
        <w:rPr>
          <w:rFonts w:ascii="Times New Roman" w:hAnsi="Times New Roman" w:cs="Times New Roman"/>
          <w:sz w:val="24"/>
          <w:szCs w:val="24"/>
          <w:lang w:val="en-US"/>
        </w:rPr>
      </w:pPr>
      <w:r w:rsidRPr="00C70602">
        <w:rPr>
          <w:rFonts w:ascii="Times New Roman" w:hAnsi="Times New Roman" w:cs="Times New Roman"/>
          <w:noProof/>
          <w:sz w:val="24"/>
          <w:szCs w:val="24"/>
        </w:rPr>
        <w:lastRenderedPageBreak/>
        <w:drawing>
          <wp:inline distT="0" distB="0" distL="0" distR="0" wp14:anchorId="37B5AA53" wp14:editId="2BD35C8B">
            <wp:extent cx="5731510" cy="4029710"/>
            <wp:effectExtent l="0" t="0" r="0" b="0"/>
            <wp:docPr id="3" name="Picture 2">
              <a:extLst xmlns:a="http://schemas.openxmlformats.org/drawingml/2006/main">
                <a:ext uri="{FF2B5EF4-FFF2-40B4-BE49-F238E27FC236}">
                  <a16:creationId xmlns:a16="http://schemas.microsoft.com/office/drawing/2014/main" id="{B6C66990-3868-F72E-B04F-85A98E95D9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6C66990-3868-F72E-B04F-85A98E95D91A}"/>
                        </a:ext>
                      </a:extLst>
                    </pic:cNvPr>
                    <pic:cNvPicPr>
                      <a:picLocks noChangeAspect="1"/>
                    </pic:cNvPicPr>
                  </pic:nvPicPr>
                  <pic:blipFill rotWithShape="1">
                    <a:blip r:embed="rId26"/>
                    <a:srcRect l="3951" r="4568" b="3518"/>
                    <a:stretch/>
                  </pic:blipFill>
                  <pic:spPr>
                    <a:xfrm>
                      <a:off x="0" y="0"/>
                      <a:ext cx="5731510" cy="4029710"/>
                    </a:xfrm>
                    <a:prstGeom prst="rect">
                      <a:avLst/>
                    </a:prstGeom>
                  </pic:spPr>
                </pic:pic>
              </a:graphicData>
            </a:graphic>
          </wp:inline>
        </w:drawing>
      </w:r>
    </w:p>
    <w:p w14:paraId="69644A3A" w14:textId="574B62A0" w:rsidR="00703F75" w:rsidRPr="00C70602" w:rsidRDefault="00703F75" w:rsidP="00C70602">
      <w:pPr>
        <w:spacing w:after="0" w:line="480" w:lineRule="auto"/>
        <w:jc w:val="both"/>
        <w:rPr>
          <w:rFonts w:ascii="Times New Roman" w:hAnsi="Times New Roman" w:cs="Times New Roman"/>
          <w:sz w:val="24"/>
          <w:szCs w:val="24"/>
          <w:lang w:val="en-US"/>
        </w:rPr>
      </w:pPr>
      <w:r w:rsidRPr="00C70602">
        <w:rPr>
          <w:rFonts w:ascii="Times New Roman" w:hAnsi="Times New Roman" w:cs="Times New Roman"/>
          <w:b/>
          <w:bCs/>
          <w:sz w:val="24"/>
          <w:szCs w:val="24"/>
          <w:lang w:val="en-US"/>
        </w:rPr>
        <w:t>Figure S</w:t>
      </w:r>
      <w:r w:rsidR="00215728" w:rsidRPr="00C70602">
        <w:rPr>
          <w:rFonts w:ascii="Times New Roman" w:hAnsi="Times New Roman" w:cs="Times New Roman"/>
          <w:b/>
          <w:bCs/>
          <w:sz w:val="24"/>
          <w:szCs w:val="24"/>
          <w:lang w:val="en-US"/>
        </w:rPr>
        <w:t>7</w:t>
      </w:r>
      <w:r w:rsidRPr="00C70602">
        <w:rPr>
          <w:rFonts w:ascii="Times New Roman" w:hAnsi="Times New Roman" w:cs="Times New Roman"/>
          <w:b/>
          <w:bCs/>
          <w:sz w:val="24"/>
          <w:szCs w:val="24"/>
          <w:lang w:val="en-US"/>
        </w:rPr>
        <w:t>.</w:t>
      </w:r>
      <w:r w:rsidRPr="00C70602">
        <w:rPr>
          <w:rFonts w:ascii="Times New Roman" w:hAnsi="Times New Roman" w:cs="Times New Roman"/>
          <w:sz w:val="24"/>
          <w:szCs w:val="24"/>
          <w:lang w:val="en-US"/>
        </w:rPr>
        <w:t xml:space="preserve"> </w:t>
      </w:r>
      <w:r w:rsidRPr="00C70602">
        <w:rPr>
          <w:rFonts w:ascii="Times New Roman" w:hAnsi="Times New Roman" w:cs="Times New Roman"/>
          <w:sz w:val="20"/>
          <w:szCs w:val="20"/>
          <w:lang w:val="en-US"/>
        </w:rPr>
        <w:t xml:space="preserve">Emergence of </w:t>
      </w:r>
      <w:r w:rsidRPr="00C70602">
        <w:rPr>
          <w:rFonts w:ascii="Times New Roman" w:hAnsi="Times New Roman" w:cs="Times New Roman"/>
          <w:i/>
          <w:iCs/>
          <w:sz w:val="20"/>
          <w:szCs w:val="20"/>
          <w:lang w:val="en-US"/>
        </w:rPr>
        <w:t>Delia radicum</w:t>
      </w:r>
      <w:r w:rsidRPr="00C70602">
        <w:rPr>
          <w:rFonts w:ascii="Times New Roman" w:hAnsi="Times New Roman" w:cs="Times New Roman"/>
          <w:sz w:val="20"/>
          <w:szCs w:val="20"/>
          <w:lang w:val="en-US"/>
        </w:rPr>
        <w:t xml:space="preserve"> adult flies after pupae were retrieved from the roots of </w:t>
      </w:r>
      <w:r w:rsidRPr="00C70602">
        <w:rPr>
          <w:rFonts w:ascii="Times New Roman" w:hAnsi="Times New Roman" w:cs="Times New Roman"/>
          <w:i/>
          <w:iCs/>
          <w:sz w:val="20"/>
          <w:szCs w:val="20"/>
          <w:lang w:val="en-US"/>
        </w:rPr>
        <w:t>B. rapa</w:t>
      </w:r>
      <w:r w:rsidRPr="00C70602">
        <w:rPr>
          <w:rFonts w:ascii="Times New Roman" w:hAnsi="Times New Roman" w:cs="Times New Roman"/>
          <w:sz w:val="20"/>
          <w:szCs w:val="20"/>
          <w:lang w:val="en-US"/>
        </w:rPr>
        <w:t xml:space="preserve"> </w:t>
      </w:r>
      <w:r w:rsidR="00696C1E" w:rsidRPr="00C70602">
        <w:rPr>
          <w:rFonts w:ascii="Times New Roman" w:hAnsi="Times New Roman" w:cs="Times New Roman"/>
          <w:sz w:val="20"/>
          <w:szCs w:val="20"/>
          <w:lang w:val="en-US"/>
        </w:rPr>
        <w:t>grown in unamended soil (NoFrass; control) or soil amended with raw BSF frass (BSFF) or raw yellow mealworm frass (MWF)</w:t>
      </w:r>
      <w:r w:rsidRPr="00C70602">
        <w:rPr>
          <w:rFonts w:ascii="Times New Roman" w:eastAsiaTheme="minorEastAsia" w:hAnsi="Times New Roman" w:cs="Times New Roman"/>
          <w:color w:val="000000" w:themeColor="text1"/>
          <w:kern w:val="24"/>
          <w:sz w:val="20"/>
          <w:szCs w:val="20"/>
          <w:lang w:val="en-US"/>
        </w:rPr>
        <w:t>. A = proportion (%) of flies that emerged during the first trial (trial 1), B = proportion (%) of flies that emerged during the second trial (trial 2)</w:t>
      </w:r>
      <w:r w:rsidR="00393039" w:rsidRPr="00C70602">
        <w:rPr>
          <w:rFonts w:ascii="Times New Roman" w:eastAsiaTheme="minorEastAsia" w:hAnsi="Times New Roman" w:cs="Times New Roman"/>
          <w:color w:val="000000" w:themeColor="text1"/>
          <w:kern w:val="24"/>
          <w:sz w:val="20"/>
          <w:szCs w:val="20"/>
          <w:lang w:val="en-US"/>
        </w:rPr>
        <w:t>,</w:t>
      </w:r>
      <w:r w:rsidRPr="00C70602">
        <w:rPr>
          <w:rFonts w:ascii="Times New Roman" w:eastAsiaTheme="minorEastAsia" w:hAnsi="Times New Roman" w:cs="Times New Roman"/>
          <w:color w:val="000000" w:themeColor="text1"/>
          <w:kern w:val="24"/>
          <w:sz w:val="20"/>
          <w:szCs w:val="20"/>
          <w:lang w:val="en-US"/>
        </w:rPr>
        <w:t xml:space="preserve"> C = time (mean ± S.E) until fly emergence during trial 1, and D = time (mean ± S.E) until fly emergence during trial 2. Data on the proportion of flies that emerged were analysed with the chi-squared test equality of proportions. The fractions (32/40, 62/65, 50/57, 22/29, 41/51 and 35/45) on the graph show the proportion of flies that emerged (numerator) out of the number of pupae (denominator). Data on time until fly emergence were analysed with a generalised linear model (GLM). n is the number of </w:t>
      </w:r>
      <w:r w:rsidR="00B72778" w:rsidRPr="00C70602">
        <w:rPr>
          <w:rFonts w:ascii="Times New Roman" w:eastAsiaTheme="minorEastAsia" w:hAnsi="Times New Roman" w:cs="Times New Roman"/>
          <w:color w:val="000000" w:themeColor="text1"/>
          <w:kern w:val="24"/>
          <w:sz w:val="20"/>
          <w:szCs w:val="20"/>
          <w:lang w:val="en-US"/>
        </w:rPr>
        <w:t xml:space="preserve">recorded </w:t>
      </w:r>
      <w:r w:rsidR="00F21F41" w:rsidRPr="00C70602">
        <w:rPr>
          <w:rFonts w:ascii="Times New Roman" w:eastAsiaTheme="minorEastAsia" w:hAnsi="Times New Roman" w:cs="Times New Roman"/>
          <w:color w:val="000000" w:themeColor="text1"/>
          <w:kern w:val="24"/>
          <w:sz w:val="20"/>
          <w:szCs w:val="20"/>
          <w:lang w:val="en-US"/>
        </w:rPr>
        <w:t>instances of fly emergence</w:t>
      </w:r>
      <w:r w:rsidRPr="00C70602">
        <w:rPr>
          <w:rFonts w:ascii="Times New Roman" w:eastAsiaTheme="minorEastAsia" w:hAnsi="Times New Roman" w:cs="Times New Roman"/>
          <w:color w:val="000000" w:themeColor="text1"/>
          <w:kern w:val="24"/>
          <w:sz w:val="20"/>
          <w:szCs w:val="20"/>
          <w:lang w:val="en-US"/>
        </w:rPr>
        <w:t xml:space="preserve">. Error bars represent standard errors of the average time until emergence. Bars with different letters are significantly different following the </w:t>
      </w:r>
      <w:r w:rsidRPr="00C70602">
        <w:rPr>
          <w:rFonts w:ascii="Times New Roman" w:hAnsi="Times New Roman" w:cs="Times New Roman"/>
          <w:color w:val="000000" w:themeColor="text1"/>
          <w:sz w:val="20"/>
          <w:szCs w:val="20"/>
        </w:rPr>
        <w:t xml:space="preserve">Marascuilo procedure as a post hoc test (the </w:t>
      </w:r>
      <w:r w:rsidRPr="00C70602">
        <w:rPr>
          <w:rFonts w:ascii="Times New Roman" w:eastAsiaTheme="minorEastAsia" w:hAnsi="Times New Roman" w:cs="Times New Roman"/>
          <w:color w:val="000000" w:themeColor="text1"/>
          <w:kern w:val="24"/>
          <w:sz w:val="20"/>
          <w:szCs w:val="20"/>
          <w:lang w:val="en-US"/>
        </w:rPr>
        <w:t>absolute pairwise difference between proportions is statistically significant if its value exceeds the critical range value). Graphs without error bars represent single measurements (proportions).</w:t>
      </w:r>
    </w:p>
    <w:p w14:paraId="7C056825" w14:textId="77777777" w:rsidR="00703F75" w:rsidRPr="00C70602" w:rsidRDefault="00703F75" w:rsidP="00C70602">
      <w:pPr>
        <w:spacing w:line="480" w:lineRule="auto"/>
        <w:jc w:val="both"/>
        <w:rPr>
          <w:rFonts w:ascii="Times New Roman" w:eastAsiaTheme="minorEastAsia" w:hAnsi="Times New Roman" w:cs="Times New Roman"/>
          <w:color w:val="000000" w:themeColor="text1"/>
          <w:kern w:val="24"/>
          <w:sz w:val="20"/>
          <w:szCs w:val="20"/>
          <w:lang w:val="en-US"/>
        </w:rPr>
      </w:pPr>
    </w:p>
    <w:p w14:paraId="6E06165D" w14:textId="77777777" w:rsidR="0038699D" w:rsidRPr="00C70602" w:rsidRDefault="0038699D" w:rsidP="00C70602">
      <w:pPr>
        <w:spacing w:line="480" w:lineRule="auto"/>
        <w:jc w:val="both"/>
        <w:rPr>
          <w:rFonts w:ascii="Times New Roman" w:eastAsiaTheme="minorEastAsia" w:hAnsi="Times New Roman" w:cs="Times New Roman"/>
          <w:color w:val="000000" w:themeColor="text1"/>
          <w:kern w:val="24"/>
          <w:sz w:val="20"/>
          <w:szCs w:val="20"/>
          <w:lang w:val="en-US"/>
        </w:rPr>
      </w:pPr>
    </w:p>
    <w:p w14:paraId="36AB04F8" w14:textId="77777777" w:rsidR="00F81F69" w:rsidRPr="00C70602" w:rsidRDefault="00F81F69" w:rsidP="00C70602">
      <w:pPr>
        <w:spacing w:line="480" w:lineRule="auto"/>
        <w:jc w:val="both"/>
        <w:rPr>
          <w:rFonts w:ascii="Times New Roman" w:hAnsi="Times New Roman" w:cs="Times New Roman"/>
          <w:sz w:val="24"/>
          <w:szCs w:val="24"/>
          <w:lang w:val="en-US"/>
        </w:rPr>
      </w:pPr>
    </w:p>
    <w:p w14:paraId="5EB4ED55" w14:textId="3F7F7D79" w:rsidR="00024A8E" w:rsidRPr="00C70602" w:rsidRDefault="00743391" w:rsidP="00C70602">
      <w:pPr>
        <w:spacing w:line="480" w:lineRule="auto"/>
        <w:jc w:val="both"/>
        <w:rPr>
          <w:rFonts w:ascii="Times New Roman" w:hAnsi="Times New Roman" w:cs="Times New Roman"/>
          <w:sz w:val="24"/>
          <w:szCs w:val="24"/>
          <w:lang w:val="en-US"/>
        </w:rPr>
      </w:pPr>
      <w:r w:rsidRPr="00C70602">
        <w:rPr>
          <w:rFonts w:ascii="Times New Roman" w:hAnsi="Times New Roman" w:cs="Times New Roman"/>
          <w:noProof/>
        </w:rPr>
        <w:lastRenderedPageBreak/>
        <w:drawing>
          <wp:inline distT="0" distB="0" distL="0" distR="0" wp14:anchorId="7A5BBCAB" wp14:editId="58E9A5FC">
            <wp:extent cx="2812296" cy="2770632"/>
            <wp:effectExtent l="0" t="0" r="0" b="0"/>
            <wp:docPr id="5996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7756" name=""/>
                    <pic:cNvPicPr/>
                  </pic:nvPicPr>
                  <pic:blipFill>
                    <a:blip r:embed="rId27"/>
                    <a:stretch>
                      <a:fillRect/>
                    </a:stretch>
                  </pic:blipFill>
                  <pic:spPr>
                    <a:xfrm>
                      <a:off x="0" y="0"/>
                      <a:ext cx="2812296" cy="2770632"/>
                    </a:xfrm>
                    <a:prstGeom prst="rect">
                      <a:avLst/>
                    </a:prstGeom>
                  </pic:spPr>
                </pic:pic>
              </a:graphicData>
            </a:graphic>
          </wp:inline>
        </w:drawing>
      </w:r>
      <w:r w:rsidRPr="00C70602">
        <w:rPr>
          <w:rFonts w:ascii="Times New Roman" w:hAnsi="Times New Roman" w:cs="Times New Roman"/>
          <w:noProof/>
        </w:rPr>
        <w:t xml:space="preserve"> </w:t>
      </w:r>
      <w:r w:rsidRPr="00C70602">
        <w:rPr>
          <w:rFonts w:ascii="Times New Roman" w:hAnsi="Times New Roman" w:cs="Times New Roman"/>
          <w:noProof/>
        </w:rPr>
        <w:drawing>
          <wp:inline distT="0" distB="0" distL="0" distR="0" wp14:anchorId="033FB8E1" wp14:editId="7809AF9C">
            <wp:extent cx="2812296" cy="2770632"/>
            <wp:effectExtent l="0" t="0" r="0" b="0"/>
            <wp:docPr id="208884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46039" name=""/>
                    <pic:cNvPicPr/>
                  </pic:nvPicPr>
                  <pic:blipFill>
                    <a:blip r:embed="rId28"/>
                    <a:stretch>
                      <a:fillRect/>
                    </a:stretch>
                  </pic:blipFill>
                  <pic:spPr>
                    <a:xfrm>
                      <a:off x="0" y="0"/>
                      <a:ext cx="2812296" cy="2770632"/>
                    </a:xfrm>
                    <a:prstGeom prst="rect">
                      <a:avLst/>
                    </a:prstGeom>
                  </pic:spPr>
                </pic:pic>
              </a:graphicData>
            </a:graphic>
          </wp:inline>
        </w:drawing>
      </w:r>
    </w:p>
    <w:p w14:paraId="249A4787" w14:textId="4B8FA131" w:rsidR="00980826" w:rsidRPr="00C70602" w:rsidRDefault="00980826" w:rsidP="00C70602">
      <w:pPr>
        <w:pStyle w:val="NormalWeb"/>
        <w:spacing w:before="0" w:beforeAutospacing="0" w:after="0" w:afterAutospacing="0" w:line="480" w:lineRule="auto"/>
        <w:jc w:val="both"/>
        <w:rPr>
          <w:sz w:val="22"/>
          <w:szCs w:val="22"/>
          <w:lang w:val="en-US"/>
        </w:rPr>
      </w:pPr>
      <w:r w:rsidRPr="00C70602">
        <w:rPr>
          <w:rFonts w:eastAsiaTheme="minorEastAsia"/>
          <w:b/>
          <w:bCs/>
          <w:color w:val="000000" w:themeColor="text1"/>
          <w:kern w:val="24"/>
          <w:lang w:val="en-US"/>
        </w:rPr>
        <w:t xml:space="preserve">Figure </w:t>
      </w:r>
      <w:r w:rsidR="00725872" w:rsidRPr="00C70602">
        <w:rPr>
          <w:rFonts w:eastAsiaTheme="minorEastAsia"/>
          <w:b/>
          <w:bCs/>
          <w:color w:val="000000" w:themeColor="text1"/>
          <w:kern w:val="24"/>
          <w:lang w:val="en-US"/>
        </w:rPr>
        <w:t>S</w:t>
      </w:r>
      <w:r w:rsidR="00215728" w:rsidRPr="00C70602">
        <w:rPr>
          <w:rFonts w:eastAsiaTheme="minorEastAsia"/>
          <w:b/>
          <w:bCs/>
          <w:color w:val="000000" w:themeColor="text1"/>
          <w:kern w:val="24"/>
          <w:lang w:val="en-US"/>
        </w:rPr>
        <w:t>8</w:t>
      </w:r>
      <w:r w:rsidRPr="00C70602">
        <w:rPr>
          <w:rFonts w:eastAsiaTheme="minorEastAsia"/>
          <w:b/>
          <w:bCs/>
          <w:color w:val="000000" w:themeColor="text1"/>
          <w:kern w:val="24"/>
          <w:lang w:val="en-US"/>
        </w:rPr>
        <w:t xml:space="preserve">. </w:t>
      </w:r>
      <w:r w:rsidRPr="00C70602">
        <w:rPr>
          <w:rFonts w:eastAsiaTheme="minorEastAsia"/>
          <w:color w:val="000000" w:themeColor="text1"/>
          <w:kern w:val="24"/>
          <w:sz w:val="20"/>
          <w:szCs w:val="20"/>
          <w:lang w:val="en-US"/>
        </w:rPr>
        <w:t xml:space="preserve">Feeding damage </w:t>
      </w:r>
      <w:r w:rsidR="005F327D" w:rsidRPr="00C70602">
        <w:rPr>
          <w:rFonts w:eastAsiaTheme="minorEastAsia"/>
          <w:color w:val="000000" w:themeColor="text1"/>
          <w:kern w:val="24"/>
          <w:sz w:val="20"/>
          <w:szCs w:val="20"/>
          <w:lang w:val="en-US"/>
        </w:rPr>
        <w:t xml:space="preserve">(scores) </w:t>
      </w:r>
      <w:r w:rsidRPr="00C70602">
        <w:rPr>
          <w:rFonts w:eastAsiaTheme="minorEastAsia"/>
          <w:color w:val="000000" w:themeColor="text1"/>
          <w:kern w:val="24"/>
          <w:sz w:val="20"/>
          <w:szCs w:val="20"/>
          <w:lang w:val="en-US"/>
        </w:rPr>
        <w:t xml:space="preserve">by larvae of </w:t>
      </w:r>
      <w:r w:rsidRPr="00C70602">
        <w:rPr>
          <w:rFonts w:eastAsiaTheme="minorEastAsia"/>
          <w:i/>
          <w:iCs/>
          <w:color w:val="000000" w:themeColor="text1"/>
          <w:kern w:val="24"/>
          <w:sz w:val="20"/>
          <w:szCs w:val="20"/>
          <w:lang w:val="en-US"/>
        </w:rPr>
        <w:t>Plutella xylostella</w:t>
      </w:r>
      <w:r w:rsidRPr="00C70602">
        <w:rPr>
          <w:rFonts w:eastAsiaTheme="minorEastAsia"/>
          <w:color w:val="000000" w:themeColor="text1"/>
          <w:kern w:val="24"/>
          <w:sz w:val="20"/>
          <w:szCs w:val="20"/>
          <w:lang w:val="en-US"/>
        </w:rPr>
        <w:t xml:space="preserve"> on </w:t>
      </w:r>
      <w:r w:rsidRPr="00C70602">
        <w:rPr>
          <w:rFonts w:eastAsiaTheme="minorEastAsia"/>
          <w:i/>
          <w:iCs/>
          <w:color w:val="000000" w:themeColor="text1"/>
          <w:kern w:val="24"/>
          <w:sz w:val="20"/>
          <w:szCs w:val="20"/>
          <w:lang w:val="en-US"/>
        </w:rPr>
        <w:t>B</w:t>
      </w:r>
      <w:r w:rsidR="008D0F4D" w:rsidRPr="00C70602">
        <w:rPr>
          <w:rFonts w:eastAsiaTheme="minorEastAsia"/>
          <w:i/>
          <w:iCs/>
          <w:color w:val="000000" w:themeColor="text1"/>
          <w:kern w:val="24"/>
          <w:sz w:val="20"/>
          <w:szCs w:val="20"/>
          <w:lang w:val="en-US"/>
        </w:rPr>
        <w:t>.</w:t>
      </w:r>
      <w:r w:rsidRPr="00C70602">
        <w:rPr>
          <w:rFonts w:eastAsiaTheme="minorEastAsia"/>
          <w:i/>
          <w:iCs/>
          <w:color w:val="000000" w:themeColor="text1"/>
          <w:kern w:val="24"/>
          <w:sz w:val="20"/>
          <w:szCs w:val="20"/>
          <w:lang w:val="en-US"/>
        </w:rPr>
        <w:t xml:space="preserve"> rapa </w:t>
      </w:r>
      <w:r w:rsidR="001B7771" w:rsidRPr="00C70602">
        <w:rPr>
          <w:rFonts w:eastAsiaTheme="minorEastAsia"/>
          <w:color w:val="000000" w:themeColor="text1"/>
          <w:kern w:val="24"/>
          <w:sz w:val="20"/>
          <w:szCs w:val="20"/>
          <w:lang w:val="en-US"/>
        </w:rPr>
        <w:t>grown in unamended soil (NoFrass; control) or soil amended with raw BSF frass (BSFF) or raw yellow mealworm frass (MWF)</w:t>
      </w:r>
      <w:r w:rsidR="002728C6" w:rsidRPr="00C70602">
        <w:rPr>
          <w:rFonts w:eastAsiaTheme="minorEastAsia"/>
          <w:color w:val="000000" w:themeColor="text1"/>
          <w:kern w:val="24"/>
          <w:sz w:val="20"/>
          <w:szCs w:val="20"/>
          <w:lang w:val="en-US"/>
        </w:rPr>
        <w:t xml:space="preserve"> in two trials</w:t>
      </w:r>
      <w:r w:rsidRPr="00C70602">
        <w:rPr>
          <w:rFonts w:eastAsiaTheme="minorEastAsia"/>
          <w:color w:val="000000" w:themeColor="text1"/>
          <w:kern w:val="24"/>
          <w:sz w:val="20"/>
          <w:szCs w:val="20"/>
          <w:lang w:val="en-US"/>
        </w:rPr>
        <w:t xml:space="preserve">. </w:t>
      </w:r>
      <w:r w:rsidR="002728C6" w:rsidRPr="00C70602">
        <w:rPr>
          <w:rFonts w:eastAsiaTheme="minorEastAsia"/>
          <w:color w:val="000000" w:themeColor="text1"/>
          <w:kern w:val="24"/>
          <w:sz w:val="20"/>
          <w:szCs w:val="20"/>
          <w:lang w:val="en-US"/>
        </w:rPr>
        <w:t xml:space="preserve">A = trial 1 and B = trial 2. </w:t>
      </w:r>
      <w:r w:rsidR="00743391" w:rsidRPr="00C70602">
        <w:rPr>
          <w:rFonts w:eastAsiaTheme="minorEastAsia"/>
          <w:color w:val="000000" w:themeColor="text1"/>
          <w:kern w:val="24"/>
          <w:sz w:val="20"/>
          <w:szCs w:val="20"/>
          <w:lang w:val="en-US"/>
        </w:rPr>
        <w:t xml:space="preserve">B is a repetition of A under similar conditions. </w:t>
      </w:r>
      <w:r w:rsidR="006543A3" w:rsidRPr="00C70602">
        <w:rPr>
          <w:sz w:val="20"/>
          <w:szCs w:val="20"/>
          <w:lang w:val="en-US"/>
        </w:rPr>
        <w:t xml:space="preserve">The box represents the interquartile range (IQR), with the bottom and top edges corresponding to the first quartile (Q1, 25%) and third quartile (Q3, 75%), respectively. </w:t>
      </w:r>
      <w:r w:rsidR="004A777F" w:rsidRPr="004A777F">
        <w:rPr>
          <w:sz w:val="20"/>
          <w:szCs w:val="20"/>
          <w:lang w:val="en-US"/>
        </w:rPr>
        <w:t>The line within the box represents the median, while the whiskers extend to 1.5 times the IQR, encompassing the minimum (Q1-1.5IQR) and maximum (Q3+1.5IQR) values</w:t>
      </w:r>
      <w:r w:rsidR="00553A83" w:rsidRPr="00C70602">
        <w:rPr>
          <w:sz w:val="20"/>
          <w:szCs w:val="20"/>
          <w:lang w:val="en-US"/>
        </w:rPr>
        <w:t>. The dot beyond whiskers represents an outlier. The</w:t>
      </w:r>
      <w:r w:rsidRPr="00C70602">
        <w:rPr>
          <w:sz w:val="20"/>
          <w:szCs w:val="20"/>
          <w:lang w:val="en-US"/>
        </w:rPr>
        <w:t xml:space="preserve"> white square on each box represents the mean </w:t>
      </w:r>
      <w:r w:rsidR="005F327D" w:rsidRPr="00C70602">
        <w:rPr>
          <w:sz w:val="20"/>
          <w:szCs w:val="20"/>
          <w:lang w:val="en-US"/>
        </w:rPr>
        <w:t>feeding damage</w:t>
      </w:r>
      <w:r w:rsidRPr="00C70602">
        <w:rPr>
          <w:sz w:val="20"/>
          <w:szCs w:val="20"/>
          <w:lang w:val="en-US"/>
        </w:rPr>
        <w:t xml:space="preserve">. Data were analysed </w:t>
      </w:r>
      <w:r w:rsidR="00223BA2" w:rsidRPr="00C70602">
        <w:rPr>
          <w:sz w:val="20"/>
          <w:szCs w:val="20"/>
          <w:lang w:val="en-US"/>
        </w:rPr>
        <w:t>with a</w:t>
      </w:r>
      <w:r w:rsidRPr="00C70602">
        <w:rPr>
          <w:sz w:val="20"/>
          <w:szCs w:val="20"/>
          <w:lang w:val="en-US"/>
        </w:rPr>
        <w:t xml:space="preserve"> generalised linear model (GLM). n is the number of </w:t>
      </w:r>
      <w:r w:rsidR="006241DE" w:rsidRPr="00C70602">
        <w:rPr>
          <w:sz w:val="20"/>
          <w:szCs w:val="20"/>
          <w:lang w:val="en-US"/>
        </w:rPr>
        <w:t>replicate</w:t>
      </w:r>
      <w:r w:rsidR="009A18A9" w:rsidRPr="00C70602">
        <w:rPr>
          <w:sz w:val="20"/>
          <w:szCs w:val="20"/>
          <w:lang w:val="en-US"/>
        </w:rPr>
        <w:t xml:space="preserve"> plant</w:t>
      </w:r>
      <w:r w:rsidR="006241DE" w:rsidRPr="00C70602">
        <w:rPr>
          <w:sz w:val="20"/>
          <w:szCs w:val="20"/>
          <w:lang w:val="en-US"/>
        </w:rPr>
        <w:t>s</w:t>
      </w:r>
      <w:r w:rsidR="00BD3890" w:rsidRPr="00C70602">
        <w:rPr>
          <w:sz w:val="20"/>
          <w:szCs w:val="20"/>
          <w:lang w:val="en-US"/>
        </w:rPr>
        <w:t xml:space="preserve"> </w:t>
      </w:r>
      <w:r w:rsidR="006543A3" w:rsidRPr="00C70602">
        <w:rPr>
          <w:sz w:val="20"/>
          <w:szCs w:val="20"/>
          <w:lang w:val="en-US"/>
        </w:rPr>
        <w:t>for</w:t>
      </w:r>
      <w:r w:rsidR="00BD3890" w:rsidRPr="00C70602">
        <w:rPr>
          <w:sz w:val="20"/>
          <w:szCs w:val="20"/>
          <w:lang w:val="en-US"/>
        </w:rPr>
        <w:t xml:space="preserve"> leaf damage </w:t>
      </w:r>
      <w:r w:rsidR="006543A3" w:rsidRPr="00C70602">
        <w:rPr>
          <w:sz w:val="20"/>
          <w:szCs w:val="20"/>
          <w:lang w:val="en-US"/>
        </w:rPr>
        <w:t>assessment</w:t>
      </w:r>
      <w:r w:rsidRPr="00C70602">
        <w:rPr>
          <w:sz w:val="20"/>
          <w:szCs w:val="20"/>
          <w:lang w:val="en-US"/>
        </w:rPr>
        <w:t>.</w:t>
      </w:r>
    </w:p>
    <w:p w14:paraId="4D9EFCA9" w14:textId="48FB97D0" w:rsidR="001C0CD1" w:rsidRPr="00C70602" w:rsidRDefault="001C0CD1" w:rsidP="00C70602">
      <w:pPr>
        <w:spacing w:line="480" w:lineRule="auto"/>
        <w:jc w:val="both"/>
        <w:rPr>
          <w:rFonts w:ascii="Times New Roman" w:hAnsi="Times New Roman" w:cs="Times New Roman"/>
          <w:sz w:val="24"/>
          <w:szCs w:val="24"/>
          <w:lang w:val="en-US"/>
        </w:rPr>
      </w:pPr>
    </w:p>
    <w:p w14:paraId="0122418B" w14:textId="77777777" w:rsidR="007E5826" w:rsidRPr="00C70602" w:rsidRDefault="007E5826" w:rsidP="00C70602">
      <w:pPr>
        <w:spacing w:line="480" w:lineRule="auto"/>
        <w:jc w:val="both"/>
        <w:rPr>
          <w:rFonts w:ascii="Times New Roman" w:hAnsi="Times New Roman" w:cs="Times New Roman"/>
          <w:sz w:val="24"/>
          <w:szCs w:val="24"/>
          <w:lang w:val="en-US"/>
        </w:rPr>
      </w:pPr>
      <w:r w:rsidRPr="00C70602">
        <w:rPr>
          <w:rFonts w:ascii="Times New Roman" w:hAnsi="Times New Roman" w:cs="Times New Roman"/>
          <w:noProof/>
        </w:rPr>
        <w:lastRenderedPageBreak/>
        <w:drawing>
          <wp:inline distT="0" distB="0" distL="0" distR="0" wp14:anchorId="1B3B4DEE" wp14:editId="4D2958FF">
            <wp:extent cx="4619048" cy="3933333"/>
            <wp:effectExtent l="0" t="0" r="0" b="0"/>
            <wp:docPr id="1105797978" name="Picture 1105797978" descr="A picture containing screenshot, tex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97978" name="Picture 1105797978" descr="A picture containing screenshot, text, diagram, rectangle&#10;&#10;Description automatically generated"/>
                    <pic:cNvPicPr/>
                  </pic:nvPicPr>
                  <pic:blipFill>
                    <a:blip r:embed="rId29"/>
                    <a:stretch>
                      <a:fillRect/>
                    </a:stretch>
                  </pic:blipFill>
                  <pic:spPr>
                    <a:xfrm>
                      <a:off x="0" y="0"/>
                      <a:ext cx="4619048" cy="3933333"/>
                    </a:xfrm>
                    <a:prstGeom prst="rect">
                      <a:avLst/>
                    </a:prstGeom>
                  </pic:spPr>
                </pic:pic>
              </a:graphicData>
            </a:graphic>
          </wp:inline>
        </w:drawing>
      </w:r>
    </w:p>
    <w:p w14:paraId="1A391730" w14:textId="3780BBCE" w:rsidR="007E5826" w:rsidRPr="00C70602" w:rsidRDefault="007E5826" w:rsidP="00C70602">
      <w:pPr>
        <w:pStyle w:val="NormalWeb"/>
        <w:spacing w:before="0" w:beforeAutospacing="0" w:after="0" w:afterAutospacing="0" w:line="480" w:lineRule="auto"/>
        <w:jc w:val="both"/>
        <w:rPr>
          <w:sz w:val="20"/>
          <w:szCs w:val="20"/>
          <w:lang w:val="en-US"/>
        </w:rPr>
      </w:pPr>
      <w:r w:rsidRPr="00C70602">
        <w:rPr>
          <w:rFonts w:eastAsiaTheme="minorEastAsia"/>
          <w:b/>
          <w:bCs/>
          <w:color w:val="000000" w:themeColor="text1"/>
          <w:kern w:val="24"/>
          <w:lang w:val="en-US"/>
        </w:rPr>
        <w:t>Figure S</w:t>
      </w:r>
      <w:r w:rsidR="00215728" w:rsidRPr="00C70602">
        <w:rPr>
          <w:rFonts w:eastAsiaTheme="minorEastAsia"/>
          <w:b/>
          <w:bCs/>
          <w:color w:val="000000" w:themeColor="text1"/>
          <w:kern w:val="24"/>
          <w:lang w:val="en-US"/>
        </w:rPr>
        <w:t>9</w:t>
      </w:r>
      <w:r w:rsidRPr="00C70602">
        <w:rPr>
          <w:rFonts w:eastAsiaTheme="minorEastAsia"/>
          <w:b/>
          <w:bCs/>
          <w:color w:val="000000" w:themeColor="text1"/>
          <w:kern w:val="24"/>
          <w:lang w:val="en-US"/>
        </w:rPr>
        <w:t xml:space="preserve">. </w:t>
      </w:r>
      <w:r w:rsidRPr="00C70602">
        <w:rPr>
          <w:rFonts w:eastAsiaTheme="minorEastAsia"/>
          <w:color w:val="000000" w:themeColor="text1"/>
          <w:kern w:val="24"/>
          <w:sz w:val="20"/>
          <w:szCs w:val="20"/>
          <w:lang w:val="en-US"/>
        </w:rPr>
        <w:t xml:space="preserve">Survival (%) of </w:t>
      </w:r>
      <w:r w:rsidRPr="00C70602">
        <w:rPr>
          <w:rFonts w:eastAsiaTheme="minorEastAsia"/>
          <w:i/>
          <w:iCs/>
          <w:color w:val="000000" w:themeColor="text1"/>
          <w:kern w:val="24"/>
          <w:sz w:val="20"/>
          <w:szCs w:val="20"/>
          <w:lang w:val="en-US"/>
        </w:rPr>
        <w:t>Plutella xylostella</w:t>
      </w:r>
      <w:r w:rsidRPr="00C70602">
        <w:rPr>
          <w:rFonts w:eastAsiaTheme="minorEastAsia"/>
          <w:color w:val="000000" w:themeColor="text1"/>
          <w:kern w:val="24"/>
          <w:sz w:val="20"/>
          <w:szCs w:val="20"/>
          <w:lang w:val="en-US"/>
        </w:rPr>
        <w:t xml:space="preserve"> larvae on </w:t>
      </w:r>
      <w:r w:rsidRPr="00C70602">
        <w:rPr>
          <w:rFonts w:eastAsiaTheme="minorEastAsia"/>
          <w:i/>
          <w:iCs/>
          <w:color w:val="000000" w:themeColor="text1"/>
          <w:kern w:val="24"/>
          <w:sz w:val="20"/>
          <w:szCs w:val="20"/>
          <w:lang w:val="en-US"/>
        </w:rPr>
        <w:t xml:space="preserve">B. rapa </w:t>
      </w:r>
      <w:r w:rsidRPr="00C70602">
        <w:rPr>
          <w:rFonts w:eastAsiaTheme="minorEastAsia"/>
          <w:color w:val="000000" w:themeColor="text1"/>
          <w:kern w:val="24"/>
          <w:sz w:val="20"/>
          <w:szCs w:val="20"/>
          <w:lang w:val="en-US"/>
        </w:rPr>
        <w:t xml:space="preserve">grown in unamended soil (NoFrass; control) or soil amended with raw BSF frass (BSFF) or raw yellow mealworm frass (MWF). </w:t>
      </w:r>
      <w:r w:rsidR="00B77FB2" w:rsidRPr="00C70602">
        <w:rPr>
          <w:sz w:val="20"/>
          <w:szCs w:val="20"/>
          <w:lang w:val="en-US"/>
        </w:rPr>
        <w:t xml:space="preserve">The box represents the interquartile range (IQR), with the bottom and top edges corresponding to the first quartile (Q1, 25%) and third quartile (Q3, 75%), respectively. </w:t>
      </w:r>
      <w:r w:rsidR="004A777F" w:rsidRPr="004A777F">
        <w:rPr>
          <w:sz w:val="20"/>
          <w:szCs w:val="20"/>
          <w:lang w:val="en-US"/>
        </w:rPr>
        <w:t>The line within the box represents the median, while the whiskers extend to 1.5 times the IQR, encompassing the minimum (Q1-1.5IQR) and maximum (Q3+1.5IQR) values</w:t>
      </w:r>
      <w:r w:rsidR="00553A83" w:rsidRPr="00C70602">
        <w:rPr>
          <w:sz w:val="20"/>
          <w:szCs w:val="20"/>
          <w:lang w:val="en-US"/>
        </w:rPr>
        <w:t>. The dot beyond whisker represents an outlier</w:t>
      </w:r>
      <w:r w:rsidRPr="00C70602">
        <w:rPr>
          <w:sz w:val="20"/>
          <w:szCs w:val="20"/>
          <w:lang w:val="en-US"/>
        </w:rPr>
        <w:t>. The white square on each box represents the mean larval survival per plant. Data were analysed with a generalised linear model (GLM). n is the number of replicate</w:t>
      </w:r>
      <w:r w:rsidR="004E0FFC" w:rsidRPr="00C70602">
        <w:rPr>
          <w:sz w:val="20"/>
          <w:szCs w:val="20"/>
          <w:lang w:val="en-US"/>
        </w:rPr>
        <w:t xml:space="preserve"> plants that were each infested with 10 larvae</w:t>
      </w:r>
      <w:r w:rsidRPr="00C70602">
        <w:rPr>
          <w:sz w:val="20"/>
          <w:szCs w:val="20"/>
          <w:lang w:val="en-US"/>
        </w:rPr>
        <w:t>.</w:t>
      </w:r>
    </w:p>
    <w:p w14:paraId="7973A863" w14:textId="77777777" w:rsidR="007E5826" w:rsidRPr="00C70602" w:rsidRDefault="007E5826" w:rsidP="00C70602">
      <w:pPr>
        <w:spacing w:line="480" w:lineRule="auto"/>
        <w:jc w:val="both"/>
        <w:rPr>
          <w:rFonts w:ascii="Times New Roman" w:hAnsi="Times New Roman" w:cs="Times New Roman"/>
          <w:sz w:val="24"/>
          <w:szCs w:val="24"/>
          <w:lang w:val="en-US"/>
        </w:rPr>
      </w:pPr>
    </w:p>
    <w:p w14:paraId="0E384C27" w14:textId="6954DBFA" w:rsidR="00F81F69" w:rsidRPr="00C70602" w:rsidRDefault="009052B6" w:rsidP="00C70602">
      <w:pPr>
        <w:spacing w:line="480" w:lineRule="auto"/>
        <w:jc w:val="both"/>
        <w:rPr>
          <w:rFonts w:ascii="Times New Roman" w:hAnsi="Times New Roman" w:cs="Times New Roman"/>
          <w:sz w:val="24"/>
          <w:szCs w:val="24"/>
          <w:lang w:val="en-US"/>
        </w:rPr>
      </w:pPr>
      <w:r w:rsidRPr="00C70602">
        <w:rPr>
          <w:rFonts w:ascii="Times New Roman" w:hAnsi="Times New Roman" w:cs="Times New Roman"/>
          <w:noProof/>
        </w:rPr>
        <w:lastRenderedPageBreak/>
        <w:drawing>
          <wp:inline distT="0" distB="0" distL="0" distR="0" wp14:anchorId="1BB4B883" wp14:editId="5550A8FB">
            <wp:extent cx="5731510" cy="5097145"/>
            <wp:effectExtent l="0" t="0" r="2540" b="8255"/>
            <wp:docPr id="1396838911" name="Picture 1"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38911" name="Picture 1" descr="A picture containing text, screenshot, diagram, number&#10;&#10;Description automatically generated"/>
                    <pic:cNvPicPr/>
                  </pic:nvPicPr>
                  <pic:blipFill>
                    <a:blip r:embed="rId30"/>
                    <a:stretch>
                      <a:fillRect/>
                    </a:stretch>
                  </pic:blipFill>
                  <pic:spPr>
                    <a:xfrm>
                      <a:off x="0" y="0"/>
                      <a:ext cx="5731510" cy="5097145"/>
                    </a:xfrm>
                    <a:prstGeom prst="rect">
                      <a:avLst/>
                    </a:prstGeom>
                  </pic:spPr>
                </pic:pic>
              </a:graphicData>
            </a:graphic>
          </wp:inline>
        </w:drawing>
      </w:r>
    </w:p>
    <w:p w14:paraId="7B700C3A" w14:textId="2CBB5D13" w:rsidR="009B468D" w:rsidRPr="00C70602" w:rsidRDefault="008C020B" w:rsidP="00C70602">
      <w:pPr>
        <w:spacing w:line="480" w:lineRule="auto"/>
        <w:jc w:val="both"/>
        <w:rPr>
          <w:rFonts w:ascii="Times New Roman" w:hAnsi="Times New Roman" w:cs="Times New Roman"/>
          <w:sz w:val="20"/>
          <w:szCs w:val="20"/>
          <w:lang w:val="en-US"/>
        </w:rPr>
      </w:pPr>
      <w:r w:rsidRPr="00C70602">
        <w:rPr>
          <w:rFonts w:ascii="Times New Roman" w:hAnsi="Times New Roman" w:cs="Times New Roman"/>
          <w:noProof/>
        </w:rPr>
        <w:t xml:space="preserve"> </w:t>
      </w:r>
      <w:r w:rsidR="00E61839" w:rsidRPr="00C70602">
        <w:rPr>
          <w:rFonts w:ascii="Times New Roman" w:hAnsi="Times New Roman" w:cs="Times New Roman"/>
          <w:b/>
          <w:bCs/>
          <w:sz w:val="24"/>
          <w:szCs w:val="24"/>
          <w:lang w:val="en-US"/>
        </w:rPr>
        <w:t>Figure S</w:t>
      </w:r>
      <w:r w:rsidR="00215728" w:rsidRPr="00C70602">
        <w:rPr>
          <w:rFonts w:ascii="Times New Roman" w:hAnsi="Times New Roman" w:cs="Times New Roman"/>
          <w:b/>
          <w:bCs/>
          <w:sz w:val="24"/>
          <w:szCs w:val="24"/>
          <w:lang w:val="en-US"/>
        </w:rPr>
        <w:t>10</w:t>
      </w:r>
      <w:r w:rsidR="00E61839" w:rsidRPr="00C70602">
        <w:rPr>
          <w:rFonts w:ascii="Times New Roman" w:hAnsi="Times New Roman" w:cs="Times New Roman"/>
          <w:sz w:val="24"/>
          <w:szCs w:val="24"/>
          <w:lang w:val="en-US"/>
        </w:rPr>
        <w:t>.</w:t>
      </w:r>
      <w:r w:rsidR="00E61839" w:rsidRPr="00C70602">
        <w:rPr>
          <w:rFonts w:ascii="Times New Roman" w:hAnsi="Times New Roman" w:cs="Times New Roman"/>
          <w:sz w:val="20"/>
          <w:szCs w:val="20"/>
          <w:lang w:val="en-US"/>
        </w:rPr>
        <w:t xml:space="preserve"> Number of leaves of </w:t>
      </w:r>
      <w:r w:rsidR="00E61839" w:rsidRPr="00C70602">
        <w:rPr>
          <w:rFonts w:ascii="Times New Roman" w:hAnsi="Times New Roman" w:cs="Times New Roman"/>
          <w:i/>
          <w:iCs/>
          <w:sz w:val="20"/>
          <w:szCs w:val="20"/>
          <w:lang w:val="en-US"/>
        </w:rPr>
        <w:t>B</w:t>
      </w:r>
      <w:r w:rsidR="00150084" w:rsidRPr="00C70602">
        <w:rPr>
          <w:rFonts w:ascii="Times New Roman" w:hAnsi="Times New Roman" w:cs="Times New Roman"/>
          <w:i/>
          <w:iCs/>
          <w:sz w:val="20"/>
          <w:szCs w:val="20"/>
          <w:lang w:val="en-US"/>
        </w:rPr>
        <w:t>.</w:t>
      </w:r>
      <w:r w:rsidR="00E61839" w:rsidRPr="00C70602">
        <w:rPr>
          <w:rFonts w:ascii="Times New Roman" w:hAnsi="Times New Roman" w:cs="Times New Roman"/>
          <w:i/>
          <w:iCs/>
          <w:sz w:val="20"/>
          <w:szCs w:val="20"/>
          <w:lang w:val="en-US"/>
        </w:rPr>
        <w:t xml:space="preserve"> rapa</w:t>
      </w:r>
      <w:r w:rsidR="00E61839" w:rsidRPr="00C70602">
        <w:rPr>
          <w:rFonts w:ascii="Times New Roman" w:hAnsi="Times New Roman" w:cs="Times New Roman"/>
          <w:sz w:val="20"/>
          <w:szCs w:val="20"/>
          <w:lang w:val="en-US"/>
        </w:rPr>
        <w:t xml:space="preserve"> </w:t>
      </w:r>
      <w:r w:rsidR="00150084" w:rsidRPr="00C70602">
        <w:rPr>
          <w:rFonts w:ascii="Times New Roman" w:hAnsi="Times New Roman" w:cs="Times New Roman"/>
          <w:sz w:val="20"/>
          <w:szCs w:val="20"/>
          <w:lang w:val="en-US"/>
        </w:rPr>
        <w:t xml:space="preserve">grown </w:t>
      </w:r>
      <w:r w:rsidR="004921A3" w:rsidRPr="00C70602">
        <w:rPr>
          <w:rFonts w:ascii="Times New Roman" w:hAnsi="Times New Roman" w:cs="Times New Roman"/>
          <w:sz w:val="20"/>
          <w:szCs w:val="20"/>
          <w:lang w:val="en-US"/>
        </w:rPr>
        <w:t>in unamended soil (NoFrass; control) or soil amended with BSF frass (BSFF) or yellow mealworm frass (</w:t>
      </w:r>
      <w:r w:rsidR="005F1ED6" w:rsidRPr="00C70602">
        <w:rPr>
          <w:rFonts w:ascii="Times New Roman" w:hAnsi="Times New Roman" w:cs="Times New Roman"/>
          <w:sz w:val="20"/>
          <w:szCs w:val="20"/>
          <w:lang w:val="en-US"/>
        </w:rPr>
        <w:t>MWF) after</w:t>
      </w:r>
      <w:r w:rsidR="00FD5D5E" w:rsidRPr="00C70602">
        <w:rPr>
          <w:rFonts w:ascii="Times New Roman" w:hAnsi="Times New Roman" w:cs="Times New Roman"/>
          <w:sz w:val="20"/>
          <w:szCs w:val="20"/>
          <w:lang w:val="en-US"/>
        </w:rPr>
        <w:t xml:space="preserve"> </w:t>
      </w:r>
      <w:r w:rsidR="00150084" w:rsidRPr="00C70602">
        <w:rPr>
          <w:rFonts w:ascii="Times New Roman" w:hAnsi="Times New Roman" w:cs="Times New Roman"/>
          <w:sz w:val="20"/>
          <w:szCs w:val="20"/>
          <w:lang w:val="en-US"/>
        </w:rPr>
        <w:t>incubating</w:t>
      </w:r>
      <w:r w:rsidR="006F4306" w:rsidRPr="00C70602">
        <w:rPr>
          <w:rFonts w:ascii="Times New Roman" w:hAnsi="Times New Roman" w:cs="Times New Roman"/>
          <w:sz w:val="20"/>
          <w:szCs w:val="20"/>
          <w:lang w:val="en-US"/>
        </w:rPr>
        <w:t xml:space="preserve">. </w:t>
      </w:r>
      <w:r w:rsidR="00E61839" w:rsidRPr="00C70602">
        <w:rPr>
          <w:rFonts w:ascii="Times New Roman" w:hAnsi="Times New Roman" w:cs="Times New Roman"/>
          <w:sz w:val="20"/>
          <w:szCs w:val="20"/>
          <w:lang w:val="en-US"/>
        </w:rPr>
        <w:t>Incubation involved frass mixed with soil in 0.5 L plastic pots and moistened, and seeds were only sown after sixteen days under greenhouse conditions</w:t>
      </w:r>
      <w:r w:rsidR="006F4306" w:rsidRPr="00C70602">
        <w:rPr>
          <w:rFonts w:ascii="Times New Roman" w:hAnsi="Times New Roman" w:cs="Times New Roman"/>
          <w:sz w:val="20"/>
          <w:szCs w:val="20"/>
          <w:lang w:val="en-US"/>
        </w:rPr>
        <w:t xml:space="preserve">. </w:t>
      </w:r>
      <w:r w:rsidR="002B1E77" w:rsidRPr="00C70602">
        <w:rPr>
          <w:rFonts w:ascii="Times New Roman" w:hAnsi="Times New Roman" w:cs="Times New Roman"/>
          <w:sz w:val="20"/>
          <w:szCs w:val="20"/>
          <w:lang w:val="en-US"/>
        </w:rPr>
        <w:t xml:space="preserve">The box represents the interquartile range (IQR), with the bottom and top edges corresponding to the first quartile (Q1, 25%) and third quartile (Q3, 75%), respectively. </w:t>
      </w:r>
      <w:r w:rsidR="004E17E8" w:rsidRPr="004E17E8">
        <w:rPr>
          <w:rFonts w:ascii="Times New Roman" w:hAnsi="Times New Roman" w:cs="Times New Roman"/>
          <w:sz w:val="20"/>
          <w:szCs w:val="20"/>
          <w:lang w:val="en-US"/>
        </w:rPr>
        <w:t>The line within the box represents the median, while the whiskers extend to 1.5 times the IQR, encompassing the minimum (Q1-1.5IQR) and maximum (Q3+1.5IQR) values</w:t>
      </w:r>
      <w:r w:rsidR="004921A3" w:rsidRPr="00C70602">
        <w:rPr>
          <w:rFonts w:ascii="Times New Roman" w:hAnsi="Times New Roman" w:cs="Times New Roman"/>
          <w:sz w:val="20"/>
          <w:szCs w:val="20"/>
          <w:lang w:val="en-US"/>
        </w:rPr>
        <w:t>. The hollow dots beyond whiskers represent outliers</w:t>
      </w:r>
      <w:r w:rsidR="0038699D" w:rsidRPr="00C70602">
        <w:rPr>
          <w:rFonts w:ascii="Times New Roman" w:hAnsi="Times New Roman" w:cs="Times New Roman"/>
          <w:sz w:val="20"/>
          <w:szCs w:val="20"/>
          <w:lang w:val="en-US"/>
        </w:rPr>
        <w:t xml:space="preserve">. </w:t>
      </w:r>
      <w:r w:rsidR="00E61839" w:rsidRPr="00C70602">
        <w:rPr>
          <w:rFonts w:ascii="Times New Roman" w:hAnsi="Times New Roman" w:cs="Times New Roman"/>
          <w:sz w:val="20"/>
          <w:szCs w:val="20"/>
          <w:lang w:val="en-US"/>
        </w:rPr>
        <w:t xml:space="preserve">The white square on each box represents the mean </w:t>
      </w:r>
      <w:r w:rsidR="00376D01" w:rsidRPr="00C70602">
        <w:rPr>
          <w:rFonts w:ascii="Times New Roman" w:hAnsi="Times New Roman" w:cs="Times New Roman"/>
          <w:sz w:val="20"/>
          <w:szCs w:val="20"/>
          <w:lang w:val="en-US"/>
        </w:rPr>
        <w:t>number of leaves</w:t>
      </w:r>
      <w:r w:rsidR="00E61839" w:rsidRPr="00C70602">
        <w:rPr>
          <w:rFonts w:ascii="Times New Roman" w:hAnsi="Times New Roman" w:cs="Times New Roman"/>
          <w:sz w:val="20"/>
          <w:szCs w:val="20"/>
          <w:lang w:val="en-US"/>
        </w:rPr>
        <w:t xml:space="preserve">. Data were analysed </w:t>
      </w:r>
      <w:r w:rsidR="004C6268" w:rsidRPr="00C70602">
        <w:rPr>
          <w:rFonts w:ascii="Times New Roman" w:hAnsi="Times New Roman" w:cs="Times New Roman"/>
          <w:sz w:val="20"/>
          <w:szCs w:val="20"/>
          <w:lang w:val="en-US"/>
        </w:rPr>
        <w:t>with a</w:t>
      </w:r>
      <w:r w:rsidR="00E61839" w:rsidRPr="00C70602">
        <w:rPr>
          <w:rFonts w:ascii="Times New Roman" w:hAnsi="Times New Roman" w:cs="Times New Roman"/>
          <w:sz w:val="20"/>
          <w:szCs w:val="20"/>
          <w:lang w:val="en-US"/>
        </w:rPr>
        <w:t xml:space="preserve"> generali</w:t>
      </w:r>
      <w:r w:rsidR="009B468D" w:rsidRPr="00C70602">
        <w:rPr>
          <w:rFonts w:ascii="Times New Roman" w:hAnsi="Times New Roman" w:cs="Times New Roman"/>
          <w:sz w:val="20"/>
          <w:szCs w:val="20"/>
          <w:lang w:val="en-US"/>
        </w:rPr>
        <w:t>s</w:t>
      </w:r>
      <w:r w:rsidR="00E61839" w:rsidRPr="00C70602">
        <w:rPr>
          <w:rFonts w:ascii="Times New Roman" w:hAnsi="Times New Roman" w:cs="Times New Roman"/>
          <w:sz w:val="20"/>
          <w:szCs w:val="20"/>
          <w:lang w:val="en-US"/>
        </w:rPr>
        <w:t xml:space="preserve">ed linear model (GLM). </w:t>
      </w:r>
      <w:r w:rsidR="005F1ED6" w:rsidRPr="00C70602">
        <w:rPr>
          <w:rFonts w:ascii="Times New Roman" w:hAnsi="Times New Roman" w:cs="Times New Roman"/>
          <w:sz w:val="20"/>
          <w:szCs w:val="20"/>
          <w:lang w:val="en-US"/>
        </w:rPr>
        <w:t>n is the number of replicate plants for leaf counts</w:t>
      </w:r>
      <w:r w:rsidR="00E61839" w:rsidRPr="00C70602">
        <w:rPr>
          <w:rFonts w:ascii="Times New Roman" w:hAnsi="Times New Roman" w:cs="Times New Roman"/>
          <w:sz w:val="20"/>
          <w:szCs w:val="20"/>
          <w:lang w:val="en-US"/>
        </w:rPr>
        <w:t>.</w:t>
      </w:r>
      <w:r w:rsidR="00EB1F00" w:rsidRPr="00C70602">
        <w:rPr>
          <w:rFonts w:ascii="Times New Roman" w:hAnsi="Times New Roman" w:cs="Times New Roman"/>
          <w:sz w:val="20"/>
          <w:szCs w:val="20"/>
          <w:lang w:val="en-US"/>
        </w:rPr>
        <w:t xml:space="preserve"> </w:t>
      </w:r>
    </w:p>
    <w:p w14:paraId="04DF3AFA" w14:textId="323EC566" w:rsidR="00A35F57" w:rsidRPr="00C70602" w:rsidRDefault="006015A8" w:rsidP="00C70602">
      <w:pPr>
        <w:spacing w:before="240" w:after="0" w:line="480" w:lineRule="auto"/>
        <w:jc w:val="both"/>
        <w:rPr>
          <w:rFonts w:ascii="Times New Roman" w:hAnsi="Times New Roman" w:cs="Times New Roman"/>
          <w:sz w:val="20"/>
          <w:szCs w:val="20"/>
          <w:lang w:val="en-US"/>
        </w:rPr>
      </w:pPr>
      <w:r w:rsidRPr="00C70602">
        <w:rPr>
          <w:rFonts w:ascii="Times New Roman" w:hAnsi="Times New Roman" w:cs="Times New Roman"/>
          <w:noProof/>
        </w:rPr>
        <w:lastRenderedPageBreak/>
        <w:drawing>
          <wp:inline distT="0" distB="0" distL="0" distR="0" wp14:anchorId="2D279DCB" wp14:editId="07509BF2">
            <wp:extent cx="5731510" cy="4711700"/>
            <wp:effectExtent l="0" t="0" r="2540" b="0"/>
            <wp:docPr id="356911778" name="Picture 1"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11778" name="Picture 1" descr="A picture containing text, screenshot, diagram, number&#10;&#10;Description automatically generated"/>
                    <pic:cNvPicPr/>
                  </pic:nvPicPr>
                  <pic:blipFill>
                    <a:blip r:embed="rId31"/>
                    <a:stretch>
                      <a:fillRect/>
                    </a:stretch>
                  </pic:blipFill>
                  <pic:spPr>
                    <a:xfrm>
                      <a:off x="0" y="0"/>
                      <a:ext cx="5731510" cy="4711700"/>
                    </a:xfrm>
                    <a:prstGeom prst="rect">
                      <a:avLst/>
                    </a:prstGeom>
                  </pic:spPr>
                </pic:pic>
              </a:graphicData>
            </a:graphic>
          </wp:inline>
        </w:drawing>
      </w:r>
    </w:p>
    <w:p w14:paraId="205BB2C6" w14:textId="75AD444A" w:rsidR="00A35F57" w:rsidRPr="00C70602" w:rsidRDefault="00A35F57" w:rsidP="00C70602">
      <w:pPr>
        <w:spacing w:before="240" w:after="0" w:line="480" w:lineRule="auto"/>
        <w:jc w:val="both"/>
        <w:rPr>
          <w:rFonts w:ascii="Times New Roman" w:hAnsi="Times New Roman" w:cs="Times New Roman"/>
          <w:sz w:val="12"/>
          <w:szCs w:val="12"/>
          <w:lang w:val="en-US"/>
        </w:rPr>
      </w:pPr>
      <w:r w:rsidRPr="00C70602">
        <w:rPr>
          <w:rFonts w:ascii="Times New Roman" w:hAnsi="Times New Roman" w:cs="Times New Roman"/>
          <w:b/>
          <w:bCs/>
          <w:sz w:val="24"/>
          <w:szCs w:val="24"/>
          <w:lang w:val="en-US"/>
        </w:rPr>
        <w:t>Figure S</w:t>
      </w:r>
      <w:r w:rsidR="00215728" w:rsidRPr="00C70602">
        <w:rPr>
          <w:rFonts w:ascii="Times New Roman" w:hAnsi="Times New Roman" w:cs="Times New Roman"/>
          <w:b/>
          <w:bCs/>
          <w:sz w:val="24"/>
          <w:szCs w:val="24"/>
          <w:lang w:val="en-US"/>
        </w:rPr>
        <w:t>11</w:t>
      </w:r>
      <w:r w:rsidRPr="00C70602">
        <w:rPr>
          <w:rFonts w:ascii="Times New Roman" w:hAnsi="Times New Roman" w:cs="Times New Roman"/>
          <w:sz w:val="24"/>
          <w:szCs w:val="24"/>
          <w:lang w:val="en-US"/>
        </w:rPr>
        <w:t>.</w:t>
      </w:r>
      <w:r w:rsidRPr="00C70602">
        <w:rPr>
          <w:rFonts w:ascii="Times New Roman" w:hAnsi="Times New Roman" w:cs="Times New Roman"/>
          <w:sz w:val="20"/>
          <w:szCs w:val="20"/>
          <w:lang w:val="en-US"/>
        </w:rPr>
        <w:t xml:space="preserve"> Number of leaves of </w:t>
      </w:r>
      <w:r w:rsidRPr="00C70602">
        <w:rPr>
          <w:rFonts w:ascii="Times New Roman" w:hAnsi="Times New Roman" w:cs="Times New Roman"/>
          <w:i/>
          <w:iCs/>
          <w:sz w:val="20"/>
          <w:szCs w:val="20"/>
          <w:lang w:val="en-US"/>
        </w:rPr>
        <w:t>B. rapa</w:t>
      </w:r>
      <w:r w:rsidRPr="00C70602">
        <w:rPr>
          <w:rFonts w:ascii="Times New Roman" w:hAnsi="Times New Roman" w:cs="Times New Roman"/>
          <w:sz w:val="20"/>
          <w:szCs w:val="20"/>
          <w:lang w:val="en-US"/>
        </w:rPr>
        <w:t xml:space="preserve"> grown </w:t>
      </w:r>
      <w:r w:rsidR="00916FAE" w:rsidRPr="00C70602">
        <w:rPr>
          <w:rFonts w:ascii="Times New Roman" w:hAnsi="Times New Roman" w:cs="Times New Roman"/>
          <w:sz w:val="20"/>
          <w:szCs w:val="20"/>
          <w:lang w:val="en-US"/>
        </w:rPr>
        <w:t>in unamended soil (NoFrass; control) or soil amended with BSF frass (BSFF) or yellow mealworm frass (MWF) after composting</w:t>
      </w:r>
      <w:r w:rsidRPr="00C70602">
        <w:rPr>
          <w:rFonts w:ascii="Times New Roman" w:hAnsi="Times New Roman" w:cs="Times New Roman"/>
          <w:sz w:val="20"/>
          <w:szCs w:val="20"/>
          <w:lang w:val="en-US"/>
        </w:rPr>
        <w:t xml:space="preserve">. </w:t>
      </w:r>
      <w:r w:rsidR="005F586A" w:rsidRPr="00C70602">
        <w:rPr>
          <w:rFonts w:ascii="Times New Roman" w:hAnsi="Times New Roman" w:cs="Times New Roman"/>
          <w:sz w:val="20"/>
          <w:szCs w:val="20"/>
          <w:lang w:val="en-US"/>
        </w:rPr>
        <w:t>Frass samples were composted for 38 days in plastic boxes and air-dried. The resulting compost was pulverized and added to the soil.</w:t>
      </w:r>
      <w:r w:rsidR="00BE4F2F" w:rsidRPr="00C70602">
        <w:rPr>
          <w:rFonts w:ascii="Times New Roman" w:hAnsi="Times New Roman" w:cs="Times New Roman"/>
          <w:sz w:val="20"/>
          <w:szCs w:val="20"/>
          <w:lang w:val="en-US"/>
        </w:rPr>
        <w:t xml:space="preserve"> </w:t>
      </w:r>
      <w:bookmarkStart w:id="44" w:name="_Hlk138903471"/>
      <w:r w:rsidR="002B1E77" w:rsidRPr="00C70602">
        <w:rPr>
          <w:rFonts w:ascii="Times New Roman" w:hAnsi="Times New Roman" w:cs="Times New Roman"/>
          <w:sz w:val="20"/>
          <w:szCs w:val="20"/>
          <w:lang w:val="en-US"/>
        </w:rPr>
        <w:t xml:space="preserve">The box represents the interquartile range (IQR), with the bottom and top edges corresponding to the first quartile (Q1, 25%) and third quartile (Q3, 75%), respectively. </w:t>
      </w:r>
      <w:r w:rsidR="004E17E8" w:rsidRPr="004E17E8">
        <w:rPr>
          <w:rFonts w:ascii="Times New Roman" w:hAnsi="Times New Roman" w:cs="Times New Roman"/>
          <w:sz w:val="20"/>
          <w:szCs w:val="20"/>
          <w:lang w:val="en-US"/>
        </w:rPr>
        <w:t>The line within the box represents the median, while the whiskers extend to 1.5 times the IQR, encompassing the minimum (Q1-1.5IQR) and maximum (Q3+1.5IQR) values</w:t>
      </w:r>
      <w:r w:rsidR="005F586A" w:rsidRPr="00C70602">
        <w:rPr>
          <w:rFonts w:ascii="Times New Roman" w:hAnsi="Times New Roman" w:cs="Times New Roman"/>
          <w:sz w:val="20"/>
          <w:szCs w:val="20"/>
          <w:lang w:val="en-US"/>
        </w:rPr>
        <w:t>. The hollow dots beyond whiskers represent outliers</w:t>
      </w:r>
      <w:bookmarkEnd w:id="44"/>
      <w:r w:rsidRPr="00C70602">
        <w:rPr>
          <w:rFonts w:ascii="Times New Roman" w:hAnsi="Times New Roman" w:cs="Times New Roman"/>
          <w:sz w:val="20"/>
          <w:szCs w:val="20"/>
          <w:lang w:val="en-US"/>
        </w:rPr>
        <w:t>. The white square on each box represents the mean number of leaves. Data were analysed with a generalised linear model (GLM). n is the number of replicate</w:t>
      </w:r>
      <w:r w:rsidR="005F586A" w:rsidRPr="00C70602">
        <w:rPr>
          <w:rFonts w:ascii="Times New Roman" w:hAnsi="Times New Roman" w:cs="Times New Roman"/>
          <w:sz w:val="20"/>
          <w:szCs w:val="20"/>
          <w:lang w:val="en-US"/>
        </w:rPr>
        <w:t xml:space="preserve"> plants </w:t>
      </w:r>
      <w:r w:rsidR="005F1ED6" w:rsidRPr="00C70602">
        <w:rPr>
          <w:rFonts w:ascii="Times New Roman" w:hAnsi="Times New Roman" w:cs="Times New Roman"/>
          <w:sz w:val="20"/>
          <w:szCs w:val="20"/>
          <w:lang w:val="en-US"/>
        </w:rPr>
        <w:t>for</w:t>
      </w:r>
      <w:r w:rsidR="005F586A" w:rsidRPr="00C70602">
        <w:rPr>
          <w:rFonts w:ascii="Times New Roman" w:hAnsi="Times New Roman" w:cs="Times New Roman"/>
          <w:sz w:val="20"/>
          <w:szCs w:val="20"/>
          <w:lang w:val="en-US"/>
        </w:rPr>
        <w:t xml:space="preserve"> leaf count</w:t>
      </w:r>
      <w:r w:rsidR="005F1ED6" w:rsidRPr="00C70602">
        <w:rPr>
          <w:rFonts w:ascii="Times New Roman" w:hAnsi="Times New Roman" w:cs="Times New Roman"/>
          <w:sz w:val="20"/>
          <w:szCs w:val="20"/>
          <w:lang w:val="en-US"/>
        </w:rPr>
        <w:t>s</w:t>
      </w:r>
      <w:r w:rsidRPr="00C70602">
        <w:rPr>
          <w:rFonts w:ascii="Times New Roman" w:hAnsi="Times New Roman" w:cs="Times New Roman"/>
          <w:sz w:val="20"/>
          <w:szCs w:val="20"/>
          <w:lang w:val="en-US"/>
        </w:rPr>
        <w:t>. Boxes with different letters are significantly different (</w:t>
      </w:r>
      <w:r w:rsidRPr="00C70602">
        <w:rPr>
          <w:rFonts w:ascii="Times New Roman" w:hAnsi="Times New Roman" w:cs="Times New Roman"/>
          <w:sz w:val="20"/>
          <w:szCs w:val="20"/>
        </w:rPr>
        <w:t xml:space="preserve">Tukey's </w:t>
      </w:r>
      <w:r w:rsidRPr="00C70602">
        <w:rPr>
          <w:rFonts w:ascii="Times New Roman" w:hAnsi="Times New Roman" w:cs="Times New Roman"/>
          <w:sz w:val="20"/>
          <w:szCs w:val="20"/>
          <w:lang w:val="en-US"/>
        </w:rPr>
        <w:t xml:space="preserve">post hoc test, </w:t>
      </w:r>
      <w:r w:rsidRPr="00C70602">
        <w:rPr>
          <w:rFonts w:ascii="Times New Roman" w:hAnsi="Times New Roman" w:cs="Times New Roman"/>
          <w:i/>
          <w:iCs/>
          <w:sz w:val="20"/>
          <w:szCs w:val="20"/>
          <w:lang w:val="en-US"/>
        </w:rPr>
        <w:t>p</w:t>
      </w:r>
      <w:r w:rsidRPr="00C70602">
        <w:rPr>
          <w:rFonts w:ascii="Times New Roman" w:hAnsi="Times New Roman" w:cs="Times New Roman"/>
          <w:sz w:val="20"/>
          <w:szCs w:val="20"/>
          <w:lang w:val="en-US"/>
        </w:rPr>
        <w:t xml:space="preserve"> &lt; 0.05).</w:t>
      </w:r>
    </w:p>
    <w:p w14:paraId="17DC6127" w14:textId="77777777" w:rsidR="00A35F57" w:rsidRPr="00C70602" w:rsidRDefault="00A35F57" w:rsidP="00C70602">
      <w:pPr>
        <w:spacing w:before="240" w:after="0" w:line="480" w:lineRule="auto"/>
        <w:jc w:val="both"/>
        <w:rPr>
          <w:rFonts w:ascii="Times New Roman" w:hAnsi="Times New Roman" w:cs="Times New Roman"/>
          <w:sz w:val="12"/>
          <w:szCs w:val="12"/>
          <w:lang w:val="en-US"/>
        </w:rPr>
      </w:pPr>
    </w:p>
    <w:p w14:paraId="2B5F9983" w14:textId="2B59501E" w:rsidR="0045315F" w:rsidRPr="00C70602" w:rsidRDefault="0045315F" w:rsidP="00C70602">
      <w:pPr>
        <w:spacing w:line="480" w:lineRule="auto"/>
        <w:jc w:val="both"/>
        <w:rPr>
          <w:rFonts w:ascii="Times New Roman" w:hAnsi="Times New Roman" w:cs="Times New Roman"/>
          <w:sz w:val="24"/>
          <w:szCs w:val="24"/>
          <w:lang w:val="en-US"/>
        </w:rPr>
      </w:pPr>
    </w:p>
    <w:p w14:paraId="56A8CF7C" w14:textId="77777777" w:rsidR="00F81F69" w:rsidRPr="00C70602" w:rsidRDefault="00F81F69" w:rsidP="00C70602">
      <w:pPr>
        <w:spacing w:line="480" w:lineRule="auto"/>
        <w:jc w:val="both"/>
        <w:rPr>
          <w:rFonts w:ascii="Times New Roman" w:hAnsi="Times New Roman" w:cs="Times New Roman"/>
          <w:sz w:val="24"/>
          <w:szCs w:val="24"/>
          <w:lang w:val="en-US"/>
        </w:rPr>
      </w:pPr>
    </w:p>
    <w:p w14:paraId="3312EECD" w14:textId="0EA1A7C6" w:rsidR="0026394D" w:rsidRPr="00C70602" w:rsidRDefault="0026394D" w:rsidP="00C70602">
      <w:pPr>
        <w:spacing w:line="480" w:lineRule="auto"/>
        <w:jc w:val="both"/>
        <w:rPr>
          <w:rFonts w:ascii="Times New Roman" w:hAnsi="Times New Roman" w:cs="Times New Roman"/>
          <w:sz w:val="24"/>
          <w:szCs w:val="24"/>
          <w:lang w:val="en-US"/>
        </w:rPr>
      </w:pPr>
      <w:r w:rsidRPr="00C70602">
        <w:rPr>
          <w:rFonts w:ascii="Times New Roman" w:hAnsi="Times New Roman" w:cs="Times New Roman"/>
          <w:noProof/>
        </w:rPr>
        <w:lastRenderedPageBreak/>
        <w:drawing>
          <wp:inline distT="0" distB="0" distL="0" distR="0" wp14:anchorId="12E1046A" wp14:editId="5C51E849">
            <wp:extent cx="2812296" cy="2770632"/>
            <wp:effectExtent l="0" t="0" r="0" b="0"/>
            <wp:docPr id="85702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27185" name=""/>
                    <pic:cNvPicPr/>
                  </pic:nvPicPr>
                  <pic:blipFill>
                    <a:blip r:embed="rId32"/>
                    <a:stretch>
                      <a:fillRect/>
                    </a:stretch>
                  </pic:blipFill>
                  <pic:spPr>
                    <a:xfrm>
                      <a:off x="0" y="0"/>
                      <a:ext cx="2812296" cy="2770632"/>
                    </a:xfrm>
                    <a:prstGeom prst="rect">
                      <a:avLst/>
                    </a:prstGeom>
                  </pic:spPr>
                </pic:pic>
              </a:graphicData>
            </a:graphic>
          </wp:inline>
        </w:drawing>
      </w:r>
      <w:r w:rsidRPr="00C70602">
        <w:rPr>
          <w:rFonts w:ascii="Times New Roman" w:hAnsi="Times New Roman" w:cs="Times New Roman"/>
          <w:noProof/>
        </w:rPr>
        <w:t xml:space="preserve"> </w:t>
      </w:r>
      <w:r w:rsidRPr="00C70602">
        <w:rPr>
          <w:rFonts w:ascii="Times New Roman" w:hAnsi="Times New Roman" w:cs="Times New Roman"/>
          <w:noProof/>
        </w:rPr>
        <w:drawing>
          <wp:inline distT="0" distB="0" distL="0" distR="0" wp14:anchorId="169A255D" wp14:editId="2A00FFED">
            <wp:extent cx="2812296" cy="2770632"/>
            <wp:effectExtent l="0" t="0" r="0" b="0"/>
            <wp:docPr id="144021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16736" name=""/>
                    <pic:cNvPicPr/>
                  </pic:nvPicPr>
                  <pic:blipFill>
                    <a:blip r:embed="rId33"/>
                    <a:stretch>
                      <a:fillRect/>
                    </a:stretch>
                  </pic:blipFill>
                  <pic:spPr>
                    <a:xfrm>
                      <a:off x="0" y="0"/>
                      <a:ext cx="2812296" cy="2770632"/>
                    </a:xfrm>
                    <a:prstGeom prst="rect">
                      <a:avLst/>
                    </a:prstGeom>
                  </pic:spPr>
                </pic:pic>
              </a:graphicData>
            </a:graphic>
          </wp:inline>
        </w:drawing>
      </w:r>
    </w:p>
    <w:p w14:paraId="4FF9C4D1" w14:textId="7F5883F0" w:rsidR="008630EF" w:rsidRPr="00C70602" w:rsidRDefault="0045315F" w:rsidP="00C70602">
      <w:pPr>
        <w:spacing w:after="0" w:line="480" w:lineRule="auto"/>
        <w:jc w:val="both"/>
        <w:rPr>
          <w:rFonts w:ascii="Times New Roman" w:hAnsi="Times New Roman" w:cs="Times New Roman"/>
          <w:lang w:val="en-US"/>
        </w:rPr>
      </w:pPr>
      <w:r w:rsidRPr="00C70602">
        <w:rPr>
          <w:rFonts w:ascii="Times New Roman" w:eastAsiaTheme="minorEastAsia" w:hAnsi="Times New Roman" w:cs="Times New Roman"/>
          <w:b/>
          <w:bCs/>
          <w:color w:val="000000" w:themeColor="text1"/>
          <w:kern w:val="24"/>
          <w:sz w:val="24"/>
          <w:szCs w:val="24"/>
          <w:lang w:val="en-US"/>
        </w:rPr>
        <w:t>Figure S1</w:t>
      </w:r>
      <w:r w:rsidR="0099047B" w:rsidRPr="00C70602">
        <w:rPr>
          <w:rFonts w:ascii="Times New Roman" w:eastAsiaTheme="minorEastAsia" w:hAnsi="Times New Roman" w:cs="Times New Roman"/>
          <w:b/>
          <w:bCs/>
          <w:color w:val="000000" w:themeColor="text1"/>
          <w:kern w:val="24"/>
          <w:sz w:val="24"/>
          <w:szCs w:val="24"/>
          <w:lang w:val="en-US"/>
        </w:rPr>
        <w:t>2</w:t>
      </w:r>
      <w:r w:rsidRPr="00C70602">
        <w:rPr>
          <w:rFonts w:ascii="Times New Roman" w:eastAsiaTheme="minorEastAsia" w:hAnsi="Times New Roman" w:cs="Times New Roman"/>
          <w:b/>
          <w:bCs/>
          <w:color w:val="000000" w:themeColor="text1"/>
          <w:kern w:val="24"/>
          <w:sz w:val="24"/>
          <w:szCs w:val="24"/>
          <w:lang w:val="en-US"/>
        </w:rPr>
        <w:t xml:space="preserve">. </w:t>
      </w:r>
      <w:r w:rsidR="006241DE" w:rsidRPr="00C70602">
        <w:rPr>
          <w:rFonts w:ascii="Times New Roman" w:eastAsiaTheme="minorEastAsia" w:hAnsi="Times New Roman" w:cs="Times New Roman"/>
          <w:color w:val="000000" w:themeColor="text1"/>
          <w:kern w:val="24"/>
          <w:sz w:val="20"/>
          <w:szCs w:val="20"/>
          <w:lang w:val="en-US"/>
        </w:rPr>
        <w:t xml:space="preserve">Time until </w:t>
      </w:r>
      <w:r w:rsidR="006241DE" w:rsidRPr="00C70602">
        <w:rPr>
          <w:rFonts w:ascii="Times New Roman" w:hAnsi="Times New Roman" w:cs="Times New Roman"/>
          <w:sz w:val="20"/>
          <w:szCs w:val="20"/>
          <w:lang w:val="en-US"/>
        </w:rPr>
        <w:t>f</w:t>
      </w:r>
      <w:r w:rsidR="0038699D" w:rsidRPr="00C70602">
        <w:rPr>
          <w:rFonts w:ascii="Times New Roman" w:hAnsi="Times New Roman" w:cs="Times New Roman"/>
          <w:sz w:val="20"/>
          <w:szCs w:val="20"/>
          <w:lang w:val="en-US"/>
        </w:rPr>
        <w:t xml:space="preserve">lowering </w:t>
      </w:r>
      <w:r w:rsidR="009B468D" w:rsidRPr="00C70602">
        <w:rPr>
          <w:rFonts w:ascii="Times New Roman" w:hAnsi="Times New Roman" w:cs="Times New Roman"/>
          <w:sz w:val="20"/>
          <w:szCs w:val="20"/>
          <w:lang w:val="en-US"/>
        </w:rPr>
        <w:t xml:space="preserve">(days) </w:t>
      </w:r>
      <w:r w:rsidR="0038699D" w:rsidRPr="00C70602">
        <w:rPr>
          <w:rFonts w:ascii="Times New Roman" w:hAnsi="Times New Roman" w:cs="Times New Roman"/>
          <w:sz w:val="20"/>
          <w:szCs w:val="20"/>
          <w:lang w:val="en-US"/>
        </w:rPr>
        <w:t xml:space="preserve">of </w:t>
      </w:r>
      <w:r w:rsidR="0038699D" w:rsidRPr="00C70602">
        <w:rPr>
          <w:rFonts w:ascii="Times New Roman" w:hAnsi="Times New Roman" w:cs="Times New Roman"/>
          <w:i/>
          <w:iCs/>
          <w:sz w:val="20"/>
          <w:szCs w:val="20"/>
          <w:lang w:val="en-US"/>
        </w:rPr>
        <w:t>B</w:t>
      </w:r>
      <w:r w:rsidR="007E2A07" w:rsidRPr="00C70602">
        <w:rPr>
          <w:rFonts w:ascii="Times New Roman" w:hAnsi="Times New Roman" w:cs="Times New Roman"/>
          <w:i/>
          <w:iCs/>
          <w:sz w:val="20"/>
          <w:szCs w:val="20"/>
          <w:lang w:val="en-US"/>
        </w:rPr>
        <w:t>.</w:t>
      </w:r>
      <w:r w:rsidR="0038699D" w:rsidRPr="00C70602">
        <w:rPr>
          <w:rFonts w:ascii="Times New Roman" w:hAnsi="Times New Roman" w:cs="Times New Roman"/>
          <w:i/>
          <w:iCs/>
          <w:sz w:val="20"/>
          <w:szCs w:val="20"/>
          <w:lang w:val="en-US"/>
        </w:rPr>
        <w:t xml:space="preserve"> rapa</w:t>
      </w:r>
      <w:r w:rsidR="0038699D" w:rsidRPr="00C70602">
        <w:rPr>
          <w:rFonts w:ascii="Times New Roman" w:hAnsi="Times New Roman" w:cs="Times New Roman"/>
          <w:sz w:val="20"/>
          <w:szCs w:val="20"/>
          <w:lang w:val="en-US"/>
        </w:rPr>
        <w:t xml:space="preserve"> grow</w:t>
      </w:r>
      <w:r w:rsidR="009B468D" w:rsidRPr="00C70602">
        <w:rPr>
          <w:rFonts w:ascii="Times New Roman" w:hAnsi="Times New Roman" w:cs="Times New Roman"/>
          <w:sz w:val="20"/>
          <w:szCs w:val="20"/>
          <w:lang w:val="en-US"/>
        </w:rPr>
        <w:t>n</w:t>
      </w:r>
      <w:r w:rsidR="0038699D" w:rsidRPr="00C70602">
        <w:rPr>
          <w:rFonts w:ascii="Times New Roman" w:hAnsi="Times New Roman" w:cs="Times New Roman"/>
          <w:sz w:val="20"/>
          <w:szCs w:val="20"/>
          <w:lang w:val="en-US"/>
        </w:rPr>
        <w:t xml:space="preserve"> </w:t>
      </w:r>
      <w:r w:rsidR="009D2E09" w:rsidRPr="00C70602">
        <w:rPr>
          <w:rFonts w:ascii="Times New Roman" w:hAnsi="Times New Roman" w:cs="Times New Roman"/>
          <w:sz w:val="20"/>
          <w:szCs w:val="20"/>
          <w:lang w:val="en-US"/>
        </w:rPr>
        <w:t>soil (NoFrass; control) or soil amended with BSF frass (BSFF) or yellow mealworm frass (MWF)</w:t>
      </w:r>
      <w:r w:rsidR="0038699D" w:rsidRPr="00C70602">
        <w:rPr>
          <w:rFonts w:ascii="Times New Roman" w:hAnsi="Times New Roman" w:cs="Times New Roman"/>
          <w:sz w:val="20"/>
          <w:szCs w:val="20"/>
          <w:lang w:val="en-US"/>
        </w:rPr>
        <w:t xml:space="preserve">. </w:t>
      </w:r>
      <w:r w:rsidR="009B468D" w:rsidRPr="00C70602">
        <w:rPr>
          <w:rFonts w:ascii="Times New Roman" w:hAnsi="Times New Roman" w:cs="Times New Roman"/>
          <w:sz w:val="20"/>
          <w:szCs w:val="20"/>
          <w:lang w:val="en-US"/>
        </w:rPr>
        <w:t xml:space="preserve">A = frass was incubated in the soil </w:t>
      </w:r>
      <w:r w:rsidR="009D2E09" w:rsidRPr="00C70602">
        <w:rPr>
          <w:rFonts w:ascii="Times New Roman" w:hAnsi="Times New Roman" w:cs="Times New Roman"/>
          <w:sz w:val="20"/>
          <w:szCs w:val="20"/>
          <w:lang w:val="en-US"/>
        </w:rPr>
        <w:t xml:space="preserve">for 16 days </w:t>
      </w:r>
      <w:r w:rsidR="009B468D" w:rsidRPr="00C70602">
        <w:rPr>
          <w:rFonts w:ascii="Times New Roman" w:hAnsi="Times New Roman" w:cs="Times New Roman"/>
          <w:sz w:val="20"/>
          <w:szCs w:val="20"/>
          <w:lang w:val="en-US"/>
        </w:rPr>
        <w:t xml:space="preserve">before seeds were sown and, B = frass was composted </w:t>
      </w:r>
      <w:r w:rsidR="009D2E09" w:rsidRPr="00C70602">
        <w:rPr>
          <w:rFonts w:ascii="Times New Roman" w:hAnsi="Times New Roman" w:cs="Times New Roman"/>
          <w:sz w:val="20"/>
          <w:szCs w:val="20"/>
          <w:lang w:val="en-US"/>
        </w:rPr>
        <w:t>for 38 days in plastic boxes and air-dried. The resulting compost was pulverized and added to the soil</w:t>
      </w:r>
      <w:r w:rsidR="002B1E77" w:rsidRPr="00C70602">
        <w:rPr>
          <w:rFonts w:ascii="Times New Roman" w:hAnsi="Times New Roman" w:cs="Times New Roman"/>
          <w:sz w:val="20"/>
          <w:szCs w:val="20"/>
          <w:lang w:val="en-US"/>
        </w:rPr>
        <w:t>.</w:t>
      </w:r>
      <w:r w:rsidR="0038699D" w:rsidRPr="00C70602">
        <w:rPr>
          <w:rFonts w:ascii="Times New Roman" w:hAnsi="Times New Roman" w:cs="Times New Roman"/>
          <w:sz w:val="20"/>
          <w:szCs w:val="20"/>
          <w:lang w:val="en-US"/>
        </w:rPr>
        <w:t xml:space="preserve"> </w:t>
      </w:r>
      <w:r w:rsidR="002B1E77" w:rsidRPr="00C70602">
        <w:rPr>
          <w:rFonts w:ascii="Times New Roman" w:hAnsi="Times New Roman" w:cs="Times New Roman"/>
          <w:sz w:val="20"/>
          <w:szCs w:val="20"/>
          <w:lang w:val="en-US"/>
        </w:rPr>
        <w:t xml:space="preserve">The box represents the interquartile range (IQR), with the bottom and top edges corresponding to the first quartile (Q1, 25%) and third quartile (Q3, 75%), respectively. </w:t>
      </w:r>
      <w:r w:rsidR="004E17E8" w:rsidRPr="004E17E8">
        <w:rPr>
          <w:rFonts w:ascii="Times New Roman" w:hAnsi="Times New Roman" w:cs="Times New Roman"/>
          <w:sz w:val="20"/>
          <w:szCs w:val="20"/>
          <w:lang w:val="en-US"/>
        </w:rPr>
        <w:t>The line within the box represents the median, while the whiskers extend to 1.5 times the IQR, encompassing the minimum (Q1-1.5IQR) and maximum (Q3+1.5IQR) values</w:t>
      </w:r>
      <w:r w:rsidR="009D2E09" w:rsidRPr="00C70602">
        <w:rPr>
          <w:rFonts w:ascii="Times New Roman" w:hAnsi="Times New Roman" w:cs="Times New Roman"/>
          <w:sz w:val="20"/>
          <w:szCs w:val="20"/>
          <w:lang w:val="en-US"/>
        </w:rPr>
        <w:t>.</w:t>
      </w:r>
      <w:r w:rsidR="0038699D" w:rsidRPr="00C70602">
        <w:rPr>
          <w:rFonts w:ascii="Times New Roman" w:hAnsi="Times New Roman" w:cs="Times New Roman"/>
          <w:sz w:val="20"/>
          <w:szCs w:val="20"/>
          <w:lang w:val="en-US"/>
        </w:rPr>
        <w:t xml:space="preserve"> The white square on each box represents the mean flowering time. Data were analysed </w:t>
      </w:r>
      <w:r w:rsidR="00FB3855" w:rsidRPr="00C70602">
        <w:rPr>
          <w:rFonts w:ascii="Times New Roman" w:hAnsi="Times New Roman" w:cs="Times New Roman"/>
          <w:sz w:val="20"/>
          <w:szCs w:val="20"/>
          <w:lang w:val="en-US"/>
        </w:rPr>
        <w:t>with a</w:t>
      </w:r>
      <w:r w:rsidR="0038699D" w:rsidRPr="00C70602">
        <w:rPr>
          <w:rFonts w:ascii="Times New Roman" w:hAnsi="Times New Roman" w:cs="Times New Roman"/>
          <w:sz w:val="20"/>
          <w:szCs w:val="20"/>
          <w:lang w:val="en-US"/>
        </w:rPr>
        <w:t xml:space="preserve"> generalised linear model (GLM). n is the number of </w:t>
      </w:r>
      <w:r w:rsidR="006241DE" w:rsidRPr="00C70602">
        <w:rPr>
          <w:rFonts w:ascii="Times New Roman" w:hAnsi="Times New Roman" w:cs="Times New Roman"/>
          <w:sz w:val="20"/>
          <w:szCs w:val="20"/>
          <w:lang w:val="en-US"/>
        </w:rPr>
        <w:t>replicate</w:t>
      </w:r>
      <w:r w:rsidR="009D2E09" w:rsidRPr="00C70602">
        <w:rPr>
          <w:rFonts w:ascii="Times New Roman" w:hAnsi="Times New Roman" w:cs="Times New Roman"/>
          <w:sz w:val="20"/>
          <w:szCs w:val="20"/>
          <w:lang w:val="en-US"/>
        </w:rPr>
        <w:t xml:space="preserve"> plant</w:t>
      </w:r>
      <w:r w:rsidR="006241DE" w:rsidRPr="00C70602">
        <w:rPr>
          <w:rFonts w:ascii="Times New Roman" w:hAnsi="Times New Roman" w:cs="Times New Roman"/>
          <w:sz w:val="20"/>
          <w:szCs w:val="20"/>
          <w:lang w:val="en-US"/>
        </w:rPr>
        <w:t>s</w:t>
      </w:r>
      <w:r w:rsidR="009D2E09" w:rsidRPr="00C70602">
        <w:rPr>
          <w:rFonts w:ascii="Times New Roman" w:hAnsi="Times New Roman" w:cs="Times New Roman"/>
          <w:sz w:val="20"/>
          <w:szCs w:val="20"/>
          <w:lang w:val="en-US"/>
        </w:rPr>
        <w:t xml:space="preserve"> observed for time until flowering.</w:t>
      </w:r>
      <w:r w:rsidR="009D2E09" w:rsidRPr="00C70602" w:rsidDel="009D2E09">
        <w:rPr>
          <w:rFonts w:ascii="Times New Roman" w:hAnsi="Times New Roman" w:cs="Times New Roman"/>
          <w:sz w:val="20"/>
          <w:szCs w:val="20"/>
          <w:lang w:val="en-US"/>
        </w:rPr>
        <w:t xml:space="preserve"> </w:t>
      </w:r>
    </w:p>
    <w:p w14:paraId="6373D7F5" w14:textId="77777777" w:rsidR="0045315F" w:rsidRPr="00C70602" w:rsidRDefault="0045315F" w:rsidP="00C70602">
      <w:pPr>
        <w:spacing w:after="0" w:line="480" w:lineRule="auto"/>
        <w:jc w:val="both"/>
        <w:rPr>
          <w:rFonts w:ascii="Times New Roman" w:hAnsi="Times New Roman" w:cs="Times New Roman"/>
          <w:sz w:val="24"/>
          <w:szCs w:val="24"/>
          <w:lang w:val="en-US"/>
        </w:rPr>
      </w:pPr>
    </w:p>
    <w:p w14:paraId="44936747" w14:textId="77777777" w:rsidR="00BF2507" w:rsidRPr="00C70602" w:rsidRDefault="00BF2507" w:rsidP="00C70602">
      <w:pPr>
        <w:spacing w:after="0" w:line="480" w:lineRule="auto"/>
        <w:jc w:val="both"/>
        <w:rPr>
          <w:rFonts w:ascii="Times New Roman" w:hAnsi="Times New Roman" w:cs="Times New Roman"/>
          <w:sz w:val="24"/>
          <w:szCs w:val="24"/>
        </w:rPr>
      </w:pPr>
    </w:p>
    <w:p w14:paraId="26DCA9AE" w14:textId="77777777" w:rsidR="00DF211F" w:rsidRPr="00C70602" w:rsidRDefault="00DF211F" w:rsidP="00C70602">
      <w:pPr>
        <w:spacing w:after="0" w:line="480" w:lineRule="auto"/>
        <w:jc w:val="both"/>
        <w:rPr>
          <w:rFonts w:ascii="Times New Roman" w:hAnsi="Times New Roman" w:cs="Times New Roman"/>
          <w:sz w:val="24"/>
          <w:szCs w:val="24"/>
        </w:rPr>
      </w:pPr>
    </w:p>
    <w:p w14:paraId="680803EF" w14:textId="77777777" w:rsidR="00DF211F" w:rsidRPr="00C70602" w:rsidRDefault="00DF211F" w:rsidP="00C70602">
      <w:pPr>
        <w:spacing w:after="0" w:line="480" w:lineRule="auto"/>
        <w:jc w:val="both"/>
        <w:rPr>
          <w:rFonts w:ascii="Times New Roman" w:hAnsi="Times New Roman" w:cs="Times New Roman"/>
          <w:sz w:val="24"/>
          <w:szCs w:val="24"/>
        </w:rPr>
      </w:pPr>
    </w:p>
    <w:p w14:paraId="78CBEA0A" w14:textId="77777777" w:rsidR="00DF211F" w:rsidRPr="00C70602" w:rsidRDefault="00DF211F" w:rsidP="00C70602">
      <w:pPr>
        <w:spacing w:after="0" w:line="480" w:lineRule="auto"/>
        <w:jc w:val="both"/>
        <w:rPr>
          <w:rFonts w:ascii="Times New Roman" w:hAnsi="Times New Roman" w:cs="Times New Roman"/>
          <w:sz w:val="24"/>
          <w:szCs w:val="24"/>
        </w:rPr>
      </w:pPr>
    </w:p>
    <w:p w14:paraId="60FA1621" w14:textId="77777777" w:rsidR="00DF211F" w:rsidRPr="00C70602" w:rsidRDefault="00DF211F" w:rsidP="00C70602">
      <w:pPr>
        <w:spacing w:after="0" w:line="480" w:lineRule="auto"/>
        <w:jc w:val="both"/>
        <w:rPr>
          <w:rFonts w:ascii="Times New Roman" w:hAnsi="Times New Roman" w:cs="Times New Roman"/>
          <w:sz w:val="24"/>
          <w:szCs w:val="24"/>
        </w:rPr>
      </w:pPr>
    </w:p>
    <w:p w14:paraId="66243D45" w14:textId="77777777" w:rsidR="00DF211F" w:rsidRPr="00C70602" w:rsidRDefault="00DF211F" w:rsidP="00C70602">
      <w:pPr>
        <w:spacing w:after="0" w:line="480" w:lineRule="auto"/>
        <w:jc w:val="both"/>
        <w:rPr>
          <w:rFonts w:ascii="Times New Roman" w:hAnsi="Times New Roman" w:cs="Times New Roman"/>
          <w:sz w:val="24"/>
          <w:szCs w:val="24"/>
        </w:rPr>
      </w:pPr>
    </w:p>
    <w:p w14:paraId="2C6BFCDC" w14:textId="77777777" w:rsidR="00DF211F" w:rsidRPr="00C70602" w:rsidRDefault="00DF211F" w:rsidP="00C70602">
      <w:pPr>
        <w:spacing w:after="0" w:line="480" w:lineRule="auto"/>
        <w:jc w:val="both"/>
        <w:rPr>
          <w:rFonts w:ascii="Times New Roman" w:hAnsi="Times New Roman" w:cs="Times New Roman"/>
          <w:sz w:val="24"/>
          <w:szCs w:val="24"/>
        </w:rPr>
      </w:pPr>
    </w:p>
    <w:p w14:paraId="033965E2" w14:textId="77777777" w:rsidR="00DF211F" w:rsidRPr="00C70602" w:rsidRDefault="00DF211F" w:rsidP="00C70602">
      <w:pPr>
        <w:spacing w:after="0" w:line="480" w:lineRule="auto"/>
        <w:jc w:val="both"/>
        <w:rPr>
          <w:rFonts w:ascii="Times New Roman" w:hAnsi="Times New Roman" w:cs="Times New Roman"/>
          <w:sz w:val="24"/>
          <w:szCs w:val="24"/>
        </w:rPr>
      </w:pPr>
    </w:p>
    <w:p w14:paraId="06535484" w14:textId="3D0D379E" w:rsidR="006B6DF5" w:rsidRPr="00DA3820" w:rsidRDefault="00500D19" w:rsidP="004A38D0">
      <w:pPr>
        <w:spacing w:line="480" w:lineRule="auto"/>
        <w:jc w:val="both"/>
        <w:rPr>
          <w:rFonts w:ascii="Times New Roman" w:hAnsi="Times New Roman" w:cs="Times New Roman"/>
          <w:b/>
          <w:bCs/>
          <w:sz w:val="24"/>
          <w:szCs w:val="24"/>
        </w:rPr>
      </w:pPr>
      <w:r w:rsidRPr="00DA3820">
        <w:rPr>
          <w:rFonts w:ascii="Times New Roman" w:hAnsi="Times New Roman" w:cs="Times New Roman"/>
          <w:b/>
          <w:bCs/>
          <w:sz w:val="24"/>
          <w:szCs w:val="24"/>
        </w:rPr>
        <w:lastRenderedPageBreak/>
        <w:t>Reference</w:t>
      </w:r>
      <w:r w:rsidR="00FE62D9" w:rsidRPr="00DA3820">
        <w:rPr>
          <w:rFonts w:ascii="Times New Roman" w:hAnsi="Times New Roman" w:cs="Times New Roman"/>
          <w:b/>
          <w:bCs/>
          <w:sz w:val="24"/>
          <w:szCs w:val="24"/>
        </w:rPr>
        <w:t>s</w:t>
      </w:r>
    </w:p>
    <w:p w14:paraId="24F9A25D" w14:textId="4E4AFC15"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bookmarkStart w:id="45" w:name="_Hlk134550334"/>
      <w:bookmarkStart w:id="46" w:name="_Hlk139226472"/>
      <w:r w:rsidRPr="004A38D0">
        <w:rPr>
          <w:rFonts w:ascii="Times New Roman" w:hAnsi="Times New Roman" w:cs="Times New Roman"/>
          <w:sz w:val="24"/>
          <w:szCs w:val="24"/>
        </w:rPr>
        <w:t>Adedia D, Asem L, Appiah SK, Nanga S, Boateng Y, Duedu KO &amp; Anani L (2020) Assessment of hypertension-induced deaths in Ghana: a nation-wide study from 2012 to 2016. Journal of Data Analysis and Information Processing 8: 158</w:t>
      </w:r>
      <w:r w:rsidR="004B4682" w:rsidRPr="004A38D0">
        <w:rPr>
          <w:rFonts w:ascii="Times New Roman" w:hAnsi="Times New Roman" w:cs="Times New Roman"/>
          <w:sz w:val="24"/>
          <w:szCs w:val="24"/>
        </w:rPr>
        <w:t>-170</w:t>
      </w:r>
      <w:r w:rsidRPr="004A38D0">
        <w:rPr>
          <w:rFonts w:ascii="Times New Roman" w:hAnsi="Times New Roman" w:cs="Times New Roman"/>
          <w:sz w:val="24"/>
          <w:szCs w:val="24"/>
        </w:rPr>
        <w:t>.</w:t>
      </w:r>
    </w:p>
    <w:p w14:paraId="588AE0E9" w14:textId="1D91F749"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Ahuja I, Rohloff J &amp; Bones AM (2010) Defence mechanisms of Brassicaceae: implications for plant-insect interactions and potential for integrated pest management. A review. Agronomy for Sustainable Development 30: 311-348.</w:t>
      </w:r>
    </w:p>
    <w:p w14:paraId="5286A24C" w14:textId="7777777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Alattar MA, Alattar FN &amp; Popa R (2016) Effects of microaerobic fermentation and black soldier fly larvae food scrap processing residues on the growth of corn plants (Zea mays). Plant Science Today 3: 57-62.</w:t>
      </w:r>
    </w:p>
    <w:p w14:paraId="2F19346F" w14:textId="3AB19A22"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Barragán-Fonseca KY, Nurfikari A, van de Zande EM, Wantulla M, van Loon JJA, de Boer W &amp; Dicke M (2022) Insect frass and exuviae to promote plant growth and health. Trends Plant Sci</w:t>
      </w:r>
      <w:r w:rsidR="004B4682" w:rsidRPr="004A38D0">
        <w:rPr>
          <w:rFonts w:ascii="Times New Roman" w:hAnsi="Times New Roman" w:cs="Times New Roman"/>
          <w:sz w:val="24"/>
          <w:szCs w:val="24"/>
        </w:rPr>
        <w:t>ence</w:t>
      </w:r>
      <w:r w:rsidRPr="004A38D0">
        <w:rPr>
          <w:rFonts w:ascii="Times New Roman" w:hAnsi="Times New Roman" w:cs="Times New Roman"/>
          <w:sz w:val="24"/>
          <w:szCs w:val="24"/>
        </w:rPr>
        <w:t xml:space="preserve"> 27: 646-654.</w:t>
      </w:r>
    </w:p>
    <w:p w14:paraId="65D9A721" w14:textId="4A72ED08"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Barthod J, Rumpel C &amp; Dignac M-F (2018) Composting with additives to improve organic amendments. A review. Agronomy for Sustainable Development 38: 17. </w:t>
      </w:r>
    </w:p>
    <w:p w14:paraId="491CFCB2" w14:textId="66B3973E"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Bashir S, Bakhsh Gulshan A, Iqbal J, Husain A, Alwahibi MS, Alkahtani J, Dwiningsih Y, Bakhsh A, Ahmed N, Jamal Khan M, Ibrahim M &amp; Diao Z-H (2021) Comparative role of animal manure and vegetable waste induced compost for polluted soil restoration and maize growth. Saudi </w:t>
      </w:r>
      <w:r w:rsidR="004B4682" w:rsidRPr="004A38D0">
        <w:rPr>
          <w:rFonts w:ascii="Times New Roman" w:hAnsi="Times New Roman" w:cs="Times New Roman"/>
          <w:sz w:val="24"/>
          <w:szCs w:val="24"/>
        </w:rPr>
        <w:t>J</w:t>
      </w:r>
      <w:r w:rsidRPr="004A38D0">
        <w:rPr>
          <w:rFonts w:ascii="Times New Roman" w:hAnsi="Times New Roman" w:cs="Times New Roman"/>
          <w:sz w:val="24"/>
          <w:szCs w:val="24"/>
        </w:rPr>
        <w:t xml:space="preserve">ournal of </w:t>
      </w:r>
      <w:r w:rsidR="004B4682" w:rsidRPr="004A38D0">
        <w:rPr>
          <w:rFonts w:ascii="Times New Roman" w:hAnsi="Times New Roman" w:cs="Times New Roman"/>
          <w:sz w:val="24"/>
          <w:szCs w:val="24"/>
        </w:rPr>
        <w:t>B</w:t>
      </w:r>
      <w:r w:rsidRPr="004A38D0">
        <w:rPr>
          <w:rFonts w:ascii="Times New Roman" w:hAnsi="Times New Roman" w:cs="Times New Roman"/>
          <w:sz w:val="24"/>
          <w:szCs w:val="24"/>
        </w:rPr>
        <w:t xml:space="preserve">iological </w:t>
      </w:r>
      <w:r w:rsidR="004B4682" w:rsidRPr="004A38D0">
        <w:rPr>
          <w:rFonts w:ascii="Times New Roman" w:hAnsi="Times New Roman" w:cs="Times New Roman"/>
          <w:sz w:val="24"/>
          <w:szCs w:val="24"/>
        </w:rPr>
        <w:t>S</w:t>
      </w:r>
      <w:r w:rsidRPr="004A38D0">
        <w:rPr>
          <w:rFonts w:ascii="Times New Roman" w:hAnsi="Times New Roman" w:cs="Times New Roman"/>
          <w:sz w:val="24"/>
          <w:szCs w:val="24"/>
        </w:rPr>
        <w:t xml:space="preserve">ciences 28: 2534-2539. </w:t>
      </w:r>
    </w:p>
    <w:p w14:paraId="743EC10D" w14:textId="1F7B9321"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Basri NEA, Azman NA, Ahmad IK, Suja F, Jalil NAA &amp; Amrul NF (2022) </w:t>
      </w:r>
      <w:r w:rsidR="00277777" w:rsidRPr="004A38D0">
        <w:rPr>
          <w:rFonts w:ascii="Times New Roman" w:hAnsi="Times New Roman" w:cs="Times New Roman"/>
          <w:sz w:val="24"/>
          <w:szCs w:val="24"/>
        </w:rPr>
        <w:t>P</w:t>
      </w:r>
      <w:r w:rsidR="004B4682" w:rsidRPr="004A38D0">
        <w:rPr>
          <w:rFonts w:ascii="Times New Roman" w:hAnsi="Times New Roman" w:cs="Times New Roman"/>
          <w:sz w:val="24"/>
          <w:szCs w:val="24"/>
        </w:rPr>
        <w:t>otential applications of frass derived from black soldier fly larvae treatment of food waste</w:t>
      </w:r>
      <w:r w:rsidRPr="004A38D0">
        <w:rPr>
          <w:rFonts w:ascii="Times New Roman" w:hAnsi="Times New Roman" w:cs="Times New Roman"/>
          <w:sz w:val="24"/>
          <w:szCs w:val="24"/>
        </w:rPr>
        <w:t xml:space="preserve">: A </w:t>
      </w:r>
      <w:r w:rsidR="00277777" w:rsidRPr="004A38D0">
        <w:rPr>
          <w:rFonts w:ascii="Times New Roman" w:hAnsi="Times New Roman" w:cs="Times New Roman"/>
          <w:sz w:val="24"/>
          <w:szCs w:val="24"/>
        </w:rPr>
        <w:t>r</w:t>
      </w:r>
      <w:r w:rsidRPr="004A38D0">
        <w:rPr>
          <w:rFonts w:ascii="Times New Roman" w:hAnsi="Times New Roman" w:cs="Times New Roman"/>
          <w:sz w:val="24"/>
          <w:szCs w:val="24"/>
        </w:rPr>
        <w:t>eview. Foods 11: 2664.</w:t>
      </w:r>
    </w:p>
    <w:p w14:paraId="1E15900D" w14:textId="7777777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Basu A, Prasad P, Das SN, Kalam S, Sayyed R, Reddy M &amp; El Enshasy H (2021) Plant growth promoting rhizobacteria (PGPR) as green bioinoculants: recent developments, constraints, and prospects. Sustainability 13: 1140.</w:t>
      </w:r>
    </w:p>
    <w:p w14:paraId="1A9E6248" w14:textId="32FCDB9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lastRenderedPageBreak/>
        <w:t>Berendsen RL, Pieterse CM &amp; Bakker PA (2012) The rhizosphere microbiome and plant health. Trends Plant Sci</w:t>
      </w:r>
      <w:r w:rsidR="00837D6D" w:rsidRPr="004A38D0">
        <w:rPr>
          <w:rFonts w:ascii="Times New Roman" w:hAnsi="Times New Roman" w:cs="Times New Roman"/>
          <w:sz w:val="24"/>
          <w:szCs w:val="24"/>
        </w:rPr>
        <w:t>ence</w:t>
      </w:r>
      <w:r w:rsidRPr="004A38D0">
        <w:rPr>
          <w:rFonts w:ascii="Times New Roman" w:hAnsi="Times New Roman" w:cs="Times New Roman"/>
          <w:sz w:val="24"/>
          <w:szCs w:val="24"/>
        </w:rPr>
        <w:t xml:space="preserve"> 17: 478-486.</w:t>
      </w:r>
    </w:p>
    <w:p w14:paraId="52438FC4" w14:textId="39310240"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Chia SY, Tanga CM, Osuga IM, Cheseto X, Ekesi S, Dicke M &amp; van Loon JJ</w:t>
      </w:r>
      <w:r w:rsidR="00E111A8">
        <w:rPr>
          <w:rFonts w:ascii="Times New Roman" w:hAnsi="Times New Roman" w:cs="Times New Roman"/>
          <w:sz w:val="24"/>
          <w:szCs w:val="24"/>
        </w:rPr>
        <w:t>A</w:t>
      </w:r>
      <w:r w:rsidRPr="004A38D0">
        <w:rPr>
          <w:rFonts w:ascii="Times New Roman" w:hAnsi="Times New Roman" w:cs="Times New Roman"/>
          <w:sz w:val="24"/>
          <w:szCs w:val="24"/>
        </w:rPr>
        <w:t xml:space="preserve"> (2020) Nutritional composition of black soldier fly larvae feeding on agro‐industrial by‐products. Entomologia Experimentalis et Applicata 168: 472-481.</w:t>
      </w:r>
    </w:p>
    <w:p w14:paraId="369FD8E9" w14:textId="2CC14AD5"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Chia SY, Tanga CM, van Loon JJ</w:t>
      </w:r>
      <w:r w:rsidR="00D70533">
        <w:rPr>
          <w:rFonts w:ascii="Times New Roman" w:hAnsi="Times New Roman" w:cs="Times New Roman"/>
          <w:sz w:val="24"/>
          <w:szCs w:val="24"/>
        </w:rPr>
        <w:t>A</w:t>
      </w:r>
      <w:r w:rsidRPr="004A38D0">
        <w:rPr>
          <w:rFonts w:ascii="Times New Roman" w:hAnsi="Times New Roman" w:cs="Times New Roman"/>
          <w:sz w:val="24"/>
          <w:szCs w:val="24"/>
        </w:rPr>
        <w:t xml:space="preserve"> &amp; Dicke M (2019) Insects for sustainable animal feed: inclusive business models involving smallholder farmers. Current Opinion in Environmental Sustainability 41: 23-30.</w:t>
      </w:r>
    </w:p>
    <w:p w14:paraId="55E9E320" w14:textId="5286AF91"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Choi S &amp; Hassanzadeh N (2019) BSFL </w:t>
      </w:r>
      <w:r w:rsidR="00837D6D" w:rsidRPr="004A38D0">
        <w:rPr>
          <w:rFonts w:ascii="Times New Roman" w:hAnsi="Times New Roman" w:cs="Times New Roman"/>
          <w:sz w:val="24"/>
          <w:szCs w:val="24"/>
        </w:rPr>
        <w:t>f</w:t>
      </w:r>
      <w:r w:rsidRPr="004A38D0">
        <w:rPr>
          <w:rFonts w:ascii="Times New Roman" w:hAnsi="Times New Roman" w:cs="Times New Roman"/>
          <w:sz w:val="24"/>
          <w:szCs w:val="24"/>
        </w:rPr>
        <w:t>rass: A novel biofertilizer for improving plant health while minimizing environmental impact. Candian Sci</w:t>
      </w:r>
      <w:r w:rsidR="00837D6D" w:rsidRPr="004A38D0">
        <w:rPr>
          <w:rFonts w:ascii="Times New Roman" w:hAnsi="Times New Roman" w:cs="Times New Roman"/>
          <w:sz w:val="24"/>
          <w:szCs w:val="24"/>
        </w:rPr>
        <w:t>ence</w:t>
      </w:r>
      <w:r w:rsidRPr="004A38D0">
        <w:rPr>
          <w:rFonts w:ascii="Times New Roman" w:hAnsi="Times New Roman" w:cs="Times New Roman"/>
          <w:sz w:val="24"/>
          <w:szCs w:val="24"/>
        </w:rPr>
        <w:t xml:space="preserve"> Fair J</w:t>
      </w:r>
      <w:r w:rsidR="00837D6D" w:rsidRPr="004A38D0">
        <w:rPr>
          <w:rFonts w:ascii="Times New Roman" w:hAnsi="Times New Roman" w:cs="Times New Roman"/>
          <w:sz w:val="24"/>
          <w:szCs w:val="24"/>
        </w:rPr>
        <w:t>ournal</w:t>
      </w:r>
      <w:r w:rsidRPr="004A38D0">
        <w:rPr>
          <w:rFonts w:ascii="Times New Roman" w:hAnsi="Times New Roman" w:cs="Times New Roman"/>
          <w:sz w:val="24"/>
          <w:szCs w:val="24"/>
        </w:rPr>
        <w:t xml:space="preserve"> 2: 41-46.</w:t>
      </w:r>
    </w:p>
    <w:p w14:paraId="4CDE44CB" w14:textId="7FDB52BE"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Dzepe D, Mbenda TK, Ngassa G, Mube H, Chia SY, Aoudou Y &amp; Djouaka R (2022) Application of </w:t>
      </w:r>
      <w:r w:rsidR="00837D6D" w:rsidRPr="004A38D0">
        <w:rPr>
          <w:rFonts w:ascii="Times New Roman" w:hAnsi="Times New Roman" w:cs="Times New Roman"/>
          <w:sz w:val="24"/>
          <w:szCs w:val="24"/>
        </w:rPr>
        <w:t>b</w:t>
      </w:r>
      <w:r w:rsidRPr="004A38D0">
        <w:rPr>
          <w:rFonts w:ascii="Times New Roman" w:hAnsi="Times New Roman" w:cs="Times New Roman"/>
          <w:sz w:val="24"/>
          <w:szCs w:val="24"/>
        </w:rPr>
        <w:t xml:space="preserve">lack </w:t>
      </w:r>
      <w:r w:rsidR="00837D6D" w:rsidRPr="004A38D0">
        <w:rPr>
          <w:rFonts w:ascii="Times New Roman" w:hAnsi="Times New Roman" w:cs="Times New Roman"/>
          <w:sz w:val="24"/>
          <w:szCs w:val="24"/>
        </w:rPr>
        <w:t>s</w:t>
      </w:r>
      <w:r w:rsidRPr="004A38D0">
        <w:rPr>
          <w:rFonts w:ascii="Times New Roman" w:hAnsi="Times New Roman" w:cs="Times New Roman"/>
          <w:sz w:val="24"/>
          <w:szCs w:val="24"/>
        </w:rPr>
        <w:t xml:space="preserve">oldier </w:t>
      </w:r>
      <w:r w:rsidR="00837D6D" w:rsidRPr="004A38D0">
        <w:rPr>
          <w:rFonts w:ascii="Times New Roman" w:hAnsi="Times New Roman" w:cs="Times New Roman"/>
          <w:sz w:val="24"/>
          <w:szCs w:val="24"/>
        </w:rPr>
        <w:t>f</w:t>
      </w:r>
      <w:r w:rsidRPr="004A38D0">
        <w:rPr>
          <w:rFonts w:ascii="Times New Roman" w:hAnsi="Times New Roman" w:cs="Times New Roman"/>
          <w:sz w:val="24"/>
          <w:szCs w:val="24"/>
        </w:rPr>
        <w:t xml:space="preserve">ly </w:t>
      </w:r>
      <w:r w:rsidR="00837D6D" w:rsidRPr="004A38D0">
        <w:rPr>
          <w:rFonts w:ascii="Times New Roman" w:hAnsi="Times New Roman" w:cs="Times New Roman"/>
          <w:sz w:val="24"/>
          <w:szCs w:val="24"/>
        </w:rPr>
        <w:t>f</w:t>
      </w:r>
      <w:r w:rsidRPr="004A38D0">
        <w:rPr>
          <w:rFonts w:ascii="Times New Roman" w:hAnsi="Times New Roman" w:cs="Times New Roman"/>
          <w:sz w:val="24"/>
          <w:szCs w:val="24"/>
        </w:rPr>
        <w:t xml:space="preserve">rass, </w:t>
      </w:r>
      <w:r w:rsidRPr="004A38D0">
        <w:rPr>
          <w:rFonts w:ascii="Times New Roman" w:hAnsi="Times New Roman" w:cs="Times New Roman"/>
          <w:i/>
          <w:iCs/>
          <w:sz w:val="24"/>
          <w:szCs w:val="24"/>
        </w:rPr>
        <w:t>Hermetia illucens</w:t>
      </w:r>
      <w:r w:rsidRPr="004A38D0">
        <w:rPr>
          <w:rFonts w:ascii="Times New Roman" w:hAnsi="Times New Roman" w:cs="Times New Roman"/>
          <w:sz w:val="24"/>
          <w:szCs w:val="24"/>
        </w:rPr>
        <w:t xml:space="preserve"> (Diptera: Stratiomyidae) as </w:t>
      </w:r>
      <w:r w:rsidR="00837D6D" w:rsidRPr="004A38D0">
        <w:rPr>
          <w:rFonts w:ascii="Times New Roman" w:hAnsi="Times New Roman" w:cs="Times New Roman"/>
          <w:sz w:val="24"/>
          <w:szCs w:val="24"/>
        </w:rPr>
        <w:t>s</w:t>
      </w:r>
      <w:r w:rsidRPr="004A38D0">
        <w:rPr>
          <w:rFonts w:ascii="Times New Roman" w:hAnsi="Times New Roman" w:cs="Times New Roman"/>
          <w:sz w:val="24"/>
          <w:szCs w:val="24"/>
        </w:rPr>
        <w:t xml:space="preserve">ustainable </w:t>
      </w:r>
      <w:r w:rsidR="00837D6D" w:rsidRPr="004A38D0">
        <w:rPr>
          <w:rFonts w:ascii="Times New Roman" w:hAnsi="Times New Roman" w:cs="Times New Roman"/>
          <w:sz w:val="24"/>
          <w:szCs w:val="24"/>
        </w:rPr>
        <w:t>o</w:t>
      </w:r>
      <w:r w:rsidRPr="004A38D0">
        <w:rPr>
          <w:rFonts w:ascii="Times New Roman" w:hAnsi="Times New Roman" w:cs="Times New Roman"/>
          <w:sz w:val="24"/>
          <w:szCs w:val="24"/>
        </w:rPr>
        <w:t xml:space="preserve">rganic </w:t>
      </w:r>
      <w:r w:rsidR="00837D6D" w:rsidRPr="004A38D0">
        <w:rPr>
          <w:rFonts w:ascii="Times New Roman" w:hAnsi="Times New Roman" w:cs="Times New Roman"/>
          <w:sz w:val="24"/>
          <w:szCs w:val="24"/>
        </w:rPr>
        <w:t>f</w:t>
      </w:r>
      <w:r w:rsidRPr="004A38D0">
        <w:rPr>
          <w:rFonts w:ascii="Times New Roman" w:hAnsi="Times New Roman" w:cs="Times New Roman"/>
          <w:sz w:val="24"/>
          <w:szCs w:val="24"/>
        </w:rPr>
        <w:t xml:space="preserve">ertilizer for </w:t>
      </w:r>
      <w:r w:rsidR="00837D6D" w:rsidRPr="004A38D0">
        <w:rPr>
          <w:rFonts w:ascii="Times New Roman" w:hAnsi="Times New Roman" w:cs="Times New Roman"/>
          <w:sz w:val="24"/>
          <w:szCs w:val="24"/>
        </w:rPr>
        <w:t>l</w:t>
      </w:r>
      <w:r w:rsidRPr="004A38D0">
        <w:rPr>
          <w:rFonts w:ascii="Times New Roman" w:hAnsi="Times New Roman" w:cs="Times New Roman"/>
          <w:sz w:val="24"/>
          <w:szCs w:val="24"/>
        </w:rPr>
        <w:t xml:space="preserve">ettuce, </w:t>
      </w:r>
      <w:r w:rsidRPr="004A38D0">
        <w:rPr>
          <w:rFonts w:ascii="Times New Roman" w:hAnsi="Times New Roman" w:cs="Times New Roman"/>
          <w:i/>
          <w:iCs/>
          <w:sz w:val="24"/>
          <w:szCs w:val="24"/>
        </w:rPr>
        <w:t>Lactuca sativa</w:t>
      </w:r>
      <w:r w:rsidRPr="004A38D0">
        <w:rPr>
          <w:rFonts w:ascii="Times New Roman" w:hAnsi="Times New Roman" w:cs="Times New Roman"/>
          <w:sz w:val="24"/>
          <w:szCs w:val="24"/>
        </w:rPr>
        <w:t xml:space="preserve"> </w:t>
      </w:r>
      <w:r w:rsidR="00837D6D" w:rsidRPr="004A38D0">
        <w:rPr>
          <w:rFonts w:ascii="Times New Roman" w:hAnsi="Times New Roman" w:cs="Times New Roman"/>
          <w:sz w:val="24"/>
          <w:szCs w:val="24"/>
        </w:rPr>
        <w:t>p</w:t>
      </w:r>
      <w:r w:rsidRPr="004A38D0">
        <w:rPr>
          <w:rFonts w:ascii="Times New Roman" w:hAnsi="Times New Roman" w:cs="Times New Roman"/>
          <w:sz w:val="24"/>
          <w:szCs w:val="24"/>
        </w:rPr>
        <w:t>roduction. Open Journal of Applied Sciences 12: 1632-1648.</w:t>
      </w:r>
    </w:p>
    <w:p w14:paraId="6C8EB605" w14:textId="7777777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Fox J, Weisberg S, Adler D, Bates D, Baud-Bovy G, Ellison S, Firth D, Friendly M, Gorjanc G &amp; Graves S (2012) Package ‘car’. Vienna: R Foundation for Statistical Computing 16.</w:t>
      </w:r>
    </w:p>
    <w:p w14:paraId="57FAC566" w14:textId="7777777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Gadhave KR, Finch P, Gibson TM &amp; Gange AC (2016) Plant growth-promoting Bacillus suppress </w:t>
      </w:r>
      <w:r w:rsidRPr="004A38D0">
        <w:rPr>
          <w:rFonts w:ascii="Times New Roman" w:hAnsi="Times New Roman" w:cs="Times New Roman"/>
          <w:i/>
          <w:iCs/>
          <w:sz w:val="24"/>
          <w:szCs w:val="24"/>
        </w:rPr>
        <w:t>Brevicoryne brassicae</w:t>
      </w:r>
      <w:r w:rsidRPr="004A38D0">
        <w:rPr>
          <w:rFonts w:ascii="Times New Roman" w:hAnsi="Times New Roman" w:cs="Times New Roman"/>
          <w:sz w:val="24"/>
          <w:szCs w:val="24"/>
        </w:rPr>
        <w:t xml:space="preserve"> field infestation and trigger density-dependent and density-independent natural enemy responses. Journal of Pest Science 89: 985-992.</w:t>
      </w:r>
    </w:p>
    <w:p w14:paraId="0AABEBCA" w14:textId="7777777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Gärttling D, Kirchner SM &amp; Schulz H (2020) Assessment of the N-and P-fertilization effect of black soldier fly (Diptera: Stratiomyidae) by-products on maize. Journal of Insect Science 20: 8.</w:t>
      </w:r>
    </w:p>
    <w:p w14:paraId="7E66231D" w14:textId="7777777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Gärttling D &amp; Schulz H (2022) Compilation of black soldier fly frass analyses. Journal of Soil Science and Plant Nutrition 22: 937-943.</w:t>
      </w:r>
    </w:p>
    <w:p w14:paraId="69B6A9A1" w14:textId="1C022DA6"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lastRenderedPageBreak/>
        <w:t xml:space="preserve">Gebremikael MT, van Wickeren N, Salehi Hosseini P &amp; De Neve S (2022) The impacts of black soldier </w:t>
      </w:r>
      <w:r w:rsidR="00592818" w:rsidRPr="004A38D0">
        <w:rPr>
          <w:rFonts w:ascii="Times New Roman" w:hAnsi="Times New Roman" w:cs="Times New Roman"/>
          <w:sz w:val="24"/>
          <w:szCs w:val="24"/>
        </w:rPr>
        <w:t xml:space="preserve">fly frass on </w:t>
      </w:r>
      <w:r w:rsidRPr="004A38D0">
        <w:rPr>
          <w:rFonts w:ascii="Times New Roman" w:hAnsi="Times New Roman" w:cs="Times New Roman"/>
          <w:sz w:val="24"/>
          <w:szCs w:val="24"/>
        </w:rPr>
        <w:t>nitrogen availability, microbial activities, C sequestration, and plant growth. Frontiers in Sustainable Food Systems 6</w:t>
      </w:r>
      <w:r w:rsidR="00592818" w:rsidRPr="004A38D0">
        <w:rPr>
          <w:rFonts w:ascii="Times New Roman" w:hAnsi="Times New Roman" w:cs="Times New Roman"/>
          <w:sz w:val="24"/>
          <w:szCs w:val="24"/>
        </w:rPr>
        <w:t>: 795950</w:t>
      </w:r>
    </w:p>
    <w:p w14:paraId="6924108B" w14:textId="7FF80B39"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Goldan E, Nedeff V, Barsan N, Culea M, Panainte-Lehadus M, Mosnegutu E, Tomozei C, Chitimus D &amp; Irimia O (2023) Assessment of </w:t>
      </w:r>
      <w:r w:rsidR="00592818" w:rsidRPr="004A38D0">
        <w:rPr>
          <w:rFonts w:ascii="Times New Roman" w:hAnsi="Times New Roman" w:cs="Times New Roman"/>
          <w:sz w:val="24"/>
          <w:szCs w:val="24"/>
        </w:rPr>
        <w:t>manure compost used as soil amendment.</w:t>
      </w:r>
      <w:r w:rsidRPr="004A38D0">
        <w:rPr>
          <w:rFonts w:ascii="Times New Roman" w:hAnsi="Times New Roman" w:cs="Times New Roman"/>
          <w:sz w:val="24"/>
          <w:szCs w:val="24"/>
        </w:rPr>
        <w:t xml:space="preserve">A </w:t>
      </w:r>
      <w:r w:rsidR="00592818" w:rsidRPr="004A38D0">
        <w:rPr>
          <w:rFonts w:ascii="Times New Roman" w:hAnsi="Times New Roman" w:cs="Times New Roman"/>
          <w:sz w:val="24"/>
          <w:szCs w:val="24"/>
        </w:rPr>
        <w:t>r</w:t>
      </w:r>
      <w:r w:rsidRPr="004A38D0">
        <w:rPr>
          <w:rFonts w:ascii="Times New Roman" w:hAnsi="Times New Roman" w:cs="Times New Roman"/>
          <w:sz w:val="24"/>
          <w:szCs w:val="24"/>
        </w:rPr>
        <w:t>eview. Processes 11: 1167.</w:t>
      </w:r>
    </w:p>
    <w:p w14:paraId="34603C4A" w14:textId="7777777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Houben D, Daoulas G &amp; Dulaurent A-M (2021) Assessment of the short-term fertilizer potential of mealworm frass using a pot experiment. Frontiers in Sustainable Food Systems 5: 714596.</w:t>
      </w:r>
    </w:p>
    <w:p w14:paraId="5D4E1187" w14:textId="69D38CFB"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Houben D, Daoulas G, Faucon M-P &amp; Dulaurent A-M (2020) Potential use of mealworm frass as a fertilizer: Impact on crop growth and soil properties. Scientific Reports 10: </w:t>
      </w:r>
      <w:r w:rsidR="00D03EB7" w:rsidRPr="004A38D0">
        <w:rPr>
          <w:rFonts w:ascii="Times New Roman" w:hAnsi="Times New Roman" w:cs="Times New Roman"/>
          <w:sz w:val="24"/>
          <w:szCs w:val="24"/>
        </w:rPr>
        <w:t>4659</w:t>
      </w:r>
      <w:r w:rsidRPr="004A38D0">
        <w:rPr>
          <w:rFonts w:ascii="Times New Roman" w:hAnsi="Times New Roman" w:cs="Times New Roman"/>
          <w:sz w:val="24"/>
          <w:szCs w:val="24"/>
        </w:rPr>
        <w:t>.</w:t>
      </w:r>
    </w:p>
    <w:p w14:paraId="309179A6" w14:textId="34DACF55"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Hu L, Robert CAM, Cadot S, Zhang X, Ye M, Li B, Manzo D, Chervet N, Steinger T, van der Heijden MGA, Schlaeppi K &amp; Erb M (2018) Root exudate metabolites drive plant-soil feedbacks on growth and defense by shaping the rhizosphere microbiota. Nature Communications 9: 2738.</w:t>
      </w:r>
    </w:p>
    <w:p w14:paraId="75CE4854" w14:textId="1F274E82"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Klammsteiner T, Turan V, Fernández-Delgado Juárez M, Oberegger S &amp; Insam H (2020) Suitability of </w:t>
      </w:r>
      <w:r w:rsidR="007C49C7" w:rsidRPr="004A38D0">
        <w:rPr>
          <w:rFonts w:ascii="Times New Roman" w:hAnsi="Times New Roman" w:cs="Times New Roman"/>
          <w:sz w:val="24"/>
          <w:szCs w:val="24"/>
        </w:rPr>
        <w:t>black soldier fly frass as soil amendment and implication for organic waste hygienization</w:t>
      </w:r>
      <w:r w:rsidRPr="004A38D0">
        <w:rPr>
          <w:rFonts w:ascii="Times New Roman" w:hAnsi="Times New Roman" w:cs="Times New Roman"/>
          <w:sz w:val="24"/>
          <w:szCs w:val="24"/>
        </w:rPr>
        <w:t>. Agronomy 10: 1578.</w:t>
      </w:r>
    </w:p>
    <w:p w14:paraId="3EDCACF0" w14:textId="7777777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Lenth R &amp; Lenth MR (2018) Package ‘lsmeans’. The American Statistician 34: 216-221.</w:t>
      </w:r>
    </w:p>
    <w:p w14:paraId="25CEBA8A" w14:textId="7777777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Lopes IG, Yong JW &amp; Lalander C (2022) Frass derived from black soldier fly larvae treatment of biodegradable wastes. A critical review and future perspectives. Waste Management 142: 65-76.</w:t>
      </w:r>
    </w:p>
    <w:p w14:paraId="3AF71A30" w14:textId="7777777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Mahapatra S, Yadav R &amp; Ramakrishna W (2022) </w:t>
      </w:r>
      <w:r w:rsidRPr="004A38D0">
        <w:rPr>
          <w:rFonts w:ascii="Times New Roman" w:hAnsi="Times New Roman" w:cs="Times New Roman"/>
          <w:i/>
          <w:iCs/>
          <w:sz w:val="24"/>
          <w:szCs w:val="24"/>
        </w:rPr>
        <w:t>Bacillus subtilis</w:t>
      </w:r>
      <w:r w:rsidRPr="004A38D0">
        <w:rPr>
          <w:rFonts w:ascii="Times New Roman" w:hAnsi="Times New Roman" w:cs="Times New Roman"/>
          <w:sz w:val="24"/>
          <w:szCs w:val="24"/>
        </w:rPr>
        <w:t xml:space="preserve"> impact on plant growth, soil health and environment: Dr. Jekyll and Mr. Hyde. Journal of Applied Microbiology 132: 3543-3562.</w:t>
      </w:r>
    </w:p>
    <w:p w14:paraId="0928D623" w14:textId="4950CD9D"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lastRenderedPageBreak/>
        <w:t>Mariod AA (2020) Nutrient composition of mealworm (</w:t>
      </w:r>
      <w:r w:rsidRPr="004A38D0">
        <w:rPr>
          <w:rFonts w:ascii="Times New Roman" w:hAnsi="Times New Roman" w:cs="Times New Roman"/>
          <w:i/>
          <w:iCs/>
          <w:sz w:val="24"/>
          <w:szCs w:val="24"/>
        </w:rPr>
        <w:t>Tenebrio molitor</w:t>
      </w:r>
      <w:r w:rsidRPr="004A38D0">
        <w:rPr>
          <w:rFonts w:ascii="Times New Roman" w:hAnsi="Times New Roman" w:cs="Times New Roman"/>
          <w:sz w:val="24"/>
          <w:szCs w:val="24"/>
        </w:rPr>
        <w:t xml:space="preserve">). African </w:t>
      </w:r>
      <w:r w:rsidR="007C49C7" w:rsidRPr="004A38D0">
        <w:rPr>
          <w:rFonts w:ascii="Times New Roman" w:hAnsi="Times New Roman" w:cs="Times New Roman"/>
          <w:sz w:val="24"/>
          <w:szCs w:val="24"/>
        </w:rPr>
        <w:t>edible insects as alternative source of food, oil, protein and bioactive components</w:t>
      </w:r>
      <w:r w:rsidR="0036073C" w:rsidRPr="004A38D0">
        <w:rPr>
          <w:rFonts w:ascii="Times New Roman" w:hAnsi="Times New Roman" w:cs="Times New Roman"/>
          <w:sz w:val="24"/>
          <w:szCs w:val="24"/>
        </w:rPr>
        <w:t xml:space="preserve"> (ed. by AA Mariod) </w:t>
      </w:r>
      <w:r w:rsidR="002872EA" w:rsidRPr="004A38D0">
        <w:rPr>
          <w:rFonts w:ascii="Times New Roman" w:hAnsi="Times New Roman" w:cs="Times New Roman"/>
          <w:sz w:val="24"/>
          <w:szCs w:val="24"/>
        </w:rPr>
        <w:t>Springer Cham, Switzerland AG, pp.</w:t>
      </w:r>
      <w:r w:rsidRPr="004A38D0">
        <w:rPr>
          <w:rFonts w:ascii="Times New Roman" w:hAnsi="Times New Roman" w:cs="Times New Roman"/>
          <w:sz w:val="24"/>
          <w:szCs w:val="24"/>
        </w:rPr>
        <w:t xml:space="preserve"> 275-280.</w:t>
      </w:r>
    </w:p>
    <w:p w14:paraId="7D7C3235" w14:textId="7777777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Nicolopoulou-Stamati P, Maipas S, Kotampasi C, Stamatis P &amp; Hens L (2016) Chemical pesticides and human health: the urgent need for a new concept in agriculture. Frontiers in public health 4: 148.</w:t>
      </w:r>
    </w:p>
    <w:p w14:paraId="3CFF1081" w14:textId="3BECE2CB"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Nurfikari A &amp; de Boer W (2021) Chitin determination in residual streams derived from insect production by LC-ECD and LC-MS/MS methods. Frontiers in Sustainable Food Systems</w:t>
      </w:r>
      <w:r w:rsidR="00BE76DD" w:rsidRPr="004A38D0">
        <w:rPr>
          <w:rFonts w:ascii="Times New Roman" w:hAnsi="Times New Roman" w:cs="Times New Roman"/>
          <w:sz w:val="24"/>
          <w:szCs w:val="24"/>
        </w:rPr>
        <w:t xml:space="preserve"> 5: 795694.</w:t>
      </w:r>
      <w:r w:rsidRPr="004A38D0">
        <w:rPr>
          <w:rFonts w:ascii="Times New Roman" w:hAnsi="Times New Roman" w:cs="Times New Roman"/>
          <w:sz w:val="24"/>
          <w:szCs w:val="24"/>
        </w:rPr>
        <w:t>.</w:t>
      </w:r>
    </w:p>
    <w:p w14:paraId="661D31FC" w14:textId="6476E206"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Pangesti N, Pineda A, Pieterse CM, Dicke M &amp; Van Loon JJ</w:t>
      </w:r>
      <w:r w:rsidR="00E111A8">
        <w:rPr>
          <w:rFonts w:ascii="Times New Roman" w:hAnsi="Times New Roman" w:cs="Times New Roman"/>
          <w:sz w:val="24"/>
          <w:szCs w:val="24"/>
        </w:rPr>
        <w:t>A</w:t>
      </w:r>
      <w:r w:rsidRPr="004A38D0">
        <w:rPr>
          <w:rFonts w:ascii="Times New Roman" w:hAnsi="Times New Roman" w:cs="Times New Roman"/>
          <w:sz w:val="24"/>
          <w:szCs w:val="24"/>
        </w:rPr>
        <w:t xml:space="preserve"> (2013) Two-way plant mediated interactions between root-associated microbes and insects: from ecology to mechanisms. Frontiers in Plant Science 4: 414.</w:t>
      </w:r>
    </w:p>
    <w:p w14:paraId="4E74099F" w14:textId="273AF438"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Pineda A, Zheng SJ, van Loon JJ</w:t>
      </w:r>
      <w:r w:rsidR="00E111A8">
        <w:rPr>
          <w:rFonts w:ascii="Times New Roman" w:hAnsi="Times New Roman" w:cs="Times New Roman"/>
          <w:sz w:val="24"/>
          <w:szCs w:val="24"/>
        </w:rPr>
        <w:t>A</w:t>
      </w:r>
      <w:r w:rsidRPr="004A38D0">
        <w:rPr>
          <w:rFonts w:ascii="Times New Roman" w:hAnsi="Times New Roman" w:cs="Times New Roman"/>
          <w:sz w:val="24"/>
          <w:szCs w:val="24"/>
        </w:rPr>
        <w:t>, Pieterse CM &amp; Dicke M (2010) Helping plants to deal with insects: the role of beneficial soil-borne microbes. Trends Plant Sci</w:t>
      </w:r>
      <w:r w:rsidR="00BE76DD" w:rsidRPr="004A38D0">
        <w:rPr>
          <w:rFonts w:ascii="Times New Roman" w:hAnsi="Times New Roman" w:cs="Times New Roman"/>
          <w:sz w:val="24"/>
          <w:szCs w:val="24"/>
        </w:rPr>
        <w:t>ence</w:t>
      </w:r>
      <w:r w:rsidRPr="004A38D0">
        <w:rPr>
          <w:rFonts w:ascii="Times New Roman" w:hAnsi="Times New Roman" w:cs="Times New Roman"/>
          <w:sz w:val="24"/>
          <w:szCs w:val="24"/>
        </w:rPr>
        <w:t xml:space="preserve"> 15: 507-514. </w:t>
      </w:r>
    </w:p>
    <w:p w14:paraId="6FDC6E2C" w14:textId="708136BC"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Poveda J (2021) Insect frass in the development of sustainable agriculture. A review. Agronomy for Sustainable Development 41: </w:t>
      </w:r>
      <w:r w:rsidR="00855316" w:rsidRPr="004A38D0">
        <w:rPr>
          <w:rFonts w:ascii="Times New Roman" w:hAnsi="Times New Roman" w:cs="Times New Roman"/>
          <w:sz w:val="24"/>
          <w:szCs w:val="24"/>
        </w:rPr>
        <w:t>5</w:t>
      </w:r>
      <w:r w:rsidRPr="004A38D0">
        <w:rPr>
          <w:rFonts w:ascii="Times New Roman" w:hAnsi="Times New Roman" w:cs="Times New Roman"/>
          <w:sz w:val="24"/>
          <w:szCs w:val="24"/>
        </w:rPr>
        <w:t>.</w:t>
      </w:r>
    </w:p>
    <w:p w14:paraId="462EB169" w14:textId="191F6B90"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Poveda J, Jiménez-Gómez A, Saati-Santamaría Z, Usategui-Martín R, Rivas R &amp; García-Fraile P (2019) Mealworm frass as a potential biofertilizer and abiotic stress tolerance-inductor in plants. Applied Soil Ecology 142: 110-122.</w:t>
      </w:r>
    </w:p>
    <w:p w14:paraId="37DA91F2" w14:textId="501DF3B1"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Ray S, Basu S, Rivera-Vega LJ, Acevedo FE, Louis J, Felton GW &amp; Luthe DS (2016) Lessons </w:t>
      </w:r>
      <w:r w:rsidRPr="004A38D0">
        <w:rPr>
          <w:rFonts w:ascii="Times New Roman" w:hAnsi="Times New Roman" w:cs="Times New Roman"/>
          <w:sz w:val="24"/>
          <w:szCs w:val="24"/>
        </w:rPr>
        <w:t xml:space="preserve">from the far end: caterpillar frass-induced defenses in maize, rice, cabbage, and tomato. Journal of </w:t>
      </w:r>
      <w:r w:rsidR="006A68BF">
        <w:rPr>
          <w:rFonts w:ascii="Times New Roman" w:hAnsi="Times New Roman" w:cs="Times New Roman"/>
          <w:sz w:val="24"/>
          <w:szCs w:val="24"/>
        </w:rPr>
        <w:t>C</w:t>
      </w:r>
      <w:r w:rsidRPr="004A38D0">
        <w:rPr>
          <w:rFonts w:ascii="Times New Roman" w:hAnsi="Times New Roman" w:cs="Times New Roman"/>
          <w:sz w:val="24"/>
          <w:szCs w:val="24"/>
        </w:rPr>
        <w:t xml:space="preserve">hemical </w:t>
      </w:r>
      <w:r w:rsidR="006A68BF">
        <w:rPr>
          <w:rFonts w:ascii="Times New Roman" w:hAnsi="Times New Roman" w:cs="Times New Roman"/>
          <w:sz w:val="24"/>
          <w:szCs w:val="24"/>
        </w:rPr>
        <w:t>E</w:t>
      </w:r>
      <w:r w:rsidRPr="004A38D0">
        <w:rPr>
          <w:rFonts w:ascii="Times New Roman" w:hAnsi="Times New Roman" w:cs="Times New Roman"/>
          <w:sz w:val="24"/>
          <w:szCs w:val="24"/>
        </w:rPr>
        <w:t>cology 42: 1130-1141.</w:t>
      </w:r>
    </w:p>
    <w:p w14:paraId="44207474" w14:textId="2190A17E"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Ray S, Gaffor I, Acevedo FE, Helms A, Chuang W-P, Tooker J, Felton GW &amp; Luthe DS (2015) Maize plants recognize herbivore-associated cues from caterpillar frass. Journal of </w:t>
      </w:r>
      <w:r w:rsidR="00553292">
        <w:rPr>
          <w:rFonts w:ascii="Times New Roman" w:hAnsi="Times New Roman" w:cs="Times New Roman"/>
          <w:sz w:val="24"/>
          <w:szCs w:val="24"/>
        </w:rPr>
        <w:t>C</w:t>
      </w:r>
      <w:r w:rsidRPr="004A38D0">
        <w:rPr>
          <w:rFonts w:ascii="Times New Roman" w:hAnsi="Times New Roman" w:cs="Times New Roman"/>
          <w:sz w:val="24"/>
          <w:szCs w:val="24"/>
        </w:rPr>
        <w:t xml:space="preserve">hemical </w:t>
      </w:r>
      <w:r w:rsidR="00553292">
        <w:rPr>
          <w:rFonts w:ascii="Times New Roman" w:hAnsi="Times New Roman" w:cs="Times New Roman"/>
          <w:sz w:val="24"/>
          <w:szCs w:val="24"/>
        </w:rPr>
        <w:t>E</w:t>
      </w:r>
      <w:r w:rsidRPr="004A38D0">
        <w:rPr>
          <w:rFonts w:ascii="Times New Roman" w:hAnsi="Times New Roman" w:cs="Times New Roman"/>
          <w:sz w:val="24"/>
          <w:szCs w:val="24"/>
        </w:rPr>
        <w:t>cology 41: 781-792.</w:t>
      </w:r>
    </w:p>
    <w:p w14:paraId="6F6584FE" w14:textId="656E231D"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lastRenderedPageBreak/>
        <w:t>Rayne N &amp; Aula L (2020) Livestock manure and the impacts on soil health</w:t>
      </w:r>
      <w:r w:rsidR="00855316" w:rsidRPr="004A38D0">
        <w:rPr>
          <w:rFonts w:ascii="Times New Roman" w:hAnsi="Times New Roman" w:cs="Times New Roman"/>
          <w:sz w:val="24"/>
          <w:szCs w:val="24"/>
        </w:rPr>
        <w:t>.</w:t>
      </w:r>
      <w:r w:rsidRPr="004A38D0">
        <w:rPr>
          <w:rFonts w:ascii="Times New Roman" w:hAnsi="Times New Roman" w:cs="Times New Roman"/>
          <w:sz w:val="24"/>
          <w:szCs w:val="24"/>
        </w:rPr>
        <w:t>A review. Soil Systems 4: 64.</w:t>
      </w:r>
    </w:p>
    <w:p w14:paraId="5D4704E0" w14:textId="4D460B64"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Reswita R, Noli ZA &amp; Rahayu R (2022) Effect of </w:t>
      </w:r>
      <w:r w:rsidR="00855316" w:rsidRPr="004A38D0">
        <w:rPr>
          <w:rFonts w:ascii="Times New Roman" w:hAnsi="Times New Roman" w:cs="Times New Roman"/>
          <w:sz w:val="24"/>
          <w:szCs w:val="24"/>
        </w:rPr>
        <w:t>giving frass</w:t>
      </w:r>
      <w:r w:rsidRPr="004A38D0">
        <w:rPr>
          <w:rFonts w:ascii="Times New Roman" w:hAnsi="Times New Roman" w:cs="Times New Roman"/>
          <w:sz w:val="24"/>
          <w:szCs w:val="24"/>
        </w:rPr>
        <w:t xml:space="preserve"> </w:t>
      </w:r>
      <w:r w:rsidRPr="004A38D0">
        <w:rPr>
          <w:rFonts w:ascii="Times New Roman" w:hAnsi="Times New Roman" w:cs="Times New Roman"/>
          <w:i/>
          <w:iCs/>
          <w:sz w:val="24"/>
          <w:szCs w:val="24"/>
        </w:rPr>
        <w:t>Hermetia Illucen</w:t>
      </w:r>
      <w:r w:rsidR="00855316" w:rsidRPr="004A38D0">
        <w:rPr>
          <w:rFonts w:ascii="Times New Roman" w:hAnsi="Times New Roman" w:cs="Times New Roman"/>
          <w:i/>
          <w:iCs/>
          <w:sz w:val="24"/>
          <w:szCs w:val="24"/>
        </w:rPr>
        <w:t>s</w:t>
      </w:r>
      <w:r w:rsidRPr="004A38D0">
        <w:rPr>
          <w:rFonts w:ascii="Times New Roman" w:hAnsi="Times New Roman" w:cs="Times New Roman"/>
          <w:sz w:val="24"/>
          <w:szCs w:val="24"/>
        </w:rPr>
        <w:t xml:space="preserve"> L. on </w:t>
      </w:r>
      <w:r w:rsidR="00855316" w:rsidRPr="004A38D0">
        <w:rPr>
          <w:rFonts w:ascii="Times New Roman" w:hAnsi="Times New Roman" w:cs="Times New Roman"/>
          <w:sz w:val="24"/>
          <w:szCs w:val="24"/>
        </w:rPr>
        <w:t xml:space="preserve">soil physical chemical properties, chlorophyll content and yield of upland rice </w:t>
      </w:r>
      <w:r w:rsidRPr="004A38D0">
        <w:rPr>
          <w:rFonts w:ascii="Times New Roman" w:hAnsi="Times New Roman" w:cs="Times New Roman"/>
          <w:sz w:val="24"/>
          <w:szCs w:val="24"/>
        </w:rPr>
        <w:t xml:space="preserve">(Oryza Sativa L.) on Ultisol Soil. Eduvest-Journal </w:t>
      </w:r>
      <w:r w:rsidR="00855316" w:rsidRPr="004A38D0">
        <w:rPr>
          <w:rFonts w:ascii="Times New Roman" w:hAnsi="Times New Roman" w:cs="Times New Roman"/>
          <w:sz w:val="24"/>
          <w:szCs w:val="24"/>
        </w:rPr>
        <w:t>o</w:t>
      </w:r>
      <w:r w:rsidRPr="004A38D0">
        <w:rPr>
          <w:rFonts w:ascii="Times New Roman" w:hAnsi="Times New Roman" w:cs="Times New Roman"/>
          <w:sz w:val="24"/>
          <w:szCs w:val="24"/>
        </w:rPr>
        <w:t>f Universal Studies 2: 335-346.</w:t>
      </w:r>
    </w:p>
    <w:p w14:paraId="484760BF" w14:textId="2A540688"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Robin AHK, Hossain MR, Park JI, Kim HR &amp; Nou IS (2017) Glucosinolate </w:t>
      </w:r>
      <w:r w:rsidR="00855316" w:rsidRPr="004A38D0">
        <w:rPr>
          <w:rFonts w:ascii="Times New Roman" w:hAnsi="Times New Roman" w:cs="Times New Roman"/>
          <w:sz w:val="24"/>
          <w:szCs w:val="24"/>
        </w:rPr>
        <w:t>profiles in cabbage genotypes influence the preferential feeding of</w:t>
      </w:r>
      <w:r w:rsidRPr="004A38D0">
        <w:rPr>
          <w:rFonts w:ascii="Times New Roman" w:hAnsi="Times New Roman" w:cs="Times New Roman"/>
          <w:sz w:val="24"/>
          <w:szCs w:val="24"/>
        </w:rPr>
        <w:t xml:space="preserve"> </w:t>
      </w:r>
      <w:r w:rsidR="00855316" w:rsidRPr="004A38D0">
        <w:rPr>
          <w:rFonts w:ascii="Times New Roman" w:hAnsi="Times New Roman" w:cs="Times New Roman"/>
          <w:sz w:val="24"/>
          <w:szCs w:val="24"/>
        </w:rPr>
        <w:t xml:space="preserve">diamondback moth </w:t>
      </w:r>
      <w:r w:rsidRPr="004A38D0">
        <w:rPr>
          <w:rFonts w:ascii="Times New Roman" w:hAnsi="Times New Roman" w:cs="Times New Roman"/>
          <w:sz w:val="24"/>
          <w:szCs w:val="24"/>
        </w:rPr>
        <w:t>(</w:t>
      </w:r>
      <w:r w:rsidRPr="004A38D0">
        <w:rPr>
          <w:rFonts w:ascii="Times New Roman" w:hAnsi="Times New Roman" w:cs="Times New Roman"/>
          <w:i/>
          <w:iCs/>
          <w:sz w:val="24"/>
          <w:szCs w:val="24"/>
        </w:rPr>
        <w:t>Plutella xylostella</w:t>
      </w:r>
      <w:r w:rsidRPr="004A38D0">
        <w:rPr>
          <w:rFonts w:ascii="Times New Roman" w:hAnsi="Times New Roman" w:cs="Times New Roman"/>
          <w:sz w:val="24"/>
          <w:szCs w:val="24"/>
        </w:rPr>
        <w:t>). Front</w:t>
      </w:r>
      <w:r w:rsidR="00855316" w:rsidRPr="004A38D0">
        <w:rPr>
          <w:rFonts w:ascii="Times New Roman" w:hAnsi="Times New Roman" w:cs="Times New Roman"/>
          <w:sz w:val="24"/>
          <w:szCs w:val="24"/>
        </w:rPr>
        <w:t xml:space="preserve">iers in  </w:t>
      </w:r>
      <w:r w:rsidRPr="004A38D0">
        <w:rPr>
          <w:rFonts w:ascii="Times New Roman" w:hAnsi="Times New Roman" w:cs="Times New Roman"/>
          <w:sz w:val="24"/>
          <w:szCs w:val="24"/>
        </w:rPr>
        <w:t>Plant Sci</w:t>
      </w:r>
      <w:r w:rsidR="00855316" w:rsidRPr="004A38D0">
        <w:rPr>
          <w:rFonts w:ascii="Times New Roman" w:hAnsi="Times New Roman" w:cs="Times New Roman"/>
          <w:sz w:val="24"/>
          <w:szCs w:val="24"/>
        </w:rPr>
        <w:t>ence</w:t>
      </w:r>
      <w:r w:rsidRPr="004A38D0">
        <w:rPr>
          <w:rFonts w:ascii="Times New Roman" w:hAnsi="Times New Roman" w:cs="Times New Roman"/>
          <w:sz w:val="24"/>
          <w:szCs w:val="24"/>
        </w:rPr>
        <w:t xml:space="preserve"> 8: 1244.</w:t>
      </w:r>
    </w:p>
    <w:p w14:paraId="3C6E21E0" w14:textId="23122A68"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Salomone R, Saija G, Mondello G, Giannetto A, Fasulo S &amp; Savastano D (2017) Environmental impact of food waste bioconversion by insects: </w:t>
      </w:r>
      <w:r w:rsidR="00FC1372" w:rsidRPr="004A38D0">
        <w:rPr>
          <w:rFonts w:ascii="Times New Roman" w:hAnsi="Times New Roman" w:cs="Times New Roman"/>
          <w:sz w:val="24"/>
          <w:szCs w:val="24"/>
        </w:rPr>
        <w:t xml:space="preserve">application of life cycle assessment to process using </w:t>
      </w:r>
      <w:r w:rsidRPr="004A38D0">
        <w:rPr>
          <w:rFonts w:ascii="Times New Roman" w:hAnsi="Times New Roman" w:cs="Times New Roman"/>
          <w:i/>
          <w:iCs/>
          <w:sz w:val="24"/>
          <w:szCs w:val="24"/>
        </w:rPr>
        <w:t>Hermetia illucens</w:t>
      </w:r>
      <w:r w:rsidRPr="004A38D0">
        <w:rPr>
          <w:rFonts w:ascii="Times New Roman" w:hAnsi="Times New Roman" w:cs="Times New Roman"/>
          <w:sz w:val="24"/>
          <w:szCs w:val="24"/>
        </w:rPr>
        <w:t>. Journal of Cleaner Production 140: 890-905.</w:t>
      </w:r>
    </w:p>
    <w:p w14:paraId="2985A3CB" w14:textId="7777777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Schmitt E &amp; de Vries W (2020) Potential benefits of using </w:t>
      </w:r>
      <w:r w:rsidRPr="004A38D0">
        <w:rPr>
          <w:rFonts w:ascii="Times New Roman" w:hAnsi="Times New Roman" w:cs="Times New Roman"/>
          <w:i/>
          <w:iCs/>
          <w:sz w:val="24"/>
          <w:szCs w:val="24"/>
        </w:rPr>
        <w:t>Hermetia illucens</w:t>
      </w:r>
      <w:r w:rsidRPr="004A38D0">
        <w:rPr>
          <w:rFonts w:ascii="Times New Roman" w:hAnsi="Times New Roman" w:cs="Times New Roman"/>
          <w:sz w:val="24"/>
          <w:szCs w:val="24"/>
        </w:rPr>
        <w:t xml:space="preserve"> frass as a soil amendment on food production and for environmental impact reduction. Current Opinion in Green and Sustainable Chemistry 25: 100335.</w:t>
      </w:r>
    </w:p>
    <w:p w14:paraId="69084B42" w14:textId="24196127"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Sharp RG (2013) A </w:t>
      </w:r>
      <w:r w:rsidR="00FC1372" w:rsidRPr="004A38D0">
        <w:rPr>
          <w:rFonts w:ascii="Times New Roman" w:hAnsi="Times New Roman" w:cs="Times New Roman"/>
          <w:sz w:val="24"/>
          <w:szCs w:val="24"/>
        </w:rPr>
        <w:t>review of the applications of chitin and its derivatives in agriculture to modify plant-microbial interactions and improve crop yields</w:t>
      </w:r>
      <w:r w:rsidRPr="004A38D0">
        <w:rPr>
          <w:rFonts w:ascii="Times New Roman" w:hAnsi="Times New Roman" w:cs="Times New Roman"/>
          <w:sz w:val="24"/>
          <w:szCs w:val="24"/>
        </w:rPr>
        <w:t>. Agronomy 3: 757-793.</w:t>
      </w:r>
    </w:p>
    <w:p w14:paraId="4F1D4625" w14:textId="77777777" w:rsidR="00B7474A" w:rsidRPr="004A38D0" w:rsidRDefault="00B7474A" w:rsidP="000D2D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Tartaglia FdL, Righi EZ, Rocha Ld, Loose LH, Maldaner IC &amp; Heldwein AB (2016) Non-destructive models for leaf area determination in canola. Revista Brasileira de Engenharia Agrícola e Ambiental 20: 551-556.</w:t>
      </w:r>
    </w:p>
    <w:p w14:paraId="7E668782" w14:textId="77777777" w:rsidR="000D2DD0" w:rsidRDefault="00B7474A" w:rsidP="000D2D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Toviho OA &amp; Bársony P (2022) Nutrient </w:t>
      </w:r>
      <w:r w:rsidR="00FC1372" w:rsidRPr="004A38D0">
        <w:rPr>
          <w:rFonts w:ascii="Times New Roman" w:hAnsi="Times New Roman" w:cs="Times New Roman"/>
          <w:sz w:val="24"/>
          <w:szCs w:val="24"/>
        </w:rPr>
        <w:t>composition and growth of yellow mealworm (</w:t>
      </w:r>
      <w:r w:rsidR="00FC1372" w:rsidRPr="004A38D0">
        <w:rPr>
          <w:rFonts w:ascii="Times New Roman" w:hAnsi="Times New Roman" w:cs="Times New Roman"/>
          <w:i/>
          <w:iCs/>
          <w:sz w:val="24"/>
          <w:szCs w:val="24"/>
        </w:rPr>
        <w:t>Tenebrio molitor</w:t>
      </w:r>
      <w:r w:rsidR="00FC1372" w:rsidRPr="004A38D0">
        <w:rPr>
          <w:rFonts w:ascii="Times New Roman" w:hAnsi="Times New Roman" w:cs="Times New Roman"/>
          <w:sz w:val="24"/>
          <w:szCs w:val="24"/>
        </w:rPr>
        <w:t>) at different ages and stages of the life cycle</w:t>
      </w:r>
      <w:r w:rsidRPr="004A38D0">
        <w:rPr>
          <w:rFonts w:ascii="Times New Roman" w:hAnsi="Times New Roman" w:cs="Times New Roman"/>
          <w:sz w:val="24"/>
          <w:szCs w:val="24"/>
        </w:rPr>
        <w:t>. Agriculture 12: 1924.</w:t>
      </w:r>
    </w:p>
    <w:p w14:paraId="0B0E04C5" w14:textId="6947B137" w:rsidR="00661FC5" w:rsidRPr="00661FC5" w:rsidRDefault="00661FC5" w:rsidP="000D2DD0">
      <w:pPr>
        <w:pStyle w:val="EndNoteBibliography"/>
        <w:spacing w:after="0" w:line="480" w:lineRule="auto"/>
        <w:ind w:left="720" w:hanging="720"/>
        <w:jc w:val="both"/>
        <w:rPr>
          <w:rFonts w:ascii="Times New Roman" w:hAnsi="Times New Roman" w:cs="Times New Roman"/>
          <w:sz w:val="24"/>
          <w:szCs w:val="24"/>
        </w:rPr>
      </w:pPr>
      <w:r w:rsidRPr="00661FC5">
        <w:rPr>
          <w:rFonts w:ascii="Times New Roman" w:hAnsi="Times New Roman" w:cs="Times New Roman"/>
          <w:sz w:val="24"/>
          <w:szCs w:val="24"/>
        </w:rPr>
        <w:t>van Huis A (2013) Potential of Insects as Food and Feed in Assuring Food Security. Annual Review of Entomology 58: 563-583.</w:t>
      </w:r>
    </w:p>
    <w:p w14:paraId="1C0D1858" w14:textId="77777777" w:rsidR="00661FC5" w:rsidRPr="004A38D0" w:rsidRDefault="00661FC5" w:rsidP="000D2DD0">
      <w:pPr>
        <w:pStyle w:val="EndNoteBibliography"/>
        <w:spacing w:after="0" w:line="480" w:lineRule="auto"/>
        <w:ind w:left="720" w:hanging="720"/>
        <w:jc w:val="both"/>
        <w:rPr>
          <w:rFonts w:ascii="Times New Roman" w:hAnsi="Times New Roman" w:cs="Times New Roman"/>
          <w:sz w:val="24"/>
          <w:szCs w:val="24"/>
        </w:rPr>
      </w:pPr>
    </w:p>
    <w:p w14:paraId="6EF6AF8B" w14:textId="245E79D7" w:rsidR="00B7474A" w:rsidRPr="004A38D0" w:rsidRDefault="000D2DD0" w:rsidP="004A38D0">
      <w:pPr>
        <w:pStyle w:val="EndNoteBibliography"/>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v</w:t>
      </w:r>
      <w:r w:rsidR="00B7474A" w:rsidRPr="004A38D0">
        <w:rPr>
          <w:rFonts w:ascii="Times New Roman" w:hAnsi="Times New Roman" w:cs="Times New Roman"/>
          <w:sz w:val="24"/>
          <w:szCs w:val="24"/>
        </w:rPr>
        <w:t>an Looveren N, Vandeweyer D &amp; Van Campenhout L (2021) Impact of heat treatment on the microbiological quality of frass originating from black soldier fly larvae (</w:t>
      </w:r>
      <w:r w:rsidR="00B7474A" w:rsidRPr="004A38D0">
        <w:rPr>
          <w:rFonts w:ascii="Times New Roman" w:hAnsi="Times New Roman" w:cs="Times New Roman"/>
          <w:i/>
          <w:iCs/>
          <w:sz w:val="24"/>
          <w:szCs w:val="24"/>
        </w:rPr>
        <w:t>Hermetia illucens</w:t>
      </w:r>
      <w:r w:rsidR="00B7474A" w:rsidRPr="004A38D0">
        <w:rPr>
          <w:rFonts w:ascii="Times New Roman" w:hAnsi="Times New Roman" w:cs="Times New Roman"/>
          <w:sz w:val="24"/>
          <w:szCs w:val="24"/>
        </w:rPr>
        <w:t>). Insects 13: 22.</w:t>
      </w:r>
    </w:p>
    <w:p w14:paraId="2D928D42" w14:textId="7B0B1203"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Wagh ST &amp; Razvi NA (2016) Marascuilo method of multiple comparisons (an analytical study of caesarean section delivery). </w:t>
      </w:r>
      <w:r w:rsidR="00FC1372" w:rsidRPr="004A38D0">
        <w:rPr>
          <w:rFonts w:ascii="Times New Roman" w:hAnsi="Times New Roman" w:cs="Times New Roman"/>
          <w:sz w:val="24"/>
          <w:szCs w:val="24"/>
        </w:rPr>
        <w:t xml:space="preserve">International Journal of Contemporary Medical </w:t>
      </w:r>
      <w:r w:rsidR="00FC1372" w:rsidRPr="004A38D0">
        <w:rPr>
          <w:rFonts w:ascii="Times New Roman" w:hAnsi="Times New Roman" w:cs="Times New Roman"/>
          <w:sz w:val="24"/>
          <w:szCs w:val="24"/>
        </w:rPr>
        <w:t>Research</w:t>
      </w:r>
      <w:r w:rsidR="00FC1372" w:rsidRPr="004A38D0" w:rsidDel="00FC1372">
        <w:rPr>
          <w:rFonts w:ascii="Times New Roman" w:hAnsi="Times New Roman" w:cs="Times New Roman"/>
          <w:sz w:val="24"/>
          <w:szCs w:val="24"/>
        </w:rPr>
        <w:t xml:space="preserve"> </w:t>
      </w:r>
      <w:r w:rsidRPr="004A38D0">
        <w:rPr>
          <w:rFonts w:ascii="Times New Roman" w:hAnsi="Times New Roman" w:cs="Times New Roman"/>
          <w:sz w:val="24"/>
          <w:szCs w:val="24"/>
        </w:rPr>
        <w:t>43: 1137-1140.</w:t>
      </w:r>
    </w:p>
    <w:p w14:paraId="7AB0C9AC" w14:textId="0A02332A" w:rsidR="00BB455D" w:rsidRDefault="00BB455D" w:rsidP="004A38D0">
      <w:pPr>
        <w:pStyle w:val="EndNoteBibliography"/>
        <w:spacing w:after="0" w:line="480" w:lineRule="auto"/>
        <w:ind w:left="720" w:hanging="720"/>
        <w:jc w:val="both"/>
        <w:rPr>
          <w:rFonts w:ascii="Times New Roman" w:hAnsi="Times New Roman" w:cs="Times New Roman"/>
          <w:sz w:val="24"/>
          <w:szCs w:val="24"/>
        </w:rPr>
      </w:pPr>
      <w:r w:rsidRPr="006740A7">
        <w:rPr>
          <w:rFonts w:ascii="Times New Roman" w:hAnsi="Times New Roman" w:cs="Times New Roman"/>
          <w:sz w:val="24"/>
          <w:szCs w:val="24"/>
          <w:lang w:val="en-GB"/>
        </w:rPr>
        <w:t>Wantulla M, Dicke M &amp; van Loon JJ</w:t>
      </w:r>
      <w:r w:rsidR="004E17E8" w:rsidRPr="006740A7">
        <w:rPr>
          <w:rFonts w:ascii="Times New Roman" w:hAnsi="Times New Roman" w:cs="Times New Roman"/>
          <w:sz w:val="24"/>
          <w:szCs w:val="24"/>
          <w:lang w:val="en-GB"/>
        </w:rPr>
        <w:t>A</w:t>
      </w:r>
      <w:r w:rsidRPr="006740A7">
        <w:rPr>
          <w:rFonts w:ascii="Times New Roman" w:hAnsi="Times New Roman" w:cs="Times New Roman"/>
          <w:sz w:val="24"/>
          <w:szCs w:val="24"/>
          <w:lang w:val="en-GB"/>
        </w:rPr>
        <w:t xml:space="preserve"> (2023). </w:t>
      </w:r>
      <w:r w:rsidRPr="004A38D0">
        <w:rPr>
          <w:rFonts w:ascii="Times New Roman" w:hAnsi="Times New Roman" w:cs="Times New Roman"/>
          <w:sz w:val="24"/>
          <w:szCs w:val="24"/>
        </w:rPr>
        <w:t>Effects of amending soil with black soldier fly frass on survival and growth of the cabbage root fly (</w:t>
      </w:r>
      <w:r w:rsidRPr="0047288D">
        <w:rPr>
          <w:rFonts w:ascii="Times New Roman" w:hAnsi="Times New Roman" w:cs="Times New Roman"/>
          <w:i/>
          <w:iCs/>
          <w:sz w:val="24"/>
          <w:szCs w:val="24"/>
        </w:rPr>
        <w:t>Delia radicum</w:t>
      </w:r>
      <w:r w:rsidRPr="004A38D0">
        <w:rPr>
          <w:rFonts w:ascii="Times New Roman" w:hAnsi="Times New Roman" w:cs="Times New Roman"/>
          <w:sz w:val="24"/>
          <w:szCs w:val="24"/>
        </w:rPr>
        <w:t>) depend on soil type. Under review</w:t>
      </w:r>
    </w:p>
    <w:p w14:paraId="17967B1D" w14:textId="078D5A44" w:rsidR="006740A7" w:rsidRPr="004A38D0" w:rsidRDefault="006740A7" w:rsidP="004A38D0">
      <w:pPr>
        <w:pStyle w:val="EndNoteBibliography"/>
        <w:spacing w:after="0" w:line="480" w:lineRule="auto"/>
        <w:ind w:left="720" w:hanging="720"/>
        <w:jc w:val="both"/>
        <w:rPr>
          <w:rFonts w:ascii="Times New Roman" w:hAnsi="Times New Roman" w:cs="Times New Roman"/>
          <w:sz w:val="24"/>
          <w:szCs w:val="24"/>
        </w:rPr>
      </w:pPr>
      <w:r w:rsidRPr="006740A7">
        <w:rPr>
          <w:rFonts w:ascii="Times New Roman" w:hAnsi="Times New Roman" w:cs="Times New Roman"/>
          <w:sz w:val="24"/>
          <w:szCs w:val="24"/>
        </w:rPr>
        <w:t>Wantulla M, van Loon JJA &amp; Dicke M (2023) Soil amendment with insect exuviae causes species-specific changes in the rhizosphere bacterial community of cabbage plants. Applied Soil Ecology 188: 104854.</w:t>
      </w:r>
    </w:p>
    <w:p w14:paraId="7C482864" w14:textId="1221B2B6"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Wantulla M, van Zadelhoff K, van Loon JJ</w:t>
      </w:r>
      <w:r w:rsidR="00AE52E3">
        <w:rPr>
          <w:rFonts w:ascii="Times New Roman" w:hAnsi="Times New Roman" w:cs="Times New Roman"/>
          <w:sz w:val="24"/>
          <w:szCs w:val="24"/>
        </w:rPr>
        <w:t>A</w:t>
      </w:r>
      <w:r w:rsidRPr="004A38D0">
        <w:rPr>
          <w:rFonts w:ascii="Times New Roman" w:hAnsi="Times New Roman" w:cs="Times New Roman"/>
          <w:sz w:val="24"/>
          <w:szCs w:val="24"/>
        </w:rPr>
        <w:t xml:space="preserve"> &amp; Dicke M (2022) The potential of soil amendment with insect exuviae and frass to control the cabbage root fly. Journal of Applied Entomology</w:t>
      </w:r>
      <w:r w:rsidR="00FC1372" w:rsidRPr="004A38D0">
        <w:rPr>
          <w:rFonts w:ascii="Times New Roman" w:hAnsi="Times New Roman" w:cs="Times New Roman"/>
          <w:sz w:val="24"/>
          <w:szCs w:val="24"/>
        </w:rPr>
        <w:t xml:space="preserve"> 147: 181-191</w:t>
      </w:r>
      <w:r w:rsidRPr="004A38D0">
        <w:rPr>
          <w:rFonts w:ascii="Times New Roman" w:hAnsi="Times New Roman" w:cs="Times New Roman"/>
          <w:sz w:val="24"/>
          <w:szCs w:val="24"/>
        </w:rPr>
        <w:t>.</w:t>
      </w:r>
    </w:p>
    <w:p w14:paraId="172FD253" w14:textId="20E8DBF3"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Wei S-J, Shi B-C, Gong Y-J, Jin G-H, Chen X-X &amp; Meng X-F (2013) </w:t>
      </w:r>
      <w:r w:rsidR="0022607F" w:rsidRPr="004A38D0">
        <w:rPr>
          <w:rFonts w:ascii="Times New Roman" w:hAnsi="Times New Roman" w:cs="Times New Roman"/>
          <w:sz w:val="24"/>
          <w:szCs w:val="24"/>
        </w:rPr>
        <w:t xml:space="preserve">Genetic structure and demographic history reveal migration of the diamondback moth </w:t>
      </w:r>
      <w:r w:rsidRPr="004A38D0">
        <w:rPr>
          <w:rFonts w:ascii="Times New Roman" w:hAnsi="Times New Roman" w:cs="Times New Roman"/>
          <w:i/>
          <w:iCs/>
          <w:sz w:val="24"/>
          <w:szCs w:val="24"/>
        </w:rPr>
        <w:t>Plutella xylostella</w:t>
      </w:r>
      <w:r w:rsidRPr="004A38D0">
        <w:rPr>
          <w:rFonts w:ascii="Times New Roman" w:hAnsi="Times New Roman" w:cs="Times New Roman"/>
          <w:sz w:val="24"/>
          <w:szCs w:val="24"/>
        </w:rPr>
        <w:t xml:space="preserve"> (Lepidoptera: Plutellidae) from the Southern to Northern Regions of China. PLOS ONE 8: e59654. </w:t>
      </w:r>
    </w:p>
    <w:p w14:paraId="0B16CD5B" w14:textId="77777777" w:rsidR="00BB455D"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Young-Mathews A (2012) </w:t>
      </w:r>
      <w:r w:rsidR="004059FC" w:rsidRPr="004A38D0">
        <w:rPr>
          <w:rFonts w:ascii="Times New Roman" w:hAnsi="Times New Roman" w:cs="Times New Roman"/>
          <w:sz w:val="24"/>
          <w:szCs w:val="24"/>
        </w:rPr>
        <w:t>Plant guide for field mustard (</w:t>
      </w:r>
      <w:r w:rsidR="004059FC" w:rsidRPr="004A38D0">
        <w:rPr>
          <w:rFonts w:ascii="Times New Roman" w:hAnsi="Times New Roman" w:cs="Times New Roman"/>
          <w:i/>
          <w:iCs/>
          <w:sz w:val="24"/>
          <w:szCs w:val="24"/>
        </w:rPr>
        <w:t xml:space="preserve">Brassica rapa </w:t>
      </w:r>
      <w:r w:rsidR="004059FC" w:rsidRPr="004A38D0">
        <w:rPr>
          <w:rFonts w:ascii="Times New Roman" w:hAnsi="Times New Roman" w:cs="Times New Roman"/>
          <w:sz w:val="24"/>
          <w:szCs w:val="24"/>
        </w:rPr>
        <w:t xml:space="preserve">var. </w:t>
      </w:r>
      <w:r w:rsidR="004059FC" w:rsidRPr="004A38D0">
        <w:rPr>
          <w:rFonts w:ascii="Times New Roman" w:hAnsi="Times New Roman" w:cs="Times New Roman"/>
          <w:i/>
          <w:iCs/>
          <w:sz w:val="24"/>
          <w:szCs w:val="24"/>
        </w:rPr>
        <w:t>rapa</w:t>
      </w:r>
      <w:r w:rsidR="004059FC" w:rsidRPr="004A38D0">
        <w:rPr>
          <w:rFonts w:ascii="Times New Roman" w:hAnsi="Times New Roman" w:cs="Times New Roman"/>
          <w:sz w:val="24"/>
          <w:szCs w:val="24"/>
        </w:rPr>
        <w:t>). USDA-Natural Resources Conservation Service, Corvallis Plant Materials Center, Corvallis, OR. https://plants.usda.gov/DocumentLibrary/plantguide/pdf/pg_brrar.pdf (Accessed 8 May 2023).</w:t>
      </w:r>
    </w:p>
    <w:p w14:paraId="124D8FDB" w14:textId="2D0F93BD"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Zeileis A, Kleiber C &amp; Jackman S (2008) Regression models for count data in R. Journal of </w:t>
      </w:r>
      <w:r w:rsidR="0047288D">
        <w:rPr>
          <w:rFonts w:ascii="Times New Roman" w:hAnsi="Times New Roman" w:cs="Times New Roman"/>
          <w:sz w:val="24"/>
          <w:szCs w:val="24"/>
        </w:rPr>
        <w:t>S</w:t>
      </w:r>
      <w:r w:rsidRPr="004A38D0">
        <w:rPr>
          <w:rFonts w:ascii="Times New Roman" w:hAnsi="Times New Roman" w:cs="Times New Roman"/>
          <w:sz w:val="24"/>
          <w:szCs w:val="24"/>
        </w:rPr>
        <w:t xml:space="preserve">tatistical </w:t>
      </w:r>
      <w:r w:rsidR="0047288D">
        <w:rPr>
          <w:rFonts w:ascii="Times New Roman" w:hAnsi="Times New Roman" w:cs="Times New Roman"/>
          <w:sz w:val="24"/>
          <w:szCs w:val="24"/>
        </w:rPr>
        <w:t>S</w:t>
      </w:r>
      <w:r w:rsidRPr="004A38D0">
        <w:rPr>
          <w:rFonts w:ascii="Times New Roman" w:hAnsi="Times New Roman" w:cs="Times New Roman"/>
          <w:sz w:val="24"/>
          <w:szCs w:val="24"/>
        </w:rPr>
        <w:t>oftware 27: 1-25.</w:t>
      </w:r>
    </w:p>
    <w:p w14:paraId="12B8F5CF" w14:textId="7F27BC00"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lastRenderedPageBreak/>
        <w:t xml:space="preserve">Zhang Q, Rue K &amp; Wang S (2012) </w:t>
      </w:r>
      <w:r w:rsidR="00531E55" w:rsidRPr="004A38D0">
        <w:rPr>
          <w:rFonts w:ascii="Times New Roman" w:hAnsi="Times New Roman" w:cs="Times New Roman"/>
          <w:sz w:val="24"/>
          <w:szCs w:val="24"/>
        </w:rPr>
        <w:t>Salinity effect on seed germination and growth of two warm-season native grass species</w:t>
      </w:r>
      <w:r w:rsidRPr="004A38D0">
        <w:rPr>
          <w:rFonts w:ascii="Times New Roman" w:hAnsi="Times New Roman" w:cs="Times New Roman"/>
          <w:sz w:val="24"/>
          <w:szCs w:val="24"/>
        </w:rPr>
        <w:t>. HortScience 47: 527-530.</w:t>
      </w:r>
    </w:p>
    <w:p w14:paraId="40BB88D3" w14:textId="6E2C45E8" w:rsidR="00B7474A" w:rsidRPr="004A38D0" w:rsidRDefault="00B7474A" w:rsidP="004A38D0">
      <w:pPr>
        <w:pStyle w:val="EndNoteBibliography"/>
        <w:spacing w:after="0"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Zim J, Aitikkou A, EL Omari MH, EL Malahi S, Azim K, Hirich A, Nilahyane A &amp; Oumouloud A (2022) A </w:t>
      </w:r>
      <w:r w:rsidR="001C052E" w:rsidRPr="004A38D0">
        <w:rPr>
          <w:rFonts w:ascii="Times New Roman" w:hAnsi="Times New Roman" w:cs="Times New Roman"/>
          <w:sz w:val="24"/>
          <w:szCs w:val="24"/>
        </w:rPr>
        <w:t xml:space="preserve">new organic amendment based on insect frass for zucchini </w:t>
      </w:r>
      <w:r w:rsidRPr="004A38D0">
        <w:rPr>
          <w:rFonts w:ascii="Times New Roman" w:hAnsi="Times New Roman" w:cs="Times New Roman"/>
          <w:sz w:val="24"/>
          <w:szCs w:val="24"/>
        </w:rPr>
        <w:t>(</w:t>
      </w:r>
      <w:r w:rsidRPr="004A38D0">
        <w:rPr>
          <w:rFonts w:ascii="Times New Roman" w:hAnsi="Times New Roman" w:cs="Times New Roman"/>
          <w:i/>
          <w:iCs/>
          <w:sz w:val="24"/>
          <w:szCs w:val="24"/>
        </w:rPr>
        <w:t>Cucurbita pepo</w:t>
      </w:r>
      <w:r w:rsidRPr="004A38D0">
        <w:rPr>
          <w:rFonts w:ascii="Times New Roman" w:hAnsi="Times New Roman" w:cs="Times New Roman"/>
          <w:sz w:val="24"/>
          <w:szCs w:val="24"/>
        </w:rPr>
        <w:t xml:space="preserve"> L.) </w:t>
      </w:r>
      <w:r w:rsidR="001C052E" w:rsidRPr="004A38D0">
        <w:rPr>
          <w:rFonts w:ascii="Times New Roman" w:hAnsi="Times New Roman" w:cs="Times New Roman"/>
          <w:sz w:val="24"/>
          <w:szCs w:val="24"/>
        </w:rPr>
        <w:t>cultivation</w:t>
      </w:r>
      <w:r w:rsidRPr="004A38D0">
        <w:rPr>
          <w:rFonts w:ascii="Times New Roman" w:hAnsi="Times New Roman" w:cs="Times New Roman"/>
          <w:sz w:val="24"/>
          <w:szCs w:val="24"/>
        </w:rPr>
        <w:t>. Environmental Sciences Proceedings 16: 28.</w:t>
      </w:r>
    </w:p>
    <w:p w14:paraId="3F916E5F" w14:textId="676F62D3" w:rsidR="00200BC5" w:rsidRPr="006740A7" w:rsidRDefault="00B7474A" w:rsidP="00661FC5">
      <w:pPr>
        <w:pStyle w:val="EndNoteBibliography"/>
        <w:spacing w:line="480" w:lineRule="auto"/>
        <w:ind w:left="720" w:hanging="720"/>
        <w:jc w:val="both"/>
        <w:rPr>
          <w:rFonts w:ascii="Times New Roman" w:hAnsi="Times New Roman" w:cs="Times New Roman"/>
          <w:sz w:val="24"/>
          <w:szCs w:val="24"/>
        </w:rPr>
      </w:pPr>
      <w:r w:rsidRPr="004A38D0">
        <w:rPr>
          <w:rFonts w:ascii="Times New Roman" w:hAnsi="Times New Roman" w:cs="Times New Roman"/>
          <w:sz w:val="24"/>
          <w:szCs w:val="24"/>
        </w:rPr>
        <w:t xml:space="preserve">Zulkifli NFNM, Seok-Kian AY, Seng LL, Mustafa S, Kim Y-S &amp; Shapawi R (2022) </w:t>
      </w:r>
      <w:r w:rsidRPr="004A38D0">
        <w:rPr>
          <w:rFonts w:ascii="Times New Roman" w:hAnsi="Times New Roman" w:cs="Times New Roman"/>
          <w:sz w:val="24"/>
          <w:szCs w:val="24"/>
        </w:rPr>
        <w:t>Nutritional value of black soldier fly (</w:t>
      </w:r>
      <w:r w:rsidRPr="004A38D0">
        <w:rPr>
          <w:rFonts w:ascii="Times New Roman" w:hAnsi="Times New Roman" w:cs="Times New Roman"/>
          <w:i/>
          <w:iCs/>
          <w:sz w:val="24"/>
          <w:szCs w:val="24"/>
        </w:rPr>
        <w:t>Hermetia illucens</w:t>
      </w:r>
      <w:r w:rsidRPr="004A38D0">
        <w:rPr>
          <w:rFonts w:ascii="Times New Roman" w:hAnsi="Times New Roman" w:cs="Times New Roman"/>
          <w:sz w:val="24"/>
          <w:szCs w:val="24"/>
        </w:rPr>
        <w:t>) larvae processed by different methods. PL</w:t>
      </w:r>
      <w:r w:rsidR="004249B3">
        <w:rPr>
          <w:rFonts w:ascii="Times New Roman" w:hAnsi="Times New Roman" w:cs="Times New Roman"/>
          <w:sz w:val="24"/>
          <w:szCs w:val="24"/>
        </w:rPr>
        <w:t>o</w:t>
      </w:r>
      <w:r w:rsidRPr="004A38D0">
        <w:rPr>
          <w:rFonts w:ascii="Times New Roman" w:hAnsi="Times New Roman" w:cs="Times New Roman"/>
          <w:sz w:val="24"/>
          <w:szCs w:val="24"/>
        </w:rPr>
        <w:t>S O</w:t>
      </w:r>
      <w:r w:rsidR="004249B3">
        <w:rPr>
          <w:rFonts w:ascii="Times New Roman" w:hAnsi="Times New Roman" w:cs="Times New Roman"/>
          <w:sz w:val="24"/>
          <w:szCs w:val="24"/>
        </w:rPr>
        <w:t>ne</w:t>
      </w:r>
      <w:r w:rsidRPr="004A38D0">
        <w:rPr>
          <w:rFonts w:ascii="Times New Roman" w:hAnsi="Times New Roman" w:cs="Times New Roman"/>
          <w:sz w:val="24"/>
          <w:szCs w:val="24"/>
        </w:rPr>
        <w:t xml:space="preserve"> 17: e0263924.</w:t>
      </w:r>
      <w:bookmarkEnd w:id="45"/>
      <w:bookmarkEnd w:id="46"/>
    </w:p>
    <w:sectPr w:rsidR="00200BC5" w:rsidRPr="006740A7" w:rsidSect="002261F4">
      <w:footerReference w:type="default" r:id="rId34"/>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1" w:author="Loon, Joop van" w:date="2023-07-14T16:50:00Z" w:initials="JvL">
    <w:p w14:paraId="4BA807CA" w14:textId="77777777" w:rsidR="00922789" w:rsidRDefault="00922789" w:rsidP="0086440F">
      <w:pPr>
        <w:pStyle w:val="CommentText"/>
        <w:numPr>
          <w:ilvl w:val="0"/>
          <w:numId w:val="11"/>
        </w:numPr>
      </w:pPr>
      <w:r>
        <w:rPr>
          <w:rStyle w:val="CommentReference"/>
        </w:rPr>
        <w:annotationRef/>
      </w:r>
      <w:r>
        <w:t xml:space="preserve">Can you change the figure labels to ‘Plant age 21 days’ </w:t>
      </w:r>
      <w:r w:rsidRPr="005359B5">
        <w:rPr>
          <w:i/>
          <w:iCs/>
        </w:rPr>
        <w:t>etc</w:t>
      </w:r>
      <w:r>
        <w:t>.?</w:t>
      </w:r>
    </w:p>
    <w:p w14:paraId="588BD1E0" w14:textId="4EB839F9" w:rsidR="00922789" w:rsidRDefault="00922789" w:rsidP="0086440F">
      <w:pPr>
        <w:pStyle w:val="CommentText"/>
        <w:numPr>
          <w:ilvl w:val="0"/>
          <w:numId w:val="11"/>
        </w:numPr>
      </w:pPr>
      <w:r>
        <w:t xml:space="preserve">In the top right panel the horizontal </w:t>
      </w:r>
      <w:r w:rsidR="005359B5">
        <w:t xml:space="preserve">line </w:t>
      </w:r>
      <w:r>
        <w:t>is longer than the others</w:t>
      </w:r>
      <w:r w:rsidR="005359B5">
        <w:t>; in fact these horizontal line pieces can all be left out if you make the format of the box and whisker plots uniform among the figures throughout the manuscript by depicting the 1.5 IQRs as continuous lines rather than dashed lines. The ‘hollow dots’ can become filled dots.</w:t>
      </w:r>
      <w:r>
        <w:t xml:space="preserve"> </w:t>
      </w:r>
    </w:p>
    <w:p w14:paraId="48B6830C" w14:textId="77777777" w:rsidR="00922789" w:rsidRDefault="00922789" w:rsidP="0086440F">
      <w:pPr>
        <w:pStyle w:val="CommentText"/>
        <w:numPr>
          <w:ilvl w:val="0"/>
          <w:numId w:val="11"/>
        </w:numPr>
      </w:pPr>
      <w:r>
        <w:t xml:space="preserve">In the bottom left panel the ‘b’ in ‘ab’ is not properly aligned. </w:t>
      </w:r>
    </w:p>
    <w:p w14:paraId="09FBF89E" w14:textId="0299B9DE" w:rsidR="002C25F3" w:rsidRDefault="002C25F3" w:rsidP="0086440F">
      <w:pPr>
        <w:pStyle w:val="CommentText"/>
        <w:numPr>
          <w:ilvl w:val="0"/>
          <w:numId w:val="11"/>
        </w:numPr>
      </w:pPr>
      <w:r>
        <w:t xml:space="preserve">In all Figures you show ‘P’ for probability, whereas in the text you use ‘p’. </w:t>
      </w:r>
      <w:r w:rsidR="0086440F">
        <w:t>Replace the P’s by p’s in the figure panels.</w:t>
      </w:r>
      <w:r>
        <w:t xml:space="preserve"> </w:t>
      </w:r>
    </w:p>
  </w:comment>
  <w:comment w:id="33" w:author="Loon, Joop van" w:date="2023-07-14T17:02:00Z" w:initials="JvL">
    <w:p w14:paraId="56A91DC9" w14:textId="10955F33" w:rsidR="005359B5" w:rsidRDefault="005359B5">
      <w:pPr>
        <w:pStyle w:val="CommentText"/>
      </w:pPr>
      <w:r>
        <w:rPr>
          <w:rStyle w:val="CommentReference"/>
        </w:rPr>
        <w:annotationRef/>
      </w:r>
      <w:r>
        <w:t>Same comments as for Figure 1.</w:t>
      </w:r>
    </w:p>
  </w:comment>
  <w:comment w:id="34" w:author="Loon, Joop van" w:date="2023-07-14T17:03:00Z" w:initials="JvL">
    <w:p w14:paraId="673F3802" w14:textId="121148CB" w:rsidR="005359B5" w:rsidRDefault="005359B5">
      <w:pPr>
        <w:pStyle w:val="CommentText"/>
      </w:pPr>
      <w:r>
        <w:rPr>
          <w:rStyle w:val="CommentReference"/>
        </w:rPr>
        <w:annotationRef/>
      </w:r>
      <w:r>
        <w:t>Same comments as Figure 1.</w:t>
      </w:r>
    </w:p>
  </w:comment>
  <w:comment w:id="41" w:author="Loon, Joop van" w:date="2023-07-14T17:06:00Z" w:initials="JvL">
    <w:p w14:paraId="35D6911B" w14:textId="7112BC09" w:rsidR="00E111A8" w:rsidRDefault="00E111A8">
      <w:pPr>
        <w:pStyle w:val="CommentText"/>
      </w:pPr>
      <w:r>
        <w:rPr>
          <w:rStyle w:val="CommentReference"/>
        </w:rPr>
        <w:annotationRef/>
      </w:r>
      <w:r>
        <w:t>Same comments as on Figure 1. Also for Figs. S2, S3, S10, S11.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FBF89E" w15:done="0"/>
  <w15:commentEx w15:paraId="56A91DC9" w15:done="0"/>
  <w15:commentEx w15:paraId="673F3802" w15:done="0"/>
  <w15:commentEx w15:paraId="35D691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BFB48" w16cex:dateUtc="2023-07-14T14:50:00Z"/>
  <w16cex:commentExtensible w16cex:durableId="285BFE23" w16cex:dateUtc="2023-07-14T15:02:00Z"/>
  <w16cex:commentExtensible w16cex:durableId="285BFE49" w16cex:dateUtc="2023-07-14T15:03:00Z"/>
  <w16cex:commentExtensible w16cex:durableId="285BFEFA" w16cex:dateUtc="2023-07-14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FBF89E" w16cid:durableId="285BFB48"/>
  <w16cid:commentId w16cid:paraId="56A91DC9" w16cid:durableId="285BFE23"/>
  <w16cid:commentId w16cid:paraId="673F3802" w16cid:durableId="285BFE49"/>
  <w16cid:commentId w16cid:paraId="35D6911B" w16cid:durableId="285BFE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95FA4" w14:textId="77777777" w:rsidR="001D280C" w:rsidRDefault="001D280C" w:rsidP="00AB3437">
      <w:pPr>
        <w:spacing w:after="0" w:line="240" w:lineRule="auto"/>
      </w:pPr>
      <w:r>
        <w:separator/>
      </w:r>
    </w:p>
  </w:endnote>
  <w:endnote w:type="continuationSeparator" w:id="0">
    <w:p w14:paraId="572F3F7A" w14:textId="77777777" w:rsidR="001D280C" w:rsidRDefault="001D280C" w:rsidP="00AB3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427973"/>
      <w:docPartObj>
        <w:docPartGallery w:val="Page Numbers (Bottom of Page)"/>
        <w:docPartUnique/>
      </w:docPartObj>
    </w:sdtPr>
    <w:sdtEndPr>
      <w:rPr>
        <w:noProof/>
      </w:rPr>
    </w:sdtEndPr>
    <w:sdtContent>
      <w:p w14:paraId="0908D203" w14:textId="194949DD" w:rsidR="00AB3437" w:rsidRDefault="00AB34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C4CBA0" w14:textId="77777777" w:rsidR="00AB3437" w:rsidRDefault="00AB3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DDA46" w14:textId="77777777" w:rsidR="001D280C" w:rsidRDefault="001D280C" w:rsidP="00AB3437">
      <w:pPr>
        <w:spacing w:after="0" w:line="240" w:lineRule="auto"/>
      </w:pPr>
      <w:r>
        <w:separator/>
      </w:r>
    </w:p>
  </w:footnote>
  <w:footnote w:type="continuationSeparator" w:id="0">
    <w:p w14:paraId="5401F807" w14:textId="77777777" w:rsidR="001D280C" w:rsidRDefault="001D280C" w:rsidP="00AB34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7324"/>
    <w:multiLevelType w:val="hybridMultilevel"/>
    <w:tmpl w:val="06704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318B3"/>
    <w:multiLevelType w:val="multilevel"/>
    <w:tmpl w:val="6F58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81427"/>
    <w:multiLevelType w:val="hybridMultilevel"/>
    <w:tmpl w:val="85A814A2"/>
    <w:lvl w:ilvl="0" w:tplc="2B0A893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FD430A"/>
    <w:multiLevelType w:val="multilevel"/>
    <w:tmpl w:val="2B90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1A034A"/>
    <w:multiLevelType w:val="multilevel"/>
    <w:tmpl w:val="BECA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D3832"/>
    <w:multiLevelType w:val="multilevel"/>
    <w:tmpl w:val="BECA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58341C"/>
    <w:multiLevelType w:val="multilevel"/>
    <w:tmpl w:val="94C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8A5D1B"/>
    <w:multiLevelType w:val="multilevel"/>
    <w:tmpl w:val="320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7C3ABA"/>
    <w:multiLevelType w:val="multilevel"/>
    <w:tmpl w:val="64B0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FB5BB4"/>
    <w:multiLevelType w:val="hybridMultilevel"/>
    <w:tmpl w:val="64C6832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B11325C"/>
    <w:multiLevelType w:val="multilevel"/>
    <w:tmpl w:val="5D8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4957809">
    <w:abstractNumId w:val="2"/>
  </w:num>
  <w:num w:numId="2" w16cid:durableId="1999188120">
    <w:abstractNumId w:val="4"/>
  </w:num>
  <w:num w:numId="3" w16cid:durableId="564998951">
    <w:abstractNumId w:val="5"/>
  </w:num>
  <w:num w:numId="4" w16cid:durableId="851990631">
    <w:abstractNumId w:val="9"/>
  </w:num>
  <w:num w:numId="5" w16cid:durableId="1619412642">
    <w:abstractNumId w:val="7"/>
  </w:num>
  <w:num w:numId="6" w16cid:durableId="1736076686">
    <w:abstractNumId w:val="1"/>
  </w:num>
  <w:num w:numId="7" w16cid:durableId="620576659">
    <w:abstractNumId w:val="10"/>
  </w:num>
  <w:num w:numId="8" w16cid:durableId="1049960079">
    <w:abstractNumId w:val="8"/>
  </w:num>
  <w:num w:numId="9" w16cid:durableId="483619447">
    <w:abstractNumId w:val="6"/>
  </w:num>
  <w:num w:numId="10" w16cid:durableId="179706486">
    <w:abstractNumId w:val="3"/>
  </w:num>
  <w:num w:numId="11" w16cid:durableId="8775432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oon, Joop van">
    <w15:presenceInfo w15:providerId="None" w15:userId="Loon, Joop van"/>
  </w15:person>
  <w15:person w15:author="Dicke, Marcel">
    <w15:presenceInfo w15:providerId="AD" w15:userId="S::marcel.dicke@wur.nl::d629b38b-23de-4d5e-a1f2-94bffbd75a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IyNjUxMLI0NgKyTJR0lIJTi4sz8/NACkwNagEWRhx1LQAAAA=="/>
    <w:docVar w:name="EN.InstantFormat" w:val="&lt;ENInstantFormat&gt;&lt;Enabled&gt;1&lt;/Enabled&gt;&lt;ScanUnformatted&gt;1&lt;/ScanUnformatted&gt;&lt;ScanChanges&gt;1&lt;/ScanChanges&gt;&lt;Suspended&gt;1&lt;/Suspended&gt;&lt;/ENInstantFormat&gt;"/>
    <w:docVar w:name="EN.Layout" w:val="&lt;ENLayout&gt;&lt;Style&gt;Entomologia Exp et App&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d0pawtz8pvxwper2vj52t2p9efdppdxxdrr&quot;&gt;My EndNote Library Copy_20230405&lt;record-ids&gt;&lt;item&gt;231&lt;/item&gt;&lt;/record-ids&gt;&lt;/item&gt;&lt;/Libraries&gt;"/>
  </w:docVars>
  <w:rsids>
    <w:rsidRoot w:val="00AF0FF2"/>
    <w:rsid w:val="000006A0"/>
    <w:rsid w:val="000010E7"/>
    <w:rsid w:val="00001479"/>
    <w:rsid w:val="00001DE6"/>
    <w:rsid w:val="00003473"/>
    <w:rsid w:val="00003B9F"/>
    <w:rsid w:val="00005A0D"/>
    <w:rsid w:val="00006487"/>
    <w:rsid w:val="00006C55"/>
    <w:rsid w:val="00007AA6"/>
    <w:rsid w:val="00007F56"/>
    <w:rsid w:val="0001048A"/>
    <w:rsid w:val="000109BE"/>
    <w:rsid w:val="00010A37"/>
    <w:rsid w:val="00011ED2"/>
    <w:rsid w:val="0001205E"/>
    <w:rsid w:val="0001399A"/>
    <w:rsid w:val="00014B53"/>
    <w:rsid w:val="00017718"/>
    <w:rsid w:val="00017BC6"/>
    <w:rsid w:val="000201C3"/>
    <w:rsid w:val="0002033C"/>
    <w:rsid w:val="00021FE3"/>
    <w:rsid w:val="00022042"/>
    <w:rsid w:val="000224FC"/>
    <w:rsid w:val="00023D24"/>
    <w:rsid w:val="00024879"/>
    <w:rsid w:val="00024A8E"/>
    <w:rsid w:val="00025355"/>
    <w:rsid w:val="000259CD"/>
    <w:rsid w:val="00027CBC"/>
    <w:rsid w:val="00030797"/>
    <w:rsid w:val="00030A40"/>
    <w:rsid w:val="00030C4C"/>
    <w:rsid w:val="00032ED1"/>
    <w:rsid w:val="000330BE"/>
    <w:rsid w:val="000334C6"/>
    <w:rsid w:val="0003383B"/>
    <w:rsid w:val="00033997"/>
    <w:rsid w:val="000340FA"/>
    <w:rsid w:val="000352A3"/>
    <w:rsid w:val="0003573F"/>
    <w:rsid w:val="0003588C"/>
    <w:rsid w:val="0003732D"/>
    <w:rsid w:val="00040068"/>
    <w:rsid w:val="0004051B"/>
    <w:rsid w:val="00040DD3"/>
    <w:rsid w:val="00040F91"/>
    <w:rsid w:val="000413E3"/>
    <w:rsid w:val="00041F5C"/>
    <w:rsid w:val="00041FE1"/>
    <w:rsid w:val="00042158"/>
    <w:rsid w:val="00042AA5"/>
    <w:rsid w:val="00042D1C"/>
    <w:rsid w:val="000433B7"/>
    <w:rsid w:val="00045139"/>
    <w:rsid w:val="00046215"/>
    <w:rsid w:val="00046763"/>
    <w:rsid w:val="00047224"/>
    <w:rsid w:val="000476A9"/>
    <w:rsid w:val="0005011B"/>
    <w:rsid w:val="00050139"/>
    <w:rsid w:val="00052340"/>
    <w:rsid w:val="00052BB3"/>
    <w:rsid w:val="00052C9B"/>
    <w:rsid w:val="00053874"/>
    <w:rsid w:val="00053AAC"/>
    <w:rsid w:val="000550B4"/>
    <w:rsid w:val="00057D71"/>
    <w:rsid w:val="00062A66"/>
    <w:rsid w:val="000637C1"/>
    <w:rsid w:val="00063C7D"/>
    <w:rsid w:val="000641D3"/>
    <w:rsid w:val="00066F0B"/>
    <w:rsid w:val="000673E6"/>
    <w:rsid w:val="00072305"/>
    <w:rsid w:val="000730AE"/>
    <w:rsid w:val="000766B1"/>
    <w:rsid w:val="00077028"/>
    <w:rsid w:val="00080683"/>
    <w:rsid w:val="00080B50"/>
    <w:rsid w:val="00080C10"/>
    <w:rsid w:val="000811AE"/>
    <w:rsid w:val="0008244D"/>
    <w:rsid w:val="0008258A"/>
    <w:rsid w:val="000825D9"/>
    <w:rsid w:val="00082AB5"/>
    <w:rsid w:val="00084787"/>
    <w:rsid w:val="00085284"/>
    <w:rsid w:val="00085E71"/>
    <w:rsid w:val="0008661F"/>
    <w:rsid w:val="0008678D"/>
    <w:rsid w:val="00087370"/>
    <w:rsid w:val="00087B7F"/>
    <w:rsid w:val="000903C6"/>
    <w:rsid w:val="00091DD0"/>
    <w:rsid w:val="00092992"/>
    <w:rsid w:val="000931A6"/>
    <w:rsid w:val="0009377A"/>
    <w:rsid w:val="00093B8F"/>
    <w:rsid w:val="00093D3C"/>
    <w:rsid w:val="00094D8E"/>
    <w:rsid w:val="00096B28"/>
    <w:rsid w:val="000A081D"/>
    <w:rsid w:val="000A1399"/>
    <w:rsid w:val="000A1C03"/>
    <w:rsid w:val="000A210E"/>
    <w:rsid w:val="000A2C37"/>
    <w:rsid w:val="000A353B"/>
    <w:rsid w:val="000A4573"/>
    <w:rsid w:val="000A4E05"/>
    <w:rsid w:val="000A55AB"/>
    <w:rsid w:val="000A5841"/>
    <w:rsid w:val="000A6343"/>
    <w:rsid w:val="000A6C1E"/>
    <w:rsid w:val="000A6FC3"/>
    <w:rsid w:val="000A7C88"/>
    <w:rsid w:val="000A7F9A"/>
    <w:rsid w:val="000B11C9"/>
    <w:rsid w:val="000B2672"/>
    <w:rsid w:val="000B303B"/>
    <w:rsid w:val="000B452C"/>
    <w:rsid w:val="000B4FF8"/>
    <w:rsid w:val="000B5E59"/>
    <w:rsid w:val="000C1B6B"/>
    <w:rsid w:val="000C4FD3"/>
    <w:rsid w:val="000C51E4"/>
    <w:rsid w:val="000C5504"/>
    <w:rsid w:val="000C6782"/>
    <w:rsid w:val="000C6C7C"/>
    <w:rsid w:val="000C7699"/>
    <w:rsid w:val="000C7B89"/>
    <w:rsid w:val="000C7D9E"/>
    <w:rsid w:val="000C7F03"/>
    <w:rsid w:val="000D0182"/>
    <w:rsid w:val="000D0519"/>
    <w:rsid w:val="000D064C"/>
    <w:rsid w:val="000D1025"/>
    <w:rsid w:val="000D1F78"/>
    <w:rsid w:val="000D2DD0"/>
    <w:rsid w:val="000D473D"/>
    <w:rsid w:val="000D5370"/>
    <w:rsid w:val="000D5765"/>
    <w:rsid w:val="000D58FE"/>
    <w:rsid w:val="000D5B84"/>
    <w:rsid w:val="000D70C5"/>
    <w:rsid w:val="000D70DE"/>
    <w:rsid w:val="000D74FE"/>
    <w:rsid w:val="000D78E2"/>
    <w:rsid w:val="000E3BD7"/>
    <w:rsid w:val="000E410E"/>
    <w:rsid w:val="000E4A56"/>
    <w:rsid w:val="000E4D3B"/>
    <w:rsid w:val="000E4F9E"/>
    <w:rsid w:val="000E5730"/>
    <w:rsid w:val="000E5AC7"/>
    <w:rsid w:val="000E60EB"/>
    <w:rsid w:val="000E6BAB"/>
    <w:rsid w:val="000E7715"/>
    <w:rsid w:val="000E79CE"/>
    <w:rsid w:val="000F1CFC"/>
    <w:rsid w:val="000F268A"/>
    <w:rsid w:val="000F3C0B"/>
    <w:rsid w:val="000F4CB3"/>
    <w:rsid w:val="000F582B"/>
    <w:rsid w:val="000F6566"/>
    <w:rsid w:val="000F7238"/>
    <w:rsid w:val="000F78C8"/>
    <w:rsid w:val="000F7A28"/>
    <w:rsid w:val="00100F50"/>
    <w:rsid w:val="0010104A"/>
    <w:rsid w:val="001018DC"/>
    <w:rsid w:val="0010242C"/>
    <w:rsid w:val="00102699"/>
    <w:rsid w:val="00102C3C"/>
    <w:rsid w:val="0010339D"/>
    <w:rsid w:val="00103A9C"/>
    <w:rsid w:val="00104CCC"/>
    <w:rsid w:val="00106113"/>
    <w:rsid w:val="001062FB"/>
    <w:rsid w:val="00106865"/>
    <w:rsid w:val="00107247"/>
    <w:rsid w:val="00110427"/>
    <w:rsid w:val="001109A9"/>
    <w:rsid w:val="00111606"/>
    <w:rsid w:val="001134D5"/>
    <w:rsid w:val="0011371D"/>
    <w:rsid w:val="00113ADD"/>
    <w:rsid w:val="00114B85"/>
    <w:rsid w:val="001153BE"/>
    <w:rsid w:val="00121CEE"/>
    <w:rsid w:val="001249E0"/>
    <w:rsid w:val="00124B90"/>
    <w:rsid w:val="00124FD0"/>
    <w:rsid w:val="0012588D"/>
    <w:rsid w:val="00125D97"/>
    <w:rsid w:val="00126571"/>
    <w:rsid w:val="00126741"/>
    <w:rsid w:val="00127475"/>
    <w:rsid w:val="0012771E"/>
    <w:rsid w:val="00127E58"/>
    <w:rsid w:val="001306F7"/>
    <w:rsid w:val="00131D5D"/>
    <w:rsid w:val="0013271D"/>
    <w:rsid w:val="00132DFB"/>
    <w:rsid w:val="001339B2"/>
    <w:rsid w:val="00133CF9"/>
    <w:rsid w:val="00133DB4"/>
    <w:rsid w:val="001347E1"/>
    <w:rsid w:val="00134A99"/>
    <w:rsid w:val="00135428"/>
    <w:rsid w:val="001355C2"/>
    <w:rsid w:val="001357D1"/>
    <w:rsid w:val="00135C98"/>
    <w:rsid w:val="00137F61"/>
    <w:rsid w:val="001428CC"/>
    <w:rsid w:val="00142D2D"/>
    <w:rsid w:val="0014345E"/>
    <w:rsid w:val="00143709"/>
    <w:rsid w:val="00144288"/>
    <w:rsid w:val="00144619"/>
    <w:rsid w:val="001465DC"/>
    <w:rsid w:val="001466AD"/>
    <w:rsid w:val="00150084"/>
    <w:rsid w:val="00151B67"/>
    <w:rsid w:val="001526A7"/>
    <w:rsid w:val="00152902"/>
    <w:rsid w:val="00152D1F"/>
    <w:rsid w:val="00153A00"/>
    <w:rsid w:val="00153B79"/>
    <w:rsid w:val="0015447E"/>
    <w:rsid w:val="001544F9"/>
    <w:rsid w:val="00155B51"/>
    <w:rsid w:val="00155CE5"/>
    <w:rsid w:val="00156367"/>
    <w:rsid w:val="0015773C"/>
    <w:rsid w:val="00157B97"/>
    <w:rsid w:val="00161C9F"/>
    <w:rsid w:val="00162E2B"/>
    <w:rsid w:val="0016305B"/>
    <w:rsid w:val="001631AB"/>
    <w:rsid w:val="001646F5"/>
    <w:rsid w:val="001665C9"/>
    <w:rsid w:val="00171BCE"/>
    <w:rsid w:val="00172211"/>
    <w:rsid w:val="001728EE"/>
    <w:rsid w:val="001729FB"/>
    <w:rsid w:val="00173AD4"/>
    <w:rsid w:val="001752F3"/>
    <w:rsid w:val="00175372"/>
    <w:rsid w:val="00175E31"/>
    <w:rsid w:val="0017680D"/>
    <w:rsid w:val="00177423"/>
    <w:rsid w:val="00177837"/>
    <w:rsid w:val="001779A5"/>
    <w:rsid w:val="00180676"/>
    <w:rsid w:val="00181BFE"/>
    <w:rsid w:val="0018347C"/>
    <w:rsid w:val="001849FC"/>
    <w:rsid w:val="00185736"/>
    <w:rsid w:val="00185BEC"/>
    <w:rsid w:val="00186143"/>
    <w:rsid w:val="001869C4"/>
    <w:rsid w:val="00186FD8"/>
    <w:rsid w:val="0019073F"/>
    <w:rsid w:val="00190EBF"/>
    <w:rsid w:val="00191028"/>
    <w:rsid w:val="001919E2"/>
    <w:rsid w:val="0019226D"/>
    <w:rsid w:val="001925FF"/>
    <w:rsid w:val="00192DA6"/>
    <w:rsid w:val="00193D2B"/>
    <w:rsid w:val="00193E71"/>
    <w:rsid w:val="001940FC"/>
    <w:rsid w:val="00196CB0"/>
    <w:rsid w:val="00197351"/>
    <w:rsid w:val="00197466"/>
    <w:rsid w:val="00197636"/>
    <w:rsid w:val="001A1519"/>
    <w:rsid w:val="001A250B"/>
    <w:rsid w:val="001A275A"/>
    <w:rsid w:val="001A373E"/>
    <w:rsid w:val="001A45F0"/>
    <w:rsid w:val="001A4E28"/>
    <w:rsid w:val="001A56AB"/>
    <w:rsid w:val="001A6774"/>
    <w:rsid w:val="001A7A34"/>
    <w:rsid w:val="001B093E"/>
    <w:rsid w:val="001B0B4D"/>
    <w:rsid w:val="001B19EB"/>
    <w:rsid w:val="001B2FD4"/>
    <w:rsid w:val="001B4748"/>
    <w:rsid w:val="001B5679"/>
    <w:rsid w:val="001B5C08"/>
    <w:rsid w:val="001B67B8"/>
    <w:rsid w:val="001B7771"/>
    <w:rsid w:val="001B78CC"/>
    <w:rsid w:val="001B798F"/>
    <w:rsid w:val="001B7D47"/>
    <w:rsid w:val="001B7E20"/>
    <w:rsid w:val="001C052E"/>
    <w:rsid w:val="001C0CD1"/>
    <w:rsid w:val="001C116F"/>
    <w:rsid w:val="001C239E"/>
    <w:rsid w:val="001C2FEE"/>
    <w:rsid w:val="001C38A8"/>
    <w:rsid w:val="001C3BFD"/>
    <w:rsid w:val="001C3FB9"/>
    <w:rsid w:val="001C4232"/>
    <w:rsid w:val="001C4A05"/>
    <w:rsid w:val="001C5513"/>
    <w:rsid w:val="001C5EE6"/>
    <w:rsid w:val="001C6646"/>
    <w:rsid w:val="001C6864"/>
    <w:rsid w:val="001D088E"/>
    <w:rsid w:val="001D0E56"/>
    <w:rsid w:val="001D1572"/>
    <w:rsid w:val="001D1956"/>
    <w:rsid w:val="001D25D4"/>
    <w:rsid w:val="001D280C"/>
    <w:rsid w:val="001D3988"/>
    <w:rsid w:val="001D41AF"/>
    <w:rsid w:val="001D41CD"/>
    <w:rsid w:val="001D5E32"/>
    <w:rsid w:val="001D7FC9"/>
    <w:rsid w:val="001E0A82"/>
    <w:rsid w:val="001E0CBD"/>
    <w:rsid w:val="001E23AF"/>
    <w:rsid w:val="001E332D"/>
    <w:rsid w:val="001E3E34"/>
    <w:rsid w:val="001E3F77"/>
    <w:rsid w:val="001E449F"/>
    <w:rsid w:val="001E4ED3"/>
    <w:rsid w:val="001E5486"/>
    <w:rsid w:val="001E6C8F"/>
    <w:rsid w:val="001E7A47"/>
    <w:rsid w:val="001F02FF"/>
    <w:rsid w:val="001F0410"/>
    <w:rsid w:val="001F445F"/>
    <w:rsid w:val="001F5C3F"/>
    <w:rsid w:val="001F5E00"/>
    <w:rsid w:val="001F64AA"/>
    <w:rsid w:val="00200BC5"/>
    <w:rsid w:val="00200DA9"/>
    <w:rsid w:val="00203B69"/>
    <w:rsid w:val="0020464F"/>
    <w:rsid w:val="00205AF4"/>
    <w:rsid w:val="00205CDF"/>
    <w:rsid w:val="00206880"/>
    <w:rsid w:val="00207053"/>
    <w:rsid w:val="002072AF"/>
    <w:rsid w:val="00207F58"/>
    <w:rsid w:val="00212051"/>
    <w:rsid w:val="00212DC7"/>
    <w:rsid w:val="00213CC7"/>
    <w:rsid w:val="0021408B"/>
    <w:rsid w:val="00214971"/>
    <w:rsid w:val="002149F1"/>
    <w:rsid w:val="00214B4C"/>
    <w:rsid w:val="00215728"/>
    <w:rsid w:val="00221CDD"/>
    <w:rsid w:val="00222F2B"/>
    <w:rsid w:val="0022324E"/>
    <w:rsid w:val="00223A37"/>
    <w:rsid w:val="00223B38"/>
    <w:rsid w:val="00223BA2"/>
    <w:rsid w:val="00224B78"/>
    <w:rsid w:val="00225087"/>
    <w:rsid w:val="00225348"/>
    <w:rsid w:val="0022607F"/>
    <w:rsid w:val="002261CE"/>
    <w:rsid w:val="002261F4"/>
    <w:rsid w:val="002268F4"/>
    <w:rsid w:val="00226B77"/>
    <w:rsid w:val="00227349"/>
    <w:rsid w:val="0023063B"/>
    <w:rsid w:val="002307F6"/>
    <w:rsid w:val="00231204"/>
    <w:rsid w:val="0023181F"/>
    <w:rsid w:val="00232DF4"/>
    <w:rsid w:val="0023334D"/>
    <w:rsid w:val="002343A0"/>
    <w:rsid w:val="0023497D"/>
    <w:rsid w:val="00234B44"/>
    <w:rsid w:val="00234BAB"/>
    <w:rsid w:val="002359D9"/>
    <w:rsid w:val="0024044A"/>
    <w:rsid w:val="00240935"/>
    <w:rsid w:val="00240BF4"/>
    <w:rsid w:val="00241131"/>
    <w:rsid w:val="0024181E"/>
    <w:rsid w:val="00241C69"/>
    <w:rsid w:val="00242C20"/>
    <w:rsid w:val="00243728"/>
    <w:rsid w:val="002441F9"/>
    <w:rsid w:val="0024445B"/>
    <w:rsid w:val="0024481C"/>
    <w:rsid w:val="00245152"/>
    <w:rsid w:val="002454B9"/>
    <w:rsid w:val="002457FD"/>
    <w:rsid w:val="00245BB1"/>
    <w:rsid w:val="00245D7D"/>
    <w:rsid w:val="002460D2"/>
    <w:rsid w:val="002467A3"/>
    <w:rsid w:val="00246D1E"/>
    <w:rsid w:val="00247325"/>
    <w:rsid w:val="00247A87"/>
    <w:rsid w:val="00247DED"/>
    <w:rsid w:val="002501A9"/>
    <w:rsid w:val="00250FC5"/>
    <w:rsid w:val="00251BBC"/>
    <w:rsid w:val="0025309A"/>
    <w:rsid w:val="0025327C"/>
    <w:rsid w:val="002535B2"/>
    <w:rsid w:val="002536FC"/>
    <w:rsid w:val="00253DF3"/>
    <w:rsid w:val="00254646"/>
    <w:rsid w:val="00255F12"/>
    <w:rsid w:val="00257083"/>
    <w:rsid w:val="0025714D"/>
    <w:rsid w:val="00257B7F"/>
    <w:rsid w:val="00260BC3"/>
    <w:rsid w:val="00261313"/>
    <w:rsid w:val="002613CF"/>
    <w:rsid w:val="002621DB"/>
    <w:rsid w:val="00263942"/>
    <w:rsid w:val="0026394D"/>
    <w:rsid w:val="0026398D"/>
    <w:rsid w:val="00263F5E"/>
    <w:rsid w:val="00263FEE"/>
    <w:rsid w:val="002641B0"/>
    <w:rsid w:val="00266D18"/>
    <w:rsid w:val="0027224C"/>
    <w:rsid w:val="002728C6"/>
    <w:rsid w:val="00273D64"/>
    <w:rsid w:val="00274E26"/>
    <w:rsid w:val="002757AE"/>
    <w:rsid w:val="0027630A"/>
    <w:rsid w:val="00276485"/>
    <w:rsid w:val="00276D35"/>
    <w:rsid w:val="00277777"/>
    <w:rsid w:val="00280C73"/>
    <w:rsid w:val="00282C00"/>
    <w:rsid w:val="00282EB1"/>
    <w:rsid w:val="002838A2"/>
    <w:rsid w:val="00283A85"/>
    <w:rsid w:val="00283E9B"/>
    <w:rsid w:val="002840B9"/>
    <w:rsid w:val="0028425E"/>
    <w:rsid w:val="00285F62"/>
    <w:rsid w:val="00286DDC"/>
    <w:rsid w:val="002872EA"/>
    <w:rsid w:val="0028775E"/>
    <w:rsid w:val="00287BC3"/>
    <w:rsid w:val="002903B4"/>
    <w:rsid w:val="00291A19"/>
    <w:rsid w:val="0029260B"/>
    <w:rsid w:val="00292631"/>
    <w:rsid w:val="002956BD"/>
    <w:rsid w:val="00296400"/>
    <w:rsid w:val="0029645D"/>
    <w:rsid w:val="00296867"/>
    <w:rsid w:val="002976CB"/>
    <w:rsid w:val="002979E5"/>
    <w:rsid w:val="00297E06"/>
    <w:rsid w:val="002A047D"/>
    <w:rsid w:val="002A2D0A"/>
    <w:rsid w:val="002A2FA1"/>
    <w:rsid w:val="002A343A"/>
    <w:rsid w:val="002A3937"/>
    <w:rsid w:val="002A3C26"/>
    <w:rsid w:val="002A3E11"/>
    <w:rsid w:val="002A3E42"/>
    <w:rsid w:val="002A4D0D"/>
    <w:rsid w:val="002A6357"/>
    <w:rsid w:val="002A67D6"/>
    <w:rsid w:val="002A75D3"/>
    <w:rsid w:val="002B048F"/>
    <w:rsid w:val="002B0935"/>
    <w:rsid w:val="002B0A4F"/>
    <w:rsid w:val="002B1E77"/>
    <w:rsid w:val="002B1F5F"/>
    <w:rsid w:val="002B2C2C"/>
    <w:rsid w:val="002B2EC1"/>
    <w:rsid w:val="002B360E"/>
    <w:rsid w:val="002B3B5A"/>
    <w:rsid w:val="002B50BA"/>
    <w:rsid w:val="002B5F8B"/>
    <w:rsid w:val="002B65E5"/>
    <w:rsid w:val="002B67E3"/>
    <w:rsid w:val="002B73A3"/>
    <w:rsid w:val="002B776A"/>
    <w:rsid w:val="002C0811"/>
    <w:rsid w:val="002C14DF"/>
    <w:rsid w:val="002C168D"/>
    <w:rsid w:val="002C1E9D"/>
    <w:rsid w:val="002C253B"/>
    <w:rsid w:val="002C25F3"/>
    <w:rsid w:val="002C266B"/>
    <w:rsid w:val="002C2B6A"/>
    <w:rsid w:val="002C2BCF"/>
    <w:rsid w:val="002C334E"/>
    <w:rsid w:val="002C33B8"/>
    <w:rsid w:val="002C3956"/>
    <w:rsid w:val="002C40C2"/>
    <w:rsid w:val="002C4A66"/>
    <w:rsid w:val="002C6485"/>
    <w:rsid w:val="002C6B20"/>
    <w:rsid w:val="002C6F77"/>
    <w:rsid w:val="002C74A1"/>
    <w:rsid w:val="002D047E"/>
    <w:rsid w:val="002D0C44"/>
    <w:rsid w:val="002D1F08"/>
    <w:rsid w:val="002D2321"/>
    <w:rsid w:val="002D27D7"/>
    <w:rsid w:val="002D2DF9"/>
    <w:rsid w:val="002D2F1C"/>
    <w:rsid w:val="002D383D"/>
    <w:rsid w:val="002D392B"/>
    <w:rsid w:val="002D3B81"/>
    <w:rsid w:val="002D4157"/>
    <w:rsid w:val="002D434D"/>
    <w:rsid w:val="002D4CB6"/>
    <w:rsid w:val="002D59FB"/>
    <w:rsid w:val="002D6E14"/>
    <w:rsid w:val="002D7C46"/>
    <w:rsid w:val="002E07DE"/>
    <w:rsid w:val="002E18A5"/>
    <w:rsid w:val="002E1909"/>
    <w:rsid w:val="002E2005"/>
    <w:rsid w:val="002E4366"/>
    <w:rsid w:val="002E54B5"/>
    <w:rsid w:val="002E6EC4"/>
    <w:rsid w:val="002E74FE"/>
    <w:rsid w:val="002E7A7A"/>
    <w:rsid w:val="002F0564"/>
    <w:rsid w:val="002F165F"/>
    <w:rsid w:val="002F1876"/>
    <w:rsid w:val="002F3A5D"/>
    <w:rsid w:val="002F42CB"/>
    <w:rsid w:val="002F4463"/>
    <w:rsid w:val="002F4A5B"/>
    <w:rsid w:val="002F5669"/>
    <w:rsid w:val="002F589B"/>
    <w:rsid w:val="002F6B0E"/>
    <w:rsid w:val="002F7AFA"/>
    <w:rsid w:val="00302A89"/>
    <w:rsid w:val="0030306E"/>
    <w:rsid w:val="00303939"/>
    <w:rsid w:val="0030570D"/>
    <w:rsid w:val="00305889"/>
    <w:rsid w:val="00305C7E"/>
    <w:rsid w:val="00306CEF"/>
    <w:rsid w:val="00307039"/>
    <w:rsid w:val="003072FB"/>
    <w:rsid w:val="00310784"/>
    <w:rsid w:val="003115EC"/>
    <w:rsid w:val="0031308D"/>
    <w:rsid w:val="003133BB"/>
    <w:rsid w:val="003141C5"/>
    <w:rsid w:val="003147E0"/>
    <w:rsid w:val="003153BC"/>
    <w:rsid w:val="00315BEB"/>
    <w:rsid w:val="00315EFC"/>
    <w:rsid w:val="003174EA"/>
    <w:rsid w:val="00320F18"/>
    <w:rsid w:val="003216A1"/>
    <w:rsid w:val="003216E2"/>
    <w:rsid w:val="00321CC2"/>
    <w:rsid w:val="0032237E"/>
    <w:rsid w:val="00322C11"/>
    <w:rsid w:val="00322F63"/>
    <w:rsid w:val="003233C7"/>
    <w:rsid w:val="0032776E"/>
    <w:rsid w:val="00327954"/>
    <w:rsid w:val="003300D0"/>
    <w:rsid w:val="003300E9"/>
    <w:rsid w:val="003317AE"/>
    <w:rsid w:val="00331C50"/>
    <w:rsid w:val="00332146"/>
    <w:rsid w:val="003331C3"/>
    <w:rsid w:val="00333254"/>
    <w:rsid w:val="003333C6"/>
    <w:rsid w:val="00333DE5"/>
    <w:rsid w:val="00334AD5"/>
    <w:rsid w:val="003371BE"/>
    <w:rsid w:val="0033741A"/>
    <w:rsid w:val="003422FD"/>
    <w:rsid w:val="00342395"/>
    <w:rsid w:val="00342648"/>
    <w:rsid w:val="0034281F"/>
    <w:rsid w:val="00343022"/>
    <w:rsid w:val="0034313E"/>
    <w:rsid w:val="003435AA"/>
    <w:rsid w:val="00343C6E"/>
    <w:rsid w:val="00343FA4"/>
    <w:rsid w:val="0034607B"/>
    <w:rsid w:val="00346F83"/>
    <w:rsid w:val="0034766B"/>
    <w:rsid w:val="00347DD7"/>
    <w:rsid w:val="00347FDC"/>
    <w:rsid w:val="00351F45"/>
    <w:rsid w:val="00352066"/>
    <w:rsid w:val="00352267"/>
    <w:rsid w:val="003527EF"/>
    <w:rsid w:val="003528E3"/>
    <w:rsid w:val="00352C4B"/>
    <w:rsid w:val="0035343A"/>
    <w:rsid w:val="00355311"/>
    <w:rsid w:val="00357E67"/>
    <w:rsid w:val="0036073C"/>
    <w:rsid w:val="00361C1D"/>
    <w:rsid w:val="00362292"/>
    <w:rsid w:val="0036237D"/>
    <w:rsid w:val="00362B8E"/>
    <w:rsid w:val="00362FD5"/>
    <w:rsid w:val="0036358F"/>
    <w:rsid w:val="00364571"/>
    <w:rsid w:val="00365F1A"/>
    <w:rsid w:val="003664B4"/>
    <w:rsid w:val="00370D3E"/>
    <w:rsid w:val="003714BD"/>
    <w:rsid w:val="00372A77"/>
    <w:rsid w:val="00373805"/>
    <w:rsid w:val="003743F5"/>
    <w:rsid w:val="00374CB6"/>
    <w:rsid w:val="0037616E"/>
    <w:rsid w:val="00376D01"/>
    <w:rsid w:val="00377D8F"/>
    <w:rsid w:val="0038051C"/>
    <w:rsid w:val="0038120A"/>
    <w:rsid w:val="00381B28"/>
    <w:rsid w:val="00381D08"/>
    <w:rsid w:val="003824D9"/>
    <w:rsid w:val="0038341E"/>
    <w:rsid w:val="00383C29"/>
    <w:rsid w:val="00384855"/>
    <w:rsid w:val="003854A5"/>
    <w:rsid w:val="0038699D"/>
    <w:rsid w:val="003877A6"/>
    <w:rsid w:val="003878CC"/>
    <w:rsid w:val="003879D9"/>
    <w:rsid w:val="00390CF3"/>
    <w:rsid w:val="003919A5"/>
    <w:rsid w:val="00391C6C"/>
    <w:rsid w:val="00392982"/>
    <w:rsid w:val="00393039"/>
    <w:rsid w:val="003930D5"/>
    <w:rsid w:val="003939E7"/>
    <w:rsid w:val="003940C1"/>
    <w:rsid w:val="00394B11"/>
    <w:rsid w:val="003957BD"/>
    <w:rsid w:val="003959B7"/>
    <w:rsid w:val="0039631E"/>
    <w:rsid w:val="00396350"/>
    <w:rsid w:val="0039703E"/>
    <w:rsid w:val="003A10C6"/>
    <w:rsid w:val="003A1ED7"/>
    <w:rsid w:val="003A260F"/>
    <w:rsid w:val="003A2A3B"/>
    <w:rsid w:val="003A3FB0"/>
    <w:rsid w:val="003A46FE"/>
    <w:rsid w:val="003A5380"/>
    <w:rsid w:val="003A5611"/>
    <w:rsid w:val="003A68E3"/>
    <w:rsid w:val="003A6CDA"/>
    <w:rsid w:val="003A7D41"/>
    <w:rsid w:val="003B0761"/>
    <w:rsid w:val="003B11FB"/>
    <w:rsid w:val="003B15FD"/>
    <w:rsid w:val="003B168C"/>
    <w:rsid w:val="003B184D"/>
    <w:rsid w:val="003B1B27"/>
    <w:rsid w:val="003B1D13"/>
    <w:rsid w:val="003B2436"/>
    <w:rsid w:val="003B3235"/>
    <w:rsid w:val="003B3B26"/>
    <w:rsid w:val="003B3EBE"/>
    <w:rsid w:val="003B40AF"/>
    <w:rsid w:val="003B56EA"/>
    <w:rsid w:val="003B62BD"/>
    <w:rsid w:val="003B63A2"/>
    <w:rsid w:val="003B68B0"/>
    <w:rsid w:val="003B6CD2"/>
    <w:rsid w:val="003C040D"/>
    <w:rsid w:val="003C0FFB"/>
    <w:rsid w:val="003C1174"/>
    <w:rsid w:val="003C1821"/>
    <w:rsid w:val="003C3093"/>
    <w:rsid w:val="003C4CC1"/>
    <w:rsid w:val="003C53AA"/>
    <w:rsid w:val="003C79FF"/>
    <w:rsid w:val="003D03C0"/>
    <w:rsid w:val="003D0A3C"/>
    <w:rsid w:val="003D44D4"/>
    <w:rsid w:val="003D5DAC"/>
    <w:rsid w:val="003D63F4"/>
    <w:rsid w:val="003D6DCC"/>
    <w:rsid w:val="003D79C3"/>
    <w:rsid w:val="003E01BE"/>
    <w:rsid w:val="003E08AB"/>
    <w:rsid w:val="003E0AB7"/>
    <w:rsid w:val="003E1BD0"/>
    <w:rsid w:val="003E2AB0"/>
    <w:rsid w:val="003E2CAD"/>
    <w:rsid w:val="003E2D2D"/>
    <w:rsid w:val="003E31E8"/>
    <w:rsid w:val="003E3D5A"/>
    <w:rsid w:val="003E41A3"/>
    <w:rsid w:val="003E445A"/>
    <w:rsid w:val="003E4867"/>
    <w:rsid w:val="003E5834"/>
    <w:rsid w:val="003E5F5C"/>
    <w:rsid w:val="003E6B23"/>
    <w:rsid w:val="003E72D1"/>
    <w:rsid w:val="003E7467"/>
    <w:rsid w:val="003E7BED"/>
    <w:rsid w:val="003E7E64"/>
    <w:rsid w:val="003F1A2D"/>
    <w:rsid w:val="003F3858"/>
    <w:rsid w:val="003F6642"/>
    <w:rsid w:val="003F6D0A"/>
    <w:rsid w:val="003F6DE8"/>
    <w:rsid w:val="003F7F5A"/>
    <w:rsid w:val="00400455"/>
    <w:rsid w:val="004006C1"/>
    <w:rsid w:val="004017CD"/>
    <w:rsid w:val="00401B28"/>
    <w:rsid w:val="00402C6F"/>
    <w:rsid w:val="0040300E"/>
    <w:rsid w:val="0040314D"/>
    <w:rsid w:val="004032E8"/>
    <w:rsid w:val="00405968"/>
    <w:rsid w:val="004059FC"/>
    <w:rsid w:val="00406383"/>
    <w:rsid w:val="00406759"/>
    <w:rsid w:val="0040723B"/>
    <w:rsid w:val="004102FB"/>
    <w:rsid w:val="004106DB"/>
    <w:rsid w:val="004106E3"/>
    <w:rsid w:val="00413259"/>
    <w:rsid w:val="00414C84"/>
    <w:rsid w:val="004150E8"/>
    <w:rsid w:val="004156C7"/>
    <w:rsid w:val="00416023"/>
    <w:rsid w:val="0041657A"/>
    <w:rsid w:val="004166EF"/>
    <w:rsid w:val="004168AF"/>
    <w:rsid w:val="00420479"/>
    <w:rsid w:val="00420830"/>
    <w:rsid w:val="0042201D"/>
    <w:rsid w:val="0042378C"/>
    <w:rsid w:val="004249B3"/>
    <w:rsid w:val="004253AE"/>
    <w:rsid w:val="00425577"/>
    <w:rsid w:val="00426487"/>
    <w:rsid w:val="004265DA"/>
    <w:rsid w:val="00427239"/>
    <w:rsid w:val="0042755B"/>
    <w:rsid w:val="0042755D"/>
    <w:rsid w:val="0043088B"/>
    <w:rsid w:val="004312F5"/>
    <w:rsid w:val="00431870"/>
    <w:rsid w:val="004321B1"/>
    <w:rsid w:val="00433383"/>
    <w:rsid w:val="00435850"/>
    <w:rsid w:val="00435F39"/>
    <w:rsid w:val="00435F3A"/>
    <w:rsid w:val="00436059"/>
    <w:rsid w:val="00436686"/>
    <w:rsid w:val="0043678B"/>
    <w:rsid w:val="004367EC"/>
    <w:rsid w:val="004377BC"/>
    <w:rsid w:val="00437A63"/>
    <w:rsid w:val="004405CC"/>
    <w:rsid w:val="00440A48"/>
    <w:rsid w:val="00440BC0"/>
    <w:rsid w:val="00440F2F"/>
    <w:rsid w:val="0044263C"/>
    <w:rsid w:val="0044278E"/>
    <w:rsid w:val="00442CA8"/>
    <w:rsid w:val="00442F6D"/>
    <w:rsid w:val="00443214"/>
    <w:rsid w:val="00444291"/>
    <w:rsid w:val="00444ADD"/>
    <w:rsid w:val="004454FE"/>
    <w:rsid w:val="00446394"/>
    <w:rsid w:val="00450445"/>
    <w:rsid w:val="00451F93"/>
    <w:rsid w:val="0045281A"/>
    <w:rsid w:val="00452B11"/>
    <w:rsid w:val="0045315F"/>
    <w:rsid w:val="004536B2"/>
    <w:rsid w:val="00453BD5"/>
    <w:rsid w:val="00455CA3"/>
    <w:rsid w:val="00457588"/>
    <w:rsid w:val="00462073"/>
    <w:rsid w:val="00462EFF"/>
    <w:rsid w:val="00463FC3"/>
    <w:rsid w:val="004644C1"/>
    <w:rsid w:val="00464DB5"/>
    <w:rsid w:val="0046549B"/>
    <w:rsid w:val="00465949"/>
    <w:rsid w:val="00465F47"/>
    <w:rsid w:val="004671C2"/>
    <w:rsid w:val="00467CAB"/>
    <w:rsid w:val="00470FC5"/>
    <w:rsid w:val="00470FDD"/>
    <w:rsid w:val="0047134C"/>
    <w:rsid w:val="00471B66"/>
    <w:rsid w:val="0047288D"/>
    <w:rsid w:val="0047314B"/>
    <w:rsid w:val="00474050"/>
    <w:rsid w:val="0047447E"/>
    <w:rsid w:val="00474AE9"/>
    <w:rsid w:val="00477057"/>
    <w:rsid w:val="0047710D"/>
    <w:rsid w:val="0047767C"/>
    <w:rsid w:val="00480087"/>
    <w:rsid w:val="00480275"/>
    <w:rsid w:val="00480AF3"/>
    <w:rsid w:val="00481436"/>
    <w:rsid w:val="004822D7"/>
    <w:rsid w:val="004823E8"/>
    <w:rsid w:val="00482485"/>
    <w:rsid w:val="004826E8"/>
    <w:rsid w:val="00483B63"/>
    <w:rsid w:val="004847F1"/>
    <w:rsid w:val="0048564A"/>
    <w:rsid w:val="004857E3"/>
    <w:rsid w:val="004862F4"/>
    <w:rsid w:val="0049076B"/>
    <w:rsid w:val="004921A3"/>
    <w:rsid w:val="00493DE3"/>
    <w:rsid w:val="00494651"/>
    <w:rsid w:val="00495105"/>
    <w:rsid w:val="00495AA6"/>
    <w:rsid w:val="0049747D"/>
    <w:rsid w:val="00497BC3"/>
    <w:rsid w:val="00497CF1"/>
    <w:rsid w:val="004A0187"/>
    <w:rsid w:val="004A0233"/>
    <w:rsid w:val="004A0918"/>
    <w:rsid w:val="004A0C68"/>
    <w:rsid w:val="004A29D7"/>
    <w:rsid w:val="004A2A6E"/>
    <w:rsid w:val="004A2E9C"/>
    <w:rsid w:val="004A2FF9"/>
    <w:rsid w:val="004A38D0"/>
    <w:rsid w:val="004A3F07"/>
    <w:rsid w:val="004A49B5"/>
    <w:rsid w:val="004A49BE"/>
    <w:rsid w:val="004A5B27"/>
    <w:rsid w:val="004A6D10"/>
    <w:rsid w:val="004A777F"/>
    <w:rsid w:val="004B0D35"/>
    <w:rsid w:val="004B211F"/>
    <w:rsid w:val="004B232A"/>
    <w:rsid w:val="004B2BCB"/>
    <w:rsid w:val="004B3771"/>
    <w:rsid w:val="004B4210"/>
    <w:rsid w:val="004B4320"/>
    <w:rsid w:val="004B4682"/>
    <w:rsid w:val="004B49AD"/>
    <w:rsid w:val="004B57A1"/>
    <w:rsid w:val="004B612C"/>
    <w:rsid w:val="004B695E"/>
    <w:rsid w:val="004C010F"/>
    <w:rsid w:val="004C192C"/>
    <w:rsid w:val="004C1EFC"/>
    <w:rsid w:val="004C232F"/>
    <w:rsid w:val="004C321A"/>
    <w:rsid w:val="004C3372"/>
    <w:rsid w:val="004C4B71"/>
    <w:rsid w:val="004C522C"/>
    <w:rsid w:val="004C57EE"/>
    <w:rsid w:val="004C5F8A"/>
    <w:rsid w:val="004C6268"/>
    <w:rsid w:val="004D05AC"/>
    <w:rsid w:val="004D16C3"/>
    <w:rsid w:val="004D232D"/>
    <w:rsid w:val="004D5F66"/>
    <w:rsid w:val="004D6109"/>
    <w:rsid w:val="004D63F5"/>
    <w:rsid w:val="004D6852"/>
    <w:rsid w:val="004D7437"/>
    <w:rsid w:val="004D7614"/>
    <w:rsid w:val="004D7780"/>
    <w:rsid w:val="004D77EC"/>
    <w:rsid w:val="004D7EFA"/>
    <w:rsid w:val="004E017C"/>
    <w:rsid w:val="004E06AE"/>
    <w:rsid w:val="004E0A06"/>
    <w:rsid w:val="004E0B25"/>
    <w:rsid w:val="004E0B6C"/>
    <w:rsid w:val="004E0FFC"/>
    <w:rsid w:val="004E17E8"/>
    <w:rsid w:val="004E1A09"/>
    <w:rsid w:val="004E526C"/>
    <w:rsid w:val="004E5E67"/>
    <w:rsid w:val="004E7F0D"/>
    <w:rsid w:val="004F08B7"/>
    <w:rsid w:val="004F16AB"/>
    <w:rsid w:val="004F1BEE"/>
    <w:rsid w:val="004F1E1A"/>
    <w:rsid w:val="004F286F"/>
    <w:rsid w:val="004F2B5C"/>
    <w:rsid w:val="004F38B9"/>
    <w:rsid w:val="004F3F89"/>
    <w:rsid w:val="004F69B9"/>
    <w:rsid w:val="004F6FC7"/>
    <w:rsid w:val="00500D19"/>
    <w:rsid w:val="00501A33"/>
    <w:rsid w:val="00503F23"/>
    <w:rsid w:val="005100C7"/>
    <w:rsid w:val="00511293"/>
    <w:rsid w:val="0051164C"/>
    <w:rsid w:val="0051301D"/>
    <w:rsid w:val="00514CA2"/>
    <w:rsid w:val="00515623"/>
    <w:rsid w:val="00515C2D"/>
    <w:rsid w:val="00515D7F"/>
    <w:rsid w:val="00516FE2"/>
    <w:rsid w:val="005200A6"/>
    <w:rsid w:val="00520695"/>
    <w:rsid w:val="00521A12"/>
    <w:rsid w:val="00522DA9"/>
    <w:rsid w:val="005231F5"/>
    <w:rsid w:val="00524E92"/>
    <w:rsid w:val="00527B6B"/>
    <w:rsid w:val="0053009A"/>
    <w:rsid w:val="005300D8"/>
    <w:rsid w:val="00531C04"/>
    <w:rsid w:val="00531E55"/>
    <w:rsid w:val="00532DCD"/>
    <w:rsid w:val="00533F98"/>
    <w:rsid w:val="00535128"/>
    <w:rsid w:val="005359B5"/>
    <w:rsid w:val="005361CA"/>
    <w:rsid w:val="00537FD0"/>
    <w:rsid w:val="005401D4"/>
    <w:rsid w:val="005406A7"/>
    <w:rsid w:val="0054079B"/>
    <w:rsid w:val="0054207B"/>
    <w:rsid w:val="00543B20"/>
    <w:rsid w:val="0055015E"/>
    <w:rsid w:val="005504C0"/>
    <w:rsid w:val="00553292"/>
    <w:rsid w:val="00553743"/>
    <w:rsid w:val="00553A83"/>
    <w:rsid w:val="00553B92"/>
    <w:rsid w:val="00553E70"/>
    <w:rsid w:val="00554DA7"/>
    <w:rsid w:val="00555B1D"/>
    <w:rsid w:val="00555F3D"/>
    <w:rsid w:val="00557F79"/>
    <w:rsid w:val="00560FA5"/>
    <w:rsid w:val="0056166E"/>
    <w:rsid w:val="00561F98"/>
    <w:rsid w:val="0056278D"/>
    <w:rsid w:val="005632F5"/>
    <w:rsid w:val="00564408"/>
    <w:rsid w:val="005649F7"/>
    <w:rsid w:val="00566E70"/>
    <w:rsid w:val="00572F0B"/>
    <w:rsid w:val="005736A7"/>
    <w:rsid w:val="00573934"/>
    <w:rsid w:val="00573DDD"/>
    <w:rsid w:val="0057531D"/>
    <w:rsid w:val="00577D1D"/>
    <w:rsid w:val="00580D11"/>
    <w:rsid w:val="00581F1C"/>
    <w:rsid w:val="00582B76"/>
    <w:rsid w:val="00582D72"/>
    <w:rsid w:val="0058361A"/>
    <w:rsid w:val="00584274"/>
    <w:rsid w:val="0058592A"/>
    <w:rsid w:val="00585DB1"/>
    <w:rsid w:val="00586EE2"/>
    <w:rsid w:val="00590B07"/>
    <w:rsid w:val="00591C05"/>
    <w:rsid w:val="00591F6A"/>
    <w:rsid w:val="00592464"/>
    <w:rsid w:val="00592818"/>
    <w:rsid w:val="005936B9"/>
    <w:rsid w:val="00593E7B"/>
    <w:rsid w:val="0059514A"/>
    <w:rsid w:val="00595754"/>
    <w:rsid w:val="00595B76"/>
    <w:rsid w:val="0059612A"/>
    <w:rsid w:val="00596C7F"/>
    <w:rsid w:val="00597972"/>
    <w:rsid w:val="005A0B98"/>
    <w:rsid w:val="005A1111"/>
    <w:rsid w:val="005A18C0"/>
    <w:rsid w:val="005A26B8"/>
    <w:rsid w:val="005A2C00"/>
    <w:rsid w:val="005A4D9E"/>
    <w:rsid w:val="005A69FB"/>
    <w:rsid w:val="005A6A51"/>
    <w:rsid w:val="005A781F"/>
    <w:rsid w:val="005A7959"/>
    <w:rsid w:val="005B03C0"/>
    <w:rsid w:val="005B145F"/>
    <w:rsid w:val="005B1702"/>
    <w:rsid w:val="005B3DC0"/>
    <w:rsid w:val="005B412A"/>
    <w:rsid w:val="005B5CAD"/>
    <w:rsid w:val="005B5F79"/>
    <w:rsid w:val="005B6566"/>
    <w:rsid w:val="005B68B4"/>
    <w:rsid w:val="005B6CAF"/>
    <w:rsid w:val="005C06EA"/>
    <w:rsid w:val="005C0AA9"/>
    <w:rsid w:val="005C1AD7"/>
    <w:rsid w:val="005C254C"/>
    <w:rsid w:val="005C2CCE"/>
    <w:rsid w:val="005C5184"/>
    <w:rsid w:val="005C63BD"/>
    <w:rsid w:val="005C67A7"/>
    <w:rsid w:val="005D0C6C"/>
    <w:rsid w:val="005D1884"/>
    <w:rsid w:val="005D2197"/>
    <w:rsid w:val="005D410B"/>
    <w:rsid w:val="005D42EF"/>
    <w:rsid w:val="005D5C6D"/>
    <w:rsid w:val="005D5DE0"/>
    <w:rsid w:val="005D66F5"/>
    <w:rsid w:val="005D79E6"/>
    <w:rsid w:val="005E1F6D"/>
    <w:rsid w:val="005E29EC"/>
    <w:rsid w:val="005E552B"/>
    <w:rsid w:val="005E6CD9"/>
    <w:rsid w:val="005E7479"/>
    <w:rsid w:val="005E7994"/>
    <w:rsid w:val="005F0AC8"/>
    <w:rsid w:val="005F0BB6"/>
    <w:rsid w:val="005F1717"/>
    <w:rsid w:val="005F1ED6"/>
    <w:rsid w:val="005F28FF"/>
    <w:rsid w:val="005F2FCD"/>
    <w:rsid w:val="005F327D"/>
    <w:rsid w:val="005F3419"/>
    <w:rsid w:val="005F367A"/>
    <w:rsid w:val="005F3CAD"/>
    <w:rsid w:val="005F586A"/>
    <w:rsid w:val="005F5B28"/>
    <w:rsid w:val="005F61F6"/>
    <w:rsid w:val="005F65EA"/>
    <w:rsid w:val="006000EE"/>
    <w:rsid w:val="00600182"/>
    <w:rsid w:val="006015A8"/>
    <w:rsid w:val="00601AD5"/>
    <w:rsid w:val="0060420A"/>
    <w:rsid w:val="00605F9A"/>
    <w:rsid w:val="00610B0D"/>
    <w:rsid w:val="00610FE6"/>
    <w:rsid w:val="00611A04"/>
    <w:rsid w:val="00611E10"/>
    <w:rsid w:val="0061231A"/>
    <w:rsid w:val="00612F1D"/>
    <w:rsid w:val="0061347F"/>
    <w:rsid w:val="006137AD"/>
    <w:rsid w:val="00614BB6"/>
    <w:rsid w:val="00614D95"/>
    <w:rsid w:val="00615273"/>
    <w:rsid w:val="006156FD"/>
    <w:rsid w:val="00616164"/>
    <w:rsid w:val="006162C0"/>
    <w:rsid w:val="00616395"/>
    <w:rsid w:val="006163C8"/>
    <w:rsid w:val="00616604"/>
    <w:rsid w:val="006173E4"/>
    <w:rsid w:val="006178CE"/>
    <w:rsid w:val="00617C4A"/>
    <w:rsid w:val="006213FB"/>
    <w:rsid w:val="00621B09"/>
    <w:rsid w:val="0062247C"/>
    <w:rsid w:val="0062297E"/>
    <w:rsid w:val="00623D4F"/>
    <w:rsid w:val="006241DE"/>
    <w:rsid w:val="00625BCA"/>
    <w:rsid w:val="006264B1"/>
    <w:rsid w:val="00626865"/>
    <w:rsid w:val="006271E5"/>
    <w:rsid w:val="0063100A"/>
    <w:rsid w:val="00631286"/>
    <w:rsid w:val="0063151F"/>
    <w:rsid w:val="0063187B"/>
    <w:rsid w:val="00632326"/>
    <w:rsid w:val="00632F5D"/>
    <w:rsid w:val="0063469F"/>
    <w:rsid w:val="00635767"/>
    <w:rsid w:val="0064011D"/>
    <w:rsid w:val="0064067D"/>
    <w:rsid w:val="00641082"/>
    <w:rsid w:val="0064136B"/>
    <w:rsid w:val="006416D1"/>
    <w:rsid w:val="00641D4B"/>
    <w:rsid w:val="006425B8"/>
    <w:rsid w:val="00642C3A"/>
    <w:rsid w:val="00642D69"/>
    <w:rsid w:val="00643EEF"/>
    <w:rsid w:val="00644063"/>
    <w:rsid w:val="006450A8"/>
    <w:rsid w:val="006452AD"/>
    <w:rsid w:val="00646AB6"/>
    <w:rsid w:val="0064722A"/>
    <w:rsid w:val="00647622"/>
    <w:rsid w:val="006479CA"/>
    <w:rsid w:val="00651E79"/>
    <w:rsid w:val="00652A04"/>
    <w:rsid w:val="00653182"/>
    <w:rsid w:val="006543A3"/>
    <w:rsid w:val="00656CEF"/>
    <w:rsid w:val="00656FD0"/>
    <w:rsid w:val="006608FC"/>
    <w:rsid w:val="00661FC5"/>
    <w:rsid w:val="006623B6"/>
    <w:rsid w:val="006627EF"/>
    <w:rsid w:val="00664070"/>
    <w:rsid w:val="006643FC"/>
    <w:rsid w:val="00667851"/>
    <w:rsid w:val="00670877"/>
    <w:rsid w:val="00670EC7"/>
    <w:rsid w:val="00671730"/>
    <w:rsid w:val="0067210A"/>
    <w:rsid w:val="006734D9"/>
    <w:rsid w:val="0067364E"/>
    <w:rsid w:val="006740A7"/>
    <w:rsid w:val="00674254"/>
    <w:rsid w:val="006743A4"/>
    <w:rsid w:val="00675BA4"/>
    <w:rsid w:val="00677A69"/>
    <w:rsid w:val="006801D2"/>
    <w:rsid w:val="00680753"/>
    <w:rsid w:val="006809FD"/>
    <w:rsid w:val="00682E30"/>
    <w:rsid w:val="006854A7"/>
    <w:rsid w:val="00685BA9"/>
    <w:rsid w:val="00686097"/>
    <w:rsid w:val="006868DB"/>
    <w:rsid w:val="00686E86"/>
    <w:rsid w:val="00690C9A"/>
    <w:rsid w:val="006913E5"/>
    <w:rsid w:val="006917DE"/>
    <w:rsid w:val="00692EF1"/>
    <w:rsid w:val="00693435"/>
    <w:rsid w:val="0069384D"/>
    <w:rsid w:val="006940B7"/>
    <w:rsid w:val="00694748"/>
    <w:rsid w:val="00695027"/>
    <w:rsid w:val="00695A46"/>
    <w:rsid w:val="00695EB6"/>
    <w:rsid w:val="00696C1E"/>
    <w:rsid w:val="006A00E4"/>
    <w:rsid w:val="006A0208"/>
    <w:rsid w:val="006A06E0"/>
    <w:rsid w:val="006A164F"/>
    <w:rsid w:val="006A1709"/>
    <w:rsid w:val="006A17CE"/>
    <w:rsid w:val="006A1B4C"/>
    <w:rsid w:val="006A2585"/>
    <w:rsid w:val="006A2E2B"/>
    <w:rsid w:val="006A36B3"/>
    <w:rsid w:val="006A406B"/>
    <w:rsid w:val="006A5257"/>
    <w:rsid w:val="006A5A20"/>
    <w:rsid w:val="006A6210"/>
    <w:rsid w:val="006A68BF"/>
    <w:rsid w:val="006A7D5F"/>
    <w:rsid w:val="006B038D"/>
    <w:rsid w:val="006B1288"/>
    <w:rsid w:val="006B1430"/>
    <w:rsid w:val="006B1F53"/>
    <w:rsid w:val="006B318F"/>
    <w:rsid w:val="006B3F74"/>
    <w:rsid w:val="006B695B"/>
    <w:rsid w:val="006B6DF5"/>
    <w:rsid w:val="006C0718"/>
    <w:rsid w:val="006C0E46"/>
    <w:rsid w:val="006C28C1"/>
    <w:rsid w:val="006C3BDA"/>
    <w:rsid w:val="006C3BF8"/>
    <w:rsid w:val="006C3E38"/>
    <w:rsid w:val="006C49FB"/>
    <w:rsid w:val="006C5533"/>
    <w:rsid w:val="006C5BAC"/>
    <w:rsid w:val="006C5F4D"/>
    <w:rsid w:val="006C6529"/>
    <w:rsid w:val="006C7CA7"/>
    <w:rsid w:val="006D17FA"/>
    <w:rsid w:val="006D254A"/>
    <w:rsid w:val="006D3927"/>
    <w:rsid w:val="006D451B"/>
    <w:rsid w:val="006D4BC2"/>
    <w:rsid w:val="006D562C"/>
    <w:rsid w:val="006D6232"/>
    <w:rsid w:val="006D7214"/>
    <w:rsid w:val="006E017E"/>
    <w:rsid w:val="006E17FC"/>
    <w:rsid w:val="006E1E5D"/>
    <w:rsid w:val="006E3FCC"/>
    <w:rsid w:val="006E55F5"/>
    <w:rsid w:val="006E5FE2"/>
    <w:rsid w:val="006E665C"/>
    <w:rsid w:val="006F0A12"/>
    <w:rsid w:val="006F4306"/>
    <w:rsid w:val="006F567F"/>
    <w:rsid w:val="006F590E"/>
    <w:rsid w:val="006F72E9"/>
    <w:rsid w:val="007006BE"/>
    <w:rsid w:val="00701AE7"/>
    <w:rsid w:val="00701E70"/>
    <w:rsid w:val="00702047"/>
    <w:rsid w:val="007024E9"/>
    <w:rsid w:val="007028D8"/>
    <w:rsid w:val="00702E12"/>
    <w:rsid w:val="007030CA"/>
    <w:rsid w:val="00703F75"/>
    <w:rsid w:val="00704435"/>
    <w:rsid w:val="00704731"/>
    <w:rsid w:val="00704DA1"/>
    <w:rsid w:val="00704F0C"/>
    <w:rsid w:val="007056F3"/>
    <w:rsid w:val="00710ED9"/>
    <w:rsid w:val="007123DF"/>
    <w:rsid w:val="00712571"/>
    <w:rsid w:val="00712B3E"/>
    <w:rsid w:val="007138C4"/>
    <w:rsid w:val="007152D1"/>
    <w:rsid w:val="00716D73"/>
    <w:rsid w:val="00720828"/>
    <w:rsid w:val="00722AB1"/>
    <w:rsid w:val="0072367D"/>
    <w:rsid w:val="00723823"/>
    <w:rsid w:val="00724057"/>
    <w:rsid w:val="0072495C"/>
    <w:rsid w:val="00724A65"/>
    <w:rsid w:val="007256AE"/>
    <w:rsid w:val="00725872"/>
    <w:rsid w:val="007261F1"/>
    <w:rsid w:val="00727323"/>
    <w:rsid w:val="00727342"/>
    <w:rsid w:val="00727ABD"/>
    <w:rsid w:val="00727E7B"/>
    <w:rsid w:val="0073199D"/>
    <w:rsid w:val="007334CC"/>
    <w:rsid w:val="007338E8"/>
    <w:rsid w:val="00736E40"/>
    <w:rsid w:val="007374E3"/>
    <w:rsid w:val="00741112"/>
    <w:rsid w:val="00741881"/>
    <w:rsid w:val="00743391"/>
    <w:rsid w:val="00746A95"/>
    <w:rsid w:val="00747482"/>
    <w:rsid w:val="00750869"/>
    <w:rsid w:val="0075180A"/>
    <w:rsid w:val="00751873"/>
    <w:rsid w:val="00751A5C"/>
    <w:rsid w:val="00752ACD"/>
    <w:rsid w:val="00753DE7"/>
    <w:rsid w:val="00754870"/>
    <w:rsid w:val="00756437"/>
    <w:rsid w:val="007579EA"/>
    <w:rsid w:val="007607D4"/>
    <w:rsid w:val="007611C2"/>
    <w:rsid w:val="00762288"/>
    <w:rsid w:val="00762C64"/>
    <w:rsid w:val="0076305D"/>
    <w:rsid w:val="007640FA"/>
    <w:rsid w:val="007656EA"/>
    <w:rsid w:val="00766AC0"/>
    <w:rsid w:val="00770B24"/>
    <w:rsid w:val="00770BBB"/>
    <w:rsid w:val="007712F8"/>
    <w:rsid w:val="007715D3"/>
    <w:rsid w:val="00772568"/>
    <w:rsid w:val="007725FA"/>
    <w:rsid w:val="00772C24"/>
    <w:rsid w:val="0077338F"/>
    <w:rsid w:val="00774EA5"/>
    <w:rsid w:val="00776D99"/>
    <w:rsid w:val="00776EBC"/>
    <w:rsid w:val="00780C69"/>
    <w:rsid w:val="00781E59"/>
    <w:rsid w:val="007835C1"/>
    <w:rsid w:val="00783640"/>
    <w:rsid w:val="00784CAA"/>
    <w:rsid w:val="00787907"/>
    <w:rsid w:val="007902C6"/>
    <w:rsid w:val="00790DBE"/>
    <w:rsid w:val="00791256"/>
    <w:rsid w:val="00791EFB"/>
    <w:rsid w:val="00793503"/>
    <w:rsid w:val="007965AE"/>
    <w:rsid w:val="007A0AB4"/>
    <w:rsid w:val="007A2E0F"/>
    <w:rsid w:val="007A3183"/>
    <w:rsid w:val="007A3335"/>
    <w:rsid w:val="007A45C3"/>
    <w:rsid w:val="007A48AB"/>
    <w:rsid w:val="007A4CDE"/>
    <w:rsid w:val="007A5227"/>
    <w:rsid w:val="007A64D1"/>
    <w:rsid w:val="007A6C93"/>
    <w:rsid w:val="007B1074"/>
    <w:rsid w:val="007B11DC"/>
    <w:rsid w:val="007B13A8"/>
    <w:rsid w:val="007B1DB6"/>
    <w:rsid w:val="007B21EA"/>
    <w:rsid w:val="007B4AA4"/>
    <w:rsid w:val="007B687D"/>
    <w:rsid w:val="007B695D"/>
    <w:rsid w:val="007B6B5E"/>
    <w:rsid w:val="007B755D"/>
    <w:rsid w:val="007B7D8F"/>
    <w:rsid w:val="007C035D"/>
    <w:rsid w:val="007C0A22"/>
    <w:rsid w:val="007C1119"/>
    <w:rsid w:val="007C17F0"/>
    <w:rsid w:val="007C1995"/>
    <w:rsid w:val="007C2E1D"/>
    <w:rsid w:val="007C311D"/>
    <w:rsid w:val="007C41C3"/>
    <w:rsid w:val="007C46E8"/>
    <w:rsid w:val="007C49C7"/>
    <w:rsid w:val="007C5513"/>
    <w:rsid w:val="007C552A"/>
    <w:rsid w:val="007C7752"/>
    <w:rsid w:val="007C7996"/>
    <w:rsid w:val="007D14CF"/>
    <w:rsid w:val="007D1916"/>
    <w:rsid w:val="007D28EC"/>
    <w:rsid w:val="007D2D27"/>
    <w:rsid w:val="007D2E7B"/>
    <w:rsid w:val="007D3566"/>
    <w:rsid w:val="007D3643"/>
    <w:rsid w:val="007D46CE"/>
    <w:rsid w:val="007D584F"/>
    <w:rsid w:val="007D5968"/>
    <w:rsid w:val="007D7536"/>
    <w:rsid w:val="007D7FE4"/>
    <w:rsid w:val="007E0819"/>
    <w:rsid w:val="007E0A48"/>
    <w:rsid w:val="007E1F30"/>
    <w:rsid w:val="007E1FE7"/>
    <w:rsid w:val="007E224C"/>
    <w:rsid w:val="007E2A07"/>
    <w:rsid w:val="007E3BE1"/>
    <w:rsid w:val="007E49BD"/>
    <w:rsid w:val="007E5371"/>
    <w:rsid w:val="007E5826"/>
    <w:rsid w:val="007E665D"/>
    <w:rsid w:val="007E76D7"/>
    <w:rsid w:val="007E7B4C"/>
    <w:rsid w:val="007F02D1"/>
    <w:rsid w:val="007F04FA"/>
    <w:rsid w:val="007F0787"/>
    <w:rsid w:val="007F0917"/>
    <w:rsid w:val="007F14F7"/>
    <w:rsid w:val="007F176A"/>
    <w:rsid w:val="007F17F2"/>
    <w:rsid w:val="007F1BD1"/>
    <w:rsid w:val="007F3ACC"/>
    <w:rsid w:val="007F3AED"/>
    <w:rsid w:val="007F4A9D"/>
    <w:rsid w:val="007F50AE"/>
    <w:rsid w:val="007F576D"/>
    <w:rsid w:val="007F589C"/>
    <w:rsid w:val="007F5AB0"/>
    <w:rsid w:val="007F6EB1"/>
    <w:rsid w:val="007F6EE8"/>
    <w:rsid w:val="007F709B"/>
    <w:rsid w:val="007F7E1C"/>
    <w:rsid w:val="0080047D"/>
    <w:rsid w:val="008022A8"/>
    <w:rsid w:val="00802CB5"/>
    <w:rsid w:val="00802CED"/>
    <w:rsid w:val="00804AFC"/>
    <w:rsid w:val="00804F6E"/>
    <w:rsid w:val="008062FC"/>
    <w:rsid w:val="00806638"/>
    <w:rsid w:val="00807A80"/>
    <w:rsid w:val="00807C01"/>
    <w:rsid w:val="00807CCB"/>
    <w:rsid w:val="00807F5F"/>
    <w:rsid w:val="008110E7"/>
    <w:rsid w:val="00811922"/>
    <w:rsid w:val="00812263"/>
    <w:rsid w:val="00812FB1"/>
    <w:rsid w:val="00813C46"/>
    <w:rsid w:val="008145D7"/>
    <w:rsid w:val="00814D00"/>
    <w:rsid w:val="00816D2A"/>
    <w:rsid w:val="00820568"/>
    <w:rsid w:val="00821CEE"/>
    <w:rsid w:val="0082215A"/>
    <w:rsid w:val="0082274E"/>
    <w:rsid w:val="00823576"/>
    <w:rsid w:val="00823A55"/>
    <w:rsid w:val="00823CBA"/>
    <w:rsid w:val="00824357"/>
    <w:rsid w:val="008253BB"/>
    <w:rsid w:val="00825440"/>
    <w:rsid w:val="00825FF7"/>
    <w:rsid w:val="008272F1"/>
    <w:rsid w:val="00827601"/>
    <w:rsid w:val="00827FAB"/>
    <w:rsid w:val="008319D4"/>
    <w:rsid w:val="00831BEB"/>
    <w:rsid w:val="00832877"/>
    <w:rsid w:val="0083321D"/>
    <w:rsid w:val="008333B3"/>
    <w:rsid w:val="00833404"/>
    <w:rsid w:val="00833FCD"/>
    <w:rsid w:val="0083456F"/>
    <w:rsid w:val="008359B9"/>
    <w:rsid w:val="00837220"/>
    <w:rsid w:val="00837AB0"/>
    <w:rsid w:val="00837D6D"/>
    <w:rsid w:val="00837E98"/>
    <w:rsid w:val="00840EEB"/>
    <w:rsid w:val="00841893"/>
    <w:rsid w:val="008469E0"/>
    <w:rsid w:val="00847223"/>
    <w:rsid w:val="00851873"/>
    <w:rsid w:val="0085208E"/>
    <w:rsid w:val="00853118"/>
    <w:rsid w:val="00853912"/>
    <w:rsid w:val="00853C64"/>
    <w:rsid w:val="00854A0F"/>
    <w:rsid w:val="00855316"/>
    <w:rsid w:val="008560BF"/>
    <w:rsid w:val="00857146"/>
    <w:rsid w:val="00857F28"/>
    <w:rsid w:val="00860F1F"/>
    <w:rsid w:val="00861B6B"/>
    <w:rsid w:val="00862A6D"/>
    <w:rsid w:val="008630EF"/>
    <w:rsid w:val="0086440F"/>
    <w:rsid w:val="008646EC"/>
    <w:rsid w:val="00865318"/>
    <w:rsid w:val="008660AA"/>
    <w:rsid w:val="008665B1"/>
    <w:rsid w:val="00866C30"/>
    <w:rsid w:val="008676B1"/>
    <w:rsid w:val="008708A0"/>
    <w:rsid w:val="008712D5"/>
    <w:rsid w:val="00871639"/>
    <w:rsid w:val="00871BF9"/>
    <w:rsid w:val="0087206F"/>
    <w:rsid w:val="00872547"/>
    <w:rsid w:val="00872D1B"/>
    <w:rsid w:val="008745EB"/>
    <w:rsid w:val="0087506E"/>
    <w:rsid w:val="008751BF"/>
    <w:rsid w:val="00875DDC"/>
    <w:rsid w:val="0087612C"/>
    <w:rsid w:val="00876F89"/>
    <w:rsid w:val="00881BBA"/>
    <w:rsid w:val="00881EF8"/>
    <w:rsid w:val="00882172"/>
    <w:rsid w:val="00882AF3"/>
    <w:rsid w:val="00883642"/>
    <w:rsid w:val="00883C2E"/>
    <w:rsid w:val="00883D1F"/>
    <w:rsid w:val="00885C27"/>
    <w:rsid w:val="008867F4"/>
    <w:rsid w:val="00886D04"/>
    <w:rsid w:val="00890623"/>
    <w:rsid w:val="00890B67"/>
    <w:rsid w:val="00890E7C"/>
    <w:rsid w:val="00891C6B"/>
    <w:rsid w:val="00892B5D"/>
    <w:rsid w:val="00892E06"/>
    <w:rsid w:val="008932A2"/>
    <w:rsid w:val="008953AF"/>
    <w:rsid w:val="00895A90"/>
    <w:rsid w:val="00895D52"/>
    <w:rsid w:val="00895F1F"/>
    <w:rsid w:val="00896722"/>
    <w:rsid w:val="008A002F"/>
    <w:rsid w:val="008A1165"/>
    <w:rsid w:val="008A1289"/>
    <w:rsid w:val="008A1465"/>
    <w:rsid w:val="008A1827"/>
    <w:rsid w:val="008A2EE0"/>
    <w:rsid w:val="008A3443"/>
    <w:rsid w:val="008A3656"/>
    <w:rsid w:val="008A5751"/>
    <w:rsid w:val="008A5932"/>
    <w:rsid w:val="008A5AAC"/>
    <w:rsid w:val="008A6ED1"/>
    <w:rsid w:val="008B0F3D"/>
    <w:rsid w:val="008B0FD0"/>
    <w:rsid w:val="008B10FE"/>
    <w:rsid w:val="008B380D"/>
    <w:rsid w:val="008B3A1B"/>
    <w:rsid w:val="008B3A4E"/>
    <w:rsid w:val="008B4A42"/>
    <w:rsid w:val="008B4D57"/>
    <w:rsid w:val="008B5157"/>
    <w:rsid w:val="008B60D8"/>
    <w:rsid w:val="008B63B7"/>
    <w:rsid w:val="008B694F"/>
    <w:rsid w:val="008B7AF3"/>
    <w:rsid w:val="008C0104"/>
    <w:rsid w:val="008C020B"/>
    <w:rsid w:val="008C0868"/>
    <w:rsid w:val="008C10F8"/>
    <w:rsid w:val="008C147C"/>
    <w:rsid w:val="008C2212"/>
    <w:rsid w:val="008C248B"/>
    <w:rsid w:val="008C2D76"/>
    <w:rsid w:val="008C315E"/>
    <w:rsid w:val="008C388E"/>
    <w:rsid w:val="008C3CE0"/>
    <w:rsid w:val="008C4768"/>
    <w:rsid w:val="008C5914"/>
    <w:rsid w:val="008C59AD"/>
    <w:rsid w:val="008C63A3"/>
    <w:rsid w:val="008D0B88"/>
    <w:rsid w:val="008D0F4D"/>
    <w:rsid w:val="008D11B1"/>
    <w:rsid w:val="008D233C"/>
    <w:rsid w:val="008D3DC2"/>
    <w:rsid w:val="008D4F86"/>
    <w:rsid w:val="008D5238"/>
    <w:rsid w:val="008D6173"/>
    <w:rsid w:val="008D62B4"/>
    <w:rsid w:val="008D79EA"/>
    <w:rsid w:val="008D7ADA"/>
    <w:rsid w:val="008E0143"/>
    <w:rsid w:val="008E053A"/>
    <w:rsid w:val="008E07C4"/>
    <w:rsid w:val="008E0C0C"/>
    <w:rsid w:val="008E1747"/>
    <w:rsid w:val="008E224F"/>
    <w:rsid w:val="008E232A"/>
    <w:rsid w:val="008E2760"/>
    <w:rsid w:val="008E29CB"/>
    <w:rsid w:val="008E3941"/>
    <w:rsid w:val="008E58CC"/>
    <w:rsid w:val="008E5C68"/>
    <w:rsid w:val="008E6313"/>
    <w:rsid w:val="008F0F38"/>
    <w:rsid w:val="008F108D"/>
    <w:rsid w:val="008F11BA"/>
    <w:rsid w:val="008F1560"/>
    <w:rsid w:val="008F4617"/>
    <w:rsid w:val="008F4F4B"/>
    <w:rsid w:val="008F59C6"/>
    <w:rsid w:val="008F5BD7"/>
    <w:rsid w:val="008F74F2"/>
    <w:rsid w:val="0090011F"/>
    <w:rsid w:val="0090099A"/>
    <w:rsid w:val="009017BB"/>
    <w:rsid w:val="00902291"/>
    <w:rsid w:val="00903988"/>
    <w:rsid w:val="00904B1B"/>
    <w:rsid w:val="009052B6"/>
    <w:rsid w:val="00905ED6"/>
    <w:rsid w:val="009076DF"/>
    <w:rsid w:val="00907FDB"/>
    <w:rsid w:val="00910370"/>
    <w:rsid w:val="00911753"/>
    <w:rsid w:val="00911CC4"/>
    <w:rsid w:val="009124A3"/>
    <w:rsid w:val="00912FB5"/>
    <w:rsid w:val="0091333E"/>
    <w:rsid w:val="00913FE3"/>
    <w:rsid w:val="0091460D"/>
    <w:rsid w:val="009149D3"/>
    <w:rsid w:val="00916FAE"/>
    <w:rsid w:val="00917F76"/>
    <w:rsid w:val="00920599"/>
    <w:rsid w:val="00920B24"/>
    <w:rsid w:val="00920C2A"/>
    <w:rsid w:val="0092209C"/>
    <w:rsid w:val="0092245E"/>
    <w:rsid w:val="00922789"/>
    <w:rsid w:val="00922D11"/>
    <w:rsid w:val="00923C0D"/>
    <w:rsid w:val="00924A86"/>
    <w:rsid w:val="009265BB"/>
    <w:rsid w:val="009267B0"/>
    <w:rsid w:val="009273AF"/>
    <w:rsid w:val="009277D1"/>
    <w:rsid w:val="00927999"/>
    <w:rsid w:val="00927F2B"/>
    <w:rsid w:val="009303E8"/>
    <w:rsid w:val="00931822"/>
    <w:rsid w:val="00931EF9"/>
    <w:rsid w:val="00933626"/>
    <w:rsid w:val="00933E98"/>
    <w:rsid w:val="0093435C"/>
    <w:rsid w:val="00934CE5"/>
    <w:rsid w:val="009353E5"/>
    <w:rsid w:val="00936FE3"/>
    <w:rsid w:val="00937424"/>
    <w:rsid w:val="0093759A"/>
    <w:rsid w:val="0094036D"/>
    <w:rsid w:val="00940400"/>
    <w:rsid w:val="00940C0B"/>
    <w:rsid w:val="00941264"/>
    <w:rsid w:val="00944582"/>
    <w:rsid w:val="0095208C"/>
    <w:rsid w:val="00952BBC"/>
    <w:rsid w:val="009537D5"/>
    <w:rsid w:val="00953F99"/>
    <w:rsid w:val="00955D23"/>
    <w:rsid w:val="0095611A"/>
    <w:rsid w:val="00956261"/>
    <w:rsid w:val="009579D9"/>
    <w:rsid w:val="00960122"/>
    <w:rsid w:val="00960511"/>
    <w:rsid w:val="00961B89"/>
    <w:rsid w:val="00961C53"/>
    <w:rsid w:val="009623E0"/>
    <w:rsid w:val="0096383E"/>
    <w:rsid w:val="00964348"/>
    <w:rsid w:val="00964876"/>
    <w:rsid w:val="0096487D"/>
    <w:rsid w:val="00964E6A"/>
    <w:rsid w:val="0096537B"/>
    <w:rsid w:val="00965D11"/>
    <w:rsid w:val="00965E89"/>
    <w:rsid w:val="00966E62"/>
    <w:rsid w:val="009674CE"/>
    <w:rsid w:val="0096760F"/>
    <w:rsid w:val="00972020"/>
    <w:rsid w:val="00973D10"/>
    <w:rsid w:val="00973D2C"/>
    <w:rsid w:val="00974A02"/>
    <w:rsid w:val="00974AB5"/>
    <w:rsid w:val="00976CD1"/>
    <w:rsid w:val="0097786A"/>
    <w:rsid w:val="00977DB8"/>
    <w:rsid w:val="00980194"/>
    <w:rsid w:val="00980826"/>
    <w:rsid w:val="00980D03"/>
    <w:rsid w:val="00980D72"/>
    <w:rsid w:val="00980DAC"/>
    <w:rsid w:val="009814E8"/>
    <w:rsid w:val="0098166B"/>
    <w:rsid w:val="0098174B"/>
    <w:rsid w:val="0098457A"/>
    <w:rsid w:val="009845DD"/>
    <w:rsid w:val="00984B1A"/>
    <w:rsid w:val="00986061"/>
    <w:rsid w:val="0098619B"/>
    <w:rsid w:val="009900FB"/>
    <w:rsid w:val="0099047B"/>
    <w:rsid w:val="00991C7C"/>
    <w:rsid w:val="00991EB5"/>
    <w:rsid w:val="00992139"/>
    <w:rsid w:val="00992C8A"/>
    <w:rsid w:val="00993079"/>
    <w:rsid w:val="009934F0"/>
    <w:rsid w:val="00993A7E"/>
    <w:rsid w:val="00993D35"/>
    <w:rsid w:val="009946A1"/>
    <w:rsid w:val="00994847"/>
    <w:rsid w:val="00994A25"/>
    <w:rsid w:val="00994E27"/>
    <w:rsid w:val="00995777"/>
    <w:rsid w:val="00997A59"/>
    <w:rsid w:val="00997E8C"/>
    <w:rsid w:val="009A10C7"/>
    <w:rsid w:val="009A1187"/>
    <w:rsid w:val="009A18A9"/>
    <w:rsid w:val="009A33D6"/>
    <w:rsid w:val="009A3826"/>
    <w:rsid w:val="009A3FE8"/>
    <w:rsid w:val="009A7667"/>
    <w:rsid w:val="009B00E9"/>
    <w:rsid w:val="009B1016"/>
    <w:rsid w:val="009B1D52"/>
    <w:rsid w:val="009B1E03"/>
    <w:rsid w:val="009B24CA"/>
    <w:rsid w:val="009B41AE"/>
    <w:rsid w:val="009B468D"/>
    <w:rsid w:val="009B48F6"/>
    <w:rsid w:val="009B70A4"/>
    <w:rsid w:val="009B7155"/>
    <w:rsid w:val="009C1745"/>
    <w:rsid w:val="009C2178"/>
    <w:rsid w:val="009C3A8C"/>
    <w:rsid w:val="009C44FB"/>
    <w:rsid w:val="009C453A"/>
    <w:rsid w:val="009C469E"/>
    <w:rsid w:val="009C4838"/>
    <w:rsid w:val="009C65E9"/>
    <w:rsid w:val="009C688B"/>
    <w:rsid w:val="009C693B"/>
    <w:rsid w:val="009C795D"/>
    <w:rsid w:val="009C7CB2"/>
    <w:rsid w:val="009D0022"/>
    <w:rsid w:val="009D0294"/>
    <w:rsid w:val="009D1104"/>
    <w:rsid w:val="009D2E09"/>
    <w:rsid w:val="009D3EEC"/>
    <w:rsid w:val="009D4250"/>
    <w:rsid w:val="009D4802"/>
    <w:rsid w:val="009D5DD8"/>
    <w:rsid w:val="009D65E1"/>
    <w:rsid w:val="009D691A"/>
    <w:rsid w:val="009D6E6D"/>
    <w:rsid w:val="009E075F"/>
    <w:rsid w:val="009E0B33"/>
    <w:rsid w:val="009E1B76"/>
    <w:rsid w:val="009E2CCF"/>
    <w:rsid w:val="009E31EE"/>
    <w:rsid w:val="009E36C4"/>
    <w:rsid w:val="009E3D3C"/>
    <w:rsid w:val="009E4D27"/>
    <w:rsid w:val="009E56F1"/>
    <w:rsid w:val="009E6811"/>
    <w:rsid w:val="009E6FC4"/>
    <w:rsid w:val="009F01C7"/>
    <w:rsid w:val="009F1C5E"/>
    <w:rsid w:val="009F1FA8"/>
    <w:rsid w:val="009F21C2"/>
    <w:rsid w:val="009F2917"/>
    <w:rsid w:val="009F3240"/>
    <w:rsid w:val="009F3546"/>
    <w:rsid w:val="009F3D15"/>
    <w:rsid w:val="009F3D4C"/>
    <w:rsid w:val="009F4965"/>
    <w:rsid w:val="009F5031"/>
    <w:rsid w:val="009F5032"/>
    <w:rsid w:val="009F5678"/>
    <w:rsid w:val="009F5E9F"/>
    <w:rsid w:val="009F5F8E"/>
    <w:rsid w:val="009F6B74"/>
    <w:rsid w:val="009F701B"/>
    <w:rsid w:val="00A001D1"/>
    <w:rsid w:val="00A003D8"/>
    <w:rsid w:val="00A00541"/>
    <w:rsid w:val="00A009E5"/>
    <w:rsid w:val="00A00BCC"/>
    <w:rsid w:val="00A02BD5"/>
    <w:rsid w:val="00A036AF"/>
    <w:rsid w:val="00A049E2"/>
    <w:rsid w:val="00A05012"/>
    <w:rsid w:val="00A05AEB"/>
    <w:rsid w:val="00A06B0E"/>
    <w:rsid w:val="00A10E17"/>
    <w:rsid w:val="00A1549B"/>
    <w:rsid w:val="00A15871"/>
    <w:rsid w:val="00A16E05"/>
    <w:rsid w:val="00A17219"/>
    <w:rsid w:val="00A1745F"/>
    <w:rsid w:val="00A2136A"/>
    <w:rsid w:val="00A21EF4"/>
    <w:rsid w:val="00A22473"/>
    <w:rsid w:val="00A227ED"/>
    <w:rsid w:val="00A229ED"/>
    <w:rsid w:val="00A23CFF"/>
    <w:rsid w:val="00A24631"/>
    <w:rsid w:val="00A24949"/>
    <w:rsid w:val="00A254B3"/>
    <w:rsid w:val="00A26B81"/>
    <w:rsid w:val="00A27DAD"/>
    <w:rsid w:val="00A30A8D"/>
    <w:rsid w:val="00A310B8"/>
    <w:rsid w:val="00A33DFF"/>
    <w:rsid w:val="00A34BE7"/>
    <w:rsid w:val="00A34DDA"/>
    <w:rsid w:val="00A35580"/>
    <w:rsid w:val="00A35F57"/>
    <w:rsid w:val="00A3718E"/>
    <w:rsid w:val="00A37C8D"/>
    <w:rsid w:val="00A40C4A"/>
    <w:rsid w:val="00A41C88"/>
    <w:rsid w:val="00A4329C"/>
    <w:rsid w:val="00A45C41"/>
    <w:rsid w:val="00A468FF"/>
    <w:rsid w:val="00A47035"/>
    <w:rsid w:val="00A47A29"/>
    <w:rsid w:val="00A502A5"/>
    <w:rsid w:val="00A5060A"/>
    <w:rsid w:val="00A508B6"/>
    <w:rsid w:val="00A50C07"/>
    <w:rsid w:val="00A518C7"/>
    <w:rsid w:val="00A51B19"/>
    <w:rsid w:val="00A52145"/>
    <w:rsid w:val="00A54044"/>
    <w:rsid w:val="00A541AD"/>
    <w:rsid w:val="00A5549E"/>
    <w:rsid w:val="00A55E7C"/>
    <w:rsid w:val="00A56308"/>
    <w:rsid w:val="00A56A88"/>
    <w:rsid w:val="00A612EF"/>
    <w:rsid w:val="00A618B0"/>
    <w:rsid w:val="00A619FB"/>
    <w:rsid w:val="00A64191"/>
    <w:rsid w:val="00A64D2E"/>
    <w:rsid w:val="00A670AC"/>
    <w:rsid w:val="00A701F6"/>
    <w:rsid w:val="00A7236E"/>
    <w:rsid w:val="00A724D3"/>
    <w:rsid w:val="00A72550"/>
    <w:rsid w:val="00A72BF2"/>
    <w:rsid w:val="00A75461"/>
    <w:rsid w:val="00A75511"/>
    <w:rsid w:val="00A7622A"/>
    <w:rsid w:val="00A76B46"/>
    <w:rsid w:val="00A77B42"/>
    <w:rsid w:val="00A77E43"/>
    <w:rsid w:val="00A8170D"/>
    <w:rsid w:val="00A82571"/>
    <w:rsid w:val="00A82B8A"/>
    <w:rsid w:val="00A82CAB"/>
    <w:rsid w:val="00A841CC"/>
    <w:rsid w:val="00A848D4"/>
    <w:rsid w:val="00A87B2C"/>
    <w:rsid w:val="00A87DBF"/>
    <w:rsid w:val="00A90158"/>
    <w:rsid w:val="00A901B5"/>
    <w:rsid w:val="00A91688"/>
    <w:rsid w:val="00A93540"/>
    <w:rsid w:val="00A935F0"/>
    <w:rsid w:val="00A94D2D"/>
    <w:rsid w:val="00A94F96"/>
    <w:rsid w:val="00A94FBB"/>
    <w:rsid w:val="00A955A9"/>
    <w:rsid w:val="00A975E8"/>
    <w:rsid w:val="00A97748"/>
    <w:rsid w:val="00A977FA"/>
    <w:rsid w:val="00A9780F"/>
    <w:rsid w:val="00A97B5B"/>
    <w:rsid w:val="00AA05CF"/>
    <w:rsid w:val="00AA05E8"/>
    <w:rsid w:val="00AA0FDC"/>
    <w:rsid w:val="00AA15B5"/>
    <w:rsid w:val="00AA33B5"/>
    <w:rsid w:val="00AA40F8"/>
    <w:rsid w:val="00AA47EF"/>
    <w:rsid w:val="00AA481C"/>
    <w:rsid w:val="00AA7352"/>
    <w:rsid w:val="00AA7760"/>
    <w:rsid w:val="00AA77CE"/>
    <w:rsid w:val="00AB1CBD"/>
    <w:rsid w:val="00AB2E7D"/>
    <w:rsid w:val="00AB337A"/>
    <w:rsid w:val="00AB3437"/>
    <w:rsid w:val="00AB350A"/>
    <w:rsid w:val="00AB47FE"/>
    <w:rsid w:val="00AB48EC"/>
    <w:rsid w:val="00AB5165"/>
    <w:rsid w:val="00AB51B0"/>
    <w:rsid w:val="00AB5506"/>
    <w:rsid w:val="00AB584E"/>
    <w:rsid w:val="00AB629D"/>
    <w:rsid w:val="00AC013F"/>
    <w:rsid w:val="00AC0631"/>
    <w:rsid w:val="00AC08B5"/>
    <w:rsid w:val="00AC095A"/>
    <w:rsid w:val="00AC0ABA"/>
    <w:rsid w:val="00AC132B"/>
    <w:rsid w:val="00AC198D"/>
    <w:rsid w:val="00AC464B"/>
    <w:rsid w:val="00AC520D"/>
    <w:rsid w:val="00AC53C7"/>
    <w:rsid w:val="00AC6954"/>
    <w:rsid w:val="00AC7A50"/>
    <w:rsid w:val="00AD0240"/>
    <w:rsid w:val="00AD1676"/>
    <w:rsid w:val="00AD28EE"/>
    <w:rsid w:val="00AD2A0C"/>
    <w:rsid w:val="00AD3560"/>
    <w:rsid w:val="00AD3CA7"/>
    <w:rsid w:val="00AD46EC"/>
    <w:rsid w:val="00AD5491"/>
    <w:rsid w:val="00AD5C29"/>
    <w:rsid w:val="00AE0901"/>
    <w:rsid w:val="00AE0C88"/>
    <w:rsid w:val="00AE11CC"/>
    <w:rsid w:val="00AE42AF"/>
    <w:rsid w:val="00AE50BD"/>
    <w:rsid w:val="00AE52E3"/>
    <w:rsid w:val="00AE5A72"/>
    <w:rsid w:val="00AE7330"/>
    <w:rsid w:val="00AE7611"/>
    <w:rsid w:val="00AE7683"/>
    <w:rsid w:val="00AF0FF2"/>
    <w:rsid w:val="00AF1BEE"/>
    <w:rsid w:val="00AF27B9"/>
    <w:rsid w:val="00AF2D2E"/>
    <w:rsid w:val="00AF5304"/>
    <w:rsid w:val="00AF5481"/>
    <w:rsid w:val="00AF56B1"/>
    <w:rsid w:val="00AF6618"/>
    <w:rsid w:val="00AF6D37"/>
    <w:rsid w:val="00AF768E"/>
    <w:rsid w:val="00AF77E3"/>
    <w:rsid w:val="00B00B6C"/>
    <w:rsid w:val="00B00EB4"/>
    <w:rsid w:val="00B01AA1"/>
    <w:rsid w:val="00B02A0F"/>
    <w:rsid w:val="00B04508"/>
    <w:rsid w:val="00B049A1"/>
    <w:rsid w:val="00B04FB1"/>
    <w:rsid w:val="00B065E2"/>
    <w:rsid w:val="00B06AF6"/>
    <w:rsid w:val="00B06DA8"/>
    <w:rsid w:val="00B07E86"/>
    <w:rsid w:val="00B113B2"/>
    <w:rsid w:val="00B1451B"/>
    <w:rsid w:val="00B14C60"/>
    <w:rsid w:val="00B153F2"/>
    <w:rsid w:val="00B1676B"/>
    <w:rsid w:val="00B17D48"/>
    <w:rsid w:val="00B20293"/>
    <w:rsid w:val="00B21058"/>
    <w:rsid w:val="00B21061"/>
    <w:rsid w:val="00B219FF"/>
    <w:rsid w:val="00B22D2E"/>
    <w:rsid w:val="00B2699E"/>
    <w:rsid w:val="00B26A87"/>
    <w:rsid w:val="00B26ABC"/>
    <w:rsid w:val="00B26D83"/>
    <w:rsid w:val="00B27520"/>
    <w:rsid w:val="00B27FC3"/>
    <w:rsid w:val="00B30DEB"/>
    <w:rsid w:val="00B315A9"/>
    <w:rsid w:val="00B326BB"/>
    <w:rsid w:val="00B33DB2"/>
    <w:rsid w:val="00B34D31"/>
    <w:rsid w:val="00B35E46"/>
    <w:rsid w:val="00B35F86"/>
    <w:rsid w:val="00B36056"/>
    <w:rsid w:val="00B36128"/>
    <w:rsid w:val="00B367B1"/>
    <w:rsid w:val="00B368FE"/>
    <w:rsid w:val="00B37D33"/>
    <w:rsid w:val="00B40A51"/>
    <w:rsid w:val="00B4142F"/>
    <w:rsid w:val="00B445B9"/>
    <w:rsid w:val="00B44BB9"/>
    <w:rsid w:val="00B44F81"/>
    <w:rsid w:val="00B463BB"/>
    <w:rsid w:val="00B4676D"/>
    <w:rsid w:val="00B47546"/>
    <w:rsid w:val="00B50638"/>
    <w:rsid w:val="00B50E28"/>
    <w:rsid w:val="00B51C00"/>
    <w:rsid w:val="00B52B41"/>
    <w:rsid w:val="00B52B93"/>
    <w:rsid w:val="00B53349"/>
    <w:rsid w:val="00B5474E"/>
    <w:rsid w:val="00B54A04"/>
    <w:rsid w:val="00B550FD"/>
    <w:rsid w:val="00B610C0"/>
    <w:rsid w:val="00B63210"/>
    <w:rsid w:val="00B63567"/>
    <w:rsid w:val="00B63E71"/>
    <w:rsid w:val="00B65DB3"/>
    <w:rsid w:val="00B70A8A"/>
    <w:rsid w:val="00B71E4C"/>
    <w:rsid w:val="00B72778"/>
    <w:rsid w:val="00B745D1"/>
    <w:rsid w:val="00B7474A"/>
    <w:rsid w:val="00B75040"/>
    <w:rsid w:val="00B7626A"/>
    <w:rsid w:val="00B76B53"/>
    <w:rsid w:val="00B77FB2"/>
    <w:rsid w:val="00B81D95"/>
    <w:rsid w:val="00B83B37"/>
    <w:rsid w:val="00B854D7"/>
    <w:rsid w:val="00B8746A"/>
    <w:rsid w:val="00B87B4F"/>
    <w:rsid w:val="00B90294"/>
    <w:rsid w:val="00B907D8"/>
    <w:rsid w:val="00B90B0F"/>
    <w:rsid w:val="00B91934"/>
    <w:rsid w:val="00B920F4"/>
    <w:rsid w:val="00B92F4B"/>
    <w:rsid w:val="00B93789"/>
    <w:rsid w:val="00B9409D"/>
    <w:rsid w:val="00B97660"/>
    <w:rsid w:val="00BA25A5"/>
    <w:rsid w:val="00BA2806"/>
    <w:rsid w:val="00BA2DF5"/>
    <w:rsid w:val="00BA368A"/>
    <w:rsid w:val="00BA3B66"/>
    <w:rsid w:val="00BA3DD7"/>
    <w:rsid w:val="00BA41BD"/>
    <w:rsid w:val="00BA42E4"/>
    <w:rsid w:val="00BA4734"/>
    <w:rsid w:val="00BA4C31"/>
    <w:rsid w:val="00BA674C"/>
    <w:rsid w:val="00BA6943"/>
    <w:rsid w:val="00BA7B50"/>
    <w:rsid w:val="00BB27AF"/>
    <w:rsid w:val="00BB455D"/>
    <w:rsid w:val="00BB4B3F"/>
    <w:rsid w:val="00BB5440"/>
    <w:rsid w:val="00BB690F"/>
    <w:rsid w:val="00BB75FA"/>
    <w:rsid w:val="00BC0FEF"/>
    <w:rsid w:val="00BC12F5"/>
    <w:rsid w:val="00BC1636"/>
    <w:rsid w:val="00BC2835"/>
    <w:rsid w:val="00BC446F"/>
    <w:rsid w:val="00BC4B02"/>
    <w:rsid w:val="00BC526C"/>
    <w:rsid w:val="00BC604B"/>
    <w:rsid w:val="00BC64A4"/>
    <w:rsid w:val="00BC675E"/>
    <w:rsid w:val="00BC6C23"/>
    <w:rsid w:val="00BC7A2C"/>
    <w:rsid w:val="00BD1502"/>
    <w:rsid w:val="00BD242A"/>
    <w:rsid w:val="00BD3890"/>
    <w:rsid w:val="00BD48C5"/>
    <w:rsid w:val="00BD4AEA"/>
    <w:rsid w:val="00BD5103"/>
    <w:rsid w:val="00BD58F5"/>
    <w:rsid w:val="00BD6DBB"/>
    <w:rsid w:val="00BD7053"/>
    <w:rsid w:val="00BD74D2"/>
    <w:rsid w:val="00BE06D7"/>
    <w:rsid w:val="00BE07EE"/>
    <w:rsid w:val="00BE12C5"/>
    <w:rsid w:val="00BE22B6"/>
    <w:rsid w:val="00BE24C7"/>
    <w:rsid w:val="00BE271C"/>
    <w:rsid w:val="00BE4AB3"/>
    <w:rsid w:val="00BE4F2F"/>
    <w:rsid w:val="00BE506E"/>
    <w:rsid w:val="00BE76DD"/>
    <w:rsid w:val="00BF0042"/>
    <w:rsid w:val="00BF2017"/>
    <w:rsid w:val="00BF2507"/>
    <w:rsid w:val="00BF2943"/>
    <w:rsid w:val="00BF2CB5"/>
    <w:rsid w:val="00BF309A"/>
    <w:rsid w:val="00BF5EDA"/>
    <w:rsid w:val="00BF6387"/>
    <w:rsid w:val="00BF76EA"/>
    <w:rsid w:val="00BF7B22"/>
    <w:rsid w:val="00C0072F"/>
    <w:rsid w:val="00C00867"/>
    <w:rsid w:val="00C00C77"/>
    <w:rsid w:val="00C0178C"/>
    <w:rsid w:val="00C018EA"/>
    <w:rsid w:val="00C02DA0"/>
    <w:rsid w:val="00C03D85"/>
    <w:rsid w:val="00C0401C"/>
    <w:rsid w:val="00C04F92"/>
    <w:rsid w:val="00C05843"/>
    <w:rsid w:val="00C0639F"/>
    <w:rsid w:val="00C07374"/>
    <w:rsid w:val="00C07391"/>
    <w:rsid w:val="00C07948"/>
    <w:rsid w:val="00C101DD"/>
    <w:rsid w:val="00C1040E"/>
    <w:rsid w:val="00C10ABB"/>
    <w:rsid w:val="00C11A87"/>
    <w:rsid w:val="00C11FB9"/>
    <w:rsid w:val="00C1671E"/>
    <w:rsid w:val="00C1708E"/>
    <w:rsid w:val="00C17304"/>
    <w:rsid w:val="00C17F58"/>
    <w:rsid w:val="00C20023"/>
    <w:rsid w:val="00C20529"/>
    <w:rsid w:val="00C20768"/>
    <w:rsid w:val="00C21B23"/>
    <w:rsid w:val="00C2310E"/>
    <w:rsid w:val="00C23631"/>
    <w:rsid w:val="00C236D8"/>
    <w:rsid w:val="00C2408C"/>
    <w:rsid w:val="00C24271"/>
    <w:rsid w:val="00C2503A"/>
    <w:rsid w:val="00C258DD"/>
    <w:rsid w:val="00C25A7A"/>
    <w:rsid w:val="00C2622B"/>
    <w:rsid w:val="00C27D7C"/>
    <w:rsid w:val="00C324F3"/>
    <w:rsid w:val="00C3451F"/>
    <w:rsid w:val="00C3582B"/>
    <w:rsid w:val="00C3663E"/>
    <w:rsid w:val="00C36F30"/>
    <w:rsid w:val="00C37A25"/>
    <w:rsid w:val="00C37CB3"/>
    <w:rsid w:val="00C40806"/>
    <w:rsid w:val="00C40A6D"/>
    <w:rsid w:val="00C4114E"/>
    <w:rsid w:val="00C41A90"/>
    <w:rsid w:val="00C41B86"/>
    <w:rsid w:val="00C430CC"/>
    <w:rsid w:val="00C43341"/>
    <w:rsid w:val="00C44B96"/>
    <w:rsid w:val="00C4696F"/>
    <w:rsid w:val="00C47CC8"/>
    <w:rsid w:val="00C47E36"/>
    <w:rsid w:val="00C47FB2"/>
    <w:rsid w:val="00C50108"/>
    <w:rsid w:val="00C52102"/>
    <w:rsid w:val="00C521C2"/>
    <w:rsid w:val="00C52D2C"/>
    <w:rsid w:val="00C541FD"/>
    <w:rsid w:val="00C55986"/>
    <w:rsid w:val="00C56E66"/>
    <w:rsid w:val="00C56E77"/>
    <w:rsid w:val="00C60163"/>
    <w:rsid w:val="00C60311"/>
    <w:rsid w:val="00C61616"/>
    <w:rsid w:val="00C62AFF"/>
    <w:rsid w:val="00C62D3A"/>
    <w:rsid w:val="00C62D94"/>
    <w:rsid w:val="00C63657"/>
    <w:rsid w:val="00C63A37"/>
    <w:rsid w:val="00C64A10"/>
    <w:rsid w:val="00C64B1E"/>
    <w:rsid w:val="00C650F2"/>
    <w:rsid w:val="00C65500"/>
    <w:rsid w:val="00C65A29"/>
    <w:rsid w:val="00C6644C"/>
    <w:rsid w:val="00C66F86"/>
    <w:rsid w:val="00C679DA"/>
    <w:rsid w:val="00C67BDA"/>
    <w:rsid w:val="00C70602"/>
    <w:rsid w:val="00C70955"/>
    <w:rsid w:val="00C731EA"/>
    <w:rsid w:val="00C7322F"/>
    <w:rsid w:val="00C736FE"/>
    <w:rsid w:val="00C73DB8"/>
    <w:rsid w:val="00C764A3"/>
    <w:rsid w:val="00C76C5C"/>
    <w:rsid w:val="00C76E00"/>
    <w:rsid w:val="00C80181"/>
    <w:rsid w:val="00C80A86"/>
    <w:rsid w:val="00C81BFE"/>
    <w:rsid w:val="00C82453"/>
    <w:rsid w:val="00C83465"/>
    <w:rsid w:val="00C8350B"/>
    <w:rsid w:val="00C84468"/>
    <w:rsid w:val="00C84BB0"/>
    <w:rsid w:val="00C85173"/>
    <w:rsid w:val="00C865B4"/>
    <w:rsid w:val="00C8718D"/>
    <w:rsid w:val="00C90DAB"/>
    <w:rsid w:val="00C91270"/>
    <w:rsid w:val="00C9131A"/>
    <w:rsid w:val="00C9338C"/>
    <w:rsid w:val="00C940CB"/>
    <w:rsid w:val="00C94812"/>
    <w:rsid w:val="00C94FB7"/>
    <w:rsid w:val="00C96744"/>
    <w:rsid w:val="00C96CEE"/>
    <w:rsid w:val="00C973E1"/>
    <w:rsid w:val="00C9773E"/>
    <w:rsid w:val="00C97BA7"/>
    <w:rsid w:val="00CA069E"/>
    <w:rsid w:val="00CA19DC"/>
    <w:rsid w:val="00CA1DE0"/>
    <w:rsid w:val="00CA1EA1"/>
    <w:rsid w:val="00CA2488"/>
    <w:rsid w:val="00CA2615"/>
    <w:rsid w:val="00CA280C"/>
    <w:rsid w:val="00CA3B7A"/>
    <w:rsid w:val="00CA43E3"/>
    <w:rsid w:val="00CA4EDF"/>
    <w:rsid w:val="00CA5663"/>
    <w:rsid w:val="00CA67CF"/>
    <w:rsid w:val="00CA6BD2"/>
    <w:rsid w:val="00CB19AB"/>
    <w:rsid w:val="00CB1A39"/>
    <w:rsid w:val="00CB2130"/>
    <w:rsid w:val="00CB317A"/>
    <w:rsid w:val="00CB396F"/>
    <w:rsid w:val="00CB3C32"/>
    <w:rsid w:val="00CB3D18"/>
    <w:rsid w:val="00CB42F4"/>
    <w:rsid w:val="00CB4AB8"/>
    <w:rsid w:val="00CB6DB6"/>
    <w:rsid w:val="00CB6E86"/>
    <w:rsid w:val="00CB708A"/>
    <w:rsid w:val="00CC07E4"/>
    <w:rsid w:val="00CC0F13"/>
    <w:rsid w:val="00CC0FAE"/>
    <w:rsid w:val="00CC1813"/>
    <w:rsid w:val="00CC1D68"/>
    <w:rsid w:val="00CC4C75"/>
    <w:rsid w:val="00CC585E"/>
    <w:rsid w:val="00CC6824"/>
    <w:rsid w:val="00CC75F9"/>
    <w:rsid w:val="00CC79F3"/>
    <w:rsid w:val="00CD3AFB"/>
    <w:rsid w:val="00CD3DA0"/>
    <w:rsid w:val="00CD579F"/>
    <w:rsid w:val="00CD5EAE"/>
    <w:rsid w:val="00CD79AB"/>
    <w:rsid w:val="00CD7E3D"/>
    <w:rsid w:val="00CE187E"/>
    <w:rsid w:val="00CE1A54"/>
    <w:rsid w:val="00CE2B49"/>
    <w:rsid w:val="00CE34A4"/>
    <w:rsid w:val="00CE387D"/>
    <w:rsid w:val="00CE5972"/>
    <w:rsid w:val="00CE59E2"/>
    <w:rsid w:val="00CE68C0"/>
    <w:rsid w:val="00CE753E"/>
    <w:rsid w:val="00CE7916"/>
    <w:rsid w:val="00CE7ACB"/>
    <w:rsid w:val="00CE7BD5"/>
    <w:rsid w:val="00CF0171"/>
    <w:rsid w:val="00CF5991"/>
    <w:rsid w:val="00CF61C0"/>
    <w:rsid w:val="00CF64E8"/>
    <w:rsid w:val="00CF6F64"/>
    <w:rsid w:val="00CF73AA"/>
    <w:rsid w:val="00CF748B"/>
    <w:rsid w:val="00D01DEA"/>
    <w:rsid w:val="00D03EB7"/>
    <w:rsid w:val="00D04519"/>
    <w:rsid w:val="00D04568"/>
    <w:rsid w:val="00D0583E"/>
    <w:rsid w:val="00D05ADB"/>
    <w:rsid w:val="00D063E6"/>
    <w:rsid w:val="00D07286"/>
    <w:rsid w:val="00D10823"/>
    <w:rsid w:val="00D12175"/>
    <w:rsid w:val="00D137FA"/>
    <w:rsid w:val="00D13A40"/>
    <w:rsid w:val="00D14E4D"/>
    <w:rsid w:val="00D14F52"/>
    <w:rsid w:val="00D15288"/>
    <w:rsid w:val="00D15F2B"/>
    <w:rsid w:val="00D16016"/>
    <w:rsid w:val="00D164EC"/>
    <w:rsid w:val="00D16705"/>
    <w:rsid w:val="00D16F6A"/>
    <w:rsid w:val="00D17207"/>
    <w:rsid w:val="00D177FA"/>
    <w:rsid w:val="00D22EF6"/>
    <w:rsid w:val="00D231D5"/>
    <w:rsid w:val="00D2392A"/>
    <w:rsid w:val="00D23E85"/>
    <w:rsid w:val="00D24F32"/>
    <w:rsid w:val="00D2590C"/>
    <w:rsid w:val="00D25F66"/>
    <w:rsid w:val="00D266AF"/>
    <w:rsid w:val="00D27BBC"/>
    <w:rsid w:val="00D308B4"/>
    <w:rsid w:val="00D31EE1"/>
    <w:rsid w:val="00D321C2"/>
    <w:rsid w:val="00D32F8E"/>
    <w:rsid w:val="00D32FFF"/>
    <w:rsid w:val="00D34286"/>
    <w:rsid w:val="00D34D68"/>
    <w:rsid w:val="00D37130"/>
    <w:rsid w:val="00D371A1"/>
    <w:rsid w:val="00D4098C"/>
    <w:rsid w:val="00D41829"/>
    <w:rsid w:val="00D41895"/>
    <w:rsid w:val="00D4269C"/>
    <w:rsid w:val="00D42E91"/>
    <w:rsid w:val="00D44A4C"/>
    <w:rsid w:val="00D468A7"/>
    <w:rsid w:val="00D469C4"/>
    <w:rsid w:val="00D47533"/>
    <w:rsid w:val="00D50413"/>
    <w:rsid w:val="00D50B4C"/>
    <w:rsid w:val="00D50DFA"/>
    <w:rsid w:val="00D50F7E"/>
    <w:rsid w:val="00D52024"/>
    <w:rsid w:val="00D52B15"/>
    <w:rsid w:val="00D52D13"/>
    <w:rsid w:val="00D541FF"/>
    <w:rsid w:val="00D542D5"/>
    <w:rsid w:val="00D5490F"/>
    <w:rsid w:val="00D55348"/>
    <w:rsid w:val="00D55E9E"/>
    <w:rsid w:val="00D56DAC"/>
    <w:rsid w:val="00D56FF1"/>
    <w:rsid w:val="00D60618"/>
    <w:rsid w:val="00D60A4B"/>
    <w:rsid w:val="00D618DB"/>
    <w:rsid w:val="00D62A06"/>
    <w:rsid w:val="00D6324C"/>
    <w:rsid w:val="00D644F0"/>
    <w:rsid w:val="00D646EE"/>
    <w:rsid w:val="00D64E9D"/>
    <w:rsid w:val="00D664A0"/>
    <w:rsid w:val="00D66FC5"/>
    <w:rsid w:val="00D70359"/>
    <w:rsid w:val="00D70533"/>
    <w:rsid w:val="00D70834"/>
    <w:rsid w:val="00D71285"/>
    <w:rsid w:val="00D71CB4"/>
    <w:rsid w:val="00D73A56"/>
    <w:rsid w:val="00D73E08"/>
    <w:rsid w:val="00D75306"/>
    <w:rsid w:val="00D75680"/>
    <w:rsid w:val="00D767F4"/>
    <w:rsid w:val="00D76E52"/>
    <w:rsid w:val="00D80436"/>
    <w:rsid w:val="00D80AAD"/>
    <w:rsid w:val="00D81AB6"/>
    <w:rsid w:val="00D82AFF"/>
    <w:rsid w:val="00D84F4C"/>
    <w:rsid w:val="00D859DD"/>
    <w:rsid w:val="00D85C9B"/>
    <w:rsid w:val="00D865E6"/>
    <w:rsid w:val="00D8734C"/>
    <w:rsid w:val="00D879B5"/>
    <w:rsid w:val="00D91B2E"/>
    <w:rsid w:val="00D921E7"/>
    <w:rsid w:val="00D9309E"/>
    <w:rsid w:val="00D943F7"/>
    <w:rsid w:val="00D97719"/>
    <w:rsid w:val="00DA0855"/>
    <w:rsid w:val="00DA1C53"/>
    <w:rsid w:val="00DA2174"/>
    <w:rsid w:val="00DA2850"/>
    <w:rsid w:val="00DA3820"/>
    <w:rsid w:val="00DA5842"/>
    <w:rsid w:val="00DA5B05"/>
    <w:rsid w:val="00DA6A1B"/>
    <w:rsid w:val="00DA6FB1"/>
    <w:rsid w:val="00DA75EE"/>
    <w:rsid w:val="00DA78C3"/>
    <w:rsid w:val="00DA7BBD"/>
    <w:rsid w:val="00DA7DC6"/>
    <w:rsid w:val="00DB1992"/>
    <w:rsid w:val="00DB2D67"/>
    <w:rsid w:val="00DB41CA"/>
    <w:rsid w:val="00DB4C35"/>
    <w:rsid w:val="00DB5517"/>
    <w:rsid w:val="00DB67AC"/>
    <w:rsid w:val="00DB6985"/>
    <w:rsid w:val="00DB768F"/>
    <w:rsid w:val="00DB7F5D"/>
    <w:rsid w:val="00DC0C5D"/>
    <w:rsid w:val="00DC16C6"/>
    <w:rsid w:val="00DC2073"/>
    <w:rsid w:val="00DC64D9"/>
    <w:rsid w:val="00DC6837"/>
    <w:rsid w:val="00DC6A84"/>
    <w:rsid w:val="00DD0D80"/>
    <w:rsid w:val="00DD2F5A"/>
    <w:rsid w:val="00DD485A"/>
    <w:rsid w:val="00DD73B8"/>
    <w:rsid w:val="00DE0179"/>
    <w:rsid w:val="00DE0381"/>
    <w:rsid w:val="00DE0D8F"/>
    <w:rsid w:val="00DE16E1"/>
    <w:rsid w:val="00DE1727"/>
    <w:rsid w:val="00DE2B40"/>
    <w:rsid w:val="00DE3309"/>
    <w:rsid w:val="00DE4B5A"/>
    <w:rsid w:val="00DE5C31"/>
    <w:rsid w:val="00DE5D97"/>
    <w:rsid w:val="00DE783C"/>
    <w:rsid w:val="00DE7D18"/>
    <w:rsid w:val="00DF04E5"/>
    <w:rsid w:val="00DF0994"/>
    <w:rsid w:val="00DF211F"/>
    <w:rsid w:val="00DF3AF8"/>
    <w:rsid w:val="00DF3BE6"/>
    <w:rsid w:val="00DF406E"/>
    <w:rsid w:val="00DF4744"/>
    <w:rsid w:val="00DF4D3A"/>
    <w:rsid w:val="00DF57F6"/>
    <w:rsid w:val="00DF588B"/>
    <w:rsid w:val="00DF5A04"/>
    <w:rsid w:val="00DF66C2"/>
    <w:rsid w:val="00DF6EC8"/>
    <w:rsid w:val="00DF79CA"/>
    <w:rsid w:val="00E00FE1"/>
    <w:rsid w:val="00E018C1"/>
    <w:rsid w:val="00E01FCC"/>
    <w:rsid w:val="00E02294"/>
    <w:rsid w:val="00E038CB"/>
    <w:rsid w:val="00E03ACA"/>
    <w:rsid w:val="00E05DF6"/>
    <w:rsid w:val="00E0637A"/>
    <w:rsid w:val="00E06696"/>
    <w:rsid w:val="00E06A69"/>
    <w:rsid w:val="00E111A8"/>
    <w:rsid w:val="00E13693"/>
    <w:rsid w:val="00E141E7"/>
    <w:rsid w:val="00E158EE"/>
    <w:rsid w:val="00E17007"/>
    <w:rsid w:val="00E17235"/>
    <w:rsid w:val="00E1790D"/>
    <w:rsid w:val="00E20113"/>
    <w:rsid w:val="00E20599"/>
    <w:rsid w:val="00E205A3"/>
    <w:rsid w:val="00E22674"/>
    <w:rsid w:val="00E22E9D"/>
    <w:rsid w:val="00E23832"/>
    <w:rsid w:val="00E23F54"/>
    <w:rsid w:val="00E274A0"/>
    <w:rsid w:val="00E30083"/>
    <w:rsid w:val="00E3073D"/>
    <w:rsid w:val="00E30790"/>
    <w:rsid w:val="00E30CDE"/>
    <w:rsid w:val="00E31691"/>
    <w:rsid w:val="00E316A4"/>
    <w:rsid w:val="00E31BE8"/>
    <w:rsid w:val="00E31ECB"/>
    <w:rsid w:val="00E34AE8"/>
    <w:rsid w:val="00E36929"/>
    <w:rsid w:val="00E40C0D"/>
    <w:rsid w:val="00E40D2D"/>
    <w:rsid w:val="00E41348"/>
    <w:rsid w:val="00E421AF"/>
    <w:rsid w:val="00E450D6"/>
    <w:rsid w:val="00E45A66"/>
    <w:rsid w:val="00E47040"/>
    <w:rsid w:val="00E477CC"/>
    <w:rsid w:val="00E5069B"/>
    <w:rsid w:val="00E508BD"/>
    <w:rsid w:val="00E51B1A"/>
    <w:rsid w:val="00E52077"/>
    <w:rsid w:val="00E52A24"/>
    <w:rsid w:val="00E53919"/>
    <w:rsid w:val="00E539CF"/>
    <w:rsid w:val="00E544CC"/>
    <w:rsid w:val="00E55A65"/>
    <w:rsid w:val="00E56761"/>
    <w:rsid w:val="00E61839"/>
    <w:rsid w:val="00E62E0F"/>
    <w:rsid w:val="00E634EA"/>
    <w:rsid w:val="00E63BA8"/>
    <w:rsid w:val="00E662AF"/>
    <w:rsid w:val="00E67F3B"/>
    <w:rsid w:val="00E70ABB"/>
    <w:rsid w:val="00E71BFD"/>
    <w:rsid w:val="00E72636"/>
    <w:rsid w:val="00E73649"/>
    <w:rsid w:val="00E73E44"/>
    <w:rsid w:val="00E73F9D"/>
    <w:rsid w:val="00E76F61"/>
    <w:rsid w:val="00E7790B"/>
    <w:rsid w:val="00E77F43"/>
    <w:rsid w:val="00E805A1"/>
    <w:rsid w:val="00E80E22"/>
    <w:rsid w:val="00E8151B"/>
    <w:rsid w:val="00E81BFF"/>
    <w:rsid w:val="00E81EAF"/>
    <w:rsid w:val="00E8363A"/>
    <w:rsid w:val="00E83906"/>
    <w:rsid w:val="00E83BFB"/>
    <w:rsid w:val="00E84B3D"/>
    <w:rsid w:val="00E84CA4"/>
    <w:rsid w:val="00E84D47"/>
    <w:rsid w:val="00E8587B"/>
    <w:rsid w:val="00E864BF"/>
    <w:rsid w:val="00E87369"/>
    <w:rsid w:val="00E903DF"/>
    <w:rsid w:val="00E90623"/>
    <w:rsid w:val="00E9124C"/>
    <w:rsid w:val="00E912E7"/>
    <w:rsid w:val="00E913C3"/>
    <w:rsid w:val="00E915FF"/>
    <w:rsid w:val="00E918C2"/>
    <w:rsid w:val="00E91A4D"/>
    <w:rsid w:val="00E921E9"/>
    <w:rsid w:val="00E92665"/>
    <w:rsid w:val="00E929B4"/>
    <w:rsid w:val="00E92DB9"/>
    <w:rsid w:val="00E92E5B"/>
    <w:rsid w:val="00E934B5"/>
    <w:rsid w:val="00E93544"/>
    <w:rsid w:val="00E93F99"/>
    <w:rsid w:val="00E94AA3"/>
    <w:rsid w:val="00E95C68"/>
    <w:rsid w:val="00E968CF"/>
    <w:rsid w:val="00E970D1"/>
    <w:rsid w:val="00E97341"/>
    <w:rsid w:val="00E976B1"/>
    <w:rsid w:val="00EA14A8"/>
    <w:rsid w:val="00EA1A0A"/>
    <w:rsid w:val="00EA1B64"/>
    <w:rsid w:val="00EA22E9"/>
    <w:rsid w:val="00EA2B2B"/>
    <w:rsid w:val="00EA2DCF"/>
    <w:rsid w:val="00EA4EB6"/>
    <w:rsid w:val="00EA5620"/>
    <w:rsid w:val="00EA5C9B"/>
    <w:rsid w:val="00EA61B3"/>
    <w:rsid w:val="00EA62D3"/>
    <w:rsid w:val="00EA66BA"/>
    <w:rsid w:val="00EA69EA"/>
    <w:rsid w:val="00EA7514"/>
    <w:rsid w:val="00EB0397"/>
    <w:rsid w:val="00EB0A2B"/>
    <w:rsid w:val="00EB0CDB"/>
    <w:rsid w:val="00EB1690"/>
    <w:rsid w:val="00EB1D28"/>
    <w:rsid w:val="00EB1F00"/>
    <w:rsid w:val="00EB2210"/>
    <w:rsid w:val="00EB2A0C"/>
    <w:rsid w:val="00EB2B6E"/>
    <w:rsid w:val="00EB38E4"/>
    <w:rsid w:val="00EB6653"/>
    <w:rsid w:val="00EB6ECA"/>
    <w:rsid w:val="00EB6F8D"/>
    <w:rsid w:val="00EC0946"/>
    <w:rsid w:val="00EC0E53"/>
    <w:rsid w:val="00EC1997"/>
    <w:rsid w:val="00EC1D7E"/>
    <w:rsid w:val="00EC2420"/>
    <w:rsid w:val="00EC2E8C"/>
    <w:rsid w:val="00EC3CE9"/>
    <w:rsid w:val="00EC4018"/>
    <w:rsid w:val="00EC41F1"/>
    <w:rsid w:val="00EC4840"/>
    <w:rsid w:val="00EC5250"/>
    <w:rsid w:val="00EC5CD4"/>
    <w:rsid w:val="00EC6888"/>
    <w:rsid w:val="00EC6D83"/>
    <w:rsid w:val="00EC75D3"/>
    <w:rsid w:val="00ED07ED"/>
    <w:rsid w:val="00ED126D"/>
    <w:rsid w:val="00ED2461"/>
    <w:rsid w:val="00ED25B8"/>
    <w:rsid w:val="00ED58B2"/>
    <w:rsid w:val="00ED59D1"/>
    <w:rsid w:val="00ED607A"/>
    <w:rsid w:val="00ED6336"/>
    <w:rsid w:val="00ED64D8"/>
    <w:rsid w:val="00ED64DB"/>
    <w:rsid w:val="00ED70A3"/>
    <w:rsid w:val="00ED7A56"/>
    <w:rsid w:val="00EE0089"/>
    <w:rsid w:val="00EE0971"/>
    <w:rsid w:val="00EE351D"/>
    <w:rsid w:val="00EE3B20"/>
    <w:rsid w:val="00EE3C13"/>
    <w:rsid w:val="00EE4571"/>
    <w:rsid w:val="00EE4A8C"/>
    <w:rsid w:val="00EE5F47"/>
    <w:rsid w:val="00EE6031"/>
    <w:rsid w:val="00EE65AC"/>
    <w:rsid w:val="00EF0218"/>
    <w:rsid w:val="00EF0706"/>
    <w:rsid w:val="00EF12BD"/>
    <w:rsid w:val="00EF1BF5"/>
    <w:rsid w:val="00EF1E7F"/>
    <w:rsid w:val="00EF24B0"/>
    <w:rsid w:val="00EF2586"/>
    <w:rsid w:val="00EF2AC2"/>
    <w:rsid w:val="00EF2B8C"/>
    <w:rsid w:val="00EF3178"/>
    <w:rsid w:val="00EF3412"/>
    <w:rsid w:val="00EF397D"/>
    <w:rsid w:val="00EF3BEB"/>
    <w:rsid w:val="00EF3D8A"/>
    <w:rsid w:val="00EF557F"/>
    <w:rsid w:val="00EF5765"/>
    <w:rsid w:val="00EF5A92"/>
    <w:rsid w:val="00EF609E"/>
    <w:rsid w:val="00EF6269"/>
    <w:rsid w:val="00EF659A"/>
    <w:rsid w:val="00EF68A9"/>
    <w:rsid w:val="00F0038E"/>
    <w:rsid w:val="00F00DFC"/>
    <w:rsid w:val="00F010DE"/>
    <w:rsid w:val="00F016F9"/>
    <w:rsid w:val="00F0310C"/>
    <w:rsid w:val="00F03356"/>
    <w:rsid w:val="00F03EE7"/>
    <w:rsid w:val="00F040B6"/>
    <w:rsid w:val="00F045FB"/>
    <w:rsid w:val="00F05426"/>
    <w:rsid w:val="00F06801"/>
    <w:rsid w:val="00F068E9"/>
    <w:rsid w:val="00F07386"/>
    <w:rsid w:val="00F11585"/>
    <w:rsid w:val="00F12062"/>
    <w:rsid w:val="00F1341D"/>
    <w:rsid w:val="00F1351F"/>
    <w:rsid w:val="00F136C8"/>
    <w:rsid w:val="00F14197"/>
    <w:rsid w:val="00F144C8"/>
    <w:rsid w:val="00F14C8C"/>
    <w:rsid w:val="00F150A4"/>
    <w:rsid w:val="00F164D4"/>
    <w:rsid w:val="00F17333"/>
    <w:rsid w:val="00F173F6"/>
    <w:rsid w:val="00F208DF"/>
    <w:rsid w:val="00F21F41"/>
    <w:rsid w:val="00F22426"/>
    <w:rsid w:val="00F2256D"/>
    <w:rsid w:val="00F236CD"/>
    <w:rsid w:val="00F23ED1"/>
    <w:rsid w:val="00F2413A"/>
    <w:rsid w:val="00F24C19"/>
    <w:rsid w:val="00F24F1A"/>
    <w:rsid w:val="00F25465"/>
    <w:rsid w:val="00F26057"/>
    <w:rsid w:val="00F2609D"/>
    <w:rsid w:val="00F26142"/>
    <w:rsid w:val="00F2694E"/>
    <w:rsid w:val="00F26AEB"/>
    <w:rsid w:val="00F275C0"/>
    <w:rsid w:val="00F279B5"/>
    <w:rsid w:val="00F30ECE"/>
    <w:rsid w:val="00F3172E"/>
    <w:rsid w:val="00F32181"/>
    <w:rsid w:val="00F324C9"/>
    <w:rsid w:val="00F32A44"/>
    <w:rsid w:val="00F33422"/>
    <w:rsid w:val="00F35D14"/>
    <w:rsid w:val="00F35F92"/>
    <w:rsid w:val="00F36CCA"/>
    <w:rsid w:val="00F36ED9"/>
    <w:rsid w:val="00F40B8B"/>
    <w:rsid w:val="00F410EB"/>
    <w:rsid w:val="00F41747"/>
    <w:rsid w:val="00F41F8A"/>
    <w:rsid w:val="00F43007"/>
    <w:rsid w:val="00F43E8C"/>
    <w:rsid w:val="00F43EBB"/>
    <w:rsid w:val="00F44381"/>
    <w:rsid w:val="00F446EC"/>
    <w:rsid w:val="00F44A26"/>
    <w:rsid w:val="00F44E6F"/>
    <w:rsid w:val="00F44FB8"/>
    <w:rsid w:val="00F45F8F"/>
    <w:rsid w:val="00F46311"/>
    <w:rsid w:val="00F50600"/>
    <w:rsid w:val="00F50AE4"/>
    <w:rsid w:val="00F5108C"/>
    <w:rsid w:val="00F51A6D"/>
    <w:rsid w:val="00F52B24"/>
    <w:rsid w:val="00F53F3A"/>
    <w:rsid w:val="00F546D1"/>
    <w:rsid w:val="00F548D3"/>
    <w:rsid w:val="00F558AD"/>
    <w:rsid w:val="00F56109"/>
    <w:rsid w:val="00F56818"/>
    <w:rsid w:val="00F56F97"/>
    <w:rsid w:val="00F57289"/>
    <w:rsid w:val="00F60CE0"/>
    <w:rsid w:val="00F61158"/>
    <w:rsid w:val="00F64FD1"/>
    <w:rsid w:val="00F65B54"/>
    <w:rsid w:val="00F679F2"/>
    <w:rsid w:val="00F70D09"/>
    <w:rsid w:val="00F728E0"/>
    <w:rsid w:val="00F74CD6"/>
    <w:rsid w:val="00F75F7C"/>
    <w:rsid w:val="00F770C5"/>
    <w:rsid w:val="00F77B4D"/>
    <w:rsid w:val="00F81F69"/>
    <w:rsid w:val="00F824B1"/>
    <w:rsid w:val="00F82708"/>
    <w:rsid w:val="00F833F5"/>
    <w:rsid w:val="00F8461C"/>
    <w:rsid w:val="00F85120"/>
    <w:rsid w:val="00F86DA0"/>
    <w:rsid w:val="00F8784C"/>
    <w:rsid w:val="00F87E16"/>
    <w:rsid w:val="00F903E2"/>
    <w:rsid w:val="00F906B6"/>
    <w:rsid w:val="00F91227"/>
    <w:rsid w:val="00F91D18"/>
    <w:rsid w:val="00F9223F"/>
    <w:rsid w:val="00F92C03"/>
    <w:rsid w:val="00F937F3"/>
    <w:rsid w:val="00F94337"/>
    <w:rsid w:val="00F95059"/>
    <w:rsid w:val="00F955D4"/>
    <w:rsid w:val="00F95A55"/>
    <w:rsid w:val="00F96970"/>
    <w:rsid w:val="00F96F36"/>
    <w:rsid w:val="00F97858"/>
    <w:rsid w:val="00F97B92"/>
    <w:rsid w:val="00F97E77"/>
    <w:rsid w:val="00FA0459"/>
    <w:rsid w:val="00FA2F4F"/>
    <w:rsid w:val="00FA3950"/>
    <w:rsid w:val="00FA3CB3"/>
    <w:rsid w:val="00FA416C"/>
    <w:rsid w:val="00FA5ADD"/>
    <w:rsid w:val="00FA5B17"/>
    <w:rsid w:val="00FA60C8"/>
    <w:rsid w:val="00FA6957"/>
    <w:rsid w:val="00FA7592"/>
    <w:rsid w:val="00FB1033"/>
    <w:rsid w:val="00FB34B2"/>
    <w:rsid w:val="00FB3855"/>
    <w:rsid w:val="00FB4598"/>
    <w:rsid w:val="00FB4AAB"/>
    <w:rsid w:val="00FB6302"/>
    <w:rsid w:val="00FB74F6"/>
    <w:rsid w:val="00FB7605"/>
    <w:rsid w:val="00FC04D9"/>
    <w:rsid w:val="00FC0A6C"/>
    <w:rsid w:val="00FC0DD4"/>
    <w:rsid w:val="00FC1372"/>
    <w:rsid w:val="00FC2AFD"/>
    <w:rsid w:val="00FC34FD"/>
    <w:rsid w:val="00FC3A84"/>
    <w:rsid w:val="00FC52ED"/>
    <w:rsid w:val="00FC5B0C"/>
    <w:rsid w:val="00FC742C"/>
    <w:rsid w:val="00FC781B"/>
    <w:rsid w:val="00FC7FBF"/>
    <w:rsid w:val="00FD024D"/>
    <w:rsid w:val="00FD03A6"/>
    <w:rsid w:val="00FD04F3"/>
    <w:rsid w:val="00FD07E7"/>
    <w:rsid w:val="00FD23F2"/>
    <w:rsid w:val="00FD2A99"/>
    <w:rsid w:val="00FD3F23"/>
    <w:rsid w:val="00FD4390"/>
    <w:rsid w:val="00FD4411"/>
    <w:rsid w:val="00FD45DE"/>
    <w:rsid w:val="00FD4D5C"/>
    <w:rsid w:val="00FD4E1F"/>
    <w:rsid w:val="00FD5191"/>
    <w:rsid w:val="00FD5CD0"/>
    <w:rsid w:val="00FD5D5E"/>
    <w:rsid w:val="00FD6556"/>
    <w:rsid w:val="00FD6A31"/>
    <w:rsid w:val="00FD6A73"/>
    <w:rsid w:val="00FD7A2B"/>
    <w:rsid w:val="00FD7B76"/>
    <w:rsid w:val="00FE0B42"/>
    <w:rsid w:val="00FE21DB"/>
    <w:rsid w:val="00FE252F"/>
    <w:rsid w:val="00FE4725"/>
    <w:rsid w:val="00FE4B11"/>
    <w:rsid w:val="00FE6151"/>
    <w:rsid w:val="00FE62D9"/>
    <w:rsid w:val="00FE688F"/>
    <w:rsid w:val="00FE6DAA"/>
    <w:rsid w:val="00FE7109"/>
    <w:rsid w:val="00FE7896"/>
    <w:rsid w:val="00FF01FF"/>
    <w:rsid w:val="00FF0C8E"/>
    <w:rsid w:val="00FF0E5A"/>
    <w:rsid w:val="00FF2F6B"/>
    <w:rsid w:val="00FF497E"/>
    <w:rsid w:val="00FF623A"/>
    <w:rsid w:val="00FF6451"/>
    <w:rsid w:val="00FF65C3"/>
    <w:rsid w:val="00FF6E5D"/>
    <w:rsid w:val="00FF7C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66808"/>
  <w15:docId w15:val="{E5184BEF-A04B-4150-98E3-13E244809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E0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6">
    <w:name w:val="List Table 3 Accent 6"/>
    <w:basedOn w:val="TableNormal"/>
    <w:uiPriority w:val="48"/>
    <w:rsid w:val="00416023"/>
    <w:pPr>
      <w:spacing w:after="0" w:line="240" w:lineRule="auto"/>
    </w:pPr>
    <w:rPr>
      <w:color w:val="000000" w:themeColor="text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cPr>
      <w:shd w:val="clear" w:color="auto" w:fill="auto"/>
    </w:tc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customStyle="1" w:styleId="EndNoteBibliographyTitle">
    <w:name w:val="EndNote Bibliography Title"/>
    <w:basedOn w:val="Normal"/>
    <w:link w:val="EndNoteBibliographyTitleChar"/>
    <w:rsid w:val="00383C29"/>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83C29"/>
    <w:rPr>
      <w:rFonts w:ascii="Calibri" w:hAnsi="Calibri" w:cs="Calibri"/>
      <w:noProof/>
      <w:lang w:val="en-US"/>
    </w:rPr>
  </w:style>
  <w:style w:type="paragraph" w:customStyle="1" w:styleId="EndNoteBibliography">
    <w:name w:val="EndNote Bibliography"/>
    <w:basedOn w:val="Normal"/>
    <w:link w:val="EndNoteBibliographyChar"/>
    <w:rsid w:val="00383C29"/>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83C29"/>
    <w:rPr>
      <w:rFonts w:ascii="Calibri" w:hAnsi="Calibri" w:cs="Calibri"/>
      <w:noProof/>
      <w:lang w:val="en-US"/>
    </w:rPr>
  </w:style>
  <w:style w:type="table" w:styleId="TableGrid">
    <w:name w:val="Table Grid"/>
    <w:basedOn w:val="TableNormal"/>
    <w:uiPriority w:val="39"/>
    <w:rsid w:val="00DC6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F659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ListTable7ColourfulAccent5">
    <w:name w:val="List Table 7 Colorful Accent 5"/>
    <w:basedOn w:val="TableNormal"/>
    <w:uiPriority w:val="52"/>
    <w:rsid w:val="00804AFC"/>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
    <w:name w:val="List Table 7 Colorful"/>
    <w:basedOn w:val="TableNormal"/>
    <w:uiPriority w:val="52"/>
    <w:rsid w:val="00804AFC"/>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4102FB"/>
    <w:rPr>
      <w:sz w:val="16"/>
      <w:szCs w:val="16"/>
    </w:rPr>
  </w:style>
  <w:style w:type="paragraph" w:styleId="CommentText">
    <w:name w:val="annotation text"/>
    <w:basedOn w:val="Normal"/>
    <w:link w:val="CommentTextChar"/>
    <w:uiPriority w:val="99"/>
    <w:unhideWhenUsed/>
    <w:rsid w:val="004102FB"/>
    <w:pPr>
      <w:spacing w:line="240" w:lineRule="auto"/>
    </w:pPr>
    <w:rPr>
      <w:sz w:val="20"/>
      <w:szCs w:val="20"/>
    </w:rPr>
  </w:style>
  <w:style w:type="character" w:customStyle="1" w:styleId="CommentTextChar">
    <w:name w:val="Comment Text Char"/>
    <w:basedOn w:val="DefaultParagraphFont"/>
    <w:link w:val="CommentText"/>
    <w:uiPriority w:val="99"/>
    <w:rsid w:val="004102FB"/>
    <w:rPr>
      <w:sz w:val="20"/>
      <w:szCs w:val="20"/>
    </w:rPr>
  </w:style>
  <w:style w:type="paragraph" w:styleId="CommentSubject">
    <w:name w:val="annotation subject"/>
    <w:basedOn w:val="CommentText"/>
    <w:next w:val="CommentText"/>
    <w:link w:val="CommentSubjectChar"/>
    <w:uiPriority w:val="99"/>
    <w:semiHidden/>
    <w:unhideWhenUsed/>
    <w:rsid w:val="004102FB"/>
    <w:rPr>
      <w:b/>
      <w:bCs/>
    </w:rPr>
  </w:style>
  <w:style w:type="character" w:customStyle="1" w:styleId="CommentSubjectChar">
    <w:name w:val="Comment Subject Char"/>
    <w:basedOn w:val="CommentTextChar"/>
    <w:link w:val="CommentSubject"/>
    <w:uiPriority w:val="99"/>
    <w:semiHidden/>
    <w:rsid w:val="004102FB"/>
    <w:rPr>
      <w:b/>
      <w:bCs/>
      <w:sz w:val="20"/>
      <w:szCs w:val="20"/>
    </w:rPr>
  </w:style>
  <w:style w:type="paragraph" w:styleId="Revision">
    <w:name w:val="Revision"/>
    <w:hidden/>
    <w:uiPriority w:val="99"/>
    <w:semiHidden/>
    <w:rsid w:val="00DC0C5D"/>
    <w:pPr>
      <w:spacing w:after="0" w:line="240" w:lineRule="auto"/>
    </w:pPr>
  </w:style>
  <w:style w:type="paragraph" w:styleId="Header">
    <w:name w:val="header"/>
    <w:basedOn w:val="Normal"/>
    <w:link w:val="HeaderChar"/>
    <w:uiPriority w:val="99"/>
    <w:unhideWhenUsed/>
    <w:rsid w:val="00AB34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437"/>
  </w:style>
  <w:style w:type="paragraph" w:styleId="Footer">
    <w:name w:val="footer"/>
    <w:basedOn w:val="Normal"/>
    <w:link w:val="FooterChar"/>
    <w:uiPriority w:val="99"/>
    <w:unhideWhenUsed/>
    <w:rsid w:val="00AB34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437"/>
  </w:style>
  <w:style w:type="character" w:styleId="Hyperlink">
    <w:name w:val="Hyperlink"/>
    <w:basedOn w:val="DefaultParagraphFont"/>
    <w:uiPriority w:val="99"/>
    <w:unhideWhenUsed/>
    <w:rsid w:val="00F0038E"/>
    <w:rPr>
      <w:color w:val="0563C1" w:themeColor="hyperlink"/>
      <w:u w:val="single"/>
    </w:rPr>
  </w:style>
  <w:style w:type="character" w:styleId="UnresolvedMention">
    <w:name w:val="Unresolved Mention"/>
    <w:basedOn w:val="DefaultParagraphFont"/>
    <w:uiPriority w:val="99"/>
    <w:semiHidden/>
    <w:unhideWhenUsed/>
    <w:rsid w:val="00F0038E"/>
    <w:rPr>
      <w:color w:val="605E5C"/>
      <w:shd w:val="clear" w:color="auto" w:fill="E1DFDD"/>
    </w:rPr>
  </w:style>
  <w:style w:type="paragraph" w:styleId="ListParagraph">
    <w:name w:val="List Paragraph"/>
    <w:basedOn w:val="Normal"/>
    <w:uiPriority w:val="34"/>
    <w:qFormat/>
    <w:rsid w:val="00F016F9"/>
    <w:pPr>
      <w:ind w:left="720"/>
      <w:contextualSpacing/>
    </w:pPr>
  </w:style>
  <w:style w:type="character" w:styleId="LineNumber">
    <w:name w:val="line number"/>
    <w:basedOn w:val="DefaultParagraphFont"/>
    <w:uiPriority w:val="99"/>
    <w:semiHidden/>
    <w:unhideWhenUsed/>
    <w:rsid w:val="00B87B4F"/>
  </w:style>
  <w:style w:type="character" w:customStyle="1" w:styleId="cf01">
    <w:name w:val="cf01"/>
    <w:basedOn w:val="DefaultParagraphFont"/>
    <w:rsid w:val="000931A6"/>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7350">
      <w:bodyDiv w:val="1"/>
      <w:marLeft w:val="0"/>
      <w:marRight w:val="0"/>
      <w:marTop w:val="0"/>
      <w:marBottom w:val="0"/>
      <w:divBdr>
        <w:top w:val="none" w:sz="0" w:space="0" w:color="auto"/>
        <w:left w:val="none" w:sz="0" w:space="0" w:color="auto"/>
        <w:bottom w:val="none" w:sz="0" w:space="0" w:color="auto"/>
        <w:right w:val="none" w:sz="0" w:space="0" w:color="auto"/>
      </w:divBdr>
    </w:div>
    <w:div w:id="115953369">
      <w:bodyDiv w:val="1"/>
      <w:marLeft w:val="0"/>
      <w:marRight w:val="0"/>
      <w:marTop w:val="0"/>
      <w:marBottom w:val="0"/>
      <w:divBdr>
        <w:top w:val="none" w:sz="0" w:space="0" w:color="auto"/>
        <w:left w:val="none" w:sz="0" w:space="0" w:color="auto"/>
        <w:bottom w:val="none" w:sz="0" w:space="0" w:color="auto"/>
        <w:right w:val="none" w:sz="0" w:space="0" w:color="auto"/>
      </w:divBdr>
    </w:div>
    <w:div w:id="161164508">
      <w:bodyDiv w:val="1"/>
      <w:marLeft w:val="0"/>
      <w:marRight w:val="0"/>
      <w:marTop w:val="0"/>
      <w:marBottom w:val="0"/>
      <w:divBdr>
        <w:top w:val="none" w:sz="0" w:space="0" w:color="auto"/>
        <w:left w:val="none" w:sz="0" w:space="0" w:color="auto"/>
        <w:bottom w:val="none" w:sz="0" w:space="0" w:color="auto"/>
        <w:right w:val="none" w:sz="0" w:space="0" w:color="auto"/>
      </w:divBdr>
    </w:div>
    <w:div w:id="330717040">
      <w:bodyDiv w:val="1"/>
      <w:marLeft w:val="0"/>
      <w:marRight w:val="0"/>
      <w:marTop w:val="0"/>
      <w:marBottom w:val="0"/>
      <w:divBdr>
        <w:top w:val="none" w:sz="0" w:space="0" w:color="auto"/>
        <w:left w:val="none" w:sz="0" w:space="0" w:color="auto"/>
        <w:bottom w:val="none" w:sz="0" w:space="0" w:color="auto"/>
        <w:right w:val="none" w:sz="0" w:space="0" w:color="auto"/>
      </w:divBdr>
    </w:div>
    <w:div w:id="345325059">
      <w:bodyDiv w:val="1"/>
      <w:marLeft w:val="0"/>
      <w:marRight w:val="0"/>
      <w:marTop w:val="0"/>
      <w:marBottom w:val="0"/>
      <w:divBdr>
        <w:top w:val="none" w:sz="0" w:space="0" w:color="auto"/>
        <w:left w:val="none" w:sz="0" w:space="0" w:color="auto"/>
        <w:bottom w:val="none" w:sz="0" w:space="0" w:color="auto"/>
        <w:right w:val="none" w:sz="0" w:space="0" w:color="auto"/>
      </w:divBdr>
    </w:div>
    <w:div w:id="542137497">
      <w:bodyDiv w:val="1"/>
      <w:marLeft w:val="0"/>
      <w:marRight w:val="0"/>
      <w:marTop w:val="0"/>
      <w:marBottom w:val="0"/>
      <w:divBdr>
        <w:top w:val="none" w:sz="0" w:space="0" w:color="auto"/>
        <w:left w:val="none" w:sz="0" w:space="0" w:color="auto"/>
        <w:bottom w:val="none" w:sz="0" w:space="0" w:color="auto"/>
        <w:right w:val="none" w:sz="0" w:space="0" w:color="auto"/>
      </w:divBdr>
    </w:div>
    <w:div w:id="547377590">
      <w:bodyDiv w:val="1"/>
      <w:marLeft w:val="0"/>
      <w:marRight w:val="0"/>
      <w:marTop w:val="0"/>
      <w:marBottom w:val="0"/>
      <w:divBdr>
        <w:top w:val="none" w:sz="0" w:space="0" w:color="auto"/>
        <w:left w:val="none" w:sz="0" w:space="0" w:color="auto"/>
        <w:bottom w:val="none" w:sz="0" w:space="0" w:color="auto"/>
        <w:right w:val="none" w:sz="0" w:space="0" w:color="auto"/>
      </w:divBdr>
    </w:div>
    <w:div w:id="655646764">
      <w:bodyDiv w:val="1"/>
      <w:marLeft w:val="0"/>
      <w:marRight w:val="0"/>
      <w:marTop w:val="0"/>
      <w:marBottom w:val="0"/>
      <w:divBdr>
        <w:top w:val="none" w:sz="0" w:space="0" w:color="auto"/>
        <w:left w:val="none" w:sz="0" w:space="0" w:color="auto"/>
        <w:bottom w:val="none" w:sz="0" w:space="0" w:color="auto"/>
        <w:right w:val="none" w:sz="0" w:space="0" w:color="auto"/>
      </w:divBdr>
    </w:div>
    <w:div w:id="711543366">
      <w:bodyDiv w:val="1"/>
      <w:marLeft w:val="0"/>
      <w:marRight w:val="0"/>
      <w:marTop w:val="0"/>
      <w:marBottom w:val="0"/>
      <w:divBdr>
        <w:top w:val="none" w:sz="0" w:space="0" w:color="auto"/>
        <w:left w:val="none" w:sz="0" w:space="0" w:color="auto"/>
        <w:bottom w:val="none" w:sz="0" w:space="0" w:color="auto"/>
        <w:right w:val="none" w:sz="0" w:space="0" w:color="auto"/>
      </w:divBdr>
    </w:div>
    <w:div w:id="878322696">
      <w:bodyDiv w:val="1"/>
      <w:marLeft w:val="0"/>
      <w:marRight w:val="0"/>
      <w:marTop w:val="0"/>
      <w:marBottom w:val="0"/>
      <w:divBdr>
        <w:top w:val="none" w:sz="0" w:space="0" w:color="auto"/>
        <w:left w:val="none" w:sz="0" w:space="0" w:color="auto"/>
        <w:bottom w:val="none" w:sz="0" w:space="0" w:color="auto"/>
        <w:right w:val="none" w:sz="0" w:space="0" w:color="auto"/>
      </w:divBdr>
    </w:div>
    <w:div w:id="925572179">
      <w:bodyDiv w:val="1"/>
      <w:marLeft w:val="0"/>
      <w:marRight w:val="0"/>
      <w:marTop w:val="0"/>
      <w:marBottom w:val="0"/>
      <w:divBdr>
        <w:top w:val="none" w:sz="0" w:space="0" w:color="auto"/>
        <w:left w:val="none" w:sz="0" w:space="0" w:color="auto"/>
        <w:bottom w:val="none" w:sz="0" w:space="0" w:color="auto"/>
        <w:right w:val="none" w:sz="0" w:space="0" w:color="auto"/>
      </w:divBdr>
    </w:div>
    <w:div w:id="992296994">
      <w:bodyDiv w:val="1"/>
      <w:marLeft w:val="0"/>
      <w:marRight w:val="0"/>
      <w:marTop w:val="0"/>
      <w:marBottom w:val="0"/>
      <w:divBdr>
        <w:top w:val="none" w:sz="0" w:space="0" w:color="auto"/>
        <w:left w:val="none" w:sz="0" w:space="0" w:color="auto"/>
        <w:bottom w:val="none" w:sz="0" w:space="0" w:color="auto"/>
        <w:right w:val="none" w:sz="0" w:space="0" w:color="auto"/>
      </w:divBdr>
    </w:div>
    <w:div w:id="1075128833">
      <w:bodyDiv w:val="1"/>
      <w:marLeft w:val="0"/>
      <w:marRight w:val="0"/>
      <w:marTop w:val="0"/>
      <w:marBottom w:val="0"/>
      <w:divBdr>
        <w:top w:val="none" w:sz="0" w:space="0" w:color="auto"/>
        <w:left w:val="none" w:sz="0" w:space="0" w:color="auto"/>
        <w:bottom w:val="none" w:sz="0" w:space="0" w:color="auto"/>
        <w:right w:val="none" w:sz="0" w:space="0" w:color="auto"/>
      </w:divBdr>
    </w:div>
    <w:div w:id="1277908085">
      <w:bodyDiv w:val="1"/>
      <w:marLeft w:val="0"/>
      <w:marRight w:val="0"/>
      <w:marTop w:val="0"/>
      <w:marBottom w:val="0"/>
      <w:divBdr>
        <w:top w:val="none" w:sz="0" w:space="0" w:color="auto"/>
        <w:left w:val="none" w:sz="0" w:space="0" w:color="auto"/>
        <w:bottom w:val="none" w:sz="0" w:space="0" w:color="auto"/>
        <w:right w:val="none" w:sz="0" w:space="0" w:color="auto"/>
      </w:divBdr>
    </w:div>
    <w:div w:id="1372876301">
      <w:bodyDiv w:val="1"/>
      <w:marLeft w:val="0"/>
      <w:marRight w:val="0"/>
      <w:marTop w:val="0"/>
      <w:marBottom w:val="0"/>
      <w:divBdr>
        <w:top w:val="none" w:sz="0" w:space="0" w:color="auto"/>
        <w:left w:val="none" w:sz="0" w:space="0" w:color="auto"/>
        <w:bottom w:val="none" w:sz="0" w:space="0" w:color="auto"/>
        <w:right w:val="none" w:sz="0" w:space="0" w:color="auto"/>
      </w:divBdr>
    </w:div>
    <w:div w:id="1416709213">
      <w:bodyDiv w:val="1"/>
      <w:marLeft w:val="0"/>
      <w:marRight w:val="0"/>
      <w:marTop w:val="0"/>
      <w:marBottom w:val="0"/>
      <w:divBdr>
        <w:top w:val="none" w:sz="0" w:space="0" w:color="auto"/>
        <w:left w:val="none" w:sz="0" w:space="0" w:color="auto"/>
        <w:bottom w:val="none" w:sz="0" w:space="0" w:color="auto"/>
        <w:right w:val="none" w:sz="0" w:space="0" w:color="auto"/>
      </w:divBdr>
    </w:div>
    <w:div w:id="1441411054">
      <w:bodyDiv w:val="1"/>
      <w:marLeft w:val="0"/>
      <w:marRight w:val="0"/>
      <w:marTop w:val="0"/>
      <w:marBottom w:val="0"/>
      <w:divBdr>
        <w:top w:val="none" w:sz="0" w:space="0" w:color="auto"/>
        <w:left w:val="none" w:sz="0" w:space="0" w:color="auto"/>
        <w:bottom w:val="none" w:sz="0" w:space="0" w:color="auto"/>
        <w:right w:val="none" w:sz="0" w:space="0" w:color="auto"/>
      </w:divBdr>
    </w:div>
    <w:div w:id="1468670160">
      <w:bodyDiv w:val="1"/>
      <w:marLeft w:val="0"/>
      <w:marRight w:val="0"/>
      <w:marTop w:val="0"/>
      <w:marBottom w:val="0"/>
      <w:divBdr>
        <w:top w:val="none" w:sz="0" w:space="0" w:color="auto"/>
        <w:left w:val="none" w:sz="0" w:space="0" w:color="auto"/>
        <w:bottom w:val="none" w:sz="0" w:space="0" w:color="auto"/>
        <w:right w:val="none" w:sz="0" w:space="0" w:color="auto"/>
      </w:divBdr>
    </w:div>
    <w:div w:id="1719011184">
      <w:bodyDiv w:val="1"/>
      <w:marLeft w:val="0"/>
      <w:marRight w:val="0"/>
      <w:marTop w:val="0"/>
      <w:marBottom w:val="0"/>
      <w:divBdr>
        <w:top w:val="none" w:sz="0" w:space="0" w:color="auto"/>
        <w:left w:val="none" w:sz="0" w:space="0" w:color="auto"/>
        <w:bottom w:val="none" w:sz="0" w:space="0" w:color="auto"/>
        <w:right w:val="none" w:sz="0" w:space="0" w:color="auto"/>
      </w:divBdr>
    </w:div>
    <w:div w:id="1751347944">
      <w:bodyDiv w:val="1"/>
      <w:marLeft w:val="0"/>
      <w:marRight w:val="0"/>
      <w:marTop w:val="0"/>
      <w:marBottom w:val="0"/>
      <w:divBdr>
        <w:top w:val="none" w:sz="0" w:space="0" w:color="auto"/>
        <w:left w:val="none" w:sz="0" w:space="0" w:color="auto"/>
        <w:bottom w:val="none" w:sz="0" w:space="0" w:color="auto"/>
        <w:right w:val="none" w:sz="0" w:space="0" w:color="auto"/>
      </w:divBdr>
    </w:div>
    <w:div w:id="1797942123">
      <w:bodyDiv w:val="1"/>
      <w:marLeft w:val="0"/>
      <w:marRight w:val="0"/>
      <w:marTop w:val="0"/>
      <w:marBottom w:val="0"/>
      <w:divBdr>
        <w:top w:val="none" w:sz="0" w:space="0" w:color="auto"/>
        <w:left w:val="none" w:sz="0" w:space="0" w:color="auto"/>
        <w:bottom w:val="none" w:sz="0" w:space="0" w:color="auto"/>
        <w:right w:val="none" w:sz="0" w:space="0" w:color="auto"/>
      </w:divBdr>
      <w:divsChild>
        <w:div w:id="940726911">
          <w:marLeft w:val="0"/>
          <w:marRight w:val="0"/>
          <w:marTop w:val="0"/>
          <w:marBottom w:val="0"/>
          <w:divBdr>
            <w:top w:val="none" w:sz="0" w:space="0" w:color="auto"/>
            <w:left w:val="none" w:sz="0" w:space="0" w:color="auto"/>
            <w:bottom w:val="none" w:sz="0" w:space="0" w:color="auto"/>
            <w:right w:val="none" w:sz="0" w:space="0" w:color="auto"/>
          </w:divBdr>
          <w:divsChild>
            <w:div w:id="1717925361">
              <w:marLeft w:val="0"/>
              <w:marRight w:val="0"/>
              <w:marTop w:val="0"/>
              <w:marBottom w:val="0"/>
              <w:divBdr>
                <w:top w:val="single" w:sz="2" w:space="0" w:color="D9D9E3"/>
                <w:left w:val="single" w:sz="2" w:space="0" w:color="D9D9E3"/>
                <w:bottom w:val="single" w:sz="2" w:space="0" w:color="D9D9E3"/>
                <w:right w:val="single" w:sz="2" w:space="0" w:color="D9D9E3"/>
              </w:divBdr>
              <w:divsChild>
                <w:div w:id="745152860">
                  <w:marLeft w:val="0"/>
                  <w:marRight w:val="0"/>
                  <w:marTop w:val="0"/>
                  <w:marBottom w:val="0"/>
                  <w:divBdr>
                    <w:top w:val="single" w:sz="2" w:space="0" w:color="D9D9E3"/>
                    <w:left w:val="single" w:sz="2" w:space="0" w:color="D9D9E3"/>
                    <w:bottom w:val="single" w:sz="2" w:space="0" w:color="D9D9E3"/>
                    <w:right w:val="single" w:sz="2" w:space="0" w:color="D9D9E3"/>
                  </w:divBdr>
                  <w:divsChild>
                    <w:div w:id="1750419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4925766">
          <w:marLeft w:val="0"/>
          <w:marRight w:val="0"/>
          <w:marTop w:val="0"/>
          <w:marBottom w:val="0"/>
          <w:divBdr>
            <w:top w:val="single" w:sz="2" w:space="0" w:color="D9D9E3"/>
            <w:left w:val="single" w:sz="2" w:space="0" w:color="D9D9E3"/>
            <w:bottom w:val="single" w:sz="2" w:space="0" w:color="D9D9E3"/>
            <w:right w:val="single" w:sz="2" w:space="0" w:color="D9D9E3"/>
          </w:divBdr>
          <w:divsChild>
            <w:div w:id="2116249290">
              <w:marLeft w:val="0"/>
              <w:marRight w:val="0"/>
              <w:marTop w:val="0"/>
              <w:marBottom w:val="0"/>
              <w:divBdr>
                <w:top w:val="single" w:sz="2" w:space="0" w:color="D9D9E3"/>
                <w:left w:val="single" w:sz="2" w:space="0" w:color="D9D9E3"/>
                <w:bottom w:val="single" w:sz="2" w:space="0" w:color="D9D9E3"/>
                <w:right w:val="single" w:sz="2" w:space="0" w:color="D9D9E3"/>
              </w:divBdr>
              <w:divsChild>
                <w:div w:id="2138989818">
                  <w:marLeft w:val="0"/>
                  <w:marRight w:val="0"/>
                  <w:marTop w:val="0"/>
                  <w:marBottom w:val="0"/>
                  <w:divBdr>
                    <w:top w:val="single" w:sz="2" w:space="0" w:color="D9D9E3"/>
                    <w:left w:val="single" w:sz="2" w:space="0" w:color="D9D9E3"/>
                    <w:bottom w:val="single" w:sz="2" w:space="0" w:color="D9D9E3"/>
                    <w:right w:val="single" w:sz="2" w:space="0" w:color="D9D9E3"/>
                  </w:divBdr>
                  <w:divsChild>
                    <w:div w:id="318727155">
                      <w:marLeft w:val="0"/>
                      <w:marRight w:val="0"/>
                      <w:marTop w:val="0"/>
                      <w:marBottom w:val="0"/>
                      <w:divBdr>
                        <w:top w:val="single" w:sz="2" w:space="0" w:color="D9D9E3"/>
                        <w:left w:val="single" w:sz="2" w:space="0" w:color="D9D9E3"/>
                        <w:bottom w:val="single" w:sz="2" w:space="0" w:color="D9D9E3"/>
                        <w:right w:val="single" w:sz="2" w:space="0" w:color="D9D9E3"/>
                      </w:divBdr>
                      <w:divsChild>
                        <w:div w:id="418059820">
                          <w:marLeft w:val="0"/>
                          <w:marRight w:val="0"/>
                          <w:marTop w:val="0"/>
                          <w:marBottom w:val="0"/>
                          <w:divBdr>
                            <w:top w:val="single" w:sz="2" w:space="0" w:color="auto"/>
                            <w:left w:val="single" w:sz="2" w:space="0" w:color="auto"/>
                            <w:bottom w:val="single" w:sz="6" w:space="0" w:color="auto"/>
                            <w:right w:val="single" w:sz="2" w:space="0" w:color="auto"/>
                          </w:divBdr>
                          <w:divsChild>
                            <w:div w:id="854655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628050982">
                                  <w:marLeft w:val="0"/>
                                  <w:marRight w:val="0"/>
                                  <w:marTop w:val="0"/>
                                  <w:marBottom w:val="0"/>
                                  <w:divBdr>
                                    <w:top w:val="single" w:sz="2" w:space="0" w:color="D9D9E3"/>
                                    <w:left w:val="single" w:sz="2" w:space="0" w:color="D9D9E3"/>
                                    <w:bottom w:val="single" w:sz="2" w:space="0" w:color="D9D9E3"/>
                                    <w:right w:val="single" w:sz="2" w:space="0" w:color="D9D9E3"/>
                                  </w:divBdr>
                                  <w:divsChild>
                                    <w:div w:id="1337489939">
                                      <w:marLeft w:val="0"/>
                                      <w:marRight w:val="0"/>
                                      <w:marTop w:val="0"/>
                                      <w:marBottom w:val="0"/>
                                      <w:divBdr>
                                        <w:top w:val="single" w:sz="2" w:space="0" w:color="D9D9E3"/>
                                        <w:left w:val="single" w:sz="2" w:space="0" w:color="D9D9E3"/>
                                        <w:bottom w:val="single" w:sz="2" w:space="0" w:color="D9D9E3"/>
                                        <w:right w:val="single" w:sz="2" w:space="0" w:color="D9D9E3"/>
                                      </w:divBdr>
                                      <w:divsChild>
                                        <w:div w:id="1376546295">
                                          <w:marLeft w:val="0"/>
                                          <w:marRight w:val="0"/>
                                          <w:marTop w:val="0"/>
                                          <w:marBottom w:val="0"/>
                                          <w:divBdr>
                                            <w:top w:val="single" w:sz="2" w:space="0" w:color="D9D9E3"/>
                                            <w:left w:val="single" w:sz="2" w:space="0" w:color="D9D9E3"/>
                                            <w:bottom w:val="single" w:sz="2" w:space="0" w:color="D9D9E3"/>
                                            <w:right w:val="single" w:sz="2" w:space="0" w:color="D9D9E3"/>
                                          </w:divBdr>
                                          <w:divsChild>
                                            <w:div w:id="328097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03617382">
      <w:bodyDiv w:val="1"/>
      <w:marLeft w:val="0"/>
      <w:marRight w:val="0"/>
      <w:marTop w:val="0"/>
      <w:marBottom w:val="0"/>
      <w:divBdr>
        <w:top w:val="none" w:sz="0" w:space="0" w:color="auto"/>
        <w:left w:val="none" w:sz="0" w:space="0" w:color="auto"/>
        <w:bottom w:val="none" w:sz="0" w:space="0" w:color="auto"/>
        <w:right w:val="none" w:sz="0" w:space="0" w:color="auto"/>
      </w:divBdr>
    </w:div>
    <w:div w:id="1978798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69CBB-C4F8-44E4-9655-06E541FD5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1565</TotalTime>
  <Pages>50</Pages>
  <Words>11044</Words>
  <Characters>62955</Characters>
  <Application>Microsoft Office Word</Application>
  <DocSecurity>0</DocSecurity>
  <Lines>524</Lines>
  <Paragraphs>147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 Shaphan Yong</dc:creator>
  <cp:keywords/>
  <dc:description/>
  <cp:lastModifiedBy>S.Y. CHIA</cp:lastModifiedBy>
  <cp:revision>16</cp:revision>
  <dcterms:created xsi:type="dcterms:W3CDTF">2023-07-20T09:40:00Z</dcterms:created>
  <dcterms:modified xsi:type="dcterms:W3CDTF">2023-07-21T14:45:00Z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6196269d-6a2d-4edb-9a4e-ea4005660b6d</vt:lpwstr>
  </property>
</Properties>
</file>
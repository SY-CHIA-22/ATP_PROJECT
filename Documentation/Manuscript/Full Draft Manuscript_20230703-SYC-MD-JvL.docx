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2B03" w14:textId="1B790DB1" w:rsidR="002D27D7" w:rsidRPr="00EE5F47" w:rsidRDefault="002D27D7" w:rsidP="00126741">
      <w:pPr>
        <w:jc w:val="both"/>
        <w:rPr>
          <w:rFonts w:ascii="Times New Roman" w:hAnsi="Times New Roman" w:cs="Times New Roman"/>
          <w:b/>
          <w:bCs/>
          <w:sz w:val="32"/>
          <w:szCs w:val="32"/>
        </w:rPr>
      </w:pPr>
      <w:bookmarkStart w:id="0" w:name="_Hlk133390709"/>
      <w:bookmarkStart w:id="1" w:name="_Hlk139275244"/>
      <w:r w:rsidRPr="002B776A">
        <w:rPr>
          <w:rFonts w:ascii="Times New Roman" w:hAnsi="Times New Roman" w:cs="Times New Roman"/>
          <w:b/>
          <w:bCs/>
          <w:sz w:val="32"/>
          <w:szCs w:val="32"/>
        </w:rPr>
        <w:t>Target Journal: Entomologia Experimentalis et Applicata</w:t>
      </w:r>
    </w:p>
    <w:p w14:paraId="13E0DC22" w14:textId="77777777" w:rsidR="002D27D7" w:rsidRPr="00EE5F47" w:rsidRDefault="002D27D7" w:rsidP="00126741">
      <w:pPr>
        <w:jc w:val="both"/>
        <w:rPr>
          <w:rFonts w:ascii="Times New Roman" w:hAnsi="Times New Roman" w:cs="Times New Roman"/>
          <w:b/>
          <w:bCs/>
          <w:sz w:val="24"/>
          <w:szCs w:val="24"/>
        </w:rPr>
      </w:pPr>
    </w:p>
    <w:p w14:paraId="2C2EEEE1" w14:textId="50F64C7B" w:rsidR="00C47FB2" w:rsidRPr="002D27D7" w:rsidRDefault="00C47FB2" w:rsidP="00126741">
      <w:pPr>
        <w:jc w:val="both"/>
        <w:rPr>
          <w:rFonts w:ascii="Times New Roman" w:hAnsi="Times New Roman" w:cs="Times New Roman"/>
          <w:b/>
          <w:bCs/>
          <w:sz w:val="24"/>
          <w:szCs w:val="24"/>
        </w:rPr>
      </w:pPr>
      <w:bookmarkStart w:id="2" w:name="_Hlk140746169"/>
      <w:r w:rsidRPr="002D27D7">
        <w:rPr>
          <w:rFonts w:ascii="Times New Roman" w:hAnsi="Times New Roman" w:cs="Times New Roman"/>
          <w:b/>
          <w:bCs/>
          <w:sz w:val="24"/>
          <w:szCs w:val="24"/>
        </w:rPr>
        <w:t xml:space="preserve">Title: </w:t>
      </w:r>
    </w:p>
    <w:p w14:paraId="26F057E6" w14:textId="644787F9"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 xml:space="preserve">rass from </w:t>
      </w:r>
      <w:r w:rsidR="00EE5F47">
        <w:rPr>
          <w:rFonts w:ascii="Times New Roman" w:hAnsi="Times New Roman" w:cs="Times New Roman"/>
          <w:b/>
          <w:bCs/>
          <w:sz w:val="24"/>
          <w:szCs w:val="24"/>
        </w:rPr>
        <w:t xml:space="preserve">larvae of </w:t>
      </w:r>
      <w:r w:rsidR="003B184D" w:rsidRPr="00126741">
        <w:rPr>
          <w:rFonts w:ascii="Times New Roman" w:hAnsi="Times New Roman" w:cs="Times New Roman"/>
          <w:b/>
          <w:bCs/>
          <w:sz w:val="24"/>
          <w:szCs w:val="24"/>
        </w:rPr>
        <w:t>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and yellow mealworm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w:t>
      </w:r>
      <w:r w:rsidR="00890B67">
        <w:rPr>
          <w:rFonts w:ascii="Times New Roman" w:hAnsi="Times New Roman" w:cs="Times New Roman"/>
          <w:b/>
          <w:bCs/>
          <w:sz w:val="24"/>
          <w:szCs w:val="24"/>
        </w:rPr>
        <w:t xml:space="preserve">insect </w:t>
      </w:r>
      <w:r w:rsidR="003B184D" w:rsidRPr="00126741">
        <w:rPr>
          <w:rFonts w:ascii="Times New Roman" w:hAnsi="Times New Roman" w:cs="Times New Roman"/>
          <w:b/>
          <w:bCs/>
          <w:sz w:val="24"/>
          <w:szCs w:val="24"/>
        </w:rPr>
        <w:t xml:space="preserve">resistance </w:t>
      </w:r>
      <w:r w:rsidR="00890B67">
        <w:rPr>
          <w:rFonts w:ascii="Times New Roman" w:hAnsi="Times New Roman" w:cs="Times New Roman"/>
          <w:b/>
          <w:bCs/>
          <w:sz w:val="24"/>
          <w:szCs w:val="24"/>
        </w:rPr>
        <w:t xml:space="preserve">in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05A7090"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5A30FEEE"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2"/>
    <w:p w14:paraId="7CACD530" w14:textId="77777777" w:rsidR="00011ED2" w:rsidRDefault="00011ED2" w:rsidP="00011ED2">
      <w:pPr>
        <w:jc w:val="both"/>
        <w:rPr>
          <w:rFonts w:ascii="Times New Roman" w:hAnsi="Times New Roman" w:cs="Times New Roman"/>
          <w:b/>
          <w:bCs/>
          <w:sz w:val="24"/>
          <w:szCs w:val="24"/>
          <w:lang w:val="en-US"/>
        </w:rPr>
      </w:pPr>
    </w:p>
    <w:p w14:paraId="0CE7FFAE" w14:textId="77777777" w:rsidR="002B776A" w:rsidRDefault="002B776A" w:rsidP="002B776A">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3B487D18" w14:textId="77777777" w:rsidR="002B776A" w:rsidRPr="00126741" w:rsidRDefault="002B776A" w:rsidP="002B776A">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-mail: shaphan.chia@wur.nl</w:t>
      </w:r>
      <w:r>
        <w:rPr>
          <w:rFonts w:ascii="Times New Roman" w:hAnsi="Times New Roman" w:cs="Times New Roman"/>
          <w:sz w:val="24"/>
          <w:szCs w:val="24"/>
          <w:lang w:val="en-US"/>
        </w:rPr>
        <w:t>,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1"/>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5C40FE81" w14:textId="77777777" w:rsidR="00126741" w:rsidRDefault="00126741"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4FFAF196" w:rsidR="00727E7B" w:rsidRPr="00126741" w:rsidRDefault="002F0564" w:rsidP="002B776A">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AE50BD" w:rsidRPr="00AE50BD">
        <w:rPr>
          <w:rFonts w:ascii="Times New Roman" w:hAnsi="Times New Roman" w:cs="Times New Roman"/>
          <w:color w:val="000000" w:themeColor="text1"/>
          <w:sz w:val="24"/>
          <w:szCs w:val="24"/>
          <w:lang w:val="en-US"/>
        </w:rPr>
        <w:t>Brassicales</w:t>
      </w:r>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Plutelliidae),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compared to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compared to both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513B5D36"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0A0F536A"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w:t>
      </w:r>
      <w:proofErr w:type="spellStart"/>
      <w:r w:rsidR="000C6C7C" w:rsidRPr="00C70602">
        <w:rPr>
          <w:rFonts w:ascii="Times New Roman" w:hAnsi="Times New Roman" w:cs="Times New Roman"/>
          <w:color w:val="000000" w:themeColor="text1"/>
          <w:sz w:val="24"/>
          <w:szCs w:val="24"/>
          <w:lang w:val="en-US"/>
        </w:rPr>
        <w:t>Pangesti</w:t>
      </w:r>
      <w:proofErr w:type="spellEnd"/>
      <w:r w:rsidR="000C6C7C" w:rsidRPr="00C70602">
        <w:rPr>
          <w:rFonts w:ascii="Times New Roman" w:hAnsi="Times New Roman" w:cs="Times New Roman"/>
          <w:color w:val="000000" w:themeColor="text1"/>
          <w:sz w:val="24"/>
          <w:szCs w:val="24"/>
          <w:lang w:val="en-US"/>
        </w:rPr>
        <w:t xml:space="preserve">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3A56807"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w:t>
      </w:r>
      <w:proofErr w:type="spellStart"/>
      <w:r w:rsidR="003A2A3B" w:rsidRPr="00C70602">
        <w:rPr>
          <w:rFonts w:ascii="Times New Roman" w:hAnsi="Times New Roman" w:cs="Times New Roman"/>
          <w:color w:val="000000" w:themeColor="text1"/>
          <w:sz w:val="24"/>
          <w:szCs w:val="24"/>
          <w:lang w:val="en-US"/>
        </w:rPr>
        <w:t>Hassanzadeh</w:t>
      </w:r>
      <w:proofErr w:type="spellEnd"/>
      <w:r w:rsidR="003A2A3B" w:rsidRPr="00C70602">
        <w:rPr>
          <w:rFonts w:ascii="Times New Roman" w:hAnsi="Times New Roman" w:cs="Times New Roman"/>
          <w:color w:val="000000" w:themeColor="text1"/>
          <w:sz w:val="24"/>
          <w:szCs w:val="24"/>
          <w:lang w:val="en-US"/>
        </w:rPr>
        <w:t xml:space="preserve">, 2019; Nurfikari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737E520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3E5F61D7"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e hypothesised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 xml:space="preserve">(Brassicales: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lastRenderedPageBreak/>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7EDB8B71"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1"/>
    <w:p w14:paraId="1F06FB6B" w14:textId="2314C73E"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5C9585C4"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00CE95B5"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61AF3B7E"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504826DF" w:rsidR="0028425E" w:rsidRPr="00C70602" w:rsidRDefault="007F50AE"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19F84790" wp14:editId="20EBEE1F">
            <wp:extent cx="5731510" cy="4615180"/>
            <wp:effectExtent l="0" t="0" r="2540" b="0"/>
            <wp:docPr id="125374680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6802"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R="00B17D48" w:rsidRPr="00C70602" w:rsidDel="00B17D48">
        <w:rPr>
          <w:rFonts w:ascii="Times New Roman" w:hAnsi="Times New Roman" w:cs="Times New Roman"/>
          <w:noProof/>
        </w:rPr>
        <w:t xml:space="preserve"> </w:t>
      </w:r>
    </w:p>
    <w:bookmarkEnd w:id="20"/>
    <w:p w14:paraId="78DA79A8" w14:textId="17C72BC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21"/>
      <w:r w:rsidR="00352C4B" w:rsidRPr="00C70602">
        <w:rPr>
          <w:rFonts w:ascii="Times New Roman" w:hAnsi="Times New Roman" w:cs="Times New Roman"/>
          <w:b/>
          <w:bCs/>
          <w:sz w:val="24"/>
          <w:szCs w:val="24"/>
          <w:lang w:val="en-US"/>
        </w:rPr>
        <w:t>2</w:t>
      </w:r>
      <w:commentRangeEnd w:id="21"/>
      <w:r w:rsidR="00922789">
        <w:rPr>
          <w:rStyle w:val="CommentReference"/>
        </w:rPr>
        <w:commentReference w:id="21"/>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2" w:name="_Hlk127816553"/>
      <w:r w:rsidRPr="00C70602">
        <w:rPr>
          <w:rFonts w:ascii="Times New Roman" w:hAnsi="Times New Roman" w:cs="Times New Roman"/>
          <w:sz w:val="24"/>
          <w:szCs w:val="24"/>
        </w:rPr>
        <w:t>raw BSFF or raw MWF</w:t>
      </w:r>
      <w:bookmarkEnd w:id="22"/>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3"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3"/>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6FCF4119" w:rsidR="009D0294" w:rsidRPr="00C70602" w:rsidRDefault="009D0294" w:rsidP="00C70602">
      <w:pPr>
        <w:spacing w:after="0" w:line="480" w:lineRule="auto"/>
        <w:jc w:val="both"/>
        <w:rPr>
          <w:rFonts w:ascii="Times New Roman" w:hAnsi="Times New Roman" w:cs="Times New Roman"/>
          <w:sz w:val="24"/>
          <w:szCs w:val="24"/>
        </w:rPr>
      </w:pPr>
    </w:p>
    <w:p w14:paraId="7A066E50" w14:textId="7200C7FE" w:rsidR="0028425E" w:rsidRPr="00C70602" w:rsidRDefault="00807C0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4"/>
                    <a:stretch>
                      <a:fillRect/>
                    </a:stretch>
                  </pic:blipFill>
                  <pic:spPr>
                    <a:xfrm>
                      <a:off x="0" y="0"/>
                      <a:ext cx="4619048" cy="3933333"/>
                    </a:xfrm>
                    <a:prstGeom prst="rect">
                      <a:avLst/>
                    </a:prstGeom>
                  </pic:spPr>
                </pic:pic>
              </a:graphicData>
            </a:graphic>
          </wp:inline>
        </w:drawing>
      </w:r>
    </w:p>
    <w:p w14:paraId="21B28B2A" w14:textId="068F32B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4"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4"/>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25"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5"/>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6" w:name="_Hlk127447483"/>
      <w:r w:rsidR="00501A33" w:rsidRPr="00C70602">
        <w:t>W</w:t>
      </w:r>
      <w:r w:rsidR="00AF5304" w:rsidRPr="00C70602">
        <w:t xml:space="preserve">hen the </w:t>
      </w:r>
      <w:r w:rsidR="00AF5304" w:rsidRPr="00C70602">
        <w:lastRenderedPageBreak/>
        <w:t>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6"/>
    </w:p>
    <w:p w14:paraId="3D7167C1" w14:textId="5B9633F1" w:rsidR="00EB0397" w:rsidRPr="00C70602" w:rsidRDefault="00EB0397" w:rsidP="00C70602">
      <w:pPr>
        <w:pStyle w:val="NormalWeb"/>
        <w:spacing w:before="0" w:beforeAutospacing="0" w:after="0" w:afterAutospacing="0" w:line="480" w:lineRule="auto"/>
        <w:jc w:val="both"/>
        <w:rPr>
          <w:sz w:val="12"/>
          <w:szCs w:val="12"/>
        </w:rPr>
      </w:pPr>
    </w:p>
    <w:p w14:paraId="330274D9" w14:textId="2686272D" w:rsidR="007A0AB4" w:rsidRPr="00C70602" w:rsidRDefault="00727342" w:rsidP="00C70602">
      <w:pPr>
        <w:pStyle w:val="NormalWeb"/>
        <w:spacing w:before="0" w:beforeAutospacing="0" w:after="0" w:afterAutospacing="0" w:line="480" w:lineRule="auto"/>
        <w:jc w:val="both"/>
      </w:pPr>
      <w:r w:rsidRPr="00C70602">
        <w:t xml:space="preserve"> </w:t>
      </w:r>
      <w:r w:rsidR="00362B8E" w:rsidRPr="00C70602">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5"/>
                    <a:stretch>
                      <a:fillRect/>
                    </a:stretch>
                  </pic:blipFill>
                  <pic:spPr>
                    <a:xfrm>
                      <a:off x="0" y="0"/>
                      <a:ext cx="4619048" cy="3933333"/>
                    </a:xfrm>
                    <a:prstGeom prst="rect">
                      <a:avLst/>
                    </a:prstGeom>
                  </pic:spPr>
                </pic:pic>
              </a:graphicData>
            </a:graphic>
          </wp:inline>
        </w:drawing>
      </w:r>
    </w:p>
    <w:p w14:paraId="7F8D9897" w14:textId="2C795528"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7"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7"/>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lastRenderedPageBreak/>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118A8DBC"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7AD8261A" w:rsidR="00446394" w:rsidRPr="00C70602" w:rsidRDefault="0019073F"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6"/>
                    <a:stretch>
                      <a:fillRect/>
                    </a:stretch>
                  </pic:blipFill>
                  <pic:spPr>
                    <a:xfrm>
                      <a:off x="0" y="0"/>
                      <a:ext cx="4619048" cy="3933333"/>
                    </a:xfrm>
                    <a:prstGeom prst="rect">
                      <a:avLst/>
                    </a:prstGeom>
                  </pic:spPr>
                </pic:pic>
              </a:graphicData>
            </a:graphic>
          </wp:inline>
        </w:drawing>
      </w:r>
    </w:p>
    <w:p w14:paraId="47047197" w14:textId="363F749B" w:rsidR="00905ED6" w:rsidRPr="00C70602" w:rsidRDefault="00905ED6" w:rsidP="00C70602">
      <w:pPr>
        <w:pStyle w:val="NormalWeb"/>
        <w:spacing w:before="0" w:beforeAutospacing="0" w:after="0" w:afterAutospacing="0" w:line="480" w:lineRule="auto"/>
        <w:jc w:val="both"/>
        <w:rPr>
          <w:sz w:val="20"/>
          <w:szCs w:val="20"/>
          <w:lang w:val="en-US"/>
        </w:rPr>
      </w:pPr>
      <w:bookmarkStart w:id="28"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w:t>
      </w:r>
      <w:r w:rsidR="005359B5">
        <w:rPr>
          <w:sz w:val="20"/>
          <w:szCs w:val="20"/>
          <w:lang w:val="en-US"/>
        </w:rPr>
        <w:t>ge</w:t>
      </w:r>
      <w:r w:rsidR="00857146">
        <w:rPr>
          <w:sz w:val="20"/>
          <w:szCs w:val="20"/>
          <w:lang w:val="en-US"/>
        </w:rPr>
        <w:t>neralized</w:t>
      </w:r>
      <w:r w:rsidRPr="00C70602">
        <w:rPr>
          <w:sz w:val="20"/>
          <w:szCs w:val="20"/>
          <w:lang w:val="en-US"/>
        </w:rPr>
        <w:t xml:space="preserve"> linear models (GLM). </w:t>
      </w:r>
      <w:bookmarkStart w:id="29"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9"/>
      <w:r w:rsidRPr="00C70602">
        <w:rPr>
          <w:sz w:val="20"/>
          <w:szCs w:val="20"/>
          <w:lang w:val="en-US"/>
        </w:rPr>
        <w:t>. Boxes with different letters are significantly different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8"/>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30"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30"/>
      <w:r w:rsidRPr="00C70602">
        <w:rPr>
          <w:rFonts w:ascii="Times New Roman" w:hAnsi="Times New Roman" w:cs="Times New Roman"/>
          <w:sz w:val="24"/>
          <w:szCs w:val="24"/>
        </w:rPr>
        <w:lastRenderedPageBreak/>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1" w:name="_Hlk127784575"/>
    </w:p>
    <w:p w14:paraId="4A1610C5" w14:textId="77777777" w:rsidR="00C541FD" w:rsidRDefault="00C541FD" w:rsidP="00C70602">
      <w:pPr>
        <w:spacing w:after="0" w:line="480" w:lineRule="auto"/>
        <w:jc w:val="both"/>
        <w:rPr>
          <w:rFonts w:ascii="Times New Roman" w:hAnsi="Times New Roman" w:cs="Times New Roman"/>
          <w:sz w:val="24"/>
          <w:szCs w:val="24"/>
        </w:rPr>
      </w:pPr>
    </w:p>
    <w:p w14:paraId="1D00C9C3" w14:textId="2CD4FC72"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1"/>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6BA7B803"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2"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2"/>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1E59525" w:rsidR="00085E71" w:rsidRPr="00C70602" w:rsidRDefault="00F0310C"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69913FC2" wp14:editId="522DA427">
            <wp:extent cx="5731510" cy="5095875"/>
            <wp:effectExtent l="0" t="0" r="2540" b="9525"/>
            <wp:docPr id="51424432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325" name="Picture 1" descr="A picture containing text, screenshot, diagram, number&#10;&#10;Description automatically generated"/>
                    <pic:cNvPicPr/>
                  </pic:nvPicPr>
                  <pic:blipFill>
                    <a:blip r:embed="rId17"/>
                    <a:stretch>
                      <a:fillRect/>
                    </a:stretch>
                  </pic:blipFill>
                  <pic:spPr>
                    <a:xfrm>
                      <a:off x="0" y="0"/>
                      <a:ext cx="5731510" cy="5095875"/>
                    </a:xfrm>
                    <a:prstGeom prst="rect">
                      <a:avLst/>
                    </a:prstGeom>
                  </pic:spPr>
                </pic:pic>
              </a:graphicData>
            </a:graphic>
          </wp:inline>
        </w:drawing>
      </w:r>
    </w:p>
    <w:p w14:paraId="6A18B52E" w14:textId="35788C0C"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33"/>
      <w:r w:rsidR="002728C6" w:rsidRPr="00C70602">
        <w:rPr>
          <w:rFonts w:ascii="Times New Roman" w:hAnsi="Times New Roman" w:cs="Times New Roman"/>
          <w:b/>
          <w:bCs/>
          <w:sz w:val="24"/>
          <w:szCs w:val="24"/>
          <w:lang w:val="en-US"/>
        </w:rPr>
        <w:t>6</w:t>
      </w:r>
      <w:commentRangeEnd w:id="33"/>
      <w:r w:rsidR="005359B5">
        <w:rPr>
          <w:rStyle w:val="CommentReference"/>
        </w:rPr>
        <w:commentReference w:id="33"/>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6BCC1D99" w14:textId="62C352FC" w:rsidR="000D5B84" w:rsidRPr="00C70602" w:rsidRDefault="000D5B84" w:rsidP="002D1F08">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7A537612" wp14:editId="0AFFC40C">
            <wp:extent cx="5731510" cy="5097145"/>
            <wp:effectExtent l="0" t="0" r="2540" b="8255"/>
            <wp:docPr id="12902777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75" name="Picture 1" descr="A picture containing text, screenshot, diagram, number&#10;&#10;Description automatically generated"/>
                    <pic:cNvPicPr/>
                  </pic:nvPicPr>
                  <pic:blipFill>
                    <a:blip r:embed="rId18"/>
                    <a:stretch>
                      <a:fillRect/>
                    </a:stretch>
                  </pic:blipFill>
                  <pic:spPr>
                    <a:xfrm>
                      <a:off x="0" y="0"/>
                      <a:ext cx="5731510" cy="5097145"/>
                    </a:xfrm>
                    <a:prstGeom prst="rect">
                      <a:avLst/>
                    </a:prstGeom>
                  </pic:spPr>
                </pic:pic>
              </a:graphicData>
            </a:graphic>
          </wp:inline>
        </w:drawing>
      </w:r>
    </w:p>
    <w:p w14:paraId="3ADE2AFC" w14:textId="5F7D8692" w:rsidR="00A21EF4" w:rsidRPr="00C70602" w:rsidRDefault="00F35D14"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w:t>
      </w:r>
      <w:commentRangeStart w:id="34"/>
      <w:r w:rsidR="00215728" w:rsidRPr="00C70602">
        <w:rPr>
          <w:rFonts w:ascii="Times New Roman" w:hAnsi="Times New Roman" w:cs="Times New Roman"/>
          <w:b/>
          <w:bCs/>
          <w:sz w:val="24"/>
          <w:szCs w:val="24"/>
          <w:lang w:val="en-US"/>
        </w:rPr>
        <w:t>7</w:t>
      </w:r>
      <w:commentRangeEnd w:id="34"/>
      <w:r w:rsidR="005359B5">
        <w:rPr>
          <w:rStyle w:val="CommentReference"/>
        </w:rPr>
        <w:commentReference w:id="34"/>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1E08884" w:rsidR="00D266AF" w:rsidRPr="00C70602" w:rsidRDefault="00D32F8E" w:rsidP="00C70602">
      <w:pPr>
        <w:spacing w:after="0" w:line="480" w:lineRule="auto"/>
        <w:jc w:val="both"/>
        <w:rPr>
          <w:rFonts w:ascii="Times New Roman" w:hAnsi="Times New Roman" w:cs="Times New Roman"/>
          <w:sz w:val="24"/>
          <w:szCs w:val="24"/>
        </w:rPr>
      </w:pPr>
      <w:bookmarkStart w:id="35"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proofErr w:type="spellStart"/>
      <w:r w:rsidR="00F97B92">
        <w:rPr>
          <w:rFonts w:ascii="Times New Roman" w:hAnsi="Times New Roman" w:cs="Times New Roman"/>
          <w:sz w:val="24"/>
          <w:szCs w:val="24"/>
        </w:rPr>
        <w:t>pretreating</w:t>
      </w:r>
      <w:proofErr w:type="spellEnd"/>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5"/>
    <w:p w14:paraId="6F101313" w14:textId="3D0396F5"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 xml:space="preserve">The effects of </w:t>
      </w:r>
      <w:r w:rsidR="00AB337A" w:rsidRPr="00C70602">
        <w:rPr>
          <w:rFonts w:ascii="Times New Roman" w:hAnsi="Times New Roman" w:cs="Times New Roman"/>
          <w:sz w:val="24"/>
          <w:szCs w:val="24"/>
        </w:rPr>
        <w:t xml:space="preserve"> 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time. The</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lastRenderedPageBreak/>
        <w:t xml:space="preserve">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580D530D"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°C for 1 h slightly reduced total microbial counts without affecting bacterial endospores. However, it successfully eliminated detectable amounts of foodborne pathogens (</w:t>
      </w:r>
      <w:r w:rsidR="00C018EA" w:rsidRPr="00EE4571">
        <w:rPr>
          <w:rFonts w:ascii="Times New Roman" w:hAnsi="Times New Roman" w:cs="Times New Roman"/>
          <w:i/>
          <w:iCs/>
          <w:sz w:val="24"/>
          <w:szCs w:val="24"/>
        </w:rPr>
        <w:t>Salmonella</w:t>
      </w:r>
      <w:r w:rsidR="00C018EA" w:rsidRPr="00C70602">
        <w:rPr>
          <w:rFonts w:ascii="Times New Roman" w:hAnsi="Times New Roman" w:cs="Times New Roman"/>
          <w:sz w:val="24"/>
          <w:szCs w:val="24"/>
        </w:rPr>
        <w:t xml:space="preserve">, </w:t>
      </w:r>
      <w:r w:rsidR="00C018EA" w:rsidRPr="00EE4571">
        <w:rPr>
          <w:rFonts w:ascii="Times New Roman" w:hAnsi="Times New Roman" w:cs="Times New Roman"/>
          <w:i/>
          <w:iCs/>
          <w:sz w:val="24"/>
          <w:szCs w:val="24"/>
        </w:rPr>
        <w:t>Clostridium perfringens</w:t>
      </w:r>
      <w:r w:rsidR="00C018EA" w:rsidRPr="00C70602">
        <w:rPr>
          <w:rFonts w:ascii="Times New Roman" w:hAnsi="Times New Roman" w:cs="Times New Roman"/>
          <w:sz w:val="24"/>
          <w:szCs w:val="24"/>
        </w:rPr>
        <w:t xml:space="preserve">, and Enterobacteriaceae) when introduced to the frass. Hence, this heat treatment appears suitable for ensuring the </w:t>
      </w:r>
      <w:r w:rsidR="00C018EA" w:rsidRPr="00C70602">
        <w:rPr>
          <w:rFonts w:ascii="Times New Roman" w:hAnsi="Times New Roman" w:cs="Times New Roman"/>
          <w:sz w:val="24"/>
          <w:szCs w:val="24"/>
        </w:rPr>
        <w:lastRenderedPageBreak/>
        <w:t xml:space="preserve">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6813B0F7"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 xml:space="preserve">to </w:t>
      </w:r>
      <w:r w:rsidR="00381D08" w:rsidRPr="00C70602">
        <w:rPr>
          <w:rFonts w:ascii="Times New Roman" w:hAnsi="Times New Roman" w:cs="Times New Roman"/>
          <w:sz w:val="24"/>
          <w:szCs w:val="24"/>
        </w:rPr>
        <w:t xml:space="preserve"> 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3FC15470"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have a significant impact on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0BB02FEF"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6"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6"/>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77DDA7FD"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7"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lastRenderedPageBreak/>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7"/>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2C51780"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 xml:space="preserve">The use of organic fertilisers, including animal manure and compost, has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3D3C7838"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lastRenderedPageBreak/>
        <w:t xml:space="preserve">on plant growth. This means that we do not have a complete understanding of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C36660C" w14:textId="77777777" w:rsidR="00FF6E5D"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8" w:name="_Hlk132417782"/>
      <w:r w:rsidRPr="00C70602">
        <w:rPr>
          <w:rFonts w:ascii="Times New Roman" w:hAnsi="Times New Roman" w:cs="Times New Roman"/>
          <w:i/>
          <w:iCs/>
          <w:sz w:val="24"/>
          <w:szCs w:val="24"/>
        </w:rPr>
        <w:t>P. xylostella</w:t>
      </w:r>
      <w:bookmarkEnd w:id="38"/>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25D3DF9E" w:rsidR="00AC013F" w:rsidRPr="00C70602" w:rsidRDefault="00231204"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Nurfikari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164502F0" w14:textId="77777777" w:rsidR="00125D97" w:rsidRDefault="00125D97" w:rsidP="00C70602">
      <w:pPr>
        <w:spacing w:line="480" w:lineRule="auto"/>
        <w:jc w:val="both"/>
        <w:rPr>
          <w:rFonts w:ascii="Times New Roman" w:hAnsi="Times New Roman" w:cs="Times New Roman"/>
          <w:b/>
          <w:bCs/>
          <w:sz w:val="28"/>
          <w:szCs w:val="28"/>
        </w:rPr>
      </w:pPr>
    </w:p>
    <w:p w14:paraId="20A51618" w14:textId="77777777" w:rsidR="00125D97" w:rsidRDefault="00125D97" w:rsidP="00C70602">
      <w:pPr>
        <w:spacing w:line="480" w:lineRule="auto"/>
        <w:jc w:val="both"/>
        <w:rPr>
          <w:rFonts w:ascii="Times New Roman" w:hAnsi="Times New Roman" w:cs="Times New Roman"/>
          <w:b/>
          <w:bCs/>
          <w:sz w:val="28"/>
          <w:szCs w:val="28"/>
        </w:rPr>
      </w:pPr>
    </w:p>
    <w:p w14:paraId="1FFEB4AF" w14:textId="77777777" w:rsidR="00125D97" w:rsidRDefault="00125D97" w:rsidP="00C70602">
      <w:pPr>
        <w:spacing w:line="480" w:lineRule="auto"/>
        <w:jc w:val="both"/>
        <w:rPr>
          <w:rFonts w:ascii="Times New Roman" w:hAnsi="Times New Roman" w:cs="Times New Roman"/>
          <w:b/>
          <w:bCs/>
          <w:sz w:val="28"/>
          <w:szCs w:val="28"/>
        </w:rPr>
      </w:pPr>
    </w:p>
    <w:p w14:paraId="11CF26B2" w14:textId="77777777" w:rsidR="00125D97" w:rsidRDefault="00125D97" w:rsidP="00C70602">
      <w:pPr>
        <w:spacing w:line="480" w:lineRule="auto"/>
        <w:jc w:val="both"/>
        <w:rPr>
          <w:rFonts w:ascii="Times New Roman" w:hAnsi="Times New Roman" w:cs="Times New Roman"/>
          <w:b/>
          <w:bCs/>
          <w:sz w:val="28"/>
          <w:szCs w:val="28"/>
        </w:rPr>
      </w:pPr>
    </w:p>
    <w:p w14:paraId="65283482" w14:textId="77777777" w:rsidR="009F1FA8" w:rsidRDefault="009F1FA8">
      <w:pPr>
        <w:rPr>
          <w:ins w:id="39" w:author="Dicke, Marcel" w:date="2023-07-09T15:13:00Z"/>
          <w:rFonts w:ascii="Times New Roman" w:hAnsi="Times New Roman" w:cs="Times New Roman"/>
          <w:b/>
          <w:bCs/>
          <w:sz w:val="28"/>
          <w:szCs w:val="28"/>
        </w:rPr>
      </w:pPr>
      <w:ins w:id="40" w:author="Dicke, Marcel" w:date="2023-07-09T15:13:00Z">
        <w:r>
          <w:rPr>
            <w:rFonts w:ascii="Times New Roman" w:hAnsi="Times New Roman" w:cs="Times New Roman"/>
            <w:b/>
            <w:bCs/>
            <w:sz w:val="28"/>
            <w:szCs w:val="28"/>
          </w:rPr>
          <w:br w:type="page"/>
        </w:r>
      </w:ins>
    </w:p>
    <w:p w14:paraId="01881624" w14:textId="4695353D"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317862B" w14:textId="73D1FB85" w:rsidR="00177423" w:rsidRPr="00126741" w:rsidRDefault="00177423" w:rsidP="00177423">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 xml:space="preserve">Effects of frass from </w:t>
      </w:r>
      <w:r w:rsidR="00E111A8">
        <w:rPr>
          <w:rFonts w:ascii="Times New Roman" w:hAnsi="Times New Roman" w:cs="Times New Roman"/>
          <w:b/>
          <w:bCs/>
          <w:sz w:val="24"/>
          <w:szCs w:val="24"/>
        </w:rPr>
        <w:t xml:space="preserve">larvae of </w:t>
      </w:r>
      <w:r w:rsidRPr="00126741">
        <w:rPr>
          <w:rFonts w:ascii="Times New Roman" w:hAnsi="Times New Roman" w:cs="Times New Roman"/>
          <w:b/>
          <w:bCs/>
          <w:sz w:val="24"/>
          <w:szCs w:val="24"/>
        </w:rPr>
        <w:t>black soldier fly (</w:t>
      </w:r>
      <w:r w:rsidRPr="00126741">
        <w:rPr>
          <w:rFonts w:ascii="Times New Roman" w:hAnsi="Times New Roman" w:cs="Times New Roman"/>
          <w:b/>
          <w:bCs/>
          <w:i/>
          <w:iCs/>
          <w:sz w:val="24"/>
          <w:szCs w:val="24"/>
        </w:rPr>
        <w:t>Hermetia illucens</w:t>
      </w:r>
      <w:r w:rsidRPr="00126741">
        <w:rPr>
          <w:rFonts w:ascii="Times New Roman" w:hAnsi="Times New Roman" w:cs="Times New Roman"/>
          <w:b/>
          <w:bCs/>
          <w:sz w:val="24"/>
          <w:szCs w:val="24"/>
        </w:rPr>
        <w:t>) and yellow mealworm (</w:t>
      </w:r>
      <w:r w:rsidRPr="00126741">
        <w:rPr>
          <w:rFonts w:ascii="Times New Roman" w:hAnsi="Times New Roman" w:cs="Times New Roman"/>
          <w:b/>
          <w:bCs/>
          <w:i/>
          <w:iCs/>
          <w:sz w:val="24"/>
          <w:szCs w:val="24"/>
        </w:rPr>
        <w:t>Tenebrio molitor</w:t>
      </w:r>
      <w:r w:rsidRPr="00126741">
        <w:rPr>
          <w:rFonts w:ascii="Times New Roman" w:hAnsi="Times New Roman" w:cs="Times New Roman"/>
          <w:b/>
          <w:bCs/>
          <w:sz w:val="24"/>
          <w:szCs w:val="24"/>
        </w:rPr>
        <w:t xml:space="preserve">) on growth and </w:t>
      </w:r>
      <w:r>
        <w:rPr>
          <w:rFonts w:ascii="Times New Roman" w:hAnsi="Times New Roman" w:cs="Times New Roman"/>
          <w:b/>
          <w:bCs/>
          <w:sz w:val="24"/>
          <w:szCs w:val="24"/>
        </w:rPr>
        <w:t xml:space="preserve">insect </w:t>
      </w:r>
      <w:r w:rsidRPr="00126741">
        <w:rPr>
          <w:rFonts w:ascii="Times New Roman" w:hAnsi="Times New Roman" w:cs="Times New Roman"/>
          <w:b/>
          <w:bCs/>
          <w:sz w:val="24"/>
          <w:szCs w:val="24"/>
        </w:rPr>
        <w:t xml:space="preserve">resistance </w:t>
      </w:r>
      <w:r>
        <w:rPr>
          <w:rFonts w:ascii="Times New Roman" w:hAnsi="Times New Roman" w:cs="Times New Roman"/>
          <w:b/>
          <w:bCs/>
          <w:sz w:val="24"/>
          <w:szCs w:val="24"/>
        </w:rPr>
        <w:t xml:space="preserve">in </w:t>
      </w:r>
      <w:r w:rsidRPr="00126741">
        <w:rPr>
          <w:rFonts w:ascii="Times New Roman" w:hAnsi="Times New Roman" w:cs="Times New Roman"/>
          <w:b/>
          <w:bCs/>
          <w:sz w:val="24"/>
          <w:szCs w:val="24"/>
          <w:lang w:val="en-US"/>
        </w:rPr>
        <w:t>field mustard (</w:t>
      </w:r>
      <w:r w:rsidRPr="00126741">
        <w:rPr>
          <w:rFonts w:ascii="Times New Roman" w:hAnsi="Times New Roman" w:cs="Times New Roman"/>
          <w:b/>
          <w:bCs/>
          <w:i/>
          <w:iCs/>
          <w:sz w:val="24"/>
          <w:szCs w:val="24"/>
          <w:lang w:val="en-US"/>
        </w:rPr>
        <w:t>Brassica rapa</w:t>
      </w:r>
      <w:r w:rsidRPr="00126741">
        <w:rPr>
          <w:rFonts w:ascii="Times New Roman" w:hAnsi="Times New Roman" w:cs="Times New Roman"/>
          <w:b/>
          <w:bCs/>
          <w:sz w:val="24"/>
          <w:szCs w:val="24"/>
          <w:lang w:val="en-US"/>
        </w:rPr>
        <w:t xml:space="preserve">): differences between insect species and frass treatments </w:t>
      </w:r>
    </w:p>
    <w:p w14:paraId="5882E8E6" w14:textId="77777777" w:rsidR="00177423" w:rsidRPr="00011ED2" w:rsidRDefault="00177423" w:rsidP="00177423">
      <w:pPr>
        <w:jc w:val="both"/>
        <w:rPr>
          <w:rFonts w:ascii="Times New Roman" w:hAnsi="Times New Roman" w:cs="Times New Roman"/>
          <w:sz w:val="24"/>
          <w:szCs w:val="24"/>
        </w:rPr>
      </w:pPr>
    </w:p>
    <w:p w14:paraId="312DB21F" w14:textId="77777777" w:rsidR="00177423" w:rsidRPr="00126741" w:rsidRDefault="00177423" w:rsidP="00177423">
      <w:pPr>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41171EB0" w14:textId="77777777" w:rsidR="00177423" w:rsidRPr="00126741" w:rsidRDefault="00177423" w:rsidP="00177423">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619A28F5" w14:textId="77777777" w:rsidR="00177423" w:rsidRDefault="00177423" w:rsidP="00C70602">
      <w:pPr>
        <w:spacing w:line="480" w:lineRule="auto"/>
        <w:jc w:val="both"/>
        <w:rPr>
          <w:rFonts w:ascii="Times New Roman" w:hAnsi="Times New Roman" w:cs="Times New Roman"/>
          <w:b/>
          <w:bCs/>
          <w:sz w:val="24"/>
          <w:szCs w:val="24"/>
          <w:lang w:val="en-US"/>
        </w:rPr>
      </w:pPr>
    </w:p>
    <w:p w14:paraId="1689C731" w14:textId="3FC0C6DF"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701FCE90" w14:textId="67577851" w:rsidR="009D6E6D" w:rsidRPr="00C70602" w:rsidRDefault="002D1F08" w:rsidP="00C70602">
      <w:pPr>
        <w:spacing w:line="480" w:lineRule="auto"/>
        <w:jc w:val="both"/>
        <w:rPr>
          <w:rFonts w:ascii="Times New Roman" w:hAnsi="Times New Roman" w:cs="Times New Roman"/>
          <w:sz w:val="24"/>
          <w:szCs w:val="24"/>
        </w:rPr>
      </w:pPr>
      <w:r>
        <w:rPr>
          <w:noProof/>
        </w:rPr>
        <w:lastRenderedPageBreak/>
        <w:drawing>
          <wp:inline distT="0" distB="0" distL="0" distR="0" wp14:anchorId="231F8E80" wp14:editId="7E5ECA52">
            <wp:extent cx="5731510" cy="4615180"/>
            <wp:effectExtent l="0" t="0" r="2540" b="0"/>
            <wp:docPr id="78171683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6833" name="Picture 1" descr="A picture containing text, screenshot, diagram, number&#10;&#10;Description automatically generated"/>
                    <pic:cNvPicPr/>
                  </pic:nvPicPr>
                  <pic:blipFill>
                    <a:blip r:embed="rId19"/>
                    <a:stretch>
                      <a:fillRect/>
                    </a:stretch>
                  </pic:blipFill>
                  <pic:spPr>
                    <a:xfrm>
                      <a:off x="0" y="0"/>
                      <a:ext cx="5731510" cy="4615180"/>
                    </a:xfrm>
                    <a:prstGeom prst="rect">
                      <a:avLst/>
                    </a:prstGeom>
                  </pic:spPr>
                </pic:pic>
              </a:graphicData>
            </a:graphic>
          </wp:inline>
        </w:drawing>
      </w:r>
      <w:r w:rsidR="00FE21DB" w:rsidRPr="00C70602" w:rsidDel="00FE21DB">
        <w:rPr>
          <w:rFonts w:ascii="Times New Roman" w:hAnsi="Times New Roman" w:cs="Times New Roman"/>
          <w:noProof/>
        </w:rPr>
        <w:t xml:space="preserve"> </w:t>
      </w:r>
    </w:p>
    <w:p w14:paraId="4F89E111" w14:textId="7DCB84A0"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41"/>
      <w:r w:rsidRPr="00C70602">
        <w:rPr>
          <w:rFonts w:ascii="Times New Roman" w:hAnsi="Times New Roman" w:cs="Times New Roman"/>
          <w:b/>
          <w:bCs/>
          <w:sz w:val="24"/>
          <w:szCs w:val="24"/>
          <w:lang w:val="en-US"/>
        </w:rPr>
        <w:t>S1</w:t>
      </w:r>
      <w:commentRangeEnd w:id="41"/>
      <w:r w:rsidR="00E111A8">
        <w:rPr>
          <w:rStyle w:val="CommentReference"/>
        </w:rPr>
        <w:commentReference w:id="41"/>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30BADEE1"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0C0528F8" wp14:editId="1600C50B">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20"/>
                    <a:stretch>
                      <a:fillRect/>
                    </a:stretch>
                  </pic:blipFill>
                  <pic:spPr>
                    <a:xfrm>
                      <a:off x="0" y="0"/>
                      <a:ext cx="5731510" cy="4615180"/>
                    </a:xfrm>
                    <a:prstGeom prst="rect">
                      <a:avLst/>
                    </a:prstGeom>
                  </pic:spPr>
                </pic:pic>
              </a:graphicData>
            </a:graphic>
          </wp:inline>
        </w:drawing>
      </w:r>
    </w:p>
    <w:p w14:paraId="4182988A" w14:textId="0C40565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45E44947" w:rsidR="00FE21DB" w:rsidRPr="00C70602" w:rsidRDefault="00D4269C"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61DBFE49" wp14:editId="492A3E17">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21"/>
                    <a:stretch>
                      <a:fillRect/>
                    </a:stretch>
                  </pic:blipFill>
                  <pic:spPr>
                    <a:xfrm>
                      <a:off x="0" y="0"/>
                      <a:ext cx="5731510" cy="4080510"/>
                    </a:xfrm>
                    <a:prstGeom prst="rect">
                      <a:avLst/>
                    </a:prstGeom>
                  </pic:spPr>
                </pic:pic>
              </a:graphicData>
            </a:graphic>
          </wp:inline>
        </w:drawing>
      </w:r>
    </w:p>
    <w:p w14:paraId="2A6C64DE" w14:textId="32B387AA"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5467B4C7" w:rsidR="002B2EC1" w:rsidRPr="00C70602" w:rsidRDefault="002B2EC1" w:rsidP="00C70602">
      <w:pPr>
        <w:spacing w:after="0" w:line="480" w:lineRule="auto"/>
        <w:jc w:val="both"/>
        <w:rPr>
          <w:rFonts w:ascii="Times New Roman" w:hAnsi="Times New Roman" w:cs="Times New Roman"/>
          <w:sz w:val="24"/>
          <w:szCs w:val="24"/>
          <w:lang w:val="en-US"/>
        </w:rPr>
      </w:pPr>
    </w:p>
    <w:p w14:paraId="685C3519" w14:textId="758C8823"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22"/>
                    <a:stretch>
                      <a:fillRect/>
                    </a:stretch>
                  </pic:blipFill>
                  <pic:spPr>
                    <a:xfrm>
                      <a:off x="0" y="0"/>
                      <a:ext cx="2819118" cy="2770632"/>
                    </a:xfrm>
                    <a:prstGeom prst="rect">
                      <a:avLst/>
                    </a:prstGeom>
                  </pic:spPr>
                </pic:pic>
              </a:graphicData>
            </a:graphic>
          </wp:inline>
        </w:drawing>
      </w:r>
      <w:r w:rsidRPr="00C70602">
        <w:rPr>
          <w:rFonts w:ascii="Times New Roman" w:hAnsi="Times New Roman" w:cs="Times New Roman"/>
          <w:noProof/>
        </w:rPr>
        <w:t xml:space="preserve"> </w:t>
      </w:r>
      <w:r w:rsidR="0092245E" w:rsidRPr="00C70602">
        <w:rPr>
          <w:rFonts w:ascii="Times New Roman" w:hAnsi="Times New Roman" w:cs="Times New Roman"/>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23"/>
                    <a:stretch>
                      <a:fillRect/>
                    </a:stretch>
                  </pic:blipFill>
                  <pic:spPr>
                    <a:xfrm>
                      <a:off x="0" y="0"/>
                      <a:ext cx="2819118" cy="2770632"/>
                    </a:xfrm>
                    <a:prstGeom prst="rect">
                      <a:avLst/>
                    </a:prstGeom>
                  </pic:spPr>
                </pic:pic>
              </a:graphicData>
            </a:graphic>
          </wp:inline>
        </w:drawing>
      </w:r>
    </w:p>
    <w:p w14:paraId="0028FE86" w14:textId="379019EC"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Time 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642C3A" w:rsidRPr="00C70602">
        <w:rPr>
          <w:rFonts w:ascii="Times New Roman" w:hAnsi="Times New Roman" w:cs="Times New Roman"/>
          <w:sz w:val="20"/>
          <w:szCs w:val="20"/>
          <w:lang w:val="en-US"/>
        </w:rPr>
        <w:t>(days)</w:t>
      </w:r>
      <w:r w:rsidR="00642C3A" w:rsidRPr="00C70602">
        <w:rPr>
          <w:rFonts w:ascii="Times New Roman" w:hAnsi="Times New Roman" w:cs="Times New Roman"/>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42" w:name="_Hlk138899820"/>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42"/>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4E5C4C52" w:rsidR="0008244D" w:rsidRPr="00C70602" w:rsidRDefault="00A3718E"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24"/>
                    <a:stretch>
                      <a:fillRect/>
                    </a:stretch>
                  </pic:blipFill>
                  <pic:spPr>
                    <a:xfrm>
                      <a:off x="0" y="0"/>
                      <a:ext cx="4619048" cy="3933333"/>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53F01E67"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43" w:name="_Hlk138900097"/>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bookmarkEnd w:id="43"/>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04AF7135" w:rsidR="00B30DEB" w:rsidRPr="00C70602" w:rsidRDefault="006A020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25"/>
                    <a:stretch>
                      <a:fillRect/>
                    </a:stretch>
                  </pic:blipFill>
                  <pic:spPr>
                    <a:xfrm>
                      <a:off x="0" y="0"/>
                      <a:ext cx="4619048" cy="3933333"/>
                    </a:xfrm>
                    <a:prstGeom prst="rect">
                      <a:avLst/>
                    </a:prstGeom>
                  </pic:spPr>
                </pic:pic>
              </a:graphicData>
            </a:graphic>
          </wp:inline>
        </w:drawing>
      </w:r>
    </w:p>
    <w:p w14:paraId="49FAFECD" w14:textId="2194A52D"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668C8420" w:rsidR="006A0208" w:rsidRPr="00C70602" w:rsidRDefault="006A0208"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26"/>
                    <a:srcRect l="3951" r="4568" b="3518"/>
                    <a:stretch/>
                  </pic:blipFill>
                  <pic:spPr>
                    <a:xfrm>
                      <a:off x="0" y="0"/>
                      <a:ext cx="5731510" cy="4029710"/>
                    </a:xfrm>
                    <a:prstGeom prst="rect">
                      <a:avLst/>
                    </a:prstGeom>
                  </pic:spPr>
                </pic:pic>
              </a:graphicData>
            </a:graphic>
          </wp:inline>
        </w:drawing>
      </w:r>
    </w:p>
    <w:p w14:paraId="69644A3A" w14:textId="574B62A0" w:rsidR="00703F75" w:rsidRPr="00C70602" w:rsidRDefault="00703F75"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RDefault="0038699D"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36AB04F8" w14:textId="77777777" w:rsidR="00F81F69" w:rsidRPr="00C70602" w:rsidRDefault="00F81F69" w:rsidP="00C70602">
      <w:pPr>
        <w:spacing w:line="480" w:lineRule="auto"/>
        <w:jc w:val="both"/>
        <w:rPr>
          <w:rFonts w:ascii="Times New Roman" w:hAnsi="Times New Roman" w:cs="Times New Roman"/>
          <w:sz w:val="24"/>
          <w:szCs w:val="24"/>
          <w:lang w:val="en-US"/>
        </w:rPr>
      </w:pPr>
    </w:p>
    <w:p w14:paraId="5EB4ED55" w14:textId="3F7F7D79" w:rsidR="00024A8E" w:rsidRPr="00C70602" w:rsidRDefault="00743391"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27"/>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28"/>
                    <a:stretch>
                      <a:fillRect/>
                    </a:stretch>
                  </pic:blipFill>
                  <pic:spPr>
                    <a:xfrm>
                      <a:off x="0" y="0"/>
                      <a:ext cx="2812296" cy="2770632"/>
                    </a:xfrm>
                    <a:prstGeom prst="rect">
                      <a:avLst/>
                    </a:prstGeom>
                  </pic:spPr>
                </pic:pic>
              </a:graphicData>
            </a:graphic>
          </wp:inline>
        </w:drawing>
      </w:r>
    </w:p>
    <w:p w14:paraId="249A4787" w14:textId="4B8FA131"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whiskers represents an outlier.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77777777" w:rsidR="007E5826" w:rsidRPr="00C70602" w:rsidRDefault="007E582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29"/>
                    <a:stretch>
                      <a:fillRect/>
                    </a:stretch>
                  </pic:blipFill>
                  <pic:spPr>
                    <a:xfrm>
                      <a:off x="0" y="0"/>
                      <a:ext cx="4619048" cy="3933333"/>
                    </a:xfrm>
                    <a:prstGeom prst="rect">
                      <a:avLst/>
                    </a:prstGeom>
                  </pic:spPr>
                </pic:pic>
              </a:graphicData>
            </a:graphic>
          </wp:inline>
        </w:drawing>
      </w:r>
    </w:p>
    <w:p w14:paraId="1A391730" w14:textId="3780BBCE"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w:t>
      </w:r>
      <w:r w:rsidR="00B77FB2"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6954DBFA" w:rsidR="00F81F69" w:rsidRPr="00C70602" w:rsidRDefault="009052B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B4B883" wp14:editId="5550A8FB">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30"/>
                    <a:stretch>
                      <a:fillRect/>
                    </a:stretch>
                  </pic:blipFill>
                  <pic:spPr>
                    <a:xfrm>
                      <a:off x="0" y="0"/>
                      <a:ext cx="5731510" cy="5097145"/>
                    </a:xfrm>
                    <a:prstGeom prst="rect">
                      <a:avLst/>
                    </a:prstGeom>
                  </pic:spPr>
                </pic:pic>
              </a:graphicData>
            </a:graphic>
          </wp:inline>
        </w:drawing>
      </w:r>
    </w:p>
    <w:p w14:paraId="7B700C3A" w14:textId="2CBB5D13"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921A3" w:rsidRPr="00C70602">
        <w:rPr>
          <w:rFonts w:ascii="Times New Roman" w:hAnsi="Times New Roman" w:cs="Times New Roman"/>
          <w:sz w:val="20"/>
          <w:szCs w:val="20"/>
          <w:lang w:val="en-US"/>
        </w:rPr>
        <w:t>. The hollow 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323EC566" w:rsidR="00A35F57" w:rsidRPr="00C70602" w:rsidRDefault="006015A8"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2D279DCB" wp14:editId="07509BF2">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31"/>
                    <a:stretch>
                      <a:fillRect/>
                    </a:stretch>
                  </pic:blipFill>
                  <pic:spPr>
                    <a:xfrm>
                      <a:off x="0" y="0"/>
                      <a:ext cx="5731510" cy="4711700"/>
                    </a:xfrm>
                    <a:prstGeom prst="rect">
                      <a:avLst/>
                    </a:prstGeom>
                  </pic:spPr>
                </pic:pic>
              </a:graphicData>
            </a:graphic>
          </wp:inline>
        </w:drawing>
      </w:r>
    </w:p>
    <w:p w14:paraId="205BB2C6" w14:textId="75AD444A"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Frass samples were composted for 38 days in plastic boxes and air-dried. The resulting compost was pulverized and added to the soil.</w:t>
      </w:r>
      <w:r w:rsidR="00BE4F2F" w:rsidRPr="00C70602">
        <w:rPr>
          <w:rFonts w:ascii="Times New Roman" w:hAnsi="Times New Roman" w:cs="Times New Roman"/>
          <w:sz w:val="20"/>
          <w:szCs w:val="20"/>
          <w:lang w:val="en-US"/>
        </w:rPr>
        <w:t xml:space="preserve"> </w:t>
      </w:r>
      <w:bookmarkStart w:id="44" w:name="_Hlk138903471"/>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F586A" w:rsidRPr="00C70602">
        <w:rPr>
          <w:rFonts w:ascii="Times New Roman" w:hAnsi="Times New Roman" w:cs="Times New Roman"/>
          <w:sz w:val="20"/>
          <w:szCs w:val="20"/>
          <w:lang w:val="en-US"/>
        </w:rPr>
        <w:t>. The hollow dots beyond whiskers represent outliers</w:t>
      </w:r>
      <w:bookmarkEnd w:id="44"/>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2B59501E" w:rsidR="0045315F" w:rsidRPr="00C70602" w:rsidRDefault="0045315F" w:rsidP="00C70602">
      <w:pPr>
        <w:spacing w:line="480" w:lineRule="auto"/>
        <w:jc w:val="both"/>
        <w:rPr>
          <w:rFonts w:ascii="Times New Roman" w:hAnsi="Times New Roman" w:cs="Times New Roman"/>
          <w:sz w:val="24"/>
          <w:szCs w:val="24"/>
          <w:lang w:val="en-US"/>
        </w:rPr>
      </w:pPr>
    </w:p>
    <w:p w14:paraId="56A8CF7C" w14:textId="77777777" w:rsidR="00F81F69" w:rsidRPr="00C70602" w:rsidRDefault="00F81F69" w:rsidP="00C70602">
      <w:pPr>
        <w:spacing w:line="480" w:lineRule="auto"/>
        <w:jc w:val="both"/>
        <w:rPr>
          <w:rFonts w:ascii="Times New Roman" w:hAnsi="Times New Roman" w:cs="Times New Roman"/>
          <w:sz w:val="24"/>
          <w:szCs w:val="24"/>
          <w:lang w:val="en-US"/>
        </w:rPr>
      </w:pPr>
    </w:p>
    <w:p w14:paraId="3312EECD" w14:textId="0EA1A7C6" w:rsidR="0026394D" w:rsidRPr="00C70602" w:rsidRDefault="0026394D"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32"/>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33"/>
                    <a:stretch>
                      <a:fillRect/>
                    </a:stretch>
                  </pic:blipFill>
                  <pic:spPr>
                    <a:xfrm>
                      <a:off x="0" y="0"/>
                      <a:ext cx="2812296" cy="2770632"/>
                    </a:xfrm>
                    <a:prstGeom prst="rect">
                      <a:avLst/>
                    </a:prstGeom>
                  </pic:spPr>
                </pic:pic>
              </a:graphicData>
            </a:graphic>
          </wp:inline>
        </w:drawing>
      </w:r>
    </w:p>
    <w:p w14:paraId="4FF9C4D1" w14:textId="7F5883F0"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RDefault="00DF211F" w:rsidP="00C70602">
      <w:pPr>
        <w:spacing w:after="0" w:line="480" w:lineRule="auto"/>
        <w:jc w:val="both"/>
        <w:rPr>
          <w:rFonts w:ascii="Times New Roman" w:hAnsi="Times New Roman" w:cs="Times New Roman"/>
          <w:sz w:val="24"/>
          <w:szCs w:val="24"/>
        </w:rPr>
      </w:pPr>
    </w:p>
    <w:p w14:paraId="60FA1621" w14:textId="77777777" w:rsidR="00DF211F" w:rsidRPr="00C70602" w:rsidRDefault="00DF211F" w:rsidP="00C70602">
      <w:pPr>
        <w:spacing w:after="0" w:line="480" w:lineRule="auto"/>
        <w:jc w:val="both"/>
        <w:rPr>
          <w:rFonts w:ascii="Times New Roman" w:hAnsi="Times New Roman" w:cs="Times New Roman"/>
          <w:sz w:val="24"/>
          <w:szCs w:val="24"/>
        </w:rPr>
      </w:pPr>
    </w:p>
    <w:p w14:paraId="66243D45" w14:textId="77777777" w:rsidR="00DF211F" w:rsidRPr="00C70602" w:rsidRDefault="00DF211F" w:rsidP="00C70602">
      <w:pPr>
        <w:spacing w:after="0" w:line="480" w:lineRule="auto"/>
        <w:jc w:val="both"/>
        <w:rPr>
          <w:rFonts w:ascii="Times New Roman" w:hAnsi="Times New Roman" w:cs="Times New Roman"/>
          <w:sz w:val="24"/>
          <w:szCs w:val="24"/>
        </w:rPr>
      </w:pPr>
    </w:p>
    <w:p w14:paraId="2C6BFCDC" w14:textId="77777777" w:rsidR="00DF211F" w:rsidRPr="00C70602" w:rsidRDefault="00DF211F" w:rsidP="00C70602">
      <w:pPr>
        <w:spacing w:after="0" w:line="480" w:lineRule="auto"/>
        <w:jc w:val="both"/>
        <w:rPr>
          <w:rFonts w:ascii="Times New Roman" w:hAnsi="Times New Roman" w:cs="Times New Roman"/>
          <w:sz w:val="24"/>
          <w:szCs w:val="24"/>
        </w:rPr>
      </w:pPr>
    </w:p>
    <w:p w14:paraId="033965E2"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DA3820" w:rsidRDefault="00500D19" w:rsidP="004A38D0">
      <w:pPr>
        <w:spacing w:line="480" w:lineRule="auto"/>
        <w:jc w:val="both"/>
        <w:rPr>
          <w:rFonts w:ascii="Times New Roman" w:hAnsi="Times New Roman" w:cs="Times New Roman"/>
          <w:b/>
          <w:bCs/>
          <w:sz w:val="24"/>
          <w:szCs w:val="24"/>
        </w:rPr>
      </w:pPr>
      <w:r w:rsidRPr="00DA3820">
        <w:rPr>
          <w:rFonts w:ascii="Times New Roman" w:hAnsi="Times New Roman" w:cs="Times New Roman"/>
          <w:b/>
          <w:bCs/>
          <w:sz w:val="24"/>
          <w:szCs w:val="24"/>
        </w:rPr>
        <w:lastRenderedPageBreak/>
        <w:t>Reference</w:t>
      </w:r>
      <w:r w:rsidR="00FE62D9" w:rsidRPr="00DA3820">
        <w:rPr>
          <w:rFonts w:ascii="Times New Roman" w:hAnsi="Times New Roman" w:cs="Times New Roman"/>
          <w:b/>
          <w:bCs/>
          <w:sz w:val="24"/>
          <w:szCs w:val="24"/>
        </w:rPr>
        <w:t>s</w:t>
      </w:r>
    </w:p>
    <w:p w14:paraId="24F9A25D" w14:textId="4E4AFC1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bookmarkStart w:id="45" w:name="_Hlk134550334"/>
      <w:bookmarkStart w:id="46"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5286AF9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rass: A novel biofertilizer for improving plant health while minimizing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7FDB52B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ertilizer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Houben D, Daoulas G &amp; Dulaurent A-M (2021) Assessment of the short-term fertilizer potential of mealworm frass using a pot experiment. Frontiers in Sustainable Food Systems 5: 714596.</w:t>
      </w:r>
    </w:p>
    <w:p w14:paraId="5D4E1187" w14:textId="69D38CF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fertilizer: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34DACF5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defense by shaping the rhizosphere microbiota. Nature Communications 9: 2738.</w:t>
      </w:r>
    </w:p>
    <w:p w14:paraId="75CE4854" w14:textId="1F274E8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hygienization</w:t>
      </w:r>
      <w:r w:rsidRPr="004A38D0">
        <w:rPr>
          <w:rFonts w:ascii="Times New Roman" w:hAnsi="Times New Roman" w:cs="Times New Roman"/>
          <w:sz w:val="24"/>
          <w:szCs w:val="24"/>
        </w:rPr>
        <w:t>. Agronomy 10: 1578.</w:t>
      </w:r>
    </w:p>
    <w:p w14:paraId="3EDCACF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4950CD9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edible insects as 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3BECE2C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Pr="004A38D0">
        <w:rPr>
          <w:rFonts w:ascii="Times New Roman" w:hAnsi="Times New Roman" w:cs="Times New Roman"/>
          <w:sz w:val="24"/>
          <w:szCs w:val="24"/>
        </w:rPr>
        <w:t>.</w:t>
      </w:r>
    </w:p>
    <w:p w14:paraId="661D31FC" w14:textId="6476E20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plant mediated interactions between root-associated microbes and insects: from ecology to mechanisms. Frontiers in Plant Science 4: 414.</w:t>
      </w:r>
    </w:p>
    <w:p w14:paraId="4E74099F" w14:textId="273AF43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191F6B9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Poveda J, Jiménez-Gómez A, Saati-Santamaría Z, Usategui-Martín R, Rivas R &amp; García-Fraile P (2019) Mealworm frass as a potential biofertilizer and abiotic stress tolerance-inductor in plants. Applied Soil Ecology 142: 110-122.</w:t>
      </w:r>
    </w:p>
    <w:p w14:paraId="37DA91F2" w14:textId="501DF3B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defenses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2190A17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recognize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4D460B6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0D2DD0">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0D2DD0">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4A38D0">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Pr="006740A7" w:rsidRDefault="00B7474A" w:rsidP="00661FC5">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45"/>
      <w:bookmarkEnd w:id="46"/>
    </w:p>
    <w:sectPr w:rsidR="00200BC5" w:rsidRPr="006740A7" w:rsidSect="002261F4">
      <w:footerReference w:type="default" r:id="rId3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Loon, Joop van" w:date="2023-07-14T16:50:00Z" w:initials="JvL">
    <w:p w14:paraId="4BA807CA" w14:textId="77777777" w:rsidR="00922789" w:rsidRDefault="00922789" w:rsidP="0086440F">
      <w:pPr>
        <w:pStyle w:val="CommentText"/>
        <w:numPr>
          <w:ilvl w:val="0"/>
          <w:numId w:val="11"/>
        </w:numPr>
      </w:pPr>
      <w:r>
        <w:rPr>
          <w:rStyle w:val="CommentReference"/>
        </w:rPr>
        <w:annotationRef/>
      </w:r>
      <w:r>
        <w:t xml:space="preserve">Can you change the figure labels to ‘Plant age 21 days’ </w:t>
      </w:r>
      <w:r w:rsidRPr="005359B5">
        <w:rPr>
          <w:i/>
          <w:iCs/>
        </w:rPr>
        <w:t>etc</w:t>
      </w:r>
      <w:r>
        <w:t>.?</w:t>
      </w:r>
    </w:p>
    <w:p w14:paraId="588BD1E0" w14:textId="4EB839F9" w:rsidR="00922789" w:rsidRDefault="00922789" w:rsidP="0086440F">
      <w:pPr>
        <w:pStyle w:val="CommentText"/>
        <w:numPr>
          <w:ilvl w:val="0"/>
          <w:numId w:val="11"/>
        </w:numPr>
      </w:pPr>
      <w:r>
        <w:t xml:space="preserve">In the top right panel the horizontal </w:t>
      </w:r>
      <w:r w:rsidR="005359B5">
        <w:t xml:space="preserve">line </w:t>
      </w:r>
      <w:r>
        <w:t>is longer than the others</w:t>
      </w:r>
      <w:r w:rsidR="005359B5">
        <w:t>; in fact these horizontal line pieces can all be left out if you make the format of the box and whisker plots uniform among the figures throughout the manuscript by depicting the 1.5 IQRs as continuous lines rather than dashed lines. The ‘hollow dots’ can become filled dots.</w:t>
      </w:r>
      <w:r>
        <w:t xml:space="preserve"> </w:t>
      </w:r>
    </w:p>
    <w:p w14:paraId="48B6830C" w14:textId="77777777" w:rsidR="00922789" w:rsidRDefault="00922789" w:rsidP="0086440F">
      <w:pPr>
        <w:pStyle w:val="CommentText"/>
        <w:numPr>
          <w:ilvl w:val="0"/>
          <w:numId w:val="11"/>
        </w:numPr>
      </w:pPr>
      <w:r>
        <w:t xml:space="preserve">In the bottom left panel the ‘b’ in ‘ab’ is not properly aligned. </w:t>
      </w:r>
    </w:p>
    <w:p w14:paraId="09FBF89E" w14:textId="0299B9DE" w:rsidR="002C25F3" w:rsidRDefault="002C25F3" w:rsidP="0086440F">
      <w:pPr>
        <w:pStyle w:val="CommentText"/>
        <w:numPr>
          <w:ilvl w:val="0"/>
          <w:numId w:val="11"/>
        </w:numPr>
      </w:pPr>
      <w:r>
        <w:t xml:space="preserve">In all Figures you show ‘P’ for probability, whereas in the text you use ‘p’. </w:t>
      </w:r>
      <w:r w:rsidR="0086440F">
        <w:t>Replace the P’s by p’s in the figure panels.</w:t>
      </w:r>
      <w:r>
        <w:t xml:space="preserve"> </w:t>
      </w:r>
    </w:p>
  </w:comment>
  <w:comment w:id="33" w:author="Loon, Joop van" w:date="2023-07-14T17:02:00Z" w:initials="JvL">
    <w:p w14:paraId="56A91DC9" w14:textId="10955F33" w:rsidR="005359B5" w:rsidRDefault="005359B5">
      <w:pPr>
        <w:pStyle w:val="CommentText"/>
      </w:pPr>
      <w:r>
        <w:rPr>
          <w:rStyle w:val="CommentReference"/>
        </w:rPr>
        <w:annotationRef/>
      </w:r>
      <w:r>
        <w:t>Same comments as for Figure 1.</w:t>
      </w:r>
    </w:p>
  </w:comment>
  <w:comment w:id="34" w:author="Loon, Joop van" w:date="2023-07-14T17:03:00Z" w:initials="JvL">
    <w:p w14:paraId="673F3802" w14:textId="121148CB" w:rsidR="005359B5" w:rsidRDefault="005359B5">
      <w:pPr>
        <w:pStyle w:val="CommentText"/>
      </w:pPr>
      <w:r>
        <w:rPr>
          <w:rStyle w:val="CommentReference"/>
        </w:rPr>
        <w:annotationRef/>
      </w:r>
      <w:r>
        <w:t>Same comments as Figure 1.</w:t>
      </w:r>
    </w:p>
  </w:comment>
  <w:comment w:id="41" w:author="Loon, Joop van" w:date="2023-07-14T17:06:00Z" w:initials="JvL">
    <w:p w14:paraId="35D6911B" w14:textId="7112BC09" w:rsidR="00E111A8" w:rsidRDefault="00E111A8">
      <w:pPr>
        <w:pStyle w:val="CommentText"/>
      </w:pPr>
      <w:r>
        <w:rPr>
          <w:rStyle w:val="CommentReference"/>
        </w:rPr>
        <w:annotationRef/>
      </w:r>
      <w:r>
        <w:t>Same comments as on Figure 1. Also for Figs. S2, S3, S10, S11.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FBF89E" w15:done="0"/>
  <w15:commentEx w15:paraId="56A91DC9" w15:done="0"/>
  <w15:commentEx w15:paraId="673F3802" w15:done="0"/>
  <w15:commentEx w15:paraId="35D691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BFB48" w16cex:dateUtc="2023-07-14T14:50:00Z"/>
  <w16cex:commentExtensible w16cex:durableId="285BFE23" w16cex:dateUtc="2023-07-14T15:02:00Z"/>
  <w16cex:commentExtensible w16cex:durableId="285BFE49" w16cex:dateUtc="2023-07-14T15:03:00Z"/>
  <w16cex:commentExtensible w16cex:durableId="285BFEFA" w16cex:dateUtc="2023-07-1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FBF89E" w16cid:durableId="285BFB48"/>
  <w16cid:commentId w16cid:paraId="56A91DC9" w16cid:durableId="285BFE23"/>
  <w16cid:commentId w16cid:paraId="673F3802" w16cid:durableId="285BFE49"/>
  <w16cid:commentId w16cid:paraId="35D6911B" w16cid:durableId="285BFE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FE002" w14:textId="77777777" w:rsidR="0044191E" w:rsidRDefault="0044191E" w:rsidP="00AB3437">
      <w:pPr>
        <w:spacing w:after="0" w:line="240" w:lineRule="auto"/>
      </w:pPr>
      <w:r>
        <w:separator/>
      </w:r>
    </w:p>
  </w:endnote>
  <w:endnote w:type="continuationSeparator" w:id="0">
    <w:p w14:paraId="6F8E1D95" w14:textId="77777777" w:rsidR="0044191E" w:rsidRDefault="0044191E"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A0F25" w14:textId="77777777" w:rsidR="0044191E" w:rsidRDefault="0044191E" w:rsidP="00AB3437">
      <w:pPr>
        <w:spacing w:after="0" w:line="240" w:lineRule="auto"/>
      </w:pPr>
      <w:r>
        <w:separator/>
      </w:r>
    </w:p>
  </w:footnote>
  <w:footnote w:type="continuationSeparator" w:id="0">
    <w:p w14:paraId="36718E32" w14:textId="77777777" w:rsidR="0044191E" w:rsidRDefault="0044191E"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on, Joop van">
    <w15:presenceInfo w15:providerId="None" w15:userId="Loon, Joop van"/>
  </w15:person>
  <w15:person w15:author="Dicke, Marcel">
    <w15:presenceInfo w15:providerId="AD" w15:userId="S::marcel.dicke@wur.nl::d629b38b-23de-4d5e-a1f2-94bffbd75a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yNagGUJCpH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D0"/>
    <w:rsid w:val="0012588D"/>
    <w:rsid w:val="00125D97"/>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6367"/>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77D8F"/>
    <w:rsid w:val="0038051C"/>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19D2"/>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191E"/>
    <w:rsid w:val="0044263C"/>
    <w:rsid w:val="0044278E"/>
    <w:rsid w:val="00442CA8"/>
    <w:rsid w:val="00442F6D"/>
    <w:rsid w:val="00443214"/>
    <w:rsid w:val="00444291"/>
    <w:rsid w:val="00444ADD"/>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5015E"/>
    <w:rsid w:val="005504C0"/>
    <w:rsid w:val="00553292"/>
    <w:rsid w:val="00553743"/>
    <w:rsid w:val="00553A83"/>
    <w:rsid w:val="00553B92"/>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552B"/>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67F"/>
    <w:rsid w:val="006F590E"/>
    <w:rsid w:val="006F72E9"/>
    <w:rsid w:val="007006BE"/>
    <w:rsid w:val="00701AE7"/>
    <w:rsid w:val="00701E70"/>
    <w:rsid w:val="00702047"/>
    <w:rsid w:val="007024E9"/>
    <w:rsid w:val="007028D8"/>
    <w:rsid w:val="00702E12"/>
    <w:rsid w:val="007030CA"/>
    <w:rsid w:val="00703F75"/>
    <w:rsid w:val="00704435"/>
    <w:rsid w:val="00704731"/>
    <w:rsid w:val="00704DA1"/>
    <w:rsid w:val="00704F0C"/>
    <w:rsid w:val="007056F3"/>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D6D"/>
    <w:rsid w:val="00837E98"/>
    <w:rsid w:val="00840EEB"/>
    <w:rsid w:val="0084189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8F7DFE"/>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9DA"/>
    <w:rsid w:val="00C67BDA"/>
    <w:rsid w:val="00C70602"/>
    <w:rsid w:val="00C70955"/>
    <w:rsid w:val="00C731EA"/>
    <w:rsid w:val="00C7322F"/>
    <w:rsid w:val="00C736FE"/>
    <w:rsid w:val="00C73DB8"/>
    <w:rsid w:val="00C764A3"/>
    <w:rsid w:val="00C76C5C"/>
    <w:rsid w:val="00C76E00"/>
    <w:rsid w:val="00C80181"/>
    <w:rsid w:val="00C80A86"/>
    <w:rsid w:val="00C81BFE"/>
    <w:rsid w:val="00C8245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BA7"/>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74A0"/>
    <w:rsid w:val="00E30083"/>
    <w:rsid w:val="00E3073D"/>
    <w:rsid w:val="00E30790"/>
    <w:rsid w:val="00E30CDE"/>
    <w:rsid w:val="00E31691"/>
    <w:rsid w:val="00E316A4"/>
    <w:rsid w:val="00E31BE8"/>
    <w:rsid w:val="00E31ECB"/>
    <w:rsid w:val="00E34AE8"/>
    <w:rsid w:val="00E36929"/>
    <w:rsid w:val="00E40C0D"/>
    <w:rsid w:val="00E40D2D"/>
    <w:rsid w:val="00E41348"/>
    <w:rsid w:val="00E421AF"/>
    <w:rsid w:val="00E450D6"/>
    <w:rsid w:val="00E45A66"/>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50</Pages>
  <Words>11044</Words>
  <Characters>62955</Characters>
  <Application>Microsoft Office Word</Application>
  <DocSecurity>0</DocSecurity>
  <Lines>524</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18</cp:revision>
  <dcterms:created xsi:type="dcterms:W3CDTF">2023-07-20T09:40:00Z</dcterms:created>
  <dcterms:modified xsi:type="dcterms:W3CDTF">2023-07-26T10:12:00Z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
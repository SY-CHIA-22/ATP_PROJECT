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77777777" w:rsidR="00C47FB2" w:rsidRPr="00126741" w:rsidRDefault="00C47FB2" w:rsidP="00126741">
      <w:pPr>
        <w:jc w:val="both"/>
        <w:rPr>
          <w:rFonts w:ascii="Times New Roman" w:hAnsi="Times New Roman" w:cs="Times New Roman"/>
          <w:b/>
          <w:bCs/>
          <w:sz w:val="24"/>
          <w:szCs w:val="24"/>
          <w:u w:val="single"/>
        </w:rPr>
      </w:pPr>
      <w:bookmarkStart w:id="0" w:name="_Hlk133390709"/>
      <w:r w:rsidRPr="00126741">
        <w:rPr>
          <w:rFonts w:ascii="Times New Roman" w:hAnsi="Times New Roman" w:cs="Times New Roman"/>
          <w:b/>
          <w:bCs/>
          <w:sz w:val="24"/>
          <w:szCs w:val="24"/>
          <w:u w:val="single"/>
        </w:rPr>
        <w:t xml:space="preserve">Title: </w:t>
      </w:r>
    </w:p>
    <w:p w14:paraId="26F057E6" w14:textId="6BDA2E4B" w:rsidR="000825D9" w:rsidRPr="00126741" w:rsidRDefault="00770B2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Effects of f</w:t>
      </w:r>
      <w:r w:rsidR="003B184D" w:rsidRPr="00126741">
        <w:rPr>
          <w:rFonts w:ascii="Times New Roman" w:hAnsi="Times New Roman" w:cs="Times New Roman"/>
          <w:b/>
          <w:bCs/>
          <w:sz w:val="24"/>
          <w:szCs w:val="24"/>
        </w:rPr>
        <w:t>rass from black soldier fly (</w:t>
      </w:r>
      <w:r w:rsidR="003B184D" w:rsidRPr="00126741">
        <w:rPr>
          <w:rFonts w:ascii="Times New Roman" w:hAnsi="Times New Roman" w:cs="Times New Roman"/>
          <w:b/>
          <w:bCs/>
          <w:i/>
          <w:iCs/>
          <w:sz w:val="24"/>
          <w:szCs w:val="24"/>
        </w:rPr>
        <w:t>Hermetia illucens</w:t>
      </w:r>
      <w:r w:rsidR="003B184D" w:rsidRPr="00126741">
        <w:rPr>
          <w:rFonts w:ascii="Times New Roman" w:hAnsi="Times New Roman" w:cs="Times New Roman"/>
          <w:b/>
          <w:bCs/>
          <w:sz w:val="24"/>
          <w:szCs w:val="24"/>
        </w:rPr>
        <w:t>) larvae and yellow mealworms (</w:t>
      </w:r>
      <w:r w:rsidR="003B184D" w:rsidRPr="00126741">
        <w:rPr>
          <w:rFonts w:ascii="Times New Roman" w:hAnsi="Times New Roman" w:cs="Times New Roman"/>
          <w:b/>
          <w:bCs/>
          <w:i/>
          <w:iCs/>
          <w:sz w:val="24"/>
          <w:szCs w:val="24"/>
        </w:rPr>
        <w:t>Tenebrio molito</w:t>
      </w:r>
      <w:r w:rsidR="005C06EA" w:rsidRPr="00126741">
        <w:rPr>
          <w:rFonts w:ascii="Times New Roman" w:hAnsi="Times New Roman" w:cs="Times New Roman"/>
          <w:b/>
          <w:bCs/>
          <w:i/>
          <w:iCs/>
          <w:sz w:val="24"/>
          <w:szCs w:val="24"/>
        </w:rPr>
        <w:t>r</w:t>
      </w:r>
      <w:r w:rsidR="003B184D" w:rsidRPr="00126741">
        <w:rPr>
          <w:rFonts w:ascii="Times New Roman" w:hAnsi="Times New Roman" w:cs="Times New Roman"/>
          <w:b/>
          <w:bCs/>
          <w:sz w:val="24"/>
          <w:szCs w:val="24"/>
        </w:rPr>
        <w:t xml:space="preserve">) </w:t>
      </w:r>
      <w:r w:rsidRPr="00126741">
        <w:rPr>
          <w:rFonts w:ascii="Times New Roman" w:hAnsi="Times New Roman" w:cs="Times New Roman"/>
          <w:b/>
          <w:bCs/>
          <w:sz w:val="24"/>
          <w:szCs w:val="24"/>
        </w:rPr>
        <w:t xml:space="preserve">on </w:t>
      </w:r>
      <w:r w:rsidR="003B184D" w:rsidRPr="00126741">
        <w:rPr>
          <w:rFonts w:ascii="Times New Roman" w:hAnsi="Times New Roman" w:cs="Times New Roman"/>
          <w:b/>
          <w:bCs/>
          <w:sz w:val="24"/>
          <w:szCs w:val="24"/>
        </w:rPr>
        <w:t xml:space="preserve">growth and resistance to </w:t>
      </w:r>
      <w:r w:rsidR="000825D9" w:rsidRPr="00126741">
        <w:rPr>
          <w:rFonts w:ascii="Times New Roman" w:hAnsi="Times New Roman" w:cs="Times New Roman"/>
          <w:b/>
          <w:bCs/>
          <w:sz w:val="24"/>
          <w:szCs w:val="24"/>
          <w:lang w:val="en-US"/>
        </w:rPr>
        <w:t>insect herbivor</w:t>
      </w:r>
      <w:r w:rsidR="003B184D" w:rsidRPr="00126741">
        <w:rPr>
          <w:rFonts w:ascii="Times New Roman" w:hAnsi="Times New Roman" w:cs="Times New Roman"/>
          <w:b/>
          <w:bCs/>
          <w:sz w:val="24"/>
          <w:szCs w:val="24"/>
          <w:lang w:val="en-US"/>
        </w:rPr>
        <w:t>es</w:t>
      </w:r>
      <w:r w:rsidR="00EB0397" w:rsidRPr="00126741">
        <w:rPr>
          <w:rFonts w:ascii="Times New Roman" w:hAnsi="Times New Roman" w:cs="Times New Roman"/>
          <w:b/>
          <w:bCs/>
          <w:sz w:val="24"/>
          <w:szCs w:val="24"/>
          <w:lang w:val="en-US"/>
        </w:rPr>
        <w:t xml:space="preserve"> </w:t>
      </w:r>
      <w:r w:rsidR="00FD6A73" w:rsidRPr="00126741">
        <w:rPr>
          <w:rFonts w:ascii="Times New Roman" w:hAnsi="Times New Roman" w:cs="Times New Roman"/>
          <w:b/>
          <w:bCs/>
          <w:sz w:val="24"/>
          <w:szCs w:val="24"/>
          <w:lang w:val="en-US"/>
        </w:rPr>
        <w:t>of</w:t>
      </w:r>
      <w:r w:rsidR="00EB0397" w:rsidRPr="00126741">
        <w:rPr>
          <w:rFonts w:ascii="Times New Roman" w:hAnsi="Times New Roman" w:cs="Times New Roman"/>
          <w:b/>
          <w:bCs/>
          <w:sz w:val="24"/>
          <w:szCs w:val="24"/>
          <w:lang w:val="en-US"/>
        </w:rPr>
        <w:t xml:space="preserve"> </w:t>
      </w:r>
      <w:r w:rsidR="005C06EA" w:rsidRPr="00126741">
        <w:rPr>
          <w:rFonts w:ascii="Times New Roman" w:hAnsi="Times New Roman" w:cs="Times New Roman"/>
          <w:b/>
          <w:bCs/>
          <w:sz w:val="24"/>
          <w:szCs w:val="24"/>
          <w:lang w:val="en-US"/>
        </w:rPr>
        <w:t>f</w:t>
      </w:r>
      <w:r w:rsidR="00EB0397" w:rsidRPr="00126741">
        <w:rPr>
          <w:rFonts w:ascii="Times New Roman" w:hAnsi="Times New Roman" w:cs="Times New Roman"/>
          <w:b/>
          <w:bCs/>
          <w:sz w:val="24"/>
          <w:szCs w:val="24"/>
          <w:lang w:val="en-US"/>
        </w:rPr>
        <w:t>ield mustard (</w:t>
      </w:r>
      <w:r w:rsidR="00EB0397" w:rsidRPr="00126741">
        <w:rPr>
          <w:rFonts w:ascii="Times New Roman" w:hAnsi="Times New Roman" w:cs="Times New Roman"/>
          <w:b/>
          <w:bCs/>
          <w:i/>
          <w:iCs/>
          <w:sz w:val="24"/>
          <w:szCs w:val="24"/>
          <w:lang w:val="en-US"/>
        </w:rPr>
        <w:t>Brassica rapa</w:t>
      </w:r>
      <w:r w:rsidR="00EB0397" w:rsidRPr="00126741">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differences between insect species and frass treatments </w:t>
      </w:r>
    </w:p>
    <w:bookmarkEnd w:id="0"/>
    <w:p w14:paraId="6601F312" w14:textId="77777777" w:rsidR="000F268A" w:rsidRPr="00011ED2" w:rsidRDefault="000F268A" w:rsidP="00126741">
      <w:pPr>
        <w:jc w:val="both"/>
        <w:rPr>
          <w:rFonts w:ascii="Times New Roman" w:hAnsi="Times New Roman" w:cs="Times New Roman"/>
          <w:sz w:val="24"/>
          <w:szCs w:val="24"/>
        </w:rPr>
      </w:pPr>
    </w:p>
    <w:p w14:paraId="7AE286A7" w14:textId="1C891333" w:rsidR="000F268A" w:rsidRPr="00126741" w:rsidRDefault="000F268A" w:rsidP="00126741">
      <w:pPr>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C76E00">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 xml:space="preserve">. </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126741">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Pr="00126741" w:rsidRDefault="001849FC" w:rsidP="00126741">
      <w:pPr>
        <w:jc w:val="both"/>
        <w:rPr>
          <w:rFonts w:ascii="Times New Roman" w:hAnsi="Times New Roman" w:cs="Times New Roman"/>
          <w:b/>
          <w:bCs/>
          <w:sz w:val="24"/>
          <w:szCs w:val="24"/>
          <w:lang w:val="en-US"/>
        </w:rPr>
      </w:pPr>
    </w:p>
    <w:p w14:paraId="45B8D688" w14:textId="0F34AA82" w:rsidR="001849FC" w:rsidRPr="00126741" w:rsidRDefault="00C47FB2"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Short title:</w:t>
      </w:r>
    </w:p>
    <w:p w14:paraId="415F4AB3" w14:textId="6736BD6C" w:rsidR="001849FC" w:rsidRPr="00126741" w:rsidRDefault="00DF04E5" w:rsidP="00126741">
      <w:pPr>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 xml:space="preserve">Frass as a sustainable soil amendment: enhancing plant growth and herbivory </w:t>
      </w:r>
      <w:proofErr w:type="gramStart"/>
      <w:r w:rsidRPr="00011ED2">
        <w:rPr>
          <w:rFonts w:ascii="Times New Roman" w:hAnsi="Times New Roman" w:cs="Times New Roman"/>
          <w:b/>
          <w:bCs/>
          <w:sz w:val="24"/>
          <w:szCs w:val="24"/>
          <w:lang w:val="en-US"/>
        </w:rPr>
        <w:t>resistance</w:t>
      </w:r>
      <w:proofErr w:type="gramEnd"/>
    </w:p>
    <w:p w14:paraId="3EEBF3D2" w14:textId="77777777" w:rsidR="001849FC" w:rsidRPr="00126741" w:rsidRDefault="001849FC" w:rsidP="00126741">
      <w:pPr>
        <w:jc w:val="both"/>
        <w:rPr>
          <w:rFonts w:ascii="Times New Roman" w:hAnsi="Times New Roman" w:cs="Times New Roman"/>
          <w:b/>
          <w:bCs/>
          <w:sz w:val="24"/>
          <w:szCs w:val="24"/>
          <w:lang w:val="en-US"/>
        </w:rPr>
      </w:pPr>
    </w:p>
    <w:p w14:paraId="3BE7A09C" w14:textId="77777777" w:rsidR="00C76E00" w:rsidRDefault="00C76E00" w:rsidP="00C76E00">
      <w:pPr>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00011ED2"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2C818FE8" w14:textId="222C7E63" w:rsidR="00011ED2" w:rsidRPr="00126741" w:rsidRDefault="00C76E00" w:rsidP="00126741">
      <w:pPr>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-mail: shaphan.chia@wur.nl</w:t>
      </w:r>
      <w:r>
        <w:rPr>
          <w:rFonts w:ascii="Times New Roman" w:hAnsi="Times New Roman" w:cs="Times New Roman"/>
          <w:sz w:val="24"/>
          <w:szCs w:val="24"/>
          <w:lang w:val="en-US"/>
        </w:rPr>
        <w:t>, 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7CACD530" w14:textId="77777777" w:rsidR="00011ED2" w:rsidRDefault="00011ED2" w:rsidP="00011ED2">
      <w:pPr>
        <w:jc w:val="both"/>
        <w:rPr>
          <w:rFonts w:ascii="Times New Roman" w:hAnsi="Times New Roman" w:cs="Times New Roman"/>
          <w:b/>
          <w:bCs/>
          <w:sz w:val="24"/>
          <w:szCs w:val="24"/>
          <w:lang w:val="en-US"/>
        </w:rPr>
      </w:pPr>
    </w:p>
    <w:p w14:paraId="5610397F" w14:textId="33025CBF" w:rsidR="00011ED2" w:rsidRPr="00126741" w:rsidRDefault="000D5B8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126741">
      <w:pPr>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p w14:paraId="63EC0BB3"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AD246F7" w14:textId="77777777" w:rsidR="001849FC" w:rsidRPr="00C70602" w:rsidRDefault="001849FC" w:rsidP="00F173F6">
      <w:pPr>
        <w:spacing w:line="276" w:lineRule="auto"/>
        <w:jc w:val="both"/>
        <w:rPr>
          <w:rFonts w:ascii="Times New Roman" w:hAnsi="Times New Roman" w:cs="Times New Roman"/>
          <w:b/>
          <w:bCs/>
          <w:sz w:val="28"/>
          <w:szCs w:val="28"/>
          <w:lang w:val="en-US"/>
        </w:rPr>
      </w:pPr>
    </w:p>
    <w:p w14:paraId="5A931597"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6BBCEEDF"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764A1B4E" w14:textId="77777777" w:rsidR="00C47FB2" w:rsidRDefault="00C47FB2" w:rsidP="00F173F6">
      <w:pPr>
        <w:spacing w:line="276" w:lineRule="auto"/>
        <w:jc w:val="both"/>
        <w:rPr>
          <w:rFonts w:ascii="Times New Roman" w:hAnsi="Times New Roman" w:cs="Times New Roman"/>
          <w:b/>
          <w:bCs/>
          <w:color w:val="000000" w:themeColor="text1"/>
          <w:sz w:val="28"/>
          <w:szCs w:val="28"/>
          <w:lang w:val="en-US"/>
        </w:rPr>
      </w:pPr>
    </w:p>
    <w:p w14:paraId="5C40FE81" w14:textId="77777777" w:rsidR="00126741" w:rsidRDefault="00126741" w:rsidP="00F173F6">
      <w:pPr>
        <w:spacing w:line="276" w:lineRule="auto"/>
        <w:jc w:val="both"/>
        <w:rPr>
          <w:rFonts w:ascii="Times New Roman" w:hAnsi="Times New Roman" w:cs="Times New Roman"/>
          <w:b/>
          <w:bCs/>
          <w:color w:val="000000" w:themeColor="text1"/>
          <w:sz w:val="28"/>
          <w:szCs w:val="28"/>
          <w:lang w:val="en-US"/>
        </w:rPr>
      </w:pPr>
    </w:p>
    <w:p w14:paraId="3E51D05C" w14:textId="77777777" w:rsidR="00364571" w:rsidRDefault="00364571" w:rsidP="00F173F6">
      <w:pPr>
        <w:spacing w:line="276" w:lineRule="auto"/>
        <w:jc w:val="both"/>
        <w:rPr>
          <w:ins w:id="1" w:author="Chia, Shaphan Yong" w:date="2023-07-02T21:58:00Z"/>
          <w:rFonts w:ascii="Times New Roman" w:hAnsi="Times New Roman" w:cs="Times New Roman"/>
          <w:b/>
          <w:bCs/>
          <w:color w:val="000000" w:themeColor="text1"/>
          <w:sz w:val="28"/>
          <w:szCs w:val="28"/>
          <w:lang w:val="en-US"/>
        </w:rPr>
      </w:pPr>
    </w:p>
    <w:p w14:paraId="351736CA" w14:textId="77777777" w:rsidR="005D66F5" w:rsidRDefault="005D66F5" w:rsidP="00F173F6">
      <w:pPr>
        <w:spacing w:line="276" w:lineRule="auto"/>
        <w:jc w:val="both"/>
        <w:rPr>
          <w:rFonts w:ascii="Times New Roman" w:hAnsi="Times New Roman" w:cs="Times New Roman"/>
          <w:b/>
          <w:bCs/>
          <w:color w:val="000000" w:themeColor="text1"/>
          <w:sz w:val="28"/>
          <w:szCs w:val="28"/>
          <w:lang w:val="en-US"/>
        </w:rPr>
      </w:pPr>
    </w:p>
    <w:p w14:paraId="3E2A8B21" w14:textId="41E7D7AF" w:rsidR="000825D9" w:rsidRPr="00C70602" w:rsidRDefault="000825D9" w:rsidP="00F173F6">
      <w:pPr>
        <w:spacing w:line="276"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068D66BC" w:rsidR="00727E7B" w:rsidRPr="00126741" w:rsidRDefault="002F0564" w:rsidP="001C38A8">
      <w:pPr>
        <w:spacing w:after="0" w:line="276"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will </w:t>
      </w:r>
      <w:r w:rsidR="00F91227" w:rsidRPr="00C70602">
        <w:rPr>
          <w:rFonts w:ascii="Times New Roman" w:hAnsi="Times New Roman" w:cs="Times New Roman"/>
          <w:color w:val="000000" w:themeColor="text1"/>
          <w:sz w:val="24"/>
          <w:szCs w:val="24"/>
          <w:lang w:val="en-US"/>
        </w:rPr>
        <w:t xml:space="preserve">result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2"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AE50BD" w:rsidRPr="00AE50BD">
        <w:rPr>
          <w:rFonts w:ascii="Times New Roman" w:hAnsi="Times New Roman" w:cs="Times New Roman"/>
          <w:color w:val="000000" w:themeColor="text1"/>
          <w:sz w:val="24"/>
          <w:szCs w:val="24"/>
          <w:lang w:val="en-US"/>
        </w:rPr>
        <w:t>Brassicales</w:t>
      </w:r>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was grown in unamended soil (NoFrass; control) or soil amended with 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425577" w:rsidRPr="001C38A8">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frass (BSFF) or yellow mealworm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 xml:space="preserve">), </w:t>
      </w:r>
      <w:r w:rsidR="008F74F2" w:rsidRPr="00C70602">
        <w:rPr>
          <w:rFonts w:ascii="Times New Roman" w:hAnsi="Times New Roman" w:cs="Times New Roman"/>
          <w:color w:val="000000" w:themeColor="text1"/>
          <w:sz w:val="24"/>
          <w:szCs w:val="24"/>
          <w:lang w:val="en-US"/>
        </w:rPr>
        <w:t xml:space="preserve">frass </w:t>
      </w:r>
      <w:r w:rsidRPr="00C70602">
        <w:rPr>
          <w:rFonts w:ascii="Times New Roman" w:hAnsi="Times New Roman" w:cs="Times New Roman"/>
          <w:color w:val="000000" w:themeColor="text1"/>
          <w:sz w:val="24"/>
          <w:szCs w:val="24"/>
          <w:lang w:val="en-US"/>
        </w:rPr>
        <w:t>(MWF)</w:t>
      </w:r>
      <w:r w:rsidR="002D047E" w:rsidRPr="00C70602">
        <w:rPr>
          <w:rFonts w:ascii="Times New Roman" w:hAnsi="Times New Roman" w:cs="Times New Roman"/>
          <w:color w:val="000000" w:themeColor="text1"/>
          <w:sz w:val="24"/>
          <w:szCs w:val="24"/>
          <w:lang w:val="en-US"/>
        </w:rPr>
        <w:t xml:space="preserve"> </w:t>
      </w:r>
      <w:r w:rsidR="002D047E" w:rsidRPr="00C70602">
        <w:rPr>
          <w:rFonts w:ascii="Times New Roman" w:hAnsi="Times New Roman" w:cs="Times New Roman"/>
          <w:color w:val="000000" w:themeColor="text1"/>
          <w:sz w:val="24"/>
          <w:szCs w:val="24"/>
        </w:rPr>
        <w:t>(</w:t>
      </w:r>
      <w:bookmarkStart w:id="3" w:name="_Hlk138623672"/>
      <w:r w:rsidR="002D047E" w:rsidRPr="00C70602">
        <w:rPr>
          <w:rFonts w:ascii="Times New Roman" w:hAnsi="Times New Roman" w:cs="Times New Roman"/>
          <w:color w:val="000000" w:themeColor="text1"/>
          <w:sz w:val="24"/>
          <w:szCs w:val="24"/>
        </w:rPr>
        <w:t xml:space="preserve">2g </w:t>
      </w:r>
      <w:proofErr w:type="gramStart"/>
      <w:r w:rsidR="002D047E" w:rsidRPr="00C70602">
        <w:rPr>
          <w:rFonts w:ascii="Times New Roman" w:hAnsi="Times New Roman" w:cs="Times New Roman"/>
          <w:color w:val="000000" w:themeColor="text1"/>
          <w:sz w:val="24"/>
          <w:szCs w:val="24"/>
        </w:rPr>
        <w:t>kg</w:t>
      </w:r>
      <w:r w:rsidR="002D047E" w:rsidRPr="00C70602">
        <w:rPr>
          <w:rFonts w:ascii="Times New Roman" w:hAnsi="Times New Roman" w:cs="Times New Roman"/>
          <w:color w:val="000000" w:themeColor="text1"/>
          <w:sz w:val="24"/>
          <w:szCs w:val="24"/>
          <w:vertAlign w:val="superscript"/>
        </w:rPr>
        <w:t>−1</w:t>
      </w:r>
      <w:bookmarkEnd w:id="3"/>
      <w:proofErr w:type="gramEnd"/>
      <w:r w:rsidR="002D047E" w:rsidRPr="00C70602">
        <w:rPr>
          <w:rFonts w:ascii="Times New Roman" w:hAnsi="Times New Roman" w:cs="Times New Roman"/>
          <w:color w:val="000000" w:themeColor="text1"/>
          <w:sz w:val="24"/>
          <w:szCs w:val="24"/>
        </w:rPr>
        <w:t>)</w:t>
      </w:r>
      <w:r w:rsidRPr="00C70602">
        <w:rPr>
          <w:rFonts w:ascii="Times New Roman" w:hAnsi="Times New Roman" w:cs="Times New Roman"/>
          <w:color w:val="000000" w:themeColor="text1"/>
          <w:sz w:val="24"/>
          <w:szCs w:val="24"/>
          <w:lang w:val="en-US"/>
        </w:rPr>
        <w:t xml:space="preserve">. </w:t>
      </w:r>
      <w:r w:rsidR="00C56E66" w:rsidRPr="00C70602">
        <w:rPr>
          <w:rFonts w:ascii="Times New Roman" w:hAnsi="Times New Roman" w:cs="Times New Roman"/>
          <w:color w:val="000000" w:themeColor="text1"/>
          <w:sz w:val="24"/>
          <w:szCs w:val="24"/>
          <w:lang w:val="en-US"/>
        </w:rPr>
        <w:t xml:space="preserve">Frass types were applied as raw, incubated, or composted 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Plutelliidae), </w:t>
      </w:r>
      <w:bookmarkEnd w:id="2"/>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compared to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While the difference in leaf area between the MWF and NoFrass disappeared, BSFF consistently led to a smaller leaf area compared to both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resulted in a</w:t>
      </w:r>
      <w:r w:rsidR="00200DA9" w:rsidRPr="00C70602">
        <w:rPr>
          <w:rFonts w:ascii="Times New Roman" w:hAnsi="Times New Roman" w:cs="Times New Roman"/>
          <w:color w:val="000000" w:themeColor="text1"/>
          <w:sz w:val="24"/>
          <w:szCs w:val="24"/>
          <w:lang w:val="en-US"/>
        </w:rPr>
        <w:t xml:space="preserve">n 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77777777" w:rsidR="00727E7B" w:rsidRPr="00C70602" w:rsidRDefault="00727E7B" w:rsidP="00F173F6">
      <w:pPr>
        <w:spacing w:after="0" w:line="276" w:lineRule="auto"/>
        <w:jc w:val="both"/>
        <w:rPr>
          <w:rFonts w:ascii="Times New Roman" w:hAnsi="Times New Roman" w:cs="Times New Roman"/>
          <w:color w:val="000000" w:themeColor="text1"/>
          <w:sz w:val="24"/>
          <w:szCs w:val="24"/>
          <w:lang w:val="en-US"/>
        </w:rPr>
      </w:pPr>
    </w:p>
    <w:p w14:paraId="04CE03C7" w14:textId="2F5F9B41" w:rsidR="007D2E7B" w:rsidRPr="00C70602" w:rsidRDefault="007D2E7B" w:rsidP="00C70602">
      <w:pPr>
        <w:spacing w:line="480" w:lineRule="auto"/>
        <w:jc w:val="both"/>
        <w:rPr>
          <w:rFonts w:ascii="Times New Roman" w:hAnsi="Times New Roman" w:cs="Times New Roman"/>
          <w:b/>
          <w:bCs/>
          <w:color w:val="000000" w:themeColor="text1"/>
        </w:rPr>
      </w:pPr>
    </w:p>
    <w:p w14:paraId="16A7BD9D" w14:textId="77777777" w:rsidR="00AC095A" w:rsidRPr="00C70602" w:rsidRDefault="00AC095A" w:rsidP="00C70602">
      <w:pPr>
        <w:spacing w:line="480" w:lineRule="auto"/>
        <w:jc w:val="both"/>
        <w:rPr>
          <w:rFonts w:ascii="Times New Roman" w:hAnsi="Times New Roman" w:cs="Times New Roman"/>
          <w:b/>
          <w:bCs/>
          <w:color w:val="000000" w:themeColor="text1"/>
          <w:sz w:val="28"/>
          <w:szCs w:val="28"/>
          <w:lang w:val="en-US"/>
        </w:rPr>
      </w:pPr>
      <w:bookmarkStart w:id="4" w:name="_Hlk133094564"/>
      <w:bookmarkStart w:id="5" w:name="_Hlk133278383"/>
    </w:p>
    <w:p w14:paraId="43B0B0AF"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2DD05F6A"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7B4BA32B"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16469DC7"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100D5B31" w14:textId="3597268C" w:rsidR="00025355" w:rsidRDefault="00025355" w:rsidP="00C70602">
      <w:pPr>
        <w:spacing w:line="480" w:lineRule="auto"/>
        <w:jc w:val="both"/>
        <w:rPr>
          <w:rFonts w:ascii="Times New Roman" w:hAnsi="Times New Roman" w:cs="Times New Roman"/>
          <w:b/>
          <w:bCs/>
          <w:sz w:val="28"/>
          <w:szCs w:val="28"/>
          <w:lang w:val="en-US"/>
        </w:rPr>
      </w:pPr>
    </w:p>
    <w:p w14:paraId="7166B640" w14:textId="77777777" w:rsidR="00126741" w:rsidRPr="00C70602" w:rsidRDefault="00126741" w:rsidP="00C70602">
      <w:pPr>
        <w:spacing w:line="480" w:lineRule="auto"/>
        <w:jc w:val="both"/>
        <w:rPr>
          <w:rFonts w:ascii="Times New Roman" w:hAnsi="Times New Roman" w:cs="Times New Roman"/>
          <w:b/>
          <w:bCs/>
          <w:sz w:val="28"/>
          <w:szCs w:val="28"/>
          <w:lang w:val="en-US"/>
        </w:rPr>
      </w:pPr>
    </w:p>
    <w:p w14:paraId="78995443" w14:textId="33C3EABE" w:rsidR="000825D9" w:rsidRPr="00C70602" w:rsidRDefault="000825D9"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lastRenderedPageBreak/>
        <w:t>Introduction</w:t>
      </w:r>
    </w:p>
    <w:p w14:paraId="65C44DB1" w14:textId="3EBA884A" w:rsidR="007A3335" w:rsidRPr="00C70602" w:rsidRDefault="007A3335"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become an area of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The use of insect-based feed</w:t>
      </w:r>
      <w:proofErr w:type="gramStart"/>
      <w:r w:rsidRPr="00C70602">
        <w:rPr>
          <w:rFonts w:ascii="Times New Roman" w:hAnsi="Times New Roman" w:cs="Times New Roman"/>
          <w:color w:val="000000" w:themeColor="text1"/>
          <w:sz w:val="24"/>
          <w:szCs w:val="24"/>
          <w:lang w:val="en-US"/>
        </w:rPr>
        <w:t>, in particular, has</w:t>
      </w:r>
      <w:proofErr w:type="gramEnd"/>
      <w:r w:rsidRPr="00C70602">
        <w:rPr>
          <w:rFonts w:ascii="Times New Roman" w:hAnsi="Times New Roman" w:cs="Times New Roman"/>
          <w:color w:val="000000" w:themeColor="text1"/>
          <w:sz w:val="24"/>
          <w:szCs w:val="24"/>
          <w:lang w:val="en-US"/>
        </w:rPr>
        <w:t xml:space="preserve">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C70602">
      <w:pPr>
        <w:spacing w:after="0" w:line="480" w:lineRule="auto"/>
        <w:jc w:val="both"/>
        <w:rPr>
          <w:rFonts w:ascii="Times New Roman" w:hAnsi="Times New Roman" w:cs="Times New Roman"/>
          <w:color w:val="000000" w:themeColor="text1"/>
          <w:sz w:val="24"/>
          <w:szCs w:val="24"/>
          <w:lang w:val="en-US"/>
        </w:rPr>
      </w:pPr>
    </w:p>
    <w:p w14:paraId="2A32B7B7" w14:textId="208D28F0" w:rsidR="00ED64D8" w:rsidRPr="00C70602" w:rsidRDefault="00E52A24"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ED64D8" w:rsidRPr="00C70602">
        <w:rPr>
          <w:rFonts w:ascii="Times New Roman" w:hAnsi="Times New Roman" w:cs="Times New Roman"/>
          <w:color w:val="000000" w:themeColor="text1"/>
          <w:sz w:val="24"/>
          <w:szCs w:val="24"/>
          <w:lang w:val="en-US"/>
        </w:rPr>
        <w:t>the</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color w:val="000000" w:themeColor="text1"/>
          <w:sz w:val="24"/>
          <w:szCs w:val="24"/>
          <w:lang w:val="en-US"/>
        </w:rPr>
        <w:t xml:space="preserve">use </w:t>
      </w:r>
      <w:r w:rsidRPr="00C70602">
        <w:rPr>
          <w:rFonts w:ascii="Times New Roman" w:hAnsi="Times New Roman" w:cs="Times New Roman"/>
          <w:color w:val="000000" w:themeColor="text1"/>
          <w:sz w:val="24"/>
          <w:szCs w:val="24"/>
          <w:lang w:val="en-US"/>
        </w:rPr>
        <w:t xml:space="preserve">of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leftover substrate, and exoskeletons left after moulting,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noProof/>
          <w:color w:val="000000" w:themeColor="text1"/>
          <w:sz w:val="24"/>
          <w:szCs w:val="24"/>
          <w:lang w:val="en-US"/>
        </w:rPr>
        <w:t>(Barragán-Fonseca et al., 2022; Poveda, 2021)</w:t>
      </w:r>
      <w:r w:rsidR="002E18A5" w:rsidRPr="00C70602">
        <w:rPr>
          <w:rFonts w:ascii="Times New Roman" w:hAnsi="Times New Roman" w:cs="Times New Roman"/>
          <w:color w:val="000000" w:themeColor="text1"/>
          <w:sz w:val="24"/>
          <w:szCs w:val="24"/>
          <w:lang w:val="en-US"/>
        </w:rPr>
        <w:t xml:space="preserve">. Induced systemic resistance has been linked to bacilli, </w:t>
      </w:r>
      <w:r w:rsidR="00A26B81" w:rsidRPr="00C70602">
        <w:rPr>
          <w:rFonts w:ascii="Times New Roman" w:hAnsi="Times New Roman" w:cs="Times New Roman"/>
          <w:color w:val="000000" w:themeColor="text1"/>
          <w:sz w:val="24"/>
          <w:szCs w:val="24"/>
          <w:lang w:val="en-US"/>
        </w:rPr>
        <w:t xml:space="preserve">which are </w:t>
      </w:r>
      <w:r w:rsidR="002E18A5" w:rsidRPr="00C70602">
        <w:rPr>
          <w:rFonts w:ascii="Times New Roman" w:hAnsi="Times New Roman" w:cs="Times New Roman"/>
          <w:color w:val="000000" w:themeColor="text1"/>
          <w:sz w:val="24"/>
          <w:szCs w:val="24"/>
          <w:lang w:val="en-US"/>
        </w:rPr>
        <w:t xml:space="preserve">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colonise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(Gadhave et al., 2016; Pangesti et al., 2013).</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w:t>
      </w:r>
      <w:r w:rsidR="00D468A7" w:rsidRPr="00C70602">
        <w:rPr>
          <w:rFonts w:ascii="Times New Roman" w:hAnsi="Times New Roman" w:cs="Times New Roman"/>
          <w:color w:val="000000" w:themeColor="text1"/>
          <w:sz w:val="24"/>
          <w:szCs w:val="24"/>
          <w:lang w:val="en-US"/>
        </w:rPr>
        <w:lastRenderedPageBreak/>
        <w:t xml:space="preserve">added to the 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w:t>
      </w:r>
      <w:proofErr w:type="gramStart"/>
      <w:r w:rsidR="00D468A7" w:rsidRPr="00C70602">
        <w:rPr>
          <w:rFonts w:ascii="Times New Roman" w:hAnsi="Times New Roman" w:cs="Times New Roman"/>
          <w:color w:val="000000" w:themeColor="text1"/>
          <w:sz w:val="24"/>
          <w:szCs w:val="24"/>
          <w:lang w:val="en-US"/>
        </w:rPr>
        <w:t>have the ability to</w:t>
      </w:r>
      <w:proofErr w:type="gramEnd"/>
      <w:r w:rsidR="00D468A7" w:rsidRPr="00C70602">
        <w:rPr>
          <w:rFonts w:ascii="Times New Roman" w:hAnsi="Times New Roman" w:cs="Times New Roman"/>
          <w:color w:val="000000" w:themeColor="text1"/>
          <w:sz w:val="24"/>
          <w:szCs w:val="24"/>
          <w:lang w:val="en-US"/>
        </w:rPr>
        <w:t xml:space="preserve"> control insect pests biologically (Sharp, 2013).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5F9605EC" w:rsidR="00E62E0F" w:rsidRPr="00C70602" w:rsidRDefault="000D0519" w:rsidP="00C70602">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defence barrier (Choi &amp; Hassanzadeh, 2019; Nurfikari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accumulation in plants (Klammsteiner et al., 2020). This makes it an excellent source of nutrients for plants, as it can improve soil fertility, </w:t>
      </w:r>
      <w:r w:rsidR="0047447E" w:rsidRPr="00C70602">
        <w:rPr>
          <w:rFonts w:ascii="Times New Roman" w:hAnsi="Times New Roman" w:cs="Times New Roman"/>
          <w:color w:val="000000" w:themeColor="text1"/>
          <w:sz w:val="24"/>
          <w:szCs w:val="24"/>
          <w:lang w:val="en-US"/>
        </w:rPr>
        <w:t xml:space="preserve">enhance plant </w:t>
      </w:r>
      <w:proofErr w:type="gramStart"/>
      <w:r w:rsidR="0047447E" w:rsidRPr="00C70602">
        <w:rPr>
          <w:rFonts w:ascii="Times New Roman" w:hAnsi="Times New Roman" w:cs="Times New Roman"/>
          <w:color w:val="000000" w:themeColor="text1"/>
          <w:sz w:val="24"/>
          <w:szCs w:val="24"/>
          <w:lang w:val="en-US"/>
        </w:rPr>
        <w:t>growth</w:t>
      </w:r>
      <w:proofErr w:type="gramEnd"/>
      <w:r w:rsidR="0047447E" w:rsidRPr="00C70602">
        <w:rPr>
          <w:rFonts w:ascii="Times New Roman" w:hAnsi="Times New Roman" w:cs="Times New Roman"/>
          <w:color w:val="000000" w:themeColor="text1"/>
          <w:sz w:val="24"/>
          <w:szCs w:val="24"/>
          <w:lang w:val="en-US"/>
        </w:rPr>
        <w:t xml:space="preserve">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valorizing </w:t>
      </w:r>
      <w:r w:rsidR="008E29CB" w:rsidRPr="00C70602">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737E520C" w:rsidR="008E58CC" w:rsidRDefault="00DE1727"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lastRenderedPageBreak/>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 and</w:t>
      </w:r>
      <w:r w:rsidR="0096760F" w:rsidRPr="00C70602">
        <w:rPr>
          <w:rFonts w:ascii="Times New Roman" w:hAnsi="Times New Roman" w:cs="Times New Roman"/>
          <w:color w:val="000000" w:themeColor="text1"/>
          <w:sz w:val="24"/>
          <w:szCs w:val="24"/>
          <w:lang w:val="en-US"/>
        </w:rPr>
        <w:t xml:space="preserve"> it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DB2D67" w:rsidRPr="00C70602">
        <w:rPr>
          <w:rFonts w:ascii="Times New Roman" w:hAnsi="Times New Roman" w:cs="Times New Roman"/>
          <w:color w:val="000000" w:themeColor="text1"/>
          <w:sz w:val="24"/>
          <w:szCs w:val="24"/>
          <w:lang w:val="en-US"/>
        </w:rPr>
        <w:t xml:space="preserve">, </w:t>
      </w:r>
      <w:r w:rsidR="00F136C8" w:rsidRPr="00C70602">
        <w:rPr>
          <w:rFonts w:ascii="Times New Roman" w:hAnsi="Times New Roman" w:cs="Times New Roman"/>
          <w:color w:val="000000" w:themeColor="text1"/>
          <w:sz w:val="24"/>
          <w:szCs w:val="24"/>
          <w:lang w:val="en-US"/>
        </w:rPr>
        <w:t>Therefore, effective, sustainable, and safe alternatives for managing insect herbivores are required.</w:t>
      </w:r>
    </w:p>
    <w:p w14:paraId="581F28A9" w14:textId="77777777" w:rsidR="00F173F6" w:rsidRPr="00C70602" w:rsidRDefault="00F173F6" w:rsidP="00C70602">
      <w:pPr>
        <w:spacing w:after="0" w:line="480" w:lineRule="auto"/>
        <w:jc w:val="both"/>
        <w:rPr>
          <w:rFonts w:ascii="Times New Roman" w:hAnsi="Times New Roman" w:cs="Times New Roman"/>
          <w:color w:val="000000" w:themeColor="text1"/>
          <w:sz w:val="24"/>
          <w:szCs w:val="24"/>
          <w:lang w:val="en-US"/>
        </w:rPr>
      </w:pPr>
    </w:p>
    <w:p w14:paraId="7F11DDC7" w14:textId="15C2DCAD" w:rsidR="008676B1" w:rsidRPr="00C70602" w:rsidRDefault="00FB34B2"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proofErr w:type="gramStart"/>
      <w:r w:rsidR="009F5032" w:rsidRPr="00C70602">
        <w:rPr>
          <w:rFonts w:ascii="Times New Roman" w:hAnsi="Times New Roman" w:cs="Times New Roman"/>
          <w:i/>
          <w:iCs/>
          <w:color w:val="000000" w:themeColor="text1"/>
          <w:sz w:val="24"/>
          <w:szCs w:val="24"/>
          <w:lang w:val="en-US"/>
        </w:rPr>
        <w:t>oleracea</w:t>
      </w:r>
      <w:r w:rsidR="00221CDD"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t>
      </w:r>
      <w:proofErr w:type="gramEnd"/>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(Wantulla et al., 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ve largely</w:t>
      </w:r>
      <w:r w:rsidR="002D7C46" w:rsidRPr="00C70602">
        <w:rPr>
          <w:rFonts w:ascii="Times New Roman" w:hAnsi="Times New Roman" w:cs="Times New Roman"/>
          <w:color w:val="000000" w:themeColor="text1"/>
          <w:sz w:val="24"/>
          <w:szCs w:val="24"/>
          <w:lang w:val="en-US"/>
        </w:rPr>
        <w:t xml:space="preserve"> 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w:t>
      </w:r>
      <w:proofErr w:type="gramStart"/>
      <w:r w:rsidR="004F286F" w:rsidRPr="00C70602">
        <w:rPr>
          <w:rFonts w:ascii="Times New Roman" w:hAnsi="Times New Roman" w:cs="Times New Roman"/>
          <w:color w:val="000000" w:themeColor="text1"/>
          <w:sz w:val="24"/>
          <w:szCs w:val="24"/>
          <w:lang w:val="en-US"/>
        </w:rPr>
        <w:t>frass</w:t>
      </w:r>
      <w:proofErr w:type="gramEnd"/>
      <w:r w:rsidR="004F286F" w:rsidRPr="00C70602">
        <w:rPr>
          <w:rFonts w:ascii="Times New Roman" w:hAnsi="Times New Roman" w:cs="Times New Roman"/>
          <w:color w:val="000000" w:themeColor="text1"/>
          <w:sz w:val="24"/>
          <w:szCs w:val="24"/>
          <w:lang w:val="en-US"/>
        </w:rPr>
        <w:t xml:space="preserve">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t</w:t>
      </w:r>
      <w:r w:rsidR="006173E4" w:rsidRPr="00C70602">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C70602">
        <w:rPr>
          <w:rFonts w:ascii="Times New Roman" w:hAnsi="Times New Roman" w:cs="Times New Roman"/>
          <w:color w:val="000000" w:themeColor="text1"/>
          <w:sz w:val="24"/>
          <w:szCs w:val="24"/>
          <w:lang w:val="en-US"/>
        </w:rPr>
        <w:t xml:space="preserve">as well as chemical </w:t>
      </w:r>
      <w:r w:rsidR="00E62E0F" w:rsidRPr="00C70602">
        <w:rPr>
          <w:rFonts w:ascii="Times New Roman" w:hAnsi="Times New Roman" w:cs="Times New Roman"/>
          <w:color w:val="000000" w:themeColor="text1"/>
          <w:sz w:val="24"/>
          <w:szCs w:val="24"/>
          <w:lang w:val="en-US"/>
        </w:rPr>
        <w:lastRenderedPageBreak/>
        <w:t xml:space="preserve">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DE783C" w:rsidRPr="00C70602">
        <w:rPr>
          <w:rFonts w:ascii="Times New Roman" w:hAnsi="Times New Roman" w:cs="Times New Roman"/>
          <w:color w:val="000000" w:themeColor="text1"/>
          <w:sz w:val="24"/>
          <w:szCs w:val="24"/>
          <w:lang w:val="en-US"/>
        </w:rPr>
        <w:t xml:space="preserve">study </w:t>
      </w:r>
      <w:r w:rsidR="006173E4" w:rsidRPr="00C70602">
        <w:rPr>
          <w:rFonts w:ascii="Times New Roman" w:hAnsi="Times New Roman" w:cs="Times New Roman"/>
          <w:color w:val="000000" w:themeColor="text1"/>
          <w:sz w:val="24"/>
          <w:szCs w:val="24"/>
          <w:lang w:val="en-US"/>
        </w:rPr>
        <w:t xml:space="preserve">that can answer this question </w:t>
      </w:r>
      <w:r w:rsidR="002261CE" w:rsidRPr="00C70602">
        <w:rPr>
          <w:rFonts w:ascii="Times New Roman" w:hAnsi="Times New Roman" w:cs="Times New Roman"/>
          <w:color w:val="000000" w:themeColor="text1"/>
          <w:sz w:val="24"/>
          <w:szCs w:val="24"/>
          <w:lang w:val="en-US"/>
        </w:rPr>
        <w:t>and several studies addressing the challenge of 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C70602">
      <w:pPr>
        <w:spacing w:after="0" w:line="480" w:lineRule="auto"/>
        <w:jc w:val="both"/>
        <w:rPr>
          <w:rFonts w:ascii="Times New Roman" w:hAnsi="Times New Roman" w:cs="Times New Roman"/>
          <w:color w:val="000000" w:themeColor="text1"/>
          <w:sz w:val="24"/>
          <w:szCs w:val="24"/>
          <w:lang w:val="en-US"/>
        </w:rPr>
      </w:pPr>
    </w:p>
    <w:p w14:paraId="2C44F786" w14:textId="4B1F942C" w:rsidR="00F70D09" w:rsidRPr="00C70602" w:rsidRDefault="00EF2AC2" w:rsidP="00C70602">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hypothesised that frass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hypothesised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C70602">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C70602">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C70602">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 xml:space="preserve">(Brassicales: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lastRenderedPageBreak/>
        <w:t xml:space="preserve">The study was conducted in the greenhouse facilities </w:t>
      </w:r>
      <w:r w:rsidR="008B0FD0" w:rsidRPr="00C70602">
        <w:rPr>
          <w:rFonts w:ascii="Times New Roman" w:hAnsi="Times New Roman" w:cs="Times New Roman"/>
          <w:sz w:val="24"/>
          <w:szCs w:val="24"/>
        </w:rPr>
        <w:t xml:space="preserve">at Unifarm,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r w:rsidR="00261313" w:rsidRPr="00C70602">
        <w:rPr>
          <w:rFonts w:ascii="Times New Roman" w:hAnsi="Times New Roman" w:cs="Times New Roman"/>
          <w:sz w:val="24"/>
          <w:szCs w:val="24"/>
        </w:rPr>
        <w:t>Unifarm’s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Droevendaal</w:t>
      </w:r>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C70602">
      <w:pPr>
        <w:spacing w:after="0" w:line="480" w:lineRule="auto"/>
        <w:jc w:val="both"/>
        <w:rPr>
          <w:rFonts w:ascii="Times New Roman" w:hAnsi="Times New Roman" w:cs="Times New Roman"/>
          <w:sz w:val="24"/>
          <w:szCs w:val="24"/>
        </w:rPr>
      </w:pPr>
    </w:p>
    <w:p w14:paraId="3F315D56" w14:textId="072D4941" w:rsidR="00AB5165" w:rsidRPr="00C70602" w:rsidRDefault="00960122"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7E364765" w:rsidR="00383C29" w:rsidRPr="00C70602" w:rsidRDefault="00D23E8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Bestico, Berkel en Rodenrijs,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Oldenzaal,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Tuttlingen,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r w:rsidR="0024044A" w:rsidRPr="00C70602">
        <w:rPr>
          <w:rFonts w:ascii="Times New Roman" w:hAnsi="Times New Roman" w:cs="Times New Roman"/>
          <w:sz w:val="24"/>
          <w:szCs w:val="24"/>
        </w:rPr>
        <w:t>Retsch B.V., Haan,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3B11FB" w:rsidRPr="00C70602">
        <w:rPr>
          <w:rFonts w:ascii="Times New Roman" w:hAnsi="Times New Roman" w:cs="Times New Roman"/>
          <w:sz w:val="24"/>
          <w:szCs w:val="24"/>
          <w:lang w:val="en-US"/>
        </w:rPr>
        <w:t xml:space="preserve">that had </w:t>
      </w:r>
      <w:r w:rsidR="00383C29" w:rsidRPr="00C70602">
        <w:rPr>
          <w:rFonts w:ascii="Times New Roman" w:hAnsi="Times New Roman" w:cs="Times New Roman"/>
          <w:sz w:val="24"/>
          <w:szCs w:val="24"/>
          <w:lang w:val="en-US"/>
        </w:rPr>
        <w:t xml:space="preserve">previously </w:t>
      </w:r>
      <w:r w:rsidR="003B11FB" w:rsidRPr="00C70602">
        <w:rPr>
          <w:rFonts w:ascii="Times New Roman" w:hAnsi="Times New Roman" w:cs="Times New Roman"/>
          <w:sz w:val="24"/>
          <w:szCs w:val="24"/>
          <w:lang w:val="en-US"/>
        </w:rPr>
        <w:t xml:space="preserve">been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lastRenderedPageBreak/>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C70602">
      <w:pPr>
        <w:spacing w:line="480" w:lineRule="auto"/>
        <w:jc w:val="both"/>
        <w:rPr>
          <w:rFonts w:ascii="Times New Roman" w:hAnsi="Times New Roman" w:cs="Times New Roman"/>
          <w:sz w:val="24"/>
          <w:szCs w:val="24"/>
        </w:rPr>
      </w:pPr>
    </w:p>
    <w:p w14:paraId="7A91033E" w14:textId="0479F6B4" w:rsidR="00500D19" w:rsidRPr="00C70602" w:rsidRDefault="00BF309A"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w:t>
      </w:r>
      <w:proofErr w:type="gramStart"/>
      <w:r w:rsidRPr="00C70602">
        <w:rPr>
          <w:rFonts w:ascii="Times New Roman" w:hAnsi="Times New Roman" w:cs="Times New Roman"/>
          <w:sz w:val="24"/>
          <w:szCs w:val="24"/>
        </w:rPr>
        <w:t>yeast</w:t>
      </w:r>
      <w:proofErr w:type="gramEnd"/>
      <w:r w:rsidRPr="00C70602">
        <w:rPr>
          <w:rFonts w:ascii="Times New Roman" w:hAnsi="Times New Roman" w:cs="Times New Roman"/>
          <w:sz w:val="24"/>
          <w:szCs w:val="24"/>
        </w:rPr>
        <w:t xml:space="preserve">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C70602">
      <w:pPr>
        <w:spacing w:line="480" w:lineRule="auto"/>
        <w:jc w:val="both"/>
        <w:rPr>
          <w:rFonts w:ascii="Times New Roman" w:hAnsi="Times New Roman" w:cs="Times New Roman"/>
          <w:i/>
          <w:iCs/>
          <w:sz w:val="24"/>
          <w:szCs w:val="24"/>
        </w:rPr>
      </w:pPr>
    </w:p>
    <w:p w14:paraId="4141B6AB" w14:textId="2E1363AF"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6295AED" w:rsidR="00383C29" w:rsidRPr="00C70602" w:rsidRDefault="00383C2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C70602">
      <w:pPr>
        <w:spacing w:after="0" w:line="480" w:lineRule="auto"/>
        <w:jc w:val="both"/>
        <w:rPr>
          <w:rFonts w:ascii="Times New Roman" w:hAnsi="Times New Roman" w:cs="Times New Roman"/>
          <w:sz w:val="24"/>
          <w:szCs w:val="24"/>
        </w:rPr>
      </w:pPr>
    </w:p>
    <w:p w14:paraId="191165B8" w14:textId="2403DDEB" w:rsidR="00383C29" w:rsidRPr="00C70602" w:rsidRDefault="007C41C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3F5F90F0" w:rsidR="00383C29" w:rsidRPr="00C70602" w:rsidRDefault="00A049E2"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 xml:space="preserve">lation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Pr="00C70602">
        <w:rPr>
          <w:rFonts w:ascii="Times New Roman" w:hAnsi="Times New Roman" w:cs="Times New Roman"/>
          <w:sz w:val="24"/>
          <w:szCs w:val="24"/>
        </w:rPr>
        <w:t xml:space="preserve">Dr.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w:t>
      </w:r>
      <w:r w:rsidR="00664070" w:rsidRPr="00C70602">
        <w:rPr>
          <w:rFonts w:ascii="Times New Roman" w:hAnsi="Times New Roman" w:cs="Times New Roman"/>
          <w:sz w:val="24"/>
          <w:szCs w:val="24"/>
        </w:rPr>
        <w:lastRenderedPageBreak/>
        <w:t>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df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C70602">
      <w:pPr>
        <w:spacing w:after="0" w:line="480" w:lineRule="auto"/>
        <w:jc w:val="both"/>
        <w:rPr>
          <w:rFonts w:ascii="Times New Roman" w:hAnsi="Times New Roman" w:cs="Times New Roman"/>
          <w:sz w:val="24"/>
          <w:szCs w:val="24"/>
        </w:rPr>
      </w:pPr>
    </w:p>
    <w:p w14:paraId="0CCAC484" w14:textId="04CF5A99" w:rsidR="00500D19" w:rsidRPr="00C70602" w:rsidRDefault="00BF294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w:t>
      </w:r>
      <w:proofErr w:type="gramStart"/>
      <w:r w:rsidR="00FE62D9" w:rsidRPr="00C70602">
        <w:rPr>
          <w:rFonts w:ascii="Times New Roman" w:hAnsi="Times New Roman" w:cs="Times New Roman"/>
          <w:b/>
          <w:bCs/>
          <w:sz w:val="24"/>
          <w:szCs w:val="24"/>
        </w:rPr>
        <w:t>frass</w:t>
      </w:r>
      <w:proofErr w:type="gramEnd"/>
    </w:p>
    <w:p w14:paraId="172A60ED" w14:textId="3256B5F5" w:rsidR="005E552B" w:rsidRPr="00C70602" w:rsidRDefault="0074188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D15F2B" w:rsidRPr="00C70602">
        <w:rPr>
          <w:rFonts w:ascii="Times New Roman" w:hAnsi="Times New Roman" w:cs="Times New Roman"/>
          <w:sz w:val="24"/>
          <w:szCs w:val="24"/>
        </w:rPr>
        <w:t>The first two weeks since germination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0"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0"/>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 xml:space="preserve">daily </w:t>
      </w:r>
      <w:r w:rsidR="00B610C0" w:rsidRPr="00C70602">
        <w:rPr>
          <w:rFonts w:ascii="Times New Roman" w:hAnsi="Times New Roman" w:cs="Times New Roman"/>
          <w:sz w:val="24"/>
          <w:szCs w:val="24"/>
        </w:rPr>
        <w:t xml:space="preserve">and the number of days </w:t>
      </w:r>
      <w:r w:rsidR="00716D73" w:rsidRPr="00C70602">
        <w:rPr>
          <w:rFonts w:ascii="Times New Roman" w:hAnsi="Times New Roman" w:cs="Times New Roman"/>
          <w:sz w:val="24"/>
          <w:szCs w:val="24"/>
        </w:rPr>
        <w:t>until</w:t>
      </w:r>
      <w:r w:rsidR="00B610C0" w:rsidRPr="00C70602">
        <w:rPr>
          <w:rFonts w:ascii="Times New Roman" w:hAnsi="Times New Roman" w:cs="Times New Roman"/>
          <w:sz w:val="24"/>
          <w:szCs w:val="24"/>
        </w:rPr>
        <w:t xml:space="preserve"> the first flower emerge</w:t>
      </w:r>
      <w:r w:rsidR="00D15F2B" w:rsidRPr="00C70602">
        <w:rPr>
          <w:rFonts w:ascii="Times New Roman" w:hAnsi="Times New Roman" w:cs="Times New Roman"/>
          <w:sz w:val="24"/>
          <w:szCs w:val="24"/>
        </w:rPr>
        <w:t>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C70602">
      <w:pPr>
        <w:spacing w:after="0" w:line="480" w:lineRule="auto"/>
        <w:jc w:val="both"/>
        <w:rPr>
          <w:rFonts w:ascii="Times New Roman" w:hAnsi="Times New Roman" w:cs="Times New Roman"/>
          <w:sz w:val="24"/>
          <w:szCs w:val="24"/>
        </w:rPr>
      </w:pPr>
    </w:p>
    <w:p w14:paraId="464E2C5A" w14:textId="77777777" w:rsidR="00F173F6" w:rsidRDefault="00F173F6" w:rsidP="00C70602">
      <w:pPr>
        <w:spacing w:line="480" w:lineRule="auto"/>
        <w:jc w:val="both"/>
        <w:rPr>
          <w:rFonts w:ascii="Times New Roman" w:hAnsi="Times New Roman" w:cs="Times New Roman"/>
          <w:b/>
          <w:bCs/>
          <w:sz w:val="24"/>
          <w:szCs w:val="24"/>
        </w:rPr>
      </w:pPr>
      <w:bookmarkStart w:id="11" w:name="_Hlk119075696"/>
    </w:p>
    <w:p w14:paraId="7929C41B" w14:textId="77777777" w:rsidR="00F173F6" w:rsidRDefault="00F173F6" w:rsidP="00C70602">
      <w:pPr>
        <w:spacing w:line="480" w:lineRule="auto"/>
        <w:jc w:val="both"/>
        <w:rPr>
          <w:rFonts w:ascii="Times New Roman" w:hAnsi="Times New Roman" w:cs="Times New Roman"/>
          <w:b/>
          <w:bCs/>
          <w:sz w:val="24"/>
          <w:szCs w:val="24"/>
        </w:rPr>
      </w:pPr>
    </w:p>
    <w:p w14:paraId="37985908" w14:textId="4526B63B" w:rsidR="00C324F3" w:rsidRPr="00C70602" w:rsidRDefault="002B1F5F"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Assessment of plant resistance to insect herbivory</w:t>
      </w:r>
    </w:p>
    <w:bookmarkEnd w:id="11"/>
    <w:p w14:paraId="1F06FB6B" w14:textId="2314C73E" w:rsidR="005E552B" w:rsidRPr="00C70602" w:rsidRDefault="002B1F5F"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(Metaalgaas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2"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2"/>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3" w:name="_Hlk119075797"/>
      <w:r w:rsidR="000903C6" w:rsidRPr="00C70602">
        <w:rPr>
          <w:rFonts w:ascii="Times New Roman" w:hAnsi="Times New Roman" w:cs="Times New Roman"/>
          <w:sz w:val="24"/>
          <w:szCs w:val="24"/>
        </w:rPr>
        <w:t>pupal development,</w:t>
      </w:r>
      <w:bookmarkEnd w:id="13"/>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to be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F173F6">
      <w:pPr>
        <w:spacing w:after="0" w:line="480" w:lineRule="auto"/>
        <w:jc w:val="both"/>
        <w:rPr>
          <w:rFonts w:ascii="Times New Roman" w:hAnsi="Times New Roman" w:cs="Times New Roman"/>
          <w:sz w:val="24"/>
          <w:szCs w:val="24"/>
        </w:rPr>
      </w:pPr>
    </w:p>
    <w:p w14:paraId="7FFF9AEB" w14:textId="040AA42B" w:rsidR="00200BC5" w:rsidRPr="00C70602" w:rsidRDefault="00E158EE"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4" w:name="_Hlk119076142"/>
      <w:r w:rsidRPr="00C70602">
        <w:rPr>
          <w:rFonts w:ascii="Times New Roman" w:hAnsi="Times New Roman" w:cs="Times New Roman"/>
          <w:sz w:val="24"/>
          <w:szCs w:val="24"/>
        </w:rPr>
        <w:t>the pupation of the larvae</w:t>
      </w:r>
      <w:bookmarkEnd w:id="14"/>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to be 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5" w:name="_Hlk119076278"/>
      <w:r w:rsidRPr="00C70602">
        <w:rPr>
          <w:rFonts w:ascii="Times New Roman" w:hAnsi="Times New Roman" w:cs="Times New Roman"/>
          <w:sz w:val="24"/>
          <w:szCs w:val="24"/>
        </w:rPr>
        <w:t>leaf damage</w:t>
      </w:r>
      <w:bookmarkEnd w:id="15"/>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C70602">
      <w:pPr>
        <w:spacing w:after="0" w:line="480" w:lineRule="auto"/>
        <w:jc w:val="both"/>
        <w:rPr>
          <w:rFonts w:ascii="Times New Roman" w:hAnsi="Times New Roman" w:cs="Times New Roman"/>
          <w:sz w:val="24"/>
          <w:szCs w:val="24"/>
        </w:rPr>
      </w:pPr>
    </w:p>
    <w:p w14:paraId="02617757" w14:textId="5B255FCD" w:rsidR="00823A55" w:rsidRPr="00C70602" w:rsidRDefault="00823A55"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34CB1952" w:rsidR="00823A55" w:rsidRPr="00C70602" w:rsidRDefault="00823A55" w:rsidP="00C70602">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C70602">
      <w:pPr>
        <w:spacing w:line="480" w:lineRule="auto"/>
        <w:jc w:val="both"/>
        <w:rPr>
          <w:rFonts w:ascii="Times New Roman" w:hAnsi="Times New Roman" w:cs="Times New Roman"/>
          <w:sz w:val="24"/>
          <w:szCs w:val="24"/>
        </w:rPr>
      </w:pPr>
      <w:bookmarkStart w:id="16" w:name="_Hlk119076505"/>
    </w:p>
    <w:p w14:paraId="0FD7B642" w14:textId="30C8AC5C" w:rsidR="00347DD7" w:rsidRPr="00C70602" w:rsidRDefault="00C11A87"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xml:space="preserve">: effects on plant growth </w:t>
      </w:r>
      <w:proofErr w:type="gramStart"/>
      <w:r w:rsidR="00152902" w:rsidRPr="00C70602">
        <w:rPr>
          <w:rFonts w:ascii="Times New Roman" w:hAnsi="Times New Roman" w:cs="Times New Roman"/>
          <w:b/>
          <w:bCs/>
          <w:sz w:val="24"/>
          <w:szCs w:val="24"/>
        </w:rPr>
        <w:t>performance</w:t>
      </w:r>
      <w:proofErr w:type="gramEnd"/>
    </w:p>
    <w:p w14:paraId="775AE47C" w14:textId="4366C4D8" w:rsidR="008E2760" w:rsidRPr="00C70602" w:rsidRDefault="008E2760" w:rsidP="00C70602">
      <w:pPr>
        <w:spacing w:line="480" w:lineRule="auto"/>
        <w:jc w:val="both"/>
        <w:rPr>
          <w:rFonts w:ascii="Times New Roman" w:hAnsi="Times New Roman" w:cs="Times New Roman"/>
          <w:i/>
          <w:iCs/>
          <w:sz w:val="24"/>
          <w:szCs w:val="24"/>
        </w:rPr>
      </w:pPr>
      <w:bookmarkStart w:id="17"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7"/>
    </w:p>
    <w:bookmarkEnd w:id="16"/>
    <w:p w14:paraId="474A39D5" w14:textId="631CB66B" w:rsidR="00C324F3" w:rsidRPr="00C70602" w:rsidRDefault="00D2392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8"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8"/>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w:t>
      </w:r>
      <w:r w:rsidR="00CE34A4" w:rsidRPr="00C70602">
        <w:rPr>
          <w:rFonts w:ascii="Times New Roman" w:hAnsi="Times New Roman" w:cs="Times New Roman"/>
          <w:sz w:val="24"/>
          <w:szCs w:val="24"/>
        </w:rPr>
        <w:lastRenderedPageBreak/>
        <w:t xml:space="preserve">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C70602">
      <w:pPr>
        <w:spacing w:after="0" w:line="480" w:lineRule="auto"/>
        <w:jc w:val="both"/>
        <w:rPr>
          <w:rFonts w:ascii="Times New Roman" w:hAnsi="Times New Roman" w:cs="Times New Roman"/>
          <w:sz w:val="24"/>
          <w:szCs w:val="24"/>
        </w:rPr>
      </w:pPr>
    </w:p>
    <w:p w14:paraId="59DE855C" w14:textId="1B58E8A3" w:rsidR="00283E9B" w:rsidRPr="00C70602" w:rsidRDefault="00283E9B" w:rsidP="00C70602">
      <w:pPr>
        <w:spacing w:line="480" w:lineRule="auto"/>
        <w:jc w:val="both"/>
        <w:rPr>
          <w:rFonts w:ascii="Times New Roman" w:hAnsi="Times New Roman" w:cs="Times New Roman"/>
          <w:i/>
          <w:iCs/>
          <w:sz w:val="24"/>
          <w:szCs w:val="24"/>
        </w:rPr>
      </w:pPr>
      <w:bookmarkStart w:id="19" w:name="_Hlk119076594"/>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9"/>
    <w:p w14:paraId="34A0A0E8" w14:textId="3CC64AA7" w:rsidR="00283E9B" w:rsidRPr="00C70602" w:rsidRDefault="00C9338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moisturized with 100 mL </w:t>
      </w:r>
      <w:r w:rsidR="00457588" w:rsidRPr="00C70602">
        <w:rPr>
          <w:rFonts w:ascii="Times New Roman" w:hAnsi="Times New Roman" w:cs="Times New Roman"/>
          <w:sz w:val="24"/>
          <w:szCs w:val="24"/>
        </w:rPr>
        <w:t xml:space="preserve">of water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C70602">
      <w:pPr>
        <w:spacing w:line="480" w:lineRule="auto"/>
        <w:jc w:val="both"/>
        <w:rPr>
          <w:rFonts w:ascii="Times New Roman" w:hAnsi="Times New Roman" w:cs="Times New Roman"/>
          <w:sz w:val="24"/>
          <w:szCs w:val="24"/>
        </w:rPr>
      </w:pPr>
    </w:p>
    <w:p w14:paraId="59D331C9" w14:textId="73195A19" w:rsidR="00FB1033" w:rsidRPr="00C70602" w:rsidRDefault="00FB103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00CE95B5" w:rsidR="00197636" w:rsidRPr="00C70602" w:rsidRDefault="00B6356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as well as </w:t>
      </w:r>
      <w:r w:rsidR="007C7752" w:rsidRPr="00C70602">
        <w:rPr>
          <w:rFonts w:ascii="Times New Roman" w:hAnsi="Times New Roman" w:cs="Times New Roman"/>
          <w:sz w:val="24"/>
          <w:szCs w:val="24"/>
        </w:rPr>
        <w:lastRenderedPageBreak/>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Homogeneity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‘glm</w:t>
      </w:r>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‘glm</w:t>
      </w:r>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proportion eclosion</w:t>
      </w:r>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‘glm’</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r w:rsidR="00362FD5" w:rsidRPr="00C70602">
        <w:rPr>
          <w:rFonts w:ascii="Times New Roman" w:hAnsi="Times New Roman" w:cs="Times New Roman"/>
          <w:i/>
          <w:iCs/>
          <w:sz w:val="24"/>
          <w:szCs w:val="24"/>
        </w:rPr>
        <w:t>Anova’</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(df)</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‘emmeans’</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r w:rsidR="000C7B89" w:rsidRPr="00C70602">
        <w:rPr>
          <w:rFonts w:ascii="Times New Roman" w:hAnsi="Times New Roman" w:cs="Times New Roman"/>
          <w:i/>
          <w:iCs/>
          <w:sz w:val="24"/>
          <w:szCs w:val="24"/>
        </w:rPr>
        <w:t>glht</w:t>
      </w:r>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w:t>
      </w:r>
      <w:r w:rsidR="003E2CAD" w:rsidRPr="00C70602">
        <w:rPr>
          <w:rFonts w:ascii="Times New Roman" w:hAnsi="Times New Roman" w:cs="Times New Roman"/>
          <w:sz w:val="24"/>
          <w:szCs w:val="24"/>
        </w:rPr>
        <w:lastRenderedPageBreak/>
        <w:t>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may have been missed by the Tukey test.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C70602">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C70602">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3E69F056" w:rsidR="00973D2C" w:rsidRPr="00C70602" w:rsidRDefault="002B0935" w:rsidP="00C70602">
      <w:pPr>
        <w:spacing w:after="0" w:line="480" w:lineRule="auto"/>
        <w:jc w:val="both"/>
        <w:rPr>
          <w:rFonts w:ascii="Times New Roman" w:hAnsi="Times New Roman" w:cs="Times New Roman"/>
          <w:sz w:val="24"/>
          <w:szCs w:val="24"/>
        </w:rPr>
      </w:pPr>
      <w:bookmarkStart w:id="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both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C70602">
      <w:pPr>
        <w:spacing w:after="0" w:line="480" w:lineRule="auto"/>
        <w:jc w:val="both"/>
        <w:rPr>
          <w:rFonts w:ascii="Times New Roman" w:hAnsi="Times New Roman" w:cs="Times New Roman"/>
          <w:sz w:val="24"/>
          <w:szCs w:val="24"/>
        </w:rPr>
      </w:pPr>
    </w:p>
    <w:p w14:paraId="013FA29E" w14:textId="504826DF" w:rsidR="0028425E" w:rsidRPr="00C70602" w:rsidRDefault="007F50AE" w:rsidP="00C70602">
      <w:pPr>
        <w:spacing w:after="0" w:line="480" w:lineRule="auto"/>
        <w:jc w:val="both"/>
        <w:rPr>
          <w:rFonts w:ascii="Times New Roman" w:hAnsi="Times New Roman" w:cs="Times New Roman"/>
          <w:sz w:val="24"/>
          <w:szCs w:val="24"/>
        </w:rPr>
      </w:pPr>
      <w:r>
        <w:rPr>
          <w:noProof/>
        </w:rPr>
        <w:lastRenderedPageBreak/>
        <w:drawing>
          <wp:inline distT="0" distB="0" distL="0" distR="0" wp14:anchorId="19F84790" wp14:editId="20EBEE1F">
            <wp:extent cx="5731510" cy="4615180"/>
            <wp:effectExtent l="0" t="0" r="2540" b="0"/>
            <wp:docPr id="1253746802"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6802" name="Picture 1" descr="A picture containing text, screenshot, diagram, display&#10;&#10;Description automatically generated"/>
                    <pic:cNvPicPr/>
                  </pic:nvPicPr>
                  <pic:blipFill>
                    <a:blip r:embed="rId9"/>
                    <a:stretch>
                      <a:fillRect/>
                    </a:stretch>
                  </pic:blipFill>
                  <pic:spPr>
                    <a:xfrm>
                      <a:off x="0" y="0"/>
                      <a:ext cx="5731510" cy="4615180"/>
                    </a:xfrm>
                    <a:prstGeom prst="rect">
                      <a:avLst/>
                    </a:prstGeom>
                  </pic:spPr>
                </pic:pic>
              </a:graphicData>
            </a:graphic>
          </wp:inline>
        </w:drawing>
      </w:r>
      <w:r w:rsidR="00B17D48" w:rsidRPr="00C70602" w:rsidDel="00B17D48">
        <w:rPr>
          <w:rFonts w:ascii="Times New Roman" w:hAnsi="Times New Roman" w:cs="Times New Roman"/>
          <w:noProof/>
        </w:rPr>
        <w:t xml:space="preserve"> </w:t>
      </w:r>
    </w:p>
    <w:bookmarkEnd w:id="20"/>
    <w:p w14:paraId="78DA79A8" w14:textId="78C7A68E" w:rsidR="006B695B" w:rsidRPr="00C70602" w:rsidRDefault="002149F1"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Brassica rapa</w:t>
      </w:r>
      <w:r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(BSFF</w:t>
      </w:r>
      <w:proofErr w:type="gramStart"/>
      <w:r w:rsidR="00CE59E2" w:rsidRPr="00C70602">
        <w:rPr>
          <w:rFonts w:ascii="Times New Roman" w:hAnsi="Times New Roman" w:cs="Times New Roman"/>
          <w:sz w:val="20"/>
          <w:szCs w:val="20"/>
          <w:lang w:val="en-US"/>
        </w:rPr>
        <w:t>)</w:t>
      </w:r>
      <w:proofErr w:type="gramEnd"/>
      <w:r w:rsidR="00CE59E2" w:rsidRPr="00C70602">
        <w:rPr>
          <w:rFonts w:ascii="Times New Roman" w:hAnsi="Times New Roman" w:cs="Times New Roman"/>
          <w:sz w:val="20"/>
          <w:szCs w:val="20"/>
          <w:lang w:val="en-US"/>
        </w:rPr>
        <w:t xml:space="preserve">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 xml:space="preserve">The </w:t>
      </w:r>
      <w:r w:rsidR="000931A6" w:rsidRPr="00C70602">
        <w:rPr>
          <w:rFonts w:ascii="Times New Roman" w:hAnsi="Times New Roman" w:cs="Times New Roman"/>
          <w:sz w:val="20"/>
          <w:szCs w:val="20"/>
          <w:lang w:val="en-US"/>
        </w:rPr>
        <w:t xml:space="preserve">hollow </w:t>
      </w:r>
      <w:r w:rsidR="00C65500" w:rsidRPr="00C70602">
        <w:rPr>
          <w:rFonts w:ascii="Times New Roman" w:hAnsi="Times New Roman" w:cs="Times New Roman"/>
          <w:sz w:val="20"/>
          <w:szCs w:val="20"/>
          <w:lang w:val="en-US"/>
        </w:rPr>
        <w:t>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838A2" w:rsidRPr="00C70602">
        <w:rPr>
          <w:rFonts w:ascii="Times New Roman" w:hAnsi="Times New Roman" w:cs="Times New Roman"/>
          <w:sz w:val="20"/>
          <w:szCs w:val="20"/>
          <w:lang w:val="en-US"/>
        </w:rPr>
        <w:t xml:space="preserve">The white square on each box represents the mean leaf area </w:t>
      </w:r>
      <w:r w:rsidR="00F150A4" w:rsidRPr="00C70602">
        <w:rPr>
          <w:rFonts w:ascii="Times New Roman" w:hAnsi="Times New Roman" w:cs="Times New Roman"/>
          <w:sz w:val="20"/>
          <w:szCs w:val="20"/>
          <w:lang w:val="en-US"/>
        </w:rPr>
        <w:t xml:space="preserve">per </w:t>
      </w:r>
      <w:r w:rsidR="00FD23F2" w:rsidRPr="00C70602">
        <w:rPr>
          <w:rFonts w:ascii="Times New Roman" w:hAnsi="Times New Roman" w:cs="Times New Roman"/>
          <w:sz w:val="20"/>
          <w:szCs w:val="20"/>
          <w:lang w:val="en-US"/>
        </w:rPr>
        <w:t>plant</w:t>
      </w:r>
      <w:r w:rsidR="002838A2"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352C4B" w:rsidRPr="00C70602">
        <w:rPr>
          <w:rFonts w:ascii="Times New Roman" w:hAnsi="Times New Roman" w:cs="Times New Roman"/>
          <w:sz w:val="20"/>
          <w:szCs w:val="20"/>
          <w:lang w:val="en-US"/>
        </w:rPr>
        <w:t>are significantly different</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C70602">
      <w:pPr>
        <w:spacing w:before="240" w:after="0" w:line="480" w:lineRule="auto"/>
        <w:jc w:val="both"/>
        <w:rPr>
          <w:rFonts w:ascii="Times New Roman" w:hAnsi="Times New Roman" w:cs="Times New Roman"/>
          <w:sz w:val="20"/>
          <w:szCs w:val="20"/>
          <w:lang w:val="en-US"/>
        </w:rPr>
      </w:pPr>
    </w:p>
    <w:p w14:paraId="5FC8870F" w14:textId="3737A321" w:rsidR="00DA2850"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1" w:name="_Hlk127816553"/>
      <w:r w:rsidRPr="00C70602">
        <w:rPr>
          <w:rFonts w:ascii="Times New Roman" w:hAnsi="Times New Roman" w:cs="Times New Roman"/>
          <w:sz w:val="24"/>
          <w:szCs w:val="24"/>
        </w:rPr>
        <w:t>raw BSFF or raw MWF</w:t>
      </w:r>
      <w:bookmarkEnd w:id="21"/>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xml:space="preserve">. However, over </w:t>
      </w:r>
      <w:r w:rsidR="00C10ABB" w:rsidRPr="00C70602">
        <w:rPr>
          <w:rFonts w:ascii="Times New Roman" w:hAnsi="Times New Roman" w:cs="Times New Roman"/>
          <w:sz w:val="24"/>
          <w:szCs w:val="24"/>
        </w:rPr>
        <w:lastRenderedPageBreak/>
        <w:t>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the difference in number of leaves between the MWF and NoFrass disappeared, while BSFF continued to exhibit a smaller number of leaves compared to both MWF and NoFrass</w:t>
      </w:r>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F1C5E" w:rsidRPr="00C70602">
        <w:rPr>
          <w:rFonts w:ascii="Times New Roman" w:hAnsi="Times New Roman" w:cs="Times New Roman"/>
          <w:sz w:val="24"/>
          <w:szCs w:val="24"/>
        </w:rPr>
        <w:t>When the experiment was r</w:t>
      </w:r>
      <w:r w:rsidR="00780C69" w:rsidRPr="00C70602">
        <w:rPr>
          <w:rFonts w:ascii="Times New Roman" w:hAnsi="Times New Roman" w:cs="Times New Roman"/>
          <w:sz w:val="24"/>
          <w:szCs w:val="24"/>
        </w:rPr>
        <w:t>epeat</w:t>
      </w:r>
      <w:r w:rsidR="009F1C5E" w:rsidRPr="00C70602">
        <w:rPr>
          <w:rFonts w:ascii="Times New Roman" w:hAnsi="Times New Roman" w:cs="Times New Roman"/>
          <w:sz w:val="24"/>
          <w:szCs w:val="24"/>
        </w:rPr>
        <w:t>ed</w:t>
      </w:r>
      <w:r w:rsidR="00780C69" w:rsidRPr="00C70602">
        <w:rPr>
          <w:rFonts w:ascii="Times New Roman" w:hAnsi="Times New Roman" w:cs="Times New Roman"/>
          <w:sz w:val="24"/>
          <w:szCs w:val="24"/>
        </w:rPr>
        <w:t xml:space="preserve"> under comparable conditions </w:t>
      </w:r>
      <w:r w:rsidR="009F1C5E" w:rsidRPr="00C70602">
        <w:rPr>
          <w:rFonts w:ascii="Times New Roman" w:hAnsi="Times New Roman" w:cs="Times New Roman"/>
          <w:sz w:val="24"/>
          <w:szCs w:val="24"/>
        </w:rPr>
        <w:t xml:space="preserve">resulted in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C70602">
      <w:pPr>
        <w:spacing w:after="0" w:line="480" w:lineRule="auto"/>
        <w:jc w:val="both"/>
        <w:rPr>
          <w:rFonts w:ascii="Times New Roman" w:hAnsi="Times New Roman" w:cs="Times New Roman"/>
          <w:sz w:val="18"/>
          <w:szCs w:val="18"/>
        </w:rPr>
      </w:pPr>
    </w:p>
    <w:p w14:paraId="7C2FDA08" w14:textId="721968AB" w:rsidR="00BC4B02"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C70602">
      <w:pPr>
        <w:spacing w:after="0" w:line="480" w:lineRule="auto"/>
        <w:jc w:val="both"/>
        <w:rPr>
          <w:rFonts w:ascii="Times New Roman" w:hAnsi="Times New Roman" w:cs="Times New Roman"/>
        </w:rPr>
      </w:pPr>
    </w:p>
    <w:p w14:paraId="3029DAC2" w14:textId="2D686506" w:rsidR="00813C46" w:rsidRPr="00C70602" w:rsidRDefault="008F11BA" w:rsidP="00C70602">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C70602">
      <w:pPr>
        <w:spacing w:after="0" w:line="480" w:lineRule="auto"/>
        <w:jc w:val="both"/>
        <w:rPr>
          <w:rFonts w:ascii="Times New Roman" w:hAnsi="Times New Roman" w:cs="Times New Roman"/>
          <w:sz w:val="24"/>
          <w:szCs w:val="24"/>
        </w:rPr>
      </w:pPr>
      <w:bookmarkStart w:id="22"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2"/>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C70602">
      <w:pPr>
        <w:spacing w:after="0" w:line="480" w:lineRule="auto"/>
        <w:jc w:val="both"/>
        <w:rPr>
          <w:rFonts w:ascii="Times New Roman" w:hAnsi="Times New Roman" w:cs="Times New Roman"/>
          <w:sz w:val="24"/>
          <w:szCs w:val="24"/>
        </w:rPr>
      </w:pPr>
    </w:p>
    <w:p w14:paraId="48512A7F" w14:textId="6FCF4119" w:rsidR="009D0294" w:rsidRPr="00C70602" w:rsidRDefault="009D0294" w:rsidP="00C70602">
      <w:pPr>
        <w:spacing w:after="0" w:line="480" w:lineRule="auto"/>
        <w:jc w:val="both"/>
        <w:rPr>
          <w:rFonts w:ascii="Times New Roman" w:hAnsi="Times New Roman" w:cs="Times New Roman"/>
          <w:sz w:val="24"/>
          <w:szCs w:val="24"/>
        </w:rPr>
      </w:pPr>
    </w:p>
    <w:p w14:paraId="7A066E50" w14:textId="7200C7FE" w:rsidR="0028425E" w:rsidRPr="00C70602" w:rsidRDefault="00807C0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23055C01" wp14:editId="1FA7483D">
            <wp:extent cx="4619048" cy="3933333"/>
            <wp:effectExtent l="0" t="0" r="0" b="0"/>
            <wp:docPr id="1490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1" name=""/>
                    <pic:cNvPicPr/>
                  </pic:nvPicPr>
                  <pic:blipFill>
                    <a:blip r:embed="rId10"/>
                    <a:stretch>
                      <a:fillRect/>
                    </a:stretch>
                  </pic:blipFill>
                  <pic:spPr>
                    <a:xfrm>
                      <a:off x="0" y="0"/>
                      <a:ext cx="4619048" cy="3933333"/>
                    </a:xfrm>
                    <a:prstGeom prst="rect">
                      <a:avLst/>
                    </a:prstGeom>
                  </pic:spPr>
                </pic:pic>
              </a:graphicData>
            </a:graphic>
          </wp:inline>
        </w:drawing>
      </w:r>
    </w:p>
    <w:p w14:paraId="21B28B2A" w14:textId="0AB93C04" w:rsidR="00F150A4" w:rsidRPr="00C70602" w:rsidRDefault="007A0AB4"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BSF frass (BSFF</w:t>
      </w:r>
      <w:proofErr w:type="gramStart"/>
      <w:r w:rsidR="00847223" w:rsidRPr="00C70602">
        <w:rPr>
          <w:sz w:val="20"/>
          <w:szCs w:val="20"/>
          <w:lang w:val="en-US"/>
        </w:rPr>
        <w:t>)</w:t>
      </w:r>
      <w:proofErr w:type="gramEnd"/>
      <w:r w:rsidR="00847223" w:rsidRPr="00C70602">
        <w:rPr>
          <w:sz w:val="20"/>
          <w:szCs w:val="20"/>
          <w:lang w:val="en-US"/>
        </w:rPr>
        <w:t xml:space="preserve">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3" w:name="_Hlk119317419"/>
      <w:r w:rsidR="00A30A8D"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646AB6" w:rsidRPr="00C70602">
        <w:rPr>
          <w:sz w:val="20"/>
          <w:szCs w:val="20"/>
          <w:lang w:val="en-US"/>
        </w:rPr>
        <w:t>. The dots beyond the whiskers represent outliers</w:t>
      </w:r>
      <w:r w:rsidR="00FD23F2" w:rsidRPr="00C70602">
        <w:rPr>
          <w:sz w:val="20"/>
          <w:szCs w:val="20"/>
          <w:lang w:val="en-US"/>
        </w:rPr>
        <w:t xml:space="preserve">. The white square on each box represents the mean </w:t>
      </w:r>
      <w:r w:rsidR="006178CE" w:rsidRPr="00C70602">
        <w:rPr>
          <w:sz w:val="20"/>
          <w:szCs w:val="20"/>
          <w:lang w:val="en-US"/>
        </w:rPr>
        <w:t>larval</w:t>
      </w:r>
      <w:r w:rsidR="0018347C" w:rsidRPr="00C70602">
        <w:rPr>
          <w:sz w:val="20"/>
          <w:szCs w:val="20"/>
          <w:lang w:val="en-US"/>
        </w:rPr>
        <w:t xml:space="preserve"> </w:t>
      </w:r>
      <w:r w:rsidR="00FD23F2" w:rsidRPr="00C70602">
        <w:rPr>
          <w:sz w:val="20"/>
          <w:szCs w:val="20"/>
          <w:lang w:val="en-US"/>
        </w:rPr>
        <w:t xml:space="preserve">survival per plant.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that had each been infested with 10 larvae</w:t>
      </w:r>
      <w:r w:rsidR="00847223" w:rsidRPr="00C70602">
        <w:rPr>
          <w:sz w:val="20"/>
          <w:szCs w:val="20"/>
          <w:lang w:val="en-US"/>
        </w:rPr>
        <w:t>. Boxes with different letters are significantly different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3"/>
    <w:p w14:paraId="7D13969E" w14:textId="5254567E" w:rsidR="005E29EC" w:rsidRPr="00C70602" w:rsidRDefault="005E29EC" w:rsidP="00C70602">
      <w:pPr>
        <w:pStyle w:val="NormalWeb"/>
        <w:spacing w:before="0" w:beforeAutospacing="0" w:after="0" w:afterAutospacing="0" w:line="480" w:lineRule="auto"/>
        <w:jc w:val="both"/>
      </w:pPr>
    </w:p>
    <w:p w14:paraId="3EA11C82" w14:textId="28AC5BDA" w:rsidR="005E29EC" w:rsidRPr="00C70602" w:rsidRDefault="004B57A1" w:rsidP="00C70602">
      <w:pPr>
        <w:spacing w:after="0" w:line="480" w:lineRule="auto"/>
        <w:jc w:val="both"/>
        <w:rPr>
          <w:rFonts w:ascii="Times New Roman" w:hAnsi="Times New Roman" w:cs="Times New Roman"/>
          <w:b/>
          <w:bCs/>
          <w:sz w:val="24"/>
          <w:szCs w:val="24"/>
        </w:rPr>
      </w:pPr>
      <w:bookmarkStart w:id="24" w:name="_Hlk133500535"/>
      <w:r w:rsidRPr="00C70602">
        <w:rPr>
          <w:rFonts w:ascii="Times New Roman" w:hAnsi="Times New Roman" w:cs="Times New Roman"/>
          <w:b/>
          <w:bCs/>
          <w:sz w:val="24"/>
          <w:szCs w:val="24"/>
        </w:rPr>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4"/>
    <w:p w14:paraId="08870395" w14:textId="7BF112E6" w:rsidR="005E29EC" w:rsidRPr="00C70602" w:rsidRDefault="000A6C1E" w:rsidP="00C70602">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df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5" w:name="_Hlk127447483"/>
      <w:r w:rsidR="00501A33" w:rsidRPr="00C70602">
        <w:t>W</w:t>
      </w:r>
      <w:r w:rsidR="00AF5304" w:rsidRPr="00C70602">
        <w:t xml:space="preserve">hen the </w:t>
      </w:r>
      <w:r w:rsidR="00AF5304" w:rsidRPr="00C70602">
        <w:lastRenderedPageBreak/>
        <w:t>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df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5"/>
    </w:p>
    <w:p w14:paraId="3D7167C1" w14:textId="5B9633F1" w:rsidR="00EB0397" w:rsidRPr="00C70602" w:rsidRDefault="00EB0397" w:rsidP="00C70602">
      <w:pPr>
        <w:pStyle w:val="NormalWeb"/>
        <w:spacing w:before="0" w:beforeAutospacing="0" w:after="0" w:afterAutospacing="0" w:line="480" w:lineRule="auto"/>
        <w:jc w:val="both"/>
        <w:rPr>
          <w:sz w:val="12"/>
          <w:szCs w:val="12"/>
        </w:rPr>
      </w:pPr>
    </w:p>
    <w:p w14:paraId="330274D9" w14:textId="2686272D" w:rsidR="007A0AB4" w:rsidRPr="00C70602" w:rsidRDefault="00727342" w:rsidP="00C70602">
      <w:pPr>
        <w:pStyle w:val="NormalWeb"/>
        <w:spacing w:before="0" w:beforeAutospacing="0" w:after="0" w:afterAutospacing="0" w:line="480" w:lineRule="auto"/>
        <w:jc w:val="both"/>
      </w:pPr>
      <w:r w:rsidRPr="00C70602">
        <w:t xml:space="preserve"> </w:t>
      </w:r>
      <w:r w:rsidR="00362B8E" w:rsidRPr="00C70602">
        <w:rPr>
          <w:noProof/>
        </w:rPr>
        <w:drawing>
          <wp:inline distT="0" distB="0" distL="0" distR="0" wp14:anchorId="20E05289" wp14:editId="58CB167A">
            <wp:extent cx="4619048" cy="3933333"/>
            <wp:effectExtent l="0" t="0" r="0" b="0"/>
            <wp:docPr id="19734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064" name=""/>
                    <pic:cNvPicPr/>
                  </pic:nvPicPr>
                  <pic:blipFill>
                    <a:blip r:embed="rId11"/>
                    <a:stretch>
                      <a:fillRect/>
                    </a:stretch>
                  </pic:blipFill>
                  <pic:spPr>
                    <a:xfrm>
                      <a:off x="0" y="0"/>
                      <a:ext cx="4619048" cy="3933333"/>
                    </a:xfrm>
                    <a:prstGeom prst="rect">
                      <a:avLst/>
                    </a:prstGeom>
                  </pic:spPr>
                </pic:pic>
              </a:graphicData>
            </a:graphic>
          </wp:inline>
        </w:drawing>
      </w:r>
    </w:p>
    <w:p w14:paraId="7F8D9897" w14:textId="19DF27BB" w:rsidR="00274E26" w:rsidRPr="00C70602" w:rsidRDefault="007D46CE" w:rsidP="00C70602">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proofErr w:type="gramStart"/>
      <w:r w:rsidR="00AA40F8" w:rsidRPr="00C70602">
        <w:rPr>
          <w:sz w:val="20"/>
          <w:szCs w:val="20"/>
          <w:lang w:val="en-US"/>
        </w:rPr>
        <w:t>)</w:t>
      </w:r>
      <w:proofErr w:type="gramEnd"/>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The white square on each box represents the mean pupal </w:t>
      </w:r>
      <w:r w:rsidR="00762C64" w:rsidRPr="00C70602">
        <w:rPr>
          <w:sz w:val="20"/>
          <w:szCs w:val="20"/>
          <w:lang w:val="en-US"/>
        </w:rPr>
        <w:t>biomass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pupae </w:t>
      </w:r>
      <w:r w:rsidR="00AA7760" w:rsidRPr="00C70602">
        <w:rPr>
          <w:sz w:val="20"/>
          <w:szCs w:val="20"/>
          <w:lang w:val="en-US"/>
        </w:rPr>
        <w:t xml:space="preserve">sample size </w:t>
      </w:r>
      <w:r w:rsidR="00274E26" w:rsidRPr="00C70602">
        <w:rPr>
          <w:sz w:val="20"/>
          <w:szCs w:val="20"/>
          <w:lang w:val="en-US"/>
        </w:rPr>
        <w:t>per treatment. Boxes with different letters are significantly different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C70602">
      <w:pPr>
        <w:pStyle w:val="NormalWeb"/>
        <w:spacing w:before="0" w:beforeAutospacing="0" w:after="0" w:afterAutospacing="0" w:line="480" w:lineRule="auto"/>
        <w:jc w:val="both"/>
        <w:rPr>
          <w:lang w:val="en-US"/>
        </w:rPr>
      </w:pPr>
    </w:p>
    <w:p w14:paraId="67743898" w14:textId="62F19387" w:rsidR="00BD242A" w:rsidRPr="00C70602" w:rsidRDefault="00FB7605" w:rsidP="00C70602">
      <w:pPr>
        <w:spacing w:after="0" w:line="480" w:lineRule="auto"/>
        <w:jc w:val="both"/>
        <w:rPr>
          <w:rFonts w:ascii="Times New Roman" w:hAnsi="Times New Roman" w:cs="Times New Roman"/>
          <w:b/>
          <w:bCs/>
          <w:sz w:val="24"/>
          <w:szCs w:val="24"/>
        </w:rPr>
      </w:pPr>
      <w:bookmarkStart w:id="26"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6"/>
    <w:p w14:paraId="72E251AD" w14:textId="193886D0" w:rsidR="008B0F3D" w:rsidRPr="00C70602" w:rsidRDefault="00AF1BEE"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w:t>
      </w:r>
      <w:r w:rsidR="00A72BF2" w:rsidRPr="00C70602">
        <w:rPr>
          <w:rFonts w:ascii="Times New Roman" w:hAnsi="Times New Roman" w:cs="Times New Roman"/>
          <w:sz w:val="24"/>
          <w:szCs w:val="24"/>
        </w:rPr>
        <w:lastRenderedPageBreak/>
        <w:t>in a significantly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 xml:space="preserve">was </w:t>
      </w:r>
      <w:proofErr w:type="gramStart"/>
      <w:r w:rsidR="005F2FCD" w:rsidRPr="00C70602">
        <w:rPr>
          <w:rFonts w:ascii="Times New Roman" w:hAnsi="Times New Roman" w:cs="Times New Roman"/>
          <w:sz w:val="24"/>
          <w:szCs w:val="24"/>
        </w:rPr>
        <w:t>similar to</w:t>
      </w:r>
      <w:proofErr w:type="gramEnd"/>
      <w:r w:rsidR="005F2FCD" w:rsidRPr="00C70602">
        <w:rPr>
          <w:rFonts w:ascii="Times New Roman" w:hAnsi="Times New Roman" w:cs="Times New Roman"/>
          <w:sz w:val="24"/>
          <w:szCs w:val="24"/>
        </w:rPr>
        <w:t xml:space="preserve">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pattern </w:t>
      </w:r>
      <w:r w:rsidR="000A6C1E" w:rsidRPr="00C70602">
        <w:rPr>
          <w:rFonts w:ascii="Times New Roman" w:hAnsi="Times New Roman" w:cs="Times New Roman"/>
          <w:sz w:val="24"/>
          <w:szCs w:val="24"/>
        </w:rPr>
        <w:t xml:space="preserve">of emergence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eclose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6CA5C851" w:rsidR="00EA7514" w:rsidRPr="00C70602" w:rsidRDefault="007E5826" w:rsidP="00C70602">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C70602">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235D8749" w14:textId="7DBBAB12" w:rsidR="00934CE5" w:rsidRPr="00C70602" w:rsidRDefault="008660A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00B112C4" w14:textId="2825C9AE" w:rsidR="00F17333" w:rsidRPr="00C70602" w:rsidRDefault="00F17333" w:rsidP="00C70602">
      <w:pPr>
        <w:spacing w:line="480" w:lineRule="auto"/>
        <w:jc w:val="both"/>
        <w:rPr>
          <w:rFonts w:ascii="Times New Roman" w:hAnsi="Times New Roman" w:cs="Times New Roman"/>
          <w:sz w:val="24"/>
          <w:szCs w:val="24"/>
        </w:rPr>
      </w:pPr>
    </w:p>
    <w:p w14:paraId="172F137C" w14:textId="7AD8261A" w:rsidR="00446394" w:rsidRPr="00C70602" w:rsidRDefault="0019073F"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513AB260" wp14:editId="53D9DB53">
            <wp:extent cx="4619048" cy="3933333"/>
            <wp:effectExtent l="0" t="0" r="0" b="0"/>
            <wp:docPr id="1728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9073" name=""/>
                    <pic:cNvPicPr/>
                  </pic:nvPicPr>
                  <pic:blipFill>
                    <a:blip r:embed="rId12"/>
                    <a:stretch>
                      <a:fillRect/>
                    </a:stretch>
                  </pic:blipFill>
                  <pic:spPr>
                    <a:xfrm>
                      <a:off x="0" y="0"/>
                      <a:ext cx="4619048" cy="3933333"/>
                    </a:xfrm>
                    <a:prstGeom prst="rect">
                      <a:avLst/>
                    </a:prstGeom>
                  </pic:spPr>
                </pic:pic>
              </a:graphicData>
            </a:graphic>
          </wp:inline>
        </w:drawing>
      </w:r>
    </w:p>
    <w:p w14:paraId="47047197" w14:textId="4EB3092D" w:rsidR="00905ED6" w:rsidRPr="00C70602" w:rsidRDefault="00905ED6" w:rsidP="00C70602">
      <w:pPr>
        <w:pStyle w:val="NormalWeb"/>
        <w:spacing w:before="0" w:beforeAutospacing="0" w:after="0" w:afterAutospacing="0" w:line="480" w:lineRule="auto"/>
        <w:jc w:val="both"/>
        <w:rPr>
          <w:sz w:val="20"/>
          <w:szCs w:val="20"/>
          <w:lang w:val="en-US"/>
        </w:rPr>
      </w:pPr>
      <w:bookmarkStart w:id="27" w:name="_Hlk127451932"/>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w:t>
      </w:r>
      <w:proofErr w:type="gramStart"/>
      <w:r w:rsidR="00223B38" w:rsidRPr="00C70602">
        <w:rPr>
          <w:rFonts w:eastAsiaTheme="minorEastAsia"/>
          <w:color w:val="000000" w:themeColor="text1"/>
          <w:kern w:val="24"/>
          <w:sz w:val="20"/>
          <w:szCs w:val="20"/>
          <w:lang w:val="en-US"/>
        </w:rPr>
        <w:t>)</w:t>
      </w:r>
      <w:proofErr w:type="gramEnd"/>
      <w:r w:rsidR="00223B38" w:rsidRPr="00C70602">
        <w:rPr>
          <w:rFonts w:eastAsiaTheme="minorEastAsia"/>
          <w:color w:val="000000" w:themeColor="text1"/>
          <w:kern w:val="24"/>
          <w:sz w:val="20"/>
          <w:szCs w:val="20"/>
          <w:lang w:val="en-US"/>
        </w:rPr>
        <w:t xml:space="preserve">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The white square on each box represents the </w:t>
      </w:r>
      <w:r w:rsidR="00635767" w:rsidRPr="00C70602">
        <w:rPr>
          <w:sz w:val="20"/>
          <w:szCs w:val="20"/>
          <w:lang w:val="en-US"/>
        </w:rPr>
        <w:t xml:space="preserve">mean larval survival </w:t>
      </w:r>
      <w:r w:rsidRPr="00C70602">
        <w:rPr>
          <w:sz w:val="20"/>
          <w:szCs w:val="20"/>
          <w:lang w:val="en-US"/>
        </w:rPr>
        <w:t xml:space="preserve">per plant. Data were analysed by generalised linear models (GLM). </w:t>
      </w:r>
      <w:bookmarkStart w:id="28" w:name="_Hlk138900017"/>
      <w:r w:rsidRPr="00C70602">
        <w:rPr>
          <w:sz w:val="20"/>
          <w:szCs w:val="20"/>
          <w:lang w:val="en-US"/>
        </w:rPr>
        <w:t xml:space="preserve">n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10 larvae</w:t>
      </w:r>
      <w:bookmarkEnd w:id="28"/>
      <w:r w:rsidRPr="00C70602">
        <w:rPr>
          <w:sz w:val="20"/>
          <w:szCs w:val="20"/>
          <w:lang w:val="en-US"/>
        </w:rPr>
        <w:t>. Boxes with different letters are significantly different (</w:t>
      </w:r>
      <w:r w:rsidRPr="00C70602">
        <w:rPr>
          <w:color w:val="1C1D1E"/>
          <w:sz w:val="20"/>
          <w:szCs w:val="20"/>
          <w:shd w:val="clear" w:color="auto" w:fill="FFFFFF"/>
        </w:rPr>
        <w:t xml:space="preserve">Tukey's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bookmarkEnd w:id="27"/>
    <w:p w14:paraId="725C434E" w14:textId="77777777" w:rsidR="00077028" w:rsidRPr="00C70602" w:rsidRDefault="00077028" w:rsidP="00C70602">
      <w:pPr>
        <w:pStyle w:val="NormalWeb"/>
        <w:spacing w:before="0" w:beforeAutospacing="0" w:after="0" w:afterAutospacing="0" w:line="480" w:lineRule="auto"/>
        <w:jc w:val="both"/>
        <w:rPr>
          <w:sz w:val="20"/>
          <w:szCs w:val="20"/>
          <w:lang w:val="en-US"/>
        </w:rPr>
      </w:pPr>
    </w:p>
    <w:p w14:paraId="4F3F2B40" w14:textId="7BF830C5" w:rsidR="009F3D15" w:rsidRPr="00C70602" w:rsidRDefault="009F3D15"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6E9AA4C0" w:rsidR="000C1B6B" w:rsidRPr="00C70602" w:rsidRDefault="009F3D1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w:t>
      </w:r>
      <w:r w:rsidR="0035343A" w:rsidRPr="00C70602">
        <w:rPr>
          <w:rFonts w:ascii="Times New Roman" w:hAnsi="Times New Roman" w:cs="Times New Roman"/>
          <w:sz w:val="24"/>
          <w:szCs w:val="24"/>
        </w:rPr>
        <w:t>,</w:t>
      </w:r>
      <w:r w:rsidR="009579D9"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29"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29"/>
      <w:r w:rsidRPr="00C70602">
        <w:rPr>
          <w:rFonts w:ascii="Times New Roman" w:hAnsi="Times New Roman" w:cs="Times New Roman"/>
          <w:sz w:val="24"/>
          <w:szCs w:val="24"/>
        </w:rPr>
        <w:lastRenderedPageBreak/>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0" w:name="_Hlk127784575"/>
    </w:p>
    <w:p w14:paraId="1D00C9C3" w14:textId="352369B5"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mean leaf area</w:t>
      </w:r>
      <w:r w:rsidR="0091333E" w:rsidRPr="00C70602">
        <w:rPr>
          <w:rFonts w:ascii="Times New Roman" w:hAnsi="Times New Roman" w:cs="Times New Roman"/>
          <w:sz w:val="24"/>
          <w:szCs w:val="24"/>
        </w:rPr>
        <w:t xml:space="preserve">, which was significantly different from </w:t>
      </w:r>
      <w:r w:rsidR="008C0868" w:rsidRPr="00C70602">
        <w:rPr>
          <w:rFonts w:ascii="Times New Roman" w:hAnsi="Times New Roman" w:cs="Times New Roman"/>
          <w:sz w:val="24"/>
          <w:szCs w:val="24"/>
        </w:rPr>
        <w:t xml:space="preserve">plants grown in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days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0"/>
    </w:p>
    <w:p w14:paraId="5D51944F" w14:textId="77777777" w:rsidR="007B6B5E" w:rsidRPr="00C70602" w:rsidRDefault="007B6B5E" w:rsidP="00C70602">
      <w:pPr>
        <w:spacing w:after="0" w:line="480" w:lineRule="auto"/>
        <w:jc w:val="both"/>
        <w:rPr>
          <w:rFonts w:ascii="Times New Roman" w:hAnsi="Times New Roman" w:cs="Times New Roman"/>
          <w:sz w:val="24"/>
          <w:szCs w:val="24"/>
        </w:rPr>
      </w:pPr>
    </w:p>
    <w:p w14:paraId="1CFBD8DA" w14:textId="2B2950D7" w:rsidR="00591C05" w:rsidRPr="00C70602" w:rsidRDefault="00991EB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all 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df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1"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df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df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31"/>
    </w:p>
    <w:p w14:paraId="2C5E4499" w14:textId="77777777" w:rsidR="00591C05" w:rsidRPr="00C70602" w:rsidRDefault="00591C05" w:rsidP="00C70602">
      <w:pPr>
        <w:spacing w:after="0" w:line="480" w:lineRule="auto"/>
        <w:jc w:val="both"/>
        <w:rPr>
          <w:rFonts w:ascii="Times New Roman" w:hAnsi="Times New Roman" w:cs="Times New Roman"/>
          <w:sz w:val="24"/>
          <w:szCs w:val="24"/>
        </w:rPr>
      </w:pPr>
    </w:p>
    <w:p w14:paraId="49254493" w14:textId="43DD383B"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1E59525" w:rsidR="00085E71" w:rsidRPr="00C70602" w:rsidRDefault="00F0310C"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69913FC2" wp14:editId="522DA427">
            <wp:extent cx="5731510" cy="5095875"/>
            <wp:effectExtent l="0" t="0" r="2540" b="9525"/>
            <wp:docPr id="51424432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4325" name="Picture 1" descr="A picture containing text, screenshot, diagram, number&#10;&#10;Description automatically generated"/>
                    <pic:cNvPicPr/>
                  </pic:nvPicPr>
                  <pic:blipFill>
                    <a:blip r:embed="rId13"/>
                    <a:stretch>
                      <a:fillRect/>
                    </a:stretch>
                  </pic:blipFill>
                  <pic:spPr>
                    <a:xfrm>
                      <a:off x="0" y="0"/>
                      <a:ext cx="5731510" cy="5095875"/>
                    </a:xfrm>
                    <a:prstGeom prst="rect">
                      <a:avLst/>
                    </a:prstGeom>
                  </pic:spPr>
                </pic:pic>
              </a:graphicData>
            </a:graphic>
          </wp:inline>
        </w:drawing>
      </w:r>
    </w:p>
    <w:p w14:paraId="6A18B52E" w14:textId="6AA921A8" w:rsidR="00FE7109" w:rsidRPr="00C70602" w:rsidRDefault="00FE7109" w:rsidP="002D1F08">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hollow dots beyond the whiskers represent outliers. </w:t>
      </w:r>
      <w:r w:rsidRPr="00C70602">
        <w:rPr>
          <w:rFonts w:ascii="Times New Roman" w:hAnsi="Times New Roman" w:cs="Times New Roman"/>
          <w:sz w:val="20"/>
          <w:szCs w:val="20"/>
          <w:lang w:val="en-US"/>
        </w:rPr>
        <w:t xml:space="preserve">The white square on each box represents the mean leaf area per plant. 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are significantly different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07B4F0A9" w14:textId="6363E9AB" w:rsidR="00A21EF4" w:rsidRDefault="00A21EF4" w:rsidP="000D5B84">
      <w:pPr>
        <w:spacing w:after="0" w:line="480" w:lineRule="auto"/>
        <w:jc w:val="both"/>
        <w:rPr>
          <w:rFonts w:ascii="Times New Roman" w:hAnsi="Times New Roman" w:cs="Times New Roman"/>
          <w:sz w:val="20"/>
          <w:szCs w:val="20"/>
          <w:lang w:val="en-US"/>
        </w:rPr>
      </w:pPr>
    </w:p>
    <w:p w14:paraId="6BCC1D99" w14:textId="62C352FC" w:rsidR="000D5B84" w:rsidRPr="00C70602" w:rsidRDefault="000D5B84" w:rsidP="002D1F08">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7A537612" wp14:editId="0AFFC40C">
            <wp:extent cx="5731510" cy="5097145"/>
            <wp:effectExtent l="0" t="0" r="2540" b="8255"/>
            <wp:docPr id="12902777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775" name="Picture 1" descr="A picture containing text, screenshot, diagram, number&#10;&#10;Description automatically generated"/>
                    <pic:cNvPicPr/>
                  </pic:nvPicPr>
                  <pic:blipFill>
                    <a:blip r:embed="rId14"/>
                    <a:stretch>
                      <a:fillRect/>
                    </a:stretch>
                  </pic:blipFill>
                  <pic:spPr>
                    <a:xfrm>
                      <a:off x="0" y="0"/>
                      <a:ext cx="5731510" cy="5097145"/>
                    </a:xfrm>
                    <a:prstGeom prst="rect">
                      <a:avLst/>
                    </a:prstGeom>
                  </pic:spPr>
                </pic:pic>
              </a:graphicData>
            </a:graphic>
          </wp:inline>
        </w:drawing>
      </w:r>
    </w:p>
    <w:p w14:paraId="3ADE2AFC" w14:textId="3B6A63E6" w:rsidR="00A21EF4" w:rsidRPr="00C70602" w:rsidRDefault="00F35D14"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Frass samples were composted for 38 days in plastic boxes and air-dried for 18 days. The resulting compost was pulverized and added to the soil.</w:t>
      </w:r>
      <w:r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C254C" w:rsidRPr="00C70602">
        <w:rPr>
          <w:rFonts w:ascii="Times New Roman" w:hAnsi="Times New Roman" w:cs="Times New Roman"/>
          <w:sz w:val="20"/>
          <w:szCs w:val="20"/>
          <w:lang w:val="en-US"/>
        </w:rPr>
        <w:t xml:space="preserve">. The hollow dots beyond the whiskers represent outliers. </w:t>
      </w:r>
      <w:r w:rsidR="00A21EF4" w:rsidRPr="00C70602">
        <w:rPr>
          <w:rFonts w:ascii="Times New Roman" w:hAnsi="Times New Roman" w:cs="Times New Roman"/>
          <w:sz w:val="20"/>
          <w:szCs w:val="20"/>
          <w:lang w:val="en-US"/>
        </w:rPr>
        <w:t>The white square on each box represents the mean leaf area per plant. 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Boxes with different letters are significantly different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Pr="00C70602" w:rsidRDefault="00AA40F8" w:rsidP="00C70602">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EA28440" w:rsidR="00D266AF" w:rsidRPr="00C70602" w:rsidRDefault="00D32F8E" w:rsidP="00C70602">
      <w:pPr>
        <w:spacing w:after="0" w:line="480" w:lineRule="auto"/>
        <w:jc w:val="both"/>
        <w:rPr>
          <w:rFonts w:ascii="Times New Roman" w:hAnsi="Times New Roman" w:cs="Times New Roman"/>
          <w:sz w:val="24"/>
          <w:szCs w:val="24"/>
        </w:rPr>
      </w:pPr>
      <w:bookmarkStart w:id="32"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eclosion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significantly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746A95" w:rsidRPr="00C70602">
        <w:rPr>
          <w:rFonts w:ascii="Times New Roman" w:hAnsi="Times New Roman" w:cs="Times New Roman"/>
          <w:sz w:val="24"/>
          <w:szCs w:val="24"/>
        </w:rPr>
        <w:t xml:space="preserve">Similarly,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974AB5" w:rsidRPr="00C70602">
        <w:rPr>
          <w:rFonts w:ascii="Times New Roman" w:hAnsi="Times New Roman" w:cs="Times New Roman"/>
          <w:sz w:val="24"/>
          <w:szCs w:val="24"/>
        </w:rPr>
        <w:t>.</w:t>
      </w:r>
    </w:p>
    <w:p w14:paraId="52B0636C" w14:textId="77777777" w:rsidR="00D266AF" w:rsidRPr="00C70602" w:rsidRDefault="00D266AF" w:rsidP="00C70602">
      <w:pPr>
        <w:spacing w:after="0" w:line="480" w:lineRule="auto"/>
        <w:jc w:val="both"/>
        <w:rPr>
          <w:rFonts w:ascii="Times New Roman" w:hAnsi="Times New Roman" w:cs="Times New Roman"/>
          <w:sz w:val="24"/>
          <w:szCs w:val="24"/>
        </w:rPr>
      </w:pPr>
    </w:p>
    <w:bookmarkEnd w:id="32"/>
    <w:p w14:paraId="6F101313" w14:textId="67B9FC34" w:rsidR="006627EF" w:rsidRPr="00C70602" w:rsidRDefault="005361C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Insect frass effects vary with plant species, insect species, and over time. The</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sz w:val="24"/>
          <w:szCs w:val="24"/>
        </w:rPr>
        <w:lastRenderedPageBreak/>
        <w:t xml:space="preserve">application of </w:t>
      </w:r>
      <w:r w:rsidR="002A3C26" w:rsidRPr="00C70602">
        <w:rPr>
          <w:rFonts w:ascii="Times New Roman" w:hAnsi="Times New Roman" w:cs="Times New Roman"/>
          <w:sz w:val="24"/>
          <w:szCs w:val="24"/>
        </w:rPr>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However, when frass was applied in combination with a synthetic N-P-K fertili</w:t>
      </w:r>
      <w:r w:rsidR="00695027" w:rsidRPr="00C70602">
        <w:rPr>
          <w:rFonts w:ascii="Times New Roman" w:hAnsi="Times New Roman" w:cs="Times New Roman"/>
          <w:sz w:val="24"/>
          <w:szCs w:val="24"/>
        </w:rPr>
        <w:t>s</w:t>
      </w:r>
      <w:r w:rsidR="00480275" w:rsidRPr="00C70602">
        <w:rPr>
          <w:rFonts w:ascii="Times New Roman" w:hAnsi="Times New Roman" w:cs="Times New Roman"/>
          <w:sz w:val="24"/>
          <w:szCs w:val="24"/>
        </w:rPr>
        <w:t xml:space="preserve">er, </w:t>
      </w:r>
      <w:r w:rsidR="0042378C" w:rsidRPr="00C70602">
        <w:rPr>
          <w:rFonts w:ascii="Times New Roman" w:hAnsi="Times New Roman" w:cs="Times New Roman"/>
          <w:sz w:val="24"/>
          <w:szCs w:val="24"/>
        </w:rPr>
        <w:t xml:space="preserve">both 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2A3C26" w:rsidRPr="00C70602">
        <w:rPr>
          <w:rFonts w:ascii="Times New Roman" w:hAnsi="Times New Roman" w:cs="Times New Roman"/>
          <w:sz w:val="24"/>
          <w:szCs w:val="24"/>
        </w:rPr>
        <w:t xml:space="preserve">bigger leaf area, and higher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C70602">
      <w:pPr>
        <w:spacing w:after="0" w:line="480" w:lineRule="auto"/>
        <w:jc w:val="both"/>
        <w:rPr>
          <w:rFonts w:ascii="Times New Roman" w:hAnsi="Times New Roman" w:cs="Times New Roman"/>
          <w:sz w:val="24"/>
          <w:szCs w:val="24"/>
        </w:rPr>
      </w:pPr>
    </w:p>
    <w:p w14:paraId="7A5EFCAE" w14:textId="35E9CF9E" w:rsidR="00226B77" w:rsidRPr="00C70602" w:rsidRDefault="00CB3D1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are toxic to plants.</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heavily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nd confirmed by Van Looveren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h slightly reduced total microbial counts without affecting bacterial endospores. However, it successfully eliminated detectable amounts of foodborne pathogens (Salmonella, Clostridium perfringens, and Enterobacteriaceae) when introduced to the frass. Hence, this heat treatment appears suitable for ensuring the </w:t>
      </w:r>
      <w:r w:rsidR="00C018EA" w:rsidRPr="00C70602">
        <w:rPr>
          <w:rFonts w:ascii="Times New Roman" w:hAnsi="Times New Roman" w:cs="Times New Roman"/>
          <w:sz w:val="24"/>
          <w:szCs w:val="24"/>
        </w:rPr>
        <w:lastRenderedPageBreak/>
        <w:t xml:space="preserve">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C70602">
        <w:rPr>
          <w:rFonts w:ascii="Times New Roman" w:hAnsi="Times New Roman" w:cs="Times New Roman"/>
          <w:i/>
          <w:iCs/>
          <w:sz w:val="24"/>
          <w:szCs w:val="24"/>
        </w:rPr>
        <w:t>B. rapa</w:t>
      </w:r>
      <w:r w:rsidR="0063469F" w:rsidRPr="00C70602">
        <w:rPr>
          <w:rFonts w:ascii="Times New Roman" w:hAnsi="Times New Roman" w:cs="Times New Roman"/>
          <w:sz w:val="24"/>
          <w:szCs w:val="24"/>
        </w:rPr>
        <w:t xml:space="preserve"> plants, particularly in terms of 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other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C70602">
      <w:pPr>
        <w:spacing w:after="0" w:line="480" w:lineRule="auto"/>
        <w:jc w:val="both"/>
        <w:rPr>
          <w:rFonts w:ascii="Times New Roman" w:hAnsi="Times New Roman" w:cs="Times New Roman"/>
          <w:sz w:val="24"/>
          <w:szCs w:val="24"/>
        </w:rPr>
      </w:pPr>
    </w:p>
    <w:p w14:paraId="60CAB438" w14:textId="6E04C204" w:rsidR="00BD4AEA" w:rsidRPr="00C70602" w:rsidRDefault="00D1720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346F83" w:rsidRPr="00C70602">
        <w:rPr>
          <w:rFonts w:ascii="Times New Roman" w:hAnsi="Times New Roman" w:cs="Times New Roman"/>
          <w:sz w:val="24"/>
          <w:szCs w:val="24"/>
        </w:rPr>
        <w:t xml:space="preserve">resulted in a </w:t>
      </w:r>
      <w:r w:rsidR="00381D08" w:rsidRPr="00C70602">
        <w:rPr>
          <w:rFonts w:ascii="Times New Roman" w:hAnsi="Times New Roman" w:cs="Times New Roman"/>
          <w:sz w:val="24"/>
          <w:szCs w:val="24"/>
        </w:rPr>
        <w:t xml:space="preserve">significant decrease in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resulted in the highest </w:t>
      </w:r>
      <w:r w:rsidR="00DE0381" w:rsidRPr="00C70602">
        <w:rPr>
          <w:rFonts w:ascii="Times New Roman" w:hAnsi="Times New Roman" w:cs="Times New Roman"/>
          <w:sz w:val="24"/>
          <w:szCs w:val="24"/>
        </w:rPr>
        <w:t xml:space="preserve">pupal </w:t>
      </w:r>
      <w:r w:rsidR="004A0C68" w:rsidRPr="00C70602">
        <w:rPr>
          <w:rFonts w:ascii="Times New Roman" w:hAnsi="Times New Roman" w:cs="Times New Roman"/>
          <w:sz w:val="24"/>
          <w:szCs w:val="24"/>
        </w:rPr>
        <w:t>biomass</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as a pest control method 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 xml:space="preserve">the </w:t>
      </w:r>
      <w:proofErr w:type="gramStart"/>
      <w:r w:rsidR="0067210A" w:rsidRPr="00C70602">
        <w:rPr>
          <w:rFonts w:ascii="Times New Roman" w:hAnsi="Times New Roman" w:cs="Times New Roman"/>
          <w:sz w:val="24"/>
          <w:szCs w:val="24"/>
        </w:rPr>
        <w:t>particular mechanism</w:t>
      </w:r>
      <w:r w:rsidR="00DE0381" w:rsidRPr="00C70602">
        <w:rPr>
          <w:rFonts w:ascii="Times New Roman" w:hAnsi="Times New Roman" w:cs="Times New Roman"/>
          <w:sz w:val="24"/>
          <w:szCs w:val="24"/>
        </w:rPr>
        <w:t>s</w:t>
      </w:r>
      <w:proofErr w:type="gramEnd"/>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77777777" w:rsidR="00E53919"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Our findings indicate that soil amendment with raw frass did not have a significant impact on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This suggests that alternative factors, such as the presence of natural predators or the use of physical barriers, may be more effective in controlling this pest.</w:t>
      </w:r>
    </w:p>
    <w:p w14:paraId="05D252AF" w14:textId="1E1C6953" w:rsidR="003878CC"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6C3FB2FB" w:rsidR="00F8784C" w:rsidRPr="00C70602" w:rsidRDefault="0067210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3"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the addition of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8560BF" w:rsidRPr="00C70602">
        <w:rPr>
          <w:rFonts w:ascii="Times New Roman" w:hAnsi="Times New Roman" w:cs="Times New Roman"/>
          <w:sz w:val="24"/>
          <w:szCs w:val="24"/>
        </w:rPr>
        <w:t xml:space="preserve">defenses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3"/>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0330BE" w:rsidRPr="00C70602">
        <w:rPr>
          <w:rFonts w:ascii="Times New Roman" w:hAnsi="Times New Roman" w:cs="Times New Roman"/>
          <w:sz w:val="24"/>
          <w:szCs w:val="24"/>
        </w:rPr>
        <w:t xml:space="preserve">the addition of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a high mineralisation of </w:t>
      </w:r>
      <w:r w:rsidR="00205AF4" w:rsidRPr="00C70602">
        <w:rPr>
          <w:rFonts w:ascii="Times New Roman" w:hAnsi="Times New Roman" w:cs="Times New Roman"/>
          <w:sz w:val="24"/>
          <w:szCs w:val="24"/>
        </w:rPr>
        <w:t>MWF</w:t>
      </w:r>
      <w:r w:rsidR="00470FDD" w:rsidRPr="00C70602">
        <w:rPr>
          <w:rFonts w:ascii="Times New Roman" w:hAnsi="Times New Roman" w:cs="Times New Roman"/>
          <w:sz w:val="24"/>
          <w:szCs w:val="24"/>
        </w:rPr>
        <w:t xml:space="preserve"> particularly at higher rates of application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In addition,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that are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composition as other sources of insect frass that have been shown to induce plant defenses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C70602">
      <w:pPr>
        <w:spacing w:after="0" w:line="480" w:lineRule="auto"/>
        <w:jc w:val="both"/>
        <w:rPr>
          <w:rFonts w:ascii="Times New Roman" w:hAnsi="Times New Roman" w:cs="Times New Roman"/>
          <w:sz w:val="24"/>
          <w:szCs w:val="24"/>
        </w:rPr>
      </w:pPr>
    </w:p>
    <w:p w14:paraId="03D40759" w14:textId="7DEF87B2" w:rsidR="00E40C0D" w:rsidRPr="00C70602" w:rsidRDefault="000330BE"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 xml:space="preserve">es of maize, rice, cabbage and tomato plants </w:t>
      </w:r>
      <w:r w:rsidR="003A1ED7" w:rsidRPr="00C70602">
        <w:rPr>
          <w:rFonts w:ascii="Times New Roman" w:hAnsi="Times New Roman" w:cs="Times New Roman"/>
          <w:sz w:val="24"/>
          <w:szCs w:val="24"/>
        </w:rPr>
        <w:t>showed that caterpillar 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 xml:space="preserve">However, herbivore performance on maize </w:t>
      </w:r>
      <w:r w:rsidR="003D63F4" w:rsidRPr="00C70602">
        <w:rPr>
          <w:rFonts w:ascii="Times New Roman" w:hAnsi="Times New Roman" w:cs="Times New Roman"/>
          <w:sz w:val="24"/>
          <w:szCs w:val="24"/>
        </w:rPr>
        <w:lastRenderedPageBreak/>
        <w:t>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defen</w:t>
      </w:r>
      <w:r w:rsidR="00787907" w:rsidRPr="00C70602">
        <w:rPr>
          <w:rFonts w:ascii="Times New Roman" w:hAnsi="Times New Roman" w:cs="Times New Roman"/>
          <w:sz w:val="24"/>
          <w:szCs w:val="24"/>
        </w:rPr>
        <w:t>s</w:t>
      </w:r>
      <w:r w:rsidR="003D63F4" w:rsidRPr="00C70602">
        <w:rPr>
          <w:rFonts w:ascii="Times New Roman" w:hAnsi="Times New Roman" w:cs="Times New Roman"/>
          <w:sz w:val="24"/>
          <w:szCs w:val="24"/>
        </w:rPr>
        <w:t xml:space="preserve">es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4"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the use of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4"/>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explain the findings and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C70602">
      <w:pPr>
        <w:spacing w:after="0" w:line="480" w:lineRule="auto"/>
        <w:jc w:val="both"/>
        <w:rPr>
          <w:rFonts w:ascii="Times New Roman" w:hAnsi="Times New Roman" w:cs="Times New Roman"/>
          <w:sz w:val="24"/>
          <w:szCs w:val="24"/>
        </w:rPr>
      </w:pPr>
    </w:p>
    <w:p w14:paraId="77797B2B" w14:textId="22C51780" w:rsidR="004B612C" w:rsidRPr="00C70602" w:rsidRDefault="00837AB0"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leaf area compared to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macronutrients like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257B7F" w:rsidRPr="00C70602">
        <w:rPr>
          <w:rFonts w:ascii="Times New Roman" w:hAnsi="Times New Roman" w:cs="Times New Roman"/>
          <w:sz w:val="24"/>
          <w:szCs w:val="24"/>
        </w:rPr>
        <w:t xml:space="preserve">The use of organic fertilisers, including animal manure and compost, has been associated with enhanced soil fertility and plant </w:t>
      </w:r>
      <w:proofErr w:type="gramStart"/>
      <w:r w:rsidR="00257B7F" w:rsidRPr="00C70602">
        <w:rPr>
          <w:rFonts w:ascii="Times New Roman" w:hAnsi="Times New Roman" w:cs="Times New Roman"/>
          <w:sz w:val="24"/>
          <w:szCs w:val="24"/>
        </w:rPr>
        <w:t xml:space="preserve">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w:t>
      </w:r>
      <w:proofErr w:type="gramEnd"/>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C70602">
        <w:rPr>
          <w:rFonts w:ascii="Times New Roman" w:hAnsi="Times New Roman" w:cs="Times New Roman"/>
          <w:sz w:val="24"/>
          <w:szCs w:val="24"/>
        </w:rPr>
        <w:t xml:space="preserve"> </w:t>
      </w:r>
    </w:p>
    <w:p w14:paraId="121DE827" w14:textId="77777777" w:rsidR="00161C9F" w:rsidRPr="00C70602" w:rsidRDefault="00161C9F" w:rsidP="00C70602">
      <w:pPr>
        <w:spacing w:after="0" w:line="480" w:lineRule="auto"/>
        <w:jc w:val="both"/>
        <w:rPr>
          <w:rFonts w:ascii="Times New Roman" w:hAnsi="Times New Roman" w:cs="Times New Roman"/>
          <w:sz w:val="24"/>
          <w:szCs w:val="24"/>
        </w:rPr>
      </w:pPr>
    </w:p>
    <w:p w14:paraId="1C550890" w14:textId="5A63E0D2" w:rsidR="00040DD3" w:rsidRPr="00C70602" w:rsidRDefault="00040DD3"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w:t>
      </w:r>
      <w:proofErr w:type="gramStart"/>
      <w:r w:rsidRPr="00C70602">
        <w:rPr>
          <w:rFonts w:ascii="Times New Roman" w:hAnsi="Times New Roman" w:cs="Times New Roman"/>
          <w:sz w:val="24"/>
          <w:szCs w:val="24"/>
        </w:rPr>
        <w:t>frass</w:t>
      </w:r>
      <w:proofErr w:type="gramEnd"/>
      <w:r w:rsidRPr="00C70602">
        <w:rPr>
          <w:rFonts w:ascii="Times New Roman" w:hAnsi="Times New Roman" w:cs="Times New Roman"/>
          <w:sz w:val="24"/>
          <w:szCs w:val="24"/>
        </w:rPr>
        <w:t xml:space="preserve">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w:t>
      </w:r>
      <w:proofErr w:type="gramStart"/>
      <w:r w:rsidRPr="00C70602">
        <w:rPr>
          <w:rFonts w:ascii="Times New Roman" w:hAnsi="Times New Roman" w:cs="Times New Roman"/>
          <w:sz w:val="24"/>
          <w:szCs w:val="24"/>
        </w:rPr>
        <w:t>frass</w:t>
      </w:r>
      <w:proofErr w:type="gramEnd"/>
      <w:r w:rsidRPr="00C70602">
        <w:rPr>
          <w:rFonts w:ascii="Times New Roman" w:hAnsi="Times New Roman" w:cs="Times New Roman"/>
          <w:sz w:val="24"/>
          <w:szCs w:val="24"/>
        </w:rPr>
        <w:t xml:space="preserve"> on plant growth. </w:t>
      </w:r>
    </w:p>
    <w:p w14:paraId="08DFF162" w14:textId="77777777" w:rsidR="00977DB8" w:rsidRPr="00C70602" w:rsidRDefault="00977DB8" w:rsidP="00C70602">
      <w:pPr>
        <w:spacing w:after="0" w:line="480" w:lineRule="auto"/>
        <w:jc w:val="both"/>
        <w:rPr>
          <w:rFonts w:ascii="Times New Roman" w:hAnsi="Times New Roman" w:cs="Times New Roman"/>
          <w:sz w:val="24"/>
          <w:szCs w:val="24"/>
        </w:rPr>
      </w:pPr>
    </w:p>
    <w:p w14:paraId="570A564C" w14:textId="31E64A9E" w:rsidR="00E508BD" w:rsidRPr="00C70602" w:rsidRDefault="00E508BD"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Conclusions</w:t>
      </w:r>
    </w:p>
    <w:p w14:paraId="471B56D3" w14:textId="50C8E15F" w:rsidR="00AC013F" w:rsidRPr="00C70602" w:rsidRDefault="00977DB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the use of BSF</w:t>
      </w:r>
      <w:r w:rsidR="00DE5C31" w:rsidRPr="00C70602">
        <w:rPr>
          <w:rFonts w:ascii="Times New Roman" w:hAnsi="Times New Roman" w:cs="Times New Roman"/>
          <w:sz w:val="24"/>
          <w:szCs w:val="24"/>
        </w:rPr>
        <w:t>F</w:t>
      </w:r>
      <w:r w:rsidRPr="00C70602">
        <w:rPr>
          <w:rFonts w:ascii="Times New Roman" w:hAnsi="Times New Roman" w:cs="Times New Roman"/>
          <w:sz w:val="24"/>
          <w:szCs w:val="24"/>
        </w:rPr>
        <w:t xml:space="preserve"> and </w:t>
      </w:r>
      <w:r w:rsidR="00DE5C31" w:rsidRPr="00C70602">
        <w:rPr>
          <w:rFonts w:ascii="Times New Roman" w:hAnsi="Times New Roman" w:cs="Times New Roman"/>
          <w:sz w:val="24"/>
          <w:szCs w:val="24"/>
        </w:rPr>
        <w:t xml:space="preserve">MWF </w:t>
      </w:r>
      <w:r w:rsidRPr="00C70602">
        <w:rPr>
          <w:rFonts w:ascii="Times New Roman" w:hAnsi="Times New Roman" w:cs="Times New Roman"/>
          <w:sz w:val="24"/>
          <w:szCs w:val="24"/>
        </w:rPr>
        <w:t xml:space="preserve">have potential as alternative sources of </w:t>
      </w:r>
      <w:r w:rsidR="00DE5C31" w:rsidRPr="00C70602">
        <w:rPr>
          <w:rFonts w:ascii="Times New Roman" w:hAnsi="Times New Roman" w:cs="Times New Roman"/>
          <w:sz w:val="24"/>
          <w:szCs w:val="24"/>
        </w:rPr>
        <w:t xml:space="preserve">organic </w:t>
      </w:r>
      <w:r w:rsidRPr="00C70602">
        <w:rPr>
          <w:rFonts w:ascii="Times New Roman" w:hAnsi="Times New Roman" w:cs="Times New Roman"/>
          <w:sz w:val="24"/>
          <w:szCs w:val="24"/>
        </w:rPr>
        <w:t>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ers for sustainable agriculture. However, the use of</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5" w:name="_Hlk132417782"/>
      <w:r w:rsidRPr="00C70602">
        <w:rPr>
          <w:rFonts w:ascii="Times New Roman" w:hAnsi="Times New Roman" w:cs="Times New Roman"/>
          <w:i/>
          <w:iCs/>
          <w:sz w:val="24"/>
          <w:szCs w:val="24"/>
        </w:rPr>
        <w:t>P. xylostella</w:t>
      </w:r>
      <w:bookmarkEnd w:id="35"/>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the use of raw </w:t>
      </w:r>
      <w:r w:rsidR="00701E70" w:rsidRPr="00C70602">
        <w:rPr>
          <w:rFonts w:ascii="Times New Roman" w:hAnsi="Times New Roman" w:cs="Times New Roman"/>
          <w:sz w:val="24"/>
          <w:szCs w:val="24"/>
        </w:rPr>
        <w:t>MWF</w:t>
      </w:r>
      <w:r w:rsidRPr="00C70602">
        <w:rPr>
          <w:rFonts w:ascii="Times New Roman" w:hAnsi="Times New Roman" w:cs="Times New Roman"/>
          <w:sz w:val="24"/>
          <w:szCs w:val="24"/>
        </w:rPr>
        <w:t xml:space="preserve"> increase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survival of these pests. Additionally, the effect of incubating and composting frass on plant growth performance highlights the importance of proper handling and treatment of frass to maximize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it may be more effective to incubate frass in the soil 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Future studies should compare the </w:t>
      </w:r>
      <w:r w:rsidR="00F275C0" w:rsidRPr="00C70602">
        <w:rPr>
          <w:rFonts w:ascii="Times New Roman" w:hAnsi="Times New Roman" w:cs="Times New Roman"/>
          <w:sz w:val="24"/>
          <w:szCs w:val="24"/>
        </w:rPr>
        <w:t xml:space="preserve">effects </w:t>
      </w:r>
      <w:r w:rsidR="00231204"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00231204"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00231204" w:rsidRPr="00C70602">
        <w:rPr>
          <w:rFonts w:ascii="Times New Roman" w:hAnsi="Times New Roman" w:cs="Times New Roman"/>
          <w:sz w:val="24"/>
          <w:szCs w:val="24"/>
        </w:rPr>
        <w:t>herbivore control.</w:t>
      </w:r>
    </w:p>
    <w:p w14:paraId="3C66F365" w14:textId="77777777" w:rsidR="00F05426" w:rsidRPr="00C70602" w:rsidRDefault="00F05426" w:rsidP="00C70602">
      <w:pPr>
        <w:spacing w:after="0" w:line="480" w:lineRule="auto"/>
        <w:jc w:val="both"/>
        <w:rPr>
          <w:rFonts w:ascii="Times New Roman" w:hAnsi="Times New Roman" w:cs="Times New Roman"/>
          <w:sz w:val="24"/>
          <w:szCs w:val="24"/>
        </w:rPr>
      </w:pPr>
    </w:p>
    <w:p w14:paraId="646E444F" w14:textId="09B3AA18" w:rsidR="00E508BD" w:rsidRPr="00C70602" w:rsidRDefault="00712571"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EEFD8EE" w:rsidR="004265DA" w:rsidRPr="00C70602" w:rsidRDefault="00560FA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r w:rsidR="00694748" w:rsidRPr="00C70602">
        <w:rPr>
          <w:rFonts w:ascii="Times New Roman" w:hAnsi="Times New Roman" w:cs="Times New Roman"/>
          <w:sz w:val="24"/>
          <w:szCs w:val="24"/>
        </w:rPr>
        <w:t xml:space="preserve">Azkia Nurfikari </w:t>
      </w:r>
      <w:r w:rsidR="00F50600" w:rsidRPr="00C70602">
        <w:rPr>
          <w:rFonts w:ascii="Times New Roman" w:hAnsi="Times New Roman" w:cs="Times New Roman"/>
          <w:sz w:val="24"/>
          <w:szCs w:val="24"/>
        </w:rPr>
        <w:t xml:space="preserve">for </w:t>
      </w:r>
      <w:r w:rsidR="00E913C3" w:rsidRPr="00C70602">
        <w:rPr>
          <w:rFonts w:ascii="Times New Roman" w:hAnsi="Times New Roman" w:cs="Times New Roman"/>
          <w:sz w:val="24"/>
          <w:szCs w:val="24"/>
        </w:rPr>
        <w:t xml:space="preserve">preparing experimental </w:t>
      </w:r>
      <w:r w:rsidR="00865318" w:rsidRPr="00C70602">
        <w:rPr>
          <w:rFonts w:ascii="Times New Roman" w:hAnsi="Times New Roman" w:cs="Times New Roman"/>
          <w:sz w:val="24"/>
          <w:szCs w:val="24"/>
        </w:rPr>
        <w:t xml:space="preserve">frass </w:t>
      </w:r>
      <w:r w:rsidR="00865318" w:rsidRPr="00C70602">
        <w:rPr>
          <w:rFonts w:ascii="Times New Roman" w:hAnsi="Times New Roman" w:cs="Times New Roman"/>
          <w:sz w:val="24"/>
          <w:szCs w:val="24"/>
        </w:rPr>
        <w:lastRenderedPageBreak/>
        <w:t>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Thibault Costaz</w:t>
      </w:r>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033AF574" w14:textId="77777777" w:rsidR="00AC08B5" w:rsidRPr="00C70602" w:rsidRDefault="00AC08B5" w:rsidP="00C70602">
      <w:pPr>
        <w:spacing w:after="0" w:line="480" w:lineRule="auto"/>
        <w:jc w:val="both"/>
        <w:rPr>
          <w:rFonts w:ascii="Times New Roman" w:hAnsi="Times New Roman" w:cs="Times New Roman"/>
          <w:sz w:val="24"/>
          <w:szCs w:val="24"/>
        </w:rPr>
      </w:pPr>
    </w:p>
    <w:p w14:paraId="36B27DB2" w14:textId="526F70B9" w:rsidR="00E508BD"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C70602">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C70602">
      <w:pPr>
        <w:spacing w:line="480" w:lineRule="auto"/>
        <w:rPr>
          <w:rFonts w:ascii="Times New Roman" w:hAnsi="Times New Roman" w:cs="Times New Roman"/>
          <w:sz w:val="24"/>
          <w:szCs w:val="24"/>
        </w:rPr>
      </w:pPr>
    </w:p>
    <w:p w14:paraId="5C1E3A99" w14:textId="77777777" w:rsidR="00125D97" w:rsidRDefault="00125D97" w:rsidP="00C70602">
      <w:pPr>
        <w:spacing w:line="480" w:lineRule="auto"/>
        <w:jc w:val="both"/>
        <w:rPr>
          <w:rFonts w:ascii="Times New Roman" w:hAnsi="Times New Roman" w:cs="Times New Roman"/>
          <w:b/>
          <w:bCs/>
          <w:sz w:val="28"/>
          <w:szCs w:val="28"/>
        </w:rPr>
      </w:pPr>
    </w:p>
    <w:p w14:paraId="2553A7C3" w14:textId="77777777" w:rsidR="00125D97" w:rsidRDefault="00125D97" w:rsidP="00C70602">
      <w:pPr>
        <w:spacing w:line="480" w:lineRule="auto"/>
        <w:jc w:val="both"/>
        <w:rPr>
          <w:rFonts w:ascii="Times New Roman" w:hAnsi="Times New Roman" w:cs="Times New Roman"/>
          <w:b/>
          <w:bCs/>
          <w:sz w:val="28"/>
          <w:szCs w:val="28"/>
        </w:rPr>
      </w:pPr>
    </w:p>
    <w:p w14:paraId="368DCD75" w14:textId="77777777" w:rsidR="00125D97" w:rsidRDefault="00125D97" w:rsidP="00C70602">
      <w:pPr>
        <w:spacing w:line="480" w:lineRule="auto"/>
        <w:jc w:val="both"/>
        <w:rPr>
          <w:rFonts w:ascii="Times New Roman" w:hAnsi="Times New Roman" w:cs="Times New Roman"/>
          <w:b/>
          <w:bCs/>
          <w:sz w:val="28"/>
          <w:szCs w:val="28"/>
        </w:rPr>
      </w:pPr>
    </w:p>
    <w:p w14:paraId="2EE92FB9" w14:textId="77777777" w:rsidR="00125D97" w:rsidRDefault="00125D97" w:rsidP="00C70602">
      <w:pPr>
        <w:spacing w:line="480" w:lineRule="auto"/>
        <w:jc w:val="both"/>
        <w:rPr>
          <w:rFonts w:ascii="Times New Roman" w:hAnsi="Times New Roman" w:cs="Times New Roman"/>
          <w:b/>
          <w:bCs/>
          <w:sz w:val="28"/>
          <w:szCs w:val="28"/>
        </w:rPr>
      </w:pPr>
    </w:p>
    <w:p w14:paraId="0D7BFA40" w14:textId="77777777" w:rsidR="00125D97" w:rsidRDefault="00125D97" w:rsidP="00C70602">
      <w:pPr>
        <w:spacing w:line="480" w:lineRule="auto"/>
        <w:jc w:val="both"/>
        <w:rPr>
          <w:rFonts w:ascii="Times New Roman" w:hAnsi="Times New Roman" w:cs="Times New Roman"/>
          <w:b/>
          <w:bCs/>
          <w:sz w:val="28"/>
          <w:szCs w:val="28"/>
        </w:rPr>
      </w:pPr>
    </w:p>
    <w:p w14:paraId="15C2E527" w14:textId="77777777" w:rsidR="00125D97" w:rsidRDefault="00125D97" w:rsidP="00C70602">
      <w:pPr>
        <w:spacing w:line="480" w:lineRule="auto"/>
        <w:jc w:val="both"/>
        <w:rPr>
          <w:rFonts w:ascii="Times New Roman" w:hAnsi="Times New Roman" w:cs="Times New Roman"/>
          <w:b/>
          <w:bCs/>
          <w:sz w:val="28"/>
          <w:szCs w:val="28"/>
        </w:rPr>
      </w:pPr>
    </w:p>
    <w:p w14:paraId="1DA3BF27" w14:textId="77777777" w:rsidR="00125D97" w:rsidRDefault="00125D97" w:rsidP="00C70602">
      <w:pPr>
        <w:spacing w:line="480" w:lineRule="auto"/>
        <w:jc w:val="both"/>
        <w:rPr>
          <w:rFonts w:ascii="Times New Roman" w:hAnsi="Times New Roman" w:cs="Times New Roman"/>
          <w:b/>
          <w:bCs/>
          <w:sz w:val="28"/>
          <w:szCs w:val="28"/>
        </w:rPr>
      </w:pPr>
    </w:p>
    <w:p w14:paraId="2FE861CE" w14:textId="77777777" w:rsidR="00125D97" w:rsidRDefault="00125D97" w:rsidP="00C70602">
      <w:pPr>
        <w:spacing w:line="480" w:lineRule="auto"/>
        <w:jc w:val="both"/>
        <w:rPr>
          <w:rFonts w:ascii="Times New Roman" w:hAnsi="Times New Roman" w:cs="Times New Roman"/>
          <w:b/>
          <w:bCs/>
          <w:sz w:val="28"/>
          <w:szCs w:val="28"/>
        </w:rPr>
      </w:pPr>
    </w:p>
    <w:p w14:paraId="0DF8913C" w14:textId="77777777" w:rsidR="00125D97" w:rsidRDefault="00125D97" w:rsidP="00C70602">
      <w:pPr>
        <w:spacing w:line="480" w:lineRule="auto"/>
        <w:jc w:val="both"/>
        <w:rPr>
          <w:rFonts w:ascii="Times New Roman" w:hAnsi="Times New Roman" w:cs="Times New Roman"/>
          <w:b/>
          <w:bCs/>
          <w:sz w:val="28"/>
          <w:szCs w:val="28"/>
        </w:rPr>
      </w:pPr>
    </w:p>
    <w:p w14:paraId="164502F0" w14:textId="77777777" w:rsidR="00125D97" w:rsidRDefault="00125D97" w:rsidP="00C70602">
      <w:pPr>
        <w:spacing w:line="480" w:lineRule="auto"/>
        <w:jc w:val="both"/>
        <w:rPr>
          <w:rFonts w:ascii="Times New Roman" w:hAnsi="Times New Roman" w:cs="Times New Roman"/>
          <w:b/>
          <w:bCs/>
          <w:sz w:val="28"/>
          <w:szCs w:val="28"/>
        </w:rPr>
      </w:pPr>
    </w:p>
    <w:p w14:paraId="20A51618" w14:textId="77777777" w:rsidR="00125D97" w:rsidRDefault="00125D97" w:rsidP="00C70602">
      <w:pPr>
        <w:spacing w:line="480" w:lineRule="auto"/>
        <w:jc w:val="both"/>
        <w:rPr>
          <w:rFonts w:ascii="Times New Roman" w:hAnsi="Times New Roman" w:cs="Times New Roman"/>
          <w:b/>
          <w:bCs/>
          <w:sz w:val="28"/>
          <w:szCs w:val="28"/>
        </w:rPr>
      </w:pPr>
    </w:p>
    <w:p w14:paraId="1FFEB4AF" w14:textId="77777777" w:rsidR="00125D97" w:rsidRDefault="00125D97" w:rsidP="00C70602">
      <w:pPr>
        <w:spacing w:line="480" w:lineRule="auto"/>
        <w:jc w:val="both"/>
        <w:rPr>
          <w:rFonts w:ascii="Times New Roman" w:hAnsi="Times New Roman" w:cs="Times New Roman"/>
          <w:b/>
          <w:bCs/>
          <w:sz w:val="28"/>
          <w:szCs w:val="28"/>
        </w:rPr>
      </w:pPr>
    </w:p>
    <w:p w14:paraId="11CF26B2" w14:textId="77777777" w:rsidR="00125D97" w:rsidRDefault="00125D97" w:rsidP="00C70602">
      <w:pPr>
        <w:spacing w:line="480" w:lineRule="auto"/>
        <w:jc w:val="both"/>
        <w:rPr>
          <w:rFonts w:ascii="Times New Roman" w:hAnsi="Times New Roman" w:cs="Times New Roman"/>
          <w:b/>
          <w:bCs/>
          <w:sz w:val="28"/>
          <w:szCs w:val="28"/>
        </w:rPr>
      </w:pPr>
    </w:p>
    <w:p w14:paraId="01881624" w14:textId="5BA2DB97" w:rsidR="00E508BD" w:rsidRPr="00C70602" w:rsidRDefault="00E508BD" w:rsidP="00C70602">
      <w:pPr>
        <w:spacing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1689C731" w14:textId="17E5EFDE" w:rsidR="00804AFC" w:rsidRPr="00C70602" w:rsidRDefault="00804AFC"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w:t>
      </w:r>
      <w:r w:rsidR="00FC0DD4" w:rsidRPr="00C70602">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658"/>
        <w:gridCol w:w="976"/>
        <w:gridCol w:w="1206"/>
        <w:gridCol w:w="1292"/>
        <w:gridCol w:w="808"/>
        <w:gridCol w:w="1079"/>
        <w:gridCol w:w="3089"/>
      </w:tblGrid>
      <w:tr w:rsidR="00A9780F" w:rsidRPr="00C70602"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C70602" w:rsidRDefault="00D55348" w:rsidP="00C70602">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C70602" w:rsidRDefault="00AE7330"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w:t>
            </w:r>
            <w:r w:rsidR="00804AFC" w:rsidRPr="00C70602">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C70602" w:rsidRDefault="003A46FE"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A9780F" w:rsidRPr="00C70602"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302D0D06"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4B5964A3"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3F76A9A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4657C08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F82498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A9780F" w:rsidRPr="00C70602"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3377EAC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1A77CF6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015D8CB3"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CEB6B6B"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6E84D125"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A9780F" w:rsidRPr="00C70602"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2951D59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437AC962"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588C86C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221C23E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C9A9FC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A9780F" w:rsidRPr="00C70602"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w:t>
            </w:r>
            <w:r w:rsidR="00D15F2B" w:rsidRPr="00C70602">
              <w:rPr>
                <w:rFonts w:ascii="Times New Roman" w:hAnsi="Times New Roman" w:cs="Times New Roman"/>
                <w:lang w:val="en-US"/>
              </w:rPr>
              <w:t>-</w:t>
            </w:r>
            <w:r w:rsidRPr="00C70602">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09B8DDC" w14:textId="125E09BE" w:rsidR="00343022" w:rsidRPr="00C70602" w:rsidRDefault="00804AFC" w:rsidP="00C70602">
      <w:pPr>
        <w:spacing w:before="12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sidRPr="00C70602">
        <w:rPr>
          <w:rFonts w:ascii="Times New Roman" w:eastAsia="Calibri" w:hAnsi="Times New Roman" w:cs="Times New Roman"/>
          <w:sz w:val="20"/>
          <w:szCs w:val="20"/>
          <w:lang w:val="en-US"/>
        </w:rPr>
        <w:t xml:space="preserve">In </w:t>
      </w:r>
      <w:r w:rsidR="0039703E" w:rsidRPr="00C70602">
        <w:rPr>
          <w:rFonts w:ascii="Times New Roman" w:hAnsi="Times New Roman" w:cs="Times New Roman"/>
          <w:sz w:val="20"/>
          <w:szCs w:val="20"/>
        </w:rPr>
        <w:t>t</w:t>
      </w:r>
      <w:r w:rsidRPr="00C70602">
        <w:rPr>
          <w:rFonts w:ascii="Times New Roman" w:hAnsi="Times New Roman" w:cs="Times New Roman"/>
          <w:sz w:val="20"/>
          <w:szCs w:val="20"/>
        </w:rPr>
        <w:t>rials 1 and 2</w:t>
      </w:r>
      <w:r w:rsidR="00D71CB4" w:rsidRPr="00C70602">
        <w:rPr>
          <w:rFonts w:ascii="Times New Roman" w:hAnsi="Times New Roman" w:cs="Times New Roman"/>
          <w:sz w:val="20"/>
          <w:szCs w:val="20"/>
        </w:rPr>
        <w:t>,</w:t>
      </w:r>
      <w:r w:rsidRPr="00C70602">
        <w:rPr>
          <w:rFonts w:ascii="Times New Roman" w:hAnsi="Times New Roman" w:cs="Times New Roman"/>
          <w:sz w:val="20"/>
          <w:szCs w:val="20"/>
        </w:rPr>
        <w:t xml:space="preserve"> </w:t>
      </w:r>
      <w:r w:rsidR="0039703E" w:rsidRPr="00C70602">
        <w:rPr>
          <w:rFonts w:ascii="Times New Roman" w:hAnsi="Times New Roman" w:cs="Times New Roman"/>
          <w:sz w:val="20"/>
          <w:szCs w:val="20"/>
        </w:rPr>
        <w:t xml:space="preserve">seedlings were transplanted into </w:t>
      </w:r>
      <w:r w:rsidRPr="00C70602">
        <w:rPr>
          <w:rFonts w:ascii="Times New Roman" w:hAnsi="Times New Roman" w:cs="Times New Roman"/>
          <w:sz w:val="20"/>
          <w:szCs w:val="20"/>
        </w:rPr>
        <w:t>raw frass</w:t>
      </w:r>
      <w:r w:rsidR="0039703E" w:rsidRPr="00C70602">
        <w:rPr>
          <w:rFonts w:ascii="Times New Roman" w:hAnsi="Times New Roman" w:cs="Times New Roman"/>
        </w:rPr>
        <w:t xml:space="preserve"> </w:t>
      </w:r>
      <w:r w:rsidRPr="00C70602">
        <w:rPr>
          <w:rFonts w:ascii="Times New Roman" w:hAnsi="Times New Roman" w:cs="Times New Roman"/>
          <w:sz w:val="20"/>
          <w:szCs w:val="20"/>
        </w:rPr>
        <w:t>(no incubation or composting)</w:t>
      </w:r>
      <w:r w:rsidR="0039703E" w:rsidRPr="00C70602">
        <w:rPr>
          <w:rFonts w:ascii="Times New Roman" w:hAnsi="Times New Roman" w:cs="Times New Roman"/>
          <w:sz w:val="20"/>
          <w:szCs w:val="20"/>
        </w:rPr>
        <w:t xml:space="preserve"> soil</w:t>
      </w:r>
      <w:r w:rsidR="009F5678" w:rsidRPr="00C70602">
        <w:rPr>
          <w:rFonts w:ascii="Times New Roman" w:hAnsi="Times New Roman" w:cs="Times New Roman"/>
          <w:sz w:val="20"/>
          <w:szCs w:val="20"/>
        </w:rPr>
        <w:t xml:space="preserve"> after germination</w:t>
      </w:r>
      <w:r w:rsidRPr="00C70602">
        <w:rPr>
          <w:rFonts w:ascii="Times New Roman" w:hAnsi="Times New Roman" w:cs="Times New Roman"/>
          <w:sz w:val="20"/>
          <w:szCs w:val="20"/>
        </w:rPr>
        <w:t>; Trial 3: frass incubated in the soil before seed</w:t>
      </w:r>
      <w:r w:rsidR="00A841CC" w:rsidRPr="00C70602">
        <w:rPr>
          <w:rFonts w:ascii="Times New Roman" w:hAnsi="Times New Roman" w:cs="Times New Roman"/>
          <w:sz w:val="20"/>
          <w:szCs w:val="20"/>
        </w:rPr>
        <w:t>s</w:t>
      </w:r>
      <w:r w:rsidRPr="00C70602">
        <w:rPr>
          <w:rFonts w:ascii="Times New Roman" w:hAnsi="Times New Roman" w:cs="Times New Roman"/>
          <w:sz w:val="20"/>
          <w:szCs w:val="20"/>
        </w:rPr>
        <w:t xml:space="preserve"> </w:t>
      </w:r>
      <w:r w:rsidR="00BF6387" w:rsidRPr="00C70602">
        <w:rPr>
          <w:rFonts w:ascii="Times New Roman" w:hAnsi="Times New Roman" w:cs="Times New Roman"/>
          <w:sz w:val="20"/>
          <w:szCs w:val="20"/>
        </w:rPr>
        <w:t>were sown</w:t>
      </w:r>
      <w:r w:rsidRPr="00C70602">
        <w:rPr>
          <w:rFonts w:ascii="Times New Roman" w:hAnsi="Times New Roman" w:cs="Times New Roman"/>
          <w:sz w:val="20"/>
          <w:szCs w:val="20"/>
        </w:rPr>
        <w:t>; Trial 4: frass samples were composted, air-dried</w:t>
      </w:r>
      <w:r w:rsidR="00C63657" w:rsidRPr="00C70602">
        <w:rPr>
          <w:rFonts w:ascii="Times New Roman" w:hAnsi="Times New Roman" w:cs="Times New Roman"/>
          <w:sz w:val="20"/>
          <w:szCs w:val="20"/>
        </w:rPr>
        <w:t>,</w:t>
      </w:r>
      <w:r w:rsidRPr="00C70602">
        <w:rPr>
          <w:rFonts w:ascii="Times New Roman" w:hAnsi="Times New Roman" w:cs="Times New Roman"/>
          <w:sz w:val="20"/>
          <w:szCs w:val="20"/>
        </w:rPr>
        <w:t xml:space="preserve"> and p</w:t>
      </w:r>
      <w:r w:rsidR="007C1995" w:rsidRPr="00C70602">
        <w:rPr>
          <w:rFonts w:ascii="Times New Roman" w:hAnsi="Times New Roman" w:cs="Times New Roman"/>
          <w:sz w:val="20"/>
          <w:szCs w:val="20"/>
        </w:rPr>
        <w:t>ulverised</w:t>
      </w:r>
      <w:r w:rsidRPr="00C70602">
        <w:rPr>
          <w:rFonts w:ascii="Times New Roman" w:hAnsi="Times New Roman" w:cs="Times New Roman"/>
          <w:sz w:val="20"/>
          <w:szCs w:val="20"/>
        </w:rPr>
        <w:t xml:space="preserve"> before </w:t>
      </w:r>
      <w:r w:rsidR="00BF6387" w:rsidRPr="00C70602">
        <w:rPr>
          <w:rFonts w:ascii="Times New Roman" w:hAnsi="Times New Roman" w:cs="Times New Roman"/>
          <w:sz w:val="20"/>
          <w:szCs w:val="20"/>
        </w:rPr>
        <w:t xml:space="preserve">being </w:t>
      </w:r>
      <w:r w:rsidRPr="00C70602">
        <w:rPr>
          <w:rFonts w:ascii="Times New Roman" w:hAnsi="Times New Roman" w:cs="Times New Roman"/>
          <w:sz w:val="20"/>
          <w:szCs w:val="20"/>
        </w:rPr>
        <w:t>add</w:t>
      </w:r>
      <w:r w:rsidR="00BF6387" w:rsidRPr="00C70602">
        <w:rPr>
          <w:rFonts w:ascii="Times New Roman" w:hAnsi="Times New Roman" w:cs="Times New Roman"/>
          <w:sz w:val="20"/>
          <w:szCs w:val="20"/>
        </w:rPr>
        <w:t>ed</w:t>
      </w:r>
      <w:r w:rsidRPr="00C70602">
        <w:rPr>
          <w:rFonts w:ascii="Times New Roman" w:hAnsi="Times New Roman" w:cs="Times New Roman"/>
          <w:sz w:val="20"/>
          <w:szCs w:val="20"/>
        </w:rPr>
        <w:t xml:space="preserve"> to the soil.</w:t>
      </w:r>
      <w:r w:rsidR="00670EC7" w:rsidRPr="00C70602">
        <w:rPr>
          <w:rFonts w:ascii="Times New Roman" w:hAnsi="Times New Roman" w:cs="Times New Roman"/>
          <w:sz w:val="20"/>
          <w:szCs w:val="20"/>
        </w:rPr>
        <w:t xml:space="preserve"> Data were analysed with a using the Chi-squared test</w:t>
      </w:r>
      <w:r w:rsidR="00AE7330" w:rsidRPr="00C70602">
        <w:rPr>
          <w:rFonts w:ascii="Times New Roman" w:hAnsi="Times New Roman" w:cs="Times New Roman"/>
          <w:sz w:val="20"/>
          <w:szCs w:val="20"/>
        </w:rPr>
        <w:t>.</w:t>
      </w:r>
      <w:r w:rsidR="00AE7330" w:rsidRPr="00C70602">
        <w:rPr>
          <w:rFonts w:ascii="Times New Roman" w:hAnsi="Times New Roman" w:cs="Times New Roman"/>
        </w:rPr>
        <w:t xml:space="preserve"> (*) </w:t>
      </w:r>
      <w:r w:rsidR="00AE7330" w:rsidRPr="00C70602">
        <w:rPr>
          <w:rFonts w:ascii="Times New Roman" w:hAnsi="Times New Roman" w:cs="Times New Roman"/>
          <w:sz w:val="20"/>
          <w:szCs w:val="20"/>
        </w:rPr>
        <w:t>There was no significant difference in the proportion of germinated seeds (p &lt; 0.05)</w:t>
      </w:r>
      <w:r w:rsidR="00670EC7" w:rsidRPr="00C70602">
        <w:rPr>
          <w:rFonts w:ascii="Times New Roman" w:hAnsi="Times New Roman" w:cs="Times New Roman"/>
          <w:sz w:val="20"/>
          <w:szCs w:val="20"/>
        </w:rPr>
        <w:t>.</w:t>
      </w:r>
      <w:r w:rsidR="00AE7330" w:rsidRPr="00C70602">
        <w:rPr>
          <w:rFonts w:ascii="Times New Roman" w:hAnsi="Times New Roman" w:cs="Times New Roman"/>
          <w:sz w:val="20"/>
          <w:szCs w:val="20"/>
        </w:rPr>
        <w:t xml:space="preserve"> </w:t>
      </w:r>
    </w:p>
    <w:p w14:paraId="701FCE90" w14:textId="67577851" w:rsidR="009D6E6D" w:rsidRPr="00C70602" w:rsidRDefault="002D1F08" w:rsidP="00C70602">
      <w:pPr>
        <w:spacing w:line="480" w:lineRule="auto"/>
        <w:jc w:val="both"/>
        <w:rPr>
          <w:rFonts w:ascii="Times New Roman" w:hAnsi="Times New Roman" w:cs="Times New Roman"/>
          <w:sz w:val="24"/>
          <w:szCs w:val="24"/>
        </w:rPr>
      </w:pPr>
      <w:r>
        <w:rPr>
          <w:noProof/>
        </w:rPr>
        <w:lastRenderedPageBreak/>
        <w:drawing>
          <wp:inline distT="0" distB="0" distL="0" distR="0" wp14:anchorId="231F8E80" wp14:editId="7E5ECA52">
            <wp:extent cx="5731510" cy="4615180"/>
            <wp:effectExtent l="0" t="0" r="2540" b="0"/>
            <wp:docPr id="781716833"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16833" name="Picture 1" descr="A picture containing text, screenshot, diagram, number&#10;&#10;Description automatically generated"/>
                    <pic:cNvPicPr/>
                  </pic:nvPicPr>
                  <pic:blipFill>
                    <a:blip r:embed="rId15"/>
                    <a:stretch>
                      <a:fillRect/>
                    </a:stretch>
                  </pic:blipFill>
                  <pic:spPr>
                    <a:xfrm>
                      <a:off x="0" y="0"/>
                      <a:ext cx="5731510" cy="4615180"/>
                    </a:xfrm>
                    <a:prstGeom prst="rect">
                      <a:avLst/>
                    </a:prstGeom>
                  </pic:spPr>
                </pic:pic>
              </a:graphicData>
            </a:graphic>
          </wp:inline>
        </w:drawing>
      </w:r>
      <w:r w:rsidR="00FE21DB" w:rsidRPr="00C70602" w:rsidDel="00FE21DB">
        <w:rPr>
          <w:rFonts w:ascii="Times New Roman" w:hAnsi="Times New Roman" w:cs="Times New Roman"/>
          <w:noProof/>
        </w:rPr>
        <w:t xml:space="preserve"> </w:t>
      </w:r>
    </w:p>
    <w:p w14:paraId="4F89E111" w14:textId="73BBEC24" w:rsidR="000F1CFC" w:rsidRPr="00C70602" w:rsidRDefault="00224B78"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w:t>
      </w:r>
      <w:r w:rsidR="008C0104" w:rsidRPr="00C70602">
        <w:rPr>
          <w:rFonts w:ascii="Times New Roman" w:hAnsi="Times New Roman" w:cs="Times New Roman"/>
          <w:sz w:val="24"/>
          <w:szCs w:val="24"/>
          <w:lang w:val="en-US"/>
        </w:rPr>
        <w:t xml:space="preserve"> </w:t>
      </w:r>
      <w:r w:rsidR="008C010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lang w:val="en-US"/>
        </w:rPr>
        <w:t xml:space="preserve">of </w:t>
      </w:r>
      <w:r w:rsidR="008C0104"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8C0104" w:rsidRPr="00C70602">
        <w:rPr>
          <w:rFonts w:ascii="Times New Roman" w:hAnsi="Times New Roman" w:cs="Times New Roman"/>
          <w:i/>
          <w:iCs/>
          <w:sz w:val="20"/>
          <w:szCs w:val="20"/>
          <w:lang w:val="en-US"/>
        </w:rPr>
        <w:t xml:space="preserve"> rapa</w:t>
      </w:r>
      <w:r w:rsidR="008C0104" w:rsidRPr="00C70602">
        <w:rPr>
          <w:rFonts w:ascii="Times New Roman" w:hAnsi="Times New Roman" w:cs="Times New Roman"/>
          <w:sz w:val="20"/>
          <w:szCs w:val="20"/>
          <w:lang w:val="en-US"/>
        </w:rPr>
        <w:t xml:space="preserve"> plants </w:t>
      </w:r>
      <w:r w:rsidR="001E3F77" w:rsidRPr="00C70602">
        <w:rPr>
          <w:rFonts w:ascii="Times New Roman" w:hAnsi="Times New Roman" w:cs="Times New Roman"/>
          <w:sz w:val="20"/>
          <w:szCs w:val="20"/>
          <w:lang w:val="en-US"/>
        </w:rPr>
        <w:t>grown in unamended soil (NoFrass; control) or soil amended with raw BSF frass (BSFF</w:t>
      </w:r>
      <w:r w:rsidR="00C650F2" w:rsidRPr="00C70602">
        <w:rPr>
          <w:rFonts w:ascii="Times New Roman" w:hAnsi="Times New Roman" w:cs="Times New Roman"/>
          <w:sz w:val="20"/>
          <w:szCs w:val="20"/>
          <w:lang w:val="en-US"/>
        </w:rPr>
        <w:t>),</w:t>
      </w:r>
      <w:r w:rsidR="001E3F77" w:rsidRPr="00C70602">
        <w:rPr>
          <w:rFonts w:ascii="Times New Roman" w:hAnsi="Times New Roman" w:cs="Times New Roman"/>
          <w:sz w:val="20"/>
          <w:szCs w:val="20"/>
          <w:lang w:val="en-US"/>
        </w:rPr>
        <w:t xml:space="preserve"> or raw yellow mealworm frass (MWF)</w:t>
      </w:r>
      <w:r w:rsidR="000F1CFC" w:rsidRPr="00C70602">
        <w:rPr>
          <w:rFonts w:ascii="Times New Roman" w:hAnsi="Times New Roman" w:cs="Times New Roman"/>
          <w:sz w:val="20"/>
          <w:szCs w:val="20"/>
          <w:lang w:val="en-US"/>
        </w:rPr>
        <w:t xml:space="preserve"> recorded in Trial 2</w:t>
      </w:r>
      <w:r w:rsidR="001E3F77" w:rsidRPr="00C70602">
        <w:rPr>
          <w:rFonts w:ascii="Times New Roman" w:hAnsi="Times New Roman" w:cs="Times New Roman"/>
          <w:sz w:val="20"/>
          <w:szCs w:val="20"/>
          <w:lang w:val="en-US"/>
        </w:rPr>
        <w:t xml:space="preserve">. </w:t>
      </w:r>
      <w:r w:rsidR="004E0A06" w:rsidRPr="00C70602">
        <w:rPr>
          <w:rFonts w:ascii="Times New Roman" w:hAnsi="Times New Roman" w:cs="Times New Roman"/>
          <w:sz w:val="20"/>
          <w:szCs w:val="20"/>
          <w:lang w:val="en-US"/>
        </w:rPr>
        <w:t>The box represents the interquartile range</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(IQR)</w:t>
      </w:r>
      <w:r w:rsidR="004E0A0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 xml:space="preserve">with the bottom and top edges corresponding to the </w:t>
      </w:r>
      <w:r w:rsidR="00C650F2" w:rsidRPr="00C70602">
        <w:rPr>
          <w:rFonts w:ascii="Times New Roman" w:hAnsi="Times New Roman" w:cs="Times New Roman"/>
          <w:sz w:val="20"/>
          <w:szCs w:val="20"/>
          <w:lang w:val="en-US"/>
        </w:rPr>
        <w:t>first quartile (</w:t>
      </w:r>
      <w:r w:rsidR="00374CB6" w:rsidRPr="00C70602">
        <w:rPr>
          <w:rFonts w:ascii="Times New Roman" w:hAnsi="Times New Roman" w:cs="Times New Roman"/>
          <w:sz w:val="20"/>
          <w:szCs w:val="20"/>
          <w:lang w:val="en-US"/>
        </w:rPr>
        <w:t xml:space="preserve">Q1, </w:t>
      </w:r>
      <w:r w:rsidR="00F040B6" w:rsidRPr="00C70602">
        <w:rPr>
          <w:rFonts w:ascii="Times New Roman" w:hAnsi="Times New Roman" w:cs="Times New Roman"/>
          <w:sz w:val="20"/>
          <w:szCs w:val="20"/>
          <w:lang w:val="en-US"/>
        </w:rPr>
        <w:t>25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and </w:t>
      </w:r>
      <w:r w:rsidR="00C650F2" w:rsidRPr="00C70602">
        <w:rPr>
          <w:rFonts w:ascii="Times New Roman" w:hAnsi="Times New Roman" w:cs="Times New Roman"/>
          <w:sz w:val="20"/>
          <w:szCs w:val="20"/>
          <w:lang w:val="en-US"/>
        </w:rPr>
        <w:t>third quartile (</w:t>
      </w:r>
      <w:r w:rsidR="00374CB6" w:rsidRPr="00C70602">
        <w:rPr>
          <w:rFonts w:ascii="Times New Roman" w:hAnsi="Times New Roman" w:cs="Times New Roman"/>
          <w:sz w:val="20"/>
          <w:szCs w:val="20"/>
          <w:lang w:val="en-US"/>
        </w:rPr>
        <w:t xml:space="preserve">Q3, </w:t>
      </w:r>
      <w:r w:rsidR="00F040B6" w:rsidRPr="00C70602">
        <w:rPr>
          <w:rFonts w:ascii="Times New Roman" w:hAnsi="Times New Roman" w:cs="Times New Roman"/>
          <w:sz w:val="20"/>
          <w:szCs w:val="20"/>
          <w:lang w:val="en-US"/>
        </w:rPr>
        <w:t>75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respectively. The line within the box indicates the median value.</w:t>
      </w:r>
      <w:r w:rsidR="004E0A06" w:rsidRPr="00C70602">
        <w:rPr>
          <w:rFonts w:ascii="Times New Roman" w:hAnsi="Times New Roman" w:cs="Times New Roman"/>
          <w:sz w:val="20"/>
          <w:szCs w:val="20"/>
          <w:lang w:val="en-US"/>
        </w:rPr>
        <w:t xml:space="preserve"> The whiskers extend to the minimum </w:t>
      </w:r>
      <w:r w:rsidR="00374CB6" w:rsidRPr="00C70602">
        <w:rPr>
          <w:rFonts w:ascii="Times New Roman" w:hAnsi="Times New Roman" w:cs="Times New Roman"/>
          <w:sz w:val="20"/>
          <w:szCs w:val="20"/>
          <w:lang w:val="en-US"/>
        </w:rPr>
        <w:t xml:space="preserve">(Q1-1.5*1QR) </w:t>
      </w:r>
      <w:r w:rsidR="004E0A06" w:rsidRPr="00C70602">
        <w:rPr>
          <w:rFonts w:ascii="Times New Roman" w:hAnsi="Times New Roman" w:cs="Times New Roman"/>
          <w:sz w:val="20"/>
          <w:szCs w:val="20"/>
          <w:lang w:val="en-US"/>
        </w:rPr>
        <w:t xml:space="preserve">and maximum </w:t>
      </w:r>
      <w:r w:rsidR="00374CB6" w:rsidRPr="00C70602">
        <w:rPr>
          <w:rFonts w:ascii="Times New Roman" w:hAnsi="Times New Roman" w:cs="Times New Roman"/>
          <w:sz w:val="20"/>
          <w:szCs w:val="20"/>
          <w:lang w:val="en-US"/>
        </w:rPr>
        <w:t xml:space="preserve">(Q3+1.5*1QR) </w:t>
      </w:r>
      <w:r w:rsidR="004E0A06" w:rsidRPr="00C70602">
        <w:rPr>
          <w:rFonts w:ascii="Times New Roman" w:hAnsi="Times New Roman" w:cs="Times New Roman"/>
          <w:sz w:val="20"/>
          <w:szCs w:val="20"/>
          <w:lang w:val="en-US"/>
        </w:rPr>
        <w:t>values</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within 1.5 times the IQR</w:t>
      </w:r>
      <w:r w:rsidR="004E0A06" w:rsidRPr="00C70602">
        <w:rPr>
          <w:rFonts w:ascii="Times New Roman" w:hAnsi="Times New Roman" w:cs="Times New Roman"/>
          <w:sz w:val="20"/>
          <w:szCs w:val="20"/>
          <w:lang w:val="en-US"/>
        </w:rPr>
        <w:t xml:space="preserve">. The hollow dots beyond the whiskers represent outliers. </w:t>
      </w:r>
      <w:r w:rsidR="008C0104" w:rsidRPr="00C70602">
        <w:rPr>
          <w:rFonts w:ascii="Times New Roman" w:hAnsi="Times New Roman" w:cs="Times New Roman"/>
          <w:sz w:val="20"/>
          <w:szCs w:val="20"/>
          <w:lang w:val="en-US"/>
        </w:rPr>
        <w:t xml:space="preserve"> The white square on each box represents the mean leaf area per plant. Data were analysed </w:t>
      </w:r>
      <w:r w:rsidR="002B73A3" w:rsidRPr="00C70602">
        <w:rPr>
          <w:rFonts w:ascii="Times New Roman" w:hAnsi="Times New Roman" w:cs="Times New Roman"/>
          <w:sz w:val="20"/>
          <w:szCs w:val="20"/>
          <w:lang w:val="en-US"/>
        </w:rPr>
        <w:t>with a</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rPr>
        <w:t>generali</w:t>
      </w:r>
      <w:r w:rsidR="006A36B3" w:rsidRPr="00C70602">
        <w:rPr>
          <w:rFonts w:ascii="Times New Roman" w:hAnsi="Times New Roman" w:cs="Times New Roman"/>
          <w:sz w:val="20"/>
          <w:szCs w:val="20"/>
        </w:rPr>
        <w:t>s</w:t>
      </w:r>
      <w:r w:rsidR="008C0104" w:rsidRPr="00C70602">
        <w:rPr>
          <w:rFonts w:ascii="Times New Roman" w:hAnsi="Times New Roman" w:cs="Times New Roman"/>
          <w:sz w:val="20"/>
          <w:szCs w:val="20"/>
        </w:rPr>
        <w:t>ed</w:t>
      </w:r>
      <w:r w:rsidR="008C0104" w:rsidRPr="00C70602">
        <w:rPr>
          <w:rFonts w:ascii="Times New Roman" w:hAnsi="Times New Roman" w:cs="Times New Roman"/>
          <w:sz w:val="20"/>
          <w:szCs w:val="20"/>
          <w:lang w:val="en-US"/>
        </w:rPr>
        <w:t xml:space="preserve"> linear model (GLM). n is the number of</w:t>
      </w:r>
      <w:r w:rsidR="002B73A3" w:rsidRPr="00C70602">
        <w:rPr>
          <w:rFonts w:ascii="Times New Roman" w:hAnsi="Times New Roman" w:cs="Times New Roman"/>
          <w:sz w:val="20"/>
          <w:szCs w:val="20"/>
          <w:lang w:val="en-US"/>
        </w:rPr>
        <w:t xml:space="preserve"> </w:t>
      </w:r>
      <w:r w:rsidR="00A10E17" w:rsidRPr="00C70602">
        <w:rPr>
          <w:rFonts w:ascii="Times New Roman" w:hAnsi="Times New Roman" w:cs="Times New Roman"/>
          <w:sz w:val="20"/>
          <w:szCs w:val="20"/>
          <w:lang w:val="en-US"/>
        </w:rPr>
        <w:t>replicate</w:t>
      </w:r>
      <w:r w:rsidR="004E0A06" w:rsidRPr="00C70602">
        <w:rPr>
          <w:rFonts w:ascii="Times New Roman" w:hAnsi="Times New Roman" w:cs="Times New Roman"/>
          <w:sz w:val="20"/>
          <w:szCs w:val="20"/>
          <w:lang w:val="en-US"/>
        </w:rPr>
        <w:t xml:space="preserve"> plant</w:t>
      </w:r>
      <w:r w:rsidR="00A10E17"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8C0104" w:rsidRPr="00C70602">
        <w:rPr>
          <w:rFonts w:ascii="Times New Roman" w:hAnsi="Times New Roman" w:cs="Times New Roman"/>
          <w:sz w:val="20"/>
          <w:szCs w:val="20"/>
          <w:lang w:val="en-US"/>
        </w:rPr>
        <w:t>. Boxes with different letters are significantly different (</w:t>
      </w:r>
      <w:r w:rsidR="008C0104" w:rsidRPr="00C70602">
        <w:rPr>
          <w:rFonts w:ascii="Times New Roman" w:hAnsi="Times New Roman" w:cs="Times New Roman"/>
          <w:color w:val="1C1D1E"/>
          <w:sz w:val="20"/>
          <w:szCs w:val="20"/>
          <w:shd w:val="clear" w:color="auto" w:fill="FFFFFF"/>
        </w:rPr>
        <w:t xml:space="preserve">Tukey's </w:t>
      </w:r>
      <w:r w:rsidR="008C0104" w:rsidRPr="00C70602">
        <w:rPr>
          <w:rFonts w:ascii="Times New Roman" w:hAnsi="Times New Roman" w:cs="Times New Roman"/>
          <w:sz w:val="20"/>
          <w:szCs w:val="20"/>
          <w:lang w:val="en-US"/>
        </w:rPr>
        <w:t xml:space="preserve">post hoc test, </w:t>
      </w:r>
      <w:r w:rsidR="008C0104" w:rsidRPr="00C70602">
        <w:rPr>
          <w:rFonts w:ascii="Times New Roman" w:hAnsi="Times New Roman" w:cs="Times New Roman"/>
          <w:i/>
          <w:iCs/>
          <w:sz w:val="20"/>
          <w:szCs w:val="20"/>
          <w:lang w:val="en-US"/>
        </w:rPr>
        <w:t>p</w:t>
      </w:r>
      <w:r w:rsidR="008C0104" w:rsidRPr="00C70602">
        <w:rPr>
          <w:rFonts w:ascii="Times New Roman" w:hAnsi="Times New Roman" w:cs="Times New Roman"/>
          <w:sz w:val="20"/>
          <w:szCs w:val="20"/>
          <w:lang w:val="en-US"/>
        </w:rPr>
        <w:t xml:space="preserve"> &lt; 0.05).</w:t>
      </w:r>
      <w:r w:rsidR="00D71CB4" w:rsidRPr="00C70602">
        <w:rPr>
          <w:rFonts w:ascii="Times New Roman" w:hAnsi="Times New Roman" w:cs="Times New Roman"/>
          <w:sz w:val="20"/>
          <w:szCs w:val="20"/>
          <w:lang w:val="en-US"/>
        </w:rPr>
        <w:t xml:space="preserve"> </w:t>
      </w:r>
    </w:p>
    <w:p w14:paraId="41004BAC" w14:textId="77777777" w:rsidR="00C63657" w:rsidRPr="00C70602" w:rsidRDefault="00C63657" w:rsidP="00C70602">
      <w:pPr>
        <w:spacing w:line="480" w:lineRule="auto"/>
        <w:rPr>
          <w:rFonts w:ascii="Times New Roman" w:hAnsi="Times New Roman" w:cs="Times New Roman"/>
          <w:sz w:val="20"/>
          <w:szCs w:val="20"/>
          <w:lang w:val="en-US"/>
        </w:rPr>
      </w:pPr>
    </w:p>
    <w:p w14:paraId="6A3BDC28" w14:textId="30BADEE1"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0C0528F8" wp14:editId="1600C50B">
            <wp:extent cx="5731510" cy="4615180"/>
            <wp:effectExtent l="0" t="0" r="2540" b="0"/>
            <wp:docPr id="184417672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6724" name="Picture 1" descr="A picture containing text, screenshot, diagram, number&#10;&#10;Description automatically generated"/>
                    <pic:cNvPicPr/>
                  </pic:nvPicPr>
                  <pic:blipFill>
                    <a:blip r:embed="rId16"/>
                    <a:stretch>
                      <a:fillRect/>
                    </a:stretch>
                  </pic:blipFill>
                  <pic:spPr>
                    <a:xfrm>
                      <a:off x="0" y="0"/>
                      <a:ext cx="5731510" cy="4615180"/>
                    </a:xfrm>
                    <a:prstGeom prst="rect">
                      <a:avLst/>
                    </a:prstGeom>
                  </pic:spPr>
                </pic:pic>
              </a:graphicData>
            </a:graphic>
          </wp:inline>
        </w:drawing>
      </w:r>
    </w:p>
    <w:p w14:paraId="4182988A" w14:textId="77777777"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proofErr w:type="gramStart"/>
      <w:r w:rsidRPr="00C70602">
        <w:rPr>
          <w:rFonts w:ascii="Times New Roman" w:hAnsi="Times New Roman" w:cs="Times New Roman"/>
          <w:sz w:val="20"/>
          <w:szCs w:val="20"/>
          <w:lang w:val="en-US"/>
        </w:rPr>
        <w:t>)</w:t>
      </w:r>
      <w:proofErr w:type="gramEnd"/>
      <w:r w:rsidRPr="00C70602">
        <w:rPr>
          <w:rFonts w:ascii="Times New Roman" w:hAnsi="Times New Roman" w:cs="Times New Roman"/>
          <w:sz w:val="20"/>
          <w:szCs w:val="20"/>
          <w:lang w:val="en-US"/>
        </w:rPr>
        <w:t xml:space="preserve">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 The hollow dots beyond the whiskers represent outliers. The white square on each box represents the mean number of leaves per plant. Data were analysed by generalised linear models (GLM). n is the number of replicate plants for leaf counts.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FFB6DCE" w14:textId="77777777" w:rsidR="00C63657" w:rsidRPr="00C70602" w:rsidRDefault="00C63657" w:rsidP="00C70602">
      <w:pPr>
        <w:spacing w:line="480" w:lineRule="auto"/>
        <w:rPr>
          <w:rFonts w:ascii="Times New Roman" w:hAnsi="Times New Roman" w:cs="Times New Roman"/>
          <w:sz w:val="20"/>
          <w:szCs w:val="20"/>
          <w:lang w:val="en-US"/>
        </w:rPr>
      </w:pPr>
    </w:p>
    <w:p w14:paraId="617165C0" w14:textId="77777777" w:rsidR="00C63657" w:rsidRPr="00C70602" w:rsidRDefault="00C63657" w:rsidP="00C70602">
      <w:pPr>
        <w:tabs>
          <w:tab w:val="left" w:pos="2910"/>
        </w:tabs>
        <w:spacing w:line="480" w:lineRule="auto"/>
        <w:rPr>
          <w:rFonts w:ascii="Times New Roman" w:hAnsi="Times New Roman" w:cs="Times New Roman"/>
          <w:sz w:val="20"/>
          <w:szCs w:val="20"/>
          <w:lang w:val="en-US"/>
        </w:rPr>
      </w:pPr>
    </w:p>
    <w:p w14:paraId="749E464A" w14:textId="45E44947" w:rsidR="00FE21DB" w:rsidRPr="00C70602" w:rsidRDefault="00D4269C"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61DBFE49" wp14:editId="492A3E17">
            <wp:extent cx="5731510" cy="4080510"/>
            <wp:effectExtent l="0" t="0" r="2540" b="0"/>
            <wp:docPr id="142150965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9650" name="Picture 1" descr="A picture containing text, screenshot, diagram, number&#10;&#10;Description automatically generated"/>
                    <pic:cNvPicPr/>
                  </pic:nvPicPr>
                  <pic:blipFill>
                    <a:blip r:embed="rId17"/>
                    <a:stretch>
                      <a:fillRect/>
                    </a:stretch>
                  </pic:blipFill>
                  <pic:spPr>
                    <a:xfrm>
                      <a:off x="0" y="0"/>
                      <a:ext cx="5731510" cy="4080510"/>
                    </a:xfrm>
                    <a:prstGeom prst="rect">
                      <a:avLst/>
                    </a:prstGeom>
                  </pic:spPr>
                </pic:pic>
              </a:graphicData>
            </a:graphic>
          </wp:inline>
        </w:drawing>
      </w:r>
    </w:p>
    <w:p w14:paraId="2A6C64DE" w14:textId="68351207" w:rsidR="00FE21DB" w:rsidRPr="00C70602" w:rsidRDefault="00FE21DB"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w:t>
      </w:r>
      <w:r w:rsidR="008E0143" w:rsidRPr="00C70602">
        <w:rPr>
          <w:rFonts w:ascii="Times New Roman" w:hAnsi="Times New Roman" w:cs="Times New Roman"/>
          <w:b/>
          <w:bCs/>
          <w:sz w:val="24"/>
          <w:szCs w:val="24"/>
          <w:lang w:val="en-US"/>
        </w:rPr>
        <w:t>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r w:rsidR="00D4269C"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or raw yellow mealworm frass (MWF) recorded in </w:t>
      </w:r>
      <w:r w:rsidR="00172211" w:rsidRPr="00C70602">
        <w:rPr>
          <w:rFonts w:ascii="Times New Roman" w:hAnsi="Times New Roman" w:cs="Times New Roman"/>
          <w:sz w:val="20"/>
          <w:szCs w:val="20"/>
          <w:lang w:val="en-US"/>
        </w:rPr>
        <w:t>T</w:t>
      </w:r>
      <w:r w:rsidRPr="00C70602">
        <w:rPr>
          <w:rFonts w:ascii="Times New Roman" w:hAnsi="Times New Roman" w:cs="Times New Roman"/>
          <w:sz w:val="20"/>
          <w:szCs w:val="20"/>
          <w:lang w:val="en-US"/>
        </w:rPr>
        <w:t xml:space="preserve">rial 2. </w:t>
      </w:r>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72211" w:rsidRPr="00C70602">
        <w:rPr>
          <w:rFonts w:ascii="Times New Roman" w:hAnsi="Times New Roman" w:cs="Times New Roman"/>
          <w:sz w:val="20"/>
          <w:szCs w:val="20"/>
          <w:lang w:val="en-US"/>
        </w:rPr>
        <w:t xml:space="preserve"> The hollow dots beyond the whiskers represent outliers.</w:t>
      </w:r>
      <w:r w:rsidRPr="00C70602">
        <w:rPr>
          <w:rFonts w:ascii="Times New Roman" w:hAnsi="Times New Roman" w:cs="Times New Roman"/>
          <w:sz w:val="20"/>
          <w:szCs w:val="20"/>
          <w:lang w:val="en-US"/>
        </w:rPr>
        <w:t xml:space="preserve"> The white square on each box represents the mean number of leaves per plant. Data were analysed by generalised linear models (GLM). n is the number of replicate</w:t>
      </w:r>
      <w:r w:rsidR="00172211"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172211"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 xml:space="preserve">for </w:t>
      </w:r>
      <w:r w:rsidR="00172211" w:rsidRPr="00C70602">
        <w:rPr>
          <w:rFonts w:ascii="Times New Roman" w:hAnsi="Times New Roman" w:cs="Times New Roman"/>
          <w:sz w:val="20"/>
          <w:szCs w:val="20"/>
          <w:lang w:val="en-US"/>
        </w:rPr>
        <w:t>leaf counts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21D3276" w14:textId="77777777" w:rsidR="00241C69" w:rsidRPr="00C70602" w:rsidRDefault="00241C69" w:rsidP="00C70602">
      <w:pPr>
        <w:spacing w:after="0" w:line="480" w:lineRule="auto"/>
        <w:jc w:val="both"/>
        <w:rPr>
          <w:rFonts w:ascii="Times New Roman" w:hAnsi="Times New Roman" w:cs="Times New Roman"/>
          <w:sz w:val="24"/>
          <w:szCs w:val="24"/>
          <w:lang w:val="en-US"/>
        </w:rPr>
      </w:pPr>
    </w:p>
    <w:p w14:paraId="2C9846E8" w14:textId="5467B4C7" w:rsidR="002B2EC1" w:rsidRPr="00C70602" w:rsidRDefault="002B2EC1" w:rsidP="00C70602">
      <w:pPr>
        <w:spacing w:after="0" w:line="480" w:lineRule="auto"/>
        <w:jc w:val="both"/>
        <w:rPr>
          <w:rFonts w:ascii="Times New Roman" w:hAnsi="Times New Roman" w:cs="Times New Roman"/>
          <w:sz w:val="24"/>
          <w:szCs w:val="24"/>
          <w:lang w:val="en-US"/>
        </w:rPr>
      </w:pPr>
    </w:p>
    <w:p w14:paraId="685C3519" w14:textId="758C8823" w:rsidR="009D6E6D" w:rsidRPr="00C70602" w:rsidRDefault="009D6E6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6A8FC5DC" wp14:editId="7BCBDB5A">
            <wp:extent cx="2819118" cy="2770632"/>
            <wp:effectExtent l="0" t="0" r="0" b="0"/>
            <wp:docPr id="211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69" name=""/>
                    <pic:cNvPicPr/>
                  </pic:nvPicPr>
                  <pic:blipFill>
                    <a:blip r:embed="rId18"/>
                    <a:stretch>
                      <a:fillRect/>
                    </a:stretch>
                  </pic:blipFill>
                  <pic:spPr>
                    <a:xfrm>
                      <a:off x="0" y="0"/>
                      <a:ext cx="2819118" cy="2770632"/>
                    </a:xfrm>
                    <a:prstGeom prst="rect">
                      <a:avLst/>
                    </a:prstGeom>
                  </pic:spPr>
                </pic:pic>
              </a:graphicData>
            </a:graphic>
          </wp:inline>
        </w:drawing>
      </w:r>
      <w:r w:rsidRPr="00C70602">
        <w:rPr>
          <w:rFonts w:ascii="Times New Roman" w:hAnsi="Times New Roman" w:cs="Times New Roman"/>
          <w:noProof/>
        </w:rPr>
        <w:t xml:space="preserve"> </w:t>
      </w:r>
      <w:r w:rsidR="0092245E" w:rsidRPr="00C70602">
        <w:rPr>
          <w:rFonts w:ascii="Times New Roman" w:hAnsi="Times New Roman" w:cs="Times New Roman"/>
          <w:noProof/>
        </w:rPr>
        <w:drawing>
          <wp:inline distT="0" distB="0" distL="0" distR="0" wp14:anchorId="2B4F9430" wp14:editId="778692F2">
            <wp:extent cx="2819118" cy="2770632"/>
            <wp:effectExtent l="0" t="0" r="0" b="0"/>
            <wp:docPr id="623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3604" name=""/>
                    <pic:cNvPicPr/>
                  </pic:nvPicPr>
                  <pic:blipFill>
                    <a:blip r:embed="rId19"/>
                    <a:stretch>
                      <a:fillRect/>
                    </a:stretch>
                  </pic:blipFill>
                  <pic:spPr>
                    <a:xfrm>
                      <a:off x="0" y="0"/>
                      <a:ext cx="2819118" cy="2770632"/>
                    </a:xfrm>
                    <a:prstGeom prst="rect">
                      <a:avLst/>
                    </a:prstGeom>
                  </pic:spPr>
                </pic:pic>
              </a:graphicData>
            </a:graphic>
          </wp:inline>
        </w:drawing>
      </w:r>
    </w:p>
    <w:p w14:paraId="0028FE86" w14:textId="4468762D" w:rsidR="000259CD" w:rsidRPr="00C70602" w:rsidRDefault="00224B78" w:rsidP="00C70602">
      <w:pPr>
        <w:spacing w:after="0" w:line="480" w:lineRule="auto"/>
        <w:jc w:val="both"/>
        <w:rPr>
          <w:rFonts w:ascii="Times New Roman" w:hAnsi="Times New Roman" w:cs="Times New Roman"/>
          <w:lang w:val="en-US"/>
        </w:rPr>
      </w:pPr>
      <w:r w:rsidRPr="00C70602">
        <w:rPr>
          <w:rFonts w:ascii="Times New Roman" w:hAnsi="Times New Roman" w:cs="Times New Roman"/>
          <w:b/>
          <w:bCs/>
          <w:sz w:val="24"/>
          <w:szCs w:val="24"/>
          <w:lang w:val="en-US"/>
        </w:rPr>
        <w:t>Figure S</w:t>
      </w:r>
      <w:r w:rsidR="00291A19" w:rsidRPr="00C70602">
        <w:rPr>
          <w:rFonts w:ascii="Times New Roman" w:hAnsi="Times New Roman" w:cs="Times New Roman"/>
          <w:b/>
          <w:bCs/>
          <w:sz w:val="24"/>
          <w:szCs w:val="24"/>
          <w:lang w:val="en-US"/>
        </w:rPr>
        <w:t>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001E3F77" w:rsidRPr="00C70602">
        <w:rPr>
          <w:rFonts w:ascii="Times New Roman" w:hAnsi="Times New Roman" w:cs="Times New Roman"/>
          <w:sz w:val="20"/>
          <w:szCs w:val="20"/>
          <w:lang w:val="en-US"/>
        </w:rPr>
        <w:t>Time until f</w:t>
      </w:r>
      <w:r w:rsidR="00AC7A50" w:rsidRPr="00C70602">
        <w:rPr>
          <w:rFonts w:ascii="Times New Roman" w:hAnsi="Times New Roman" w:cs="Times New Roman"/>
          <w:sz w:val="20"/>
          <w:szCs w:val="20"/>
          <w:lang w:val="en-US"/>
        </w:rPr>
        <w:t>lowering</w:t>
      </w:r>
      <w:r w:rsidR="00172211" w:rsidRPr="00C70602">
        <w:rPr>
          <w:rFonts w:ascii="Times New Roman" w:hAnsi="Times New Roman" w:cs="Times New Roman"/>
          <w:sz w:val="20"/>
          <w:szCs w:val="20"/>
          <w:lang w:val="en-US"/>
        </w:rPr>
        <w:t xml:space="preserve"> </w:t>
      </w:r>
      <w:r w:rsidR="00642C3A" w:rsidRPr="00C70602">
        <w:rPr>
          <w:rFonts w:ascii="Times New Roman" w:hAnsi="Times New Roman" w:cs="Times New Roman"/>
          <w:sz w:val="20"/>
          <w:szCs w:val="20"/>
          <w:lang w:val="en-US"/>
        </w:rPr>
        <w:t>(days)</w:t>
      </w:r>
      <w:r w:rsidR="00642C3A" w:rsidRPr="00C70602">
        <w:rPr>
          <w:rFonts w:ascii="Times New Roman" w:hAnsi="Times New Roman" w:cs="Times New Roman"/>
          <w:lang w:val="en-US"/>
        </w:rPr>
        <w:t xml:space="preserve"> </w:t>
      </w:r>
      <w:r w:rsidR="00AC7A50" w:rsidRPr="00C70602">
        <w:rPr>
          <w:rFonts w:ascii="Times New Roman" w:hAnsi="Times New Roman" w:cs="Times New Roman"/>
          <w:lang w:val="en-US"/>
        </w:rPr>
        <w:t xml:space="preserve">of </w:t>
      </w:r>
      <w:r w:rsidR="00AC7A50"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AC7A50" w:rsidRPr="00C70602">
        <w:rPr>
          <w:rFonts w:ascii="Times New Roman" w:hAnsi="Times New Roman" w:cs="Times New Roman"/>
          <w:i/>
          <w:iCs/>
          <w:sz w:val="20"/>
          <w:szCs w:val="20"/>
          <w:lang w:val="en-US"/>
        </w:rPr>
        <w:t xml:space="preserve"> rapa</w:t>
      </w:r>
      <w:r w:rsidR="00AC7A50" w:rsidRPr="00C70602">
        <w:rPr>
          <w:rFonts w:ascii="Times New Roman" w:hAnsi="Times New Roman" w:cs="Times New Roman"/>
          <w:sz w:val="20"/>
          <w:szCs w:val="20"/>
          <w:lang w:val="en-US"/>
        </w:rPr>
        <w:t xml:space="preserve"> </w:t>
      </w:r>
      <w:r w:rsidR="001E3F77" w:rsidRPr="00C70602">
        <w:rPr>
          <w:rFonts w:ascii="Times New Roman" w:hAnsi="Times New Roman" w:cs="Times New Roman"/>
          <w:sz w:val="20"/>
          <w:szCs w:val="20"/>
          <w:lang w:val="en-US"/>
        </w:rPr>
        <w:t>grown in unamended soil (NoFrass; control) or soil amended with raw BSF frass (BSFF) or raw yellow mealworm frass (MWF)</w:t>
      </w:r>
      <w:r w:rsidR="00AC7A50" w:rsidRPr="00C70602">
        <w:rPr>
          <w:rFonts w:ascii="Times New Roman" w:hAnsi="Times New Roman" w:cs="Times New Roman"/>
          <w:sz w:val="20"/>
          <w:szCs w:val="20"/>
          <w:lang w:val="en-US"/>
        </w:rPr>
        <w:t xml:space="preserve"> in two trials. A = trial 1 and B = trial 2. </w:t>
      </w:r>
      <w:r w:rsidR="00964876"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6" w:name="_Hlk138899820"/>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72211" w:rsidRPr="00C70602">
        <w:rPr>
          <w:rFonts w:ascii="Times New Roman" w:hAnsi="Times New Roman" w:cs="Times New Roman"/>
          <w:sz w:val="20"/>
          <w:szCs w:val="20"/>
          <w:lang w:val="en-US"/>
        </w:rPr>
        <w:t xml:space="preserve"> The dots beyond the whiskers represent </w:t>
      </w:r>
      <w:r w:rsidR="001C239E" w:rsidRPr="00C70602">
        <w:rPr>
          <w:rFonts w:ascii="Times New Roman" w:hAnsi="Times New Roman" w:cs="Times New Roman"/>
          <w:sz w:val="20"/>
          <w:szCs w:val="20"/>
          <w:lang w:val="en-US"/>
        </w:rPr>
        <w:t>outliers.</w:t>
      </w:r>
      <w:bookmarkEnd w:id="36"/>
      <w:r w:rsidR="00AC7A50" w:rsidRPr="00C70602">
        <w:rPr>
          <w:rFonts w:ascii="Times New Roman" w:hAnsi="Times New Roman" w:cs="Times New Roman"/>
          <w:sz w:val="20"/>
          <w:szCs w:val="20"/>
          <w:lang w:val="en-US"/>
        </w:rPr>
        <w:t xml:space="preserve"> The white square on each box represents the mean </w:t>
      </w:r>
      <w:r w:rsidR="002460D2" w:rsidRPr="00C70602">
        <w:rPr>
          <w:rFonts w:ascii="Times New Roman" w:hAnsi="Times New Roman" w:cs="Times New Roman"/>
          <w:sz w:val="20"/>
          <w:szCs w:val="20"/>
          <w:lang w:val="en-US"/>
        </w:rPr>
        <w:t xml:space="preserve">time until </w:t>
      </w:r>
      <w:r w:rsidR="00AC7A50" w:rsidRPr="00C70602">
        <w:rPr>
          <w:rFonts w:ascii="Times New Roman" w:hAnsi="Times New Roman" w:cs="Times New Roman"/>
          <w:sz w:val="20"/>
          <w:szCs w:val="20"/>
          <w:lang w:val="en-US"/>
        </w:rPr>
        <w:t xml:space="preserve">flowering per treatment. Data were analysed </w:t>
      </w:r>
      <w:r w:rsidR="009A3826" w:rsidRPr="00C70602">
        <w:rPr>
          <w:rFonts w:ascii="Times New Roman" w:hAnsi="Times New Roman" w:cs="Times New Roman"/>
          <w:sz w:val="20"/>
          <w:szCs w:val="20"/>
          <w:lang w:val="en-US"/>
        </w:rPr>
        <w:t>with a</w:t>
      </w:r>
      <w:r w:rsidR="00AC7A50" w:rsidRPr="00C70602">
        <w:rPr>
          <w:rFonts w:ascii="Times New Roman" w:hAnsi="Times New Roman" w:cs="Times New Roman"/>
          <w:sz w:val="20"/>
          <w:szCs w:val="20"/>
          <w:lang w:val="en-US"/>
        </w:rPr>
        <w:t xml:space="preserve"> generalised linear model (GLM). n is the number of </w:t>
      </w:r>
      <w:proofErr w:type="gramStart"/>
      <w:r w:rsidR="006241DE" w:rsidRPr="00C70602">
        <w:rPr>
          <w:rFonts w:ascii="Times New Roman" w:hAnsi="Times New Roman" w:cs="Times New Roman"/>
          <w:sz w:val="20"/>
          <w:szCs w:val="20"/>
          <w:lang w:val="en-US"/>
        </w:rPr>
        <w:t>replicate</w:t>
      </w:r>
      <w:proofErr w:type="gramEnd"/>
      <w:r w:rsidR="001C239E"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1C239E" w:rsidRPr="00C70602">
        <w:rPr>
          <w:rFonts w:ascii="Times New Roman" w:hAnsi="Times New Roman" w:cs="Times New Roman"/>
          <w:sz w:val="20"/>
          <w:szCs w:val="20"/>
          <w:lang w:val="en-US"/>
        </w:rPr>
        <w:t xml:space="preserve"> on which time until flowering was recorded</w:t>
      </w:r>
      <w:r w:rsidR="00AC7A50" w:rsidRPr="00C70602">
        <w:rPr>
          <w:rFonts w:ascii="Times New Roman" w:hAnsi="Times New Roman" w:cs="Times New Roman"/>
          <w:sz w:val="20"/>
          <w:szCs w:val="20"/>
          <w:lang w:val="en-US"/>
        </w:rPr>
        <w:t>. Boxes with different letters are significantly different</w:t>
      </w:r>
      <w:r w:rsidR="000259CD" w:rsidRPr="00C70602">
        <w:rPr>
          <w:rFonts w:ascii="Times New Roman" w:hAnsi="Times New Roman" w:cs="Times New Roman"/>
          <w:sz w:val="20"/>
          <w:szCs w:val="20"/>
          <w:lang w:val="en-US"/>
        </w:rPr>
        <w:t xml:space="preserve"> </w:t>
      </w:r>
      <w:r w:rsidR="00AC7A50" w:rsidRPr="00C70602">
        <w:rPr>
          <w:rFonts w:ascii="Times New Roman" w:hAnsi="Times New Roman" w:cs="Times New Roman"/>
          <w:sz w:val="20"/>
          <w:szCs w:val="20"/>
          <w:lang w:val="en-US"/>
        </w:rPr>
        <w:t>(</w:t>
      </w:r>
      <w:r w:rsidR="00AC7A50" w:rsidRPr="00C70602">
        <w:rPr>
          <w:rFonts w:ascii="Times New Roman" w:hAnsi="Times New Roman" w:cs="Times New Roman"/>
          <w:color w:val="1C1D1E"/>
          <w:sz w:val="20"/>
          <w:szCs w:val="20"/>
          <w:shd w:val="clear" w:color="auto" w:fill="FFFFFF"/>
        </w:rPr>
        <w:t xml:space="preserve">Fisher's Least Significant Difference </w:t>
      </w:r>
      <w:r w:rsidR="00AC7A50" w:rsidRPr="00C70602">
        <w:rPr>
          <w:rFonts w:ascii="Times New Roman" w:hAnsi="Times New Roman" w:cs="Times New Roman"/>
          <w:sz w:val="20"/>
          <w:szCs w:val="20"/>
          <w:lang w:val="en-US"/>
        </w:rPr>
        <w:t xml:space="preserve">post hoc test, </w:t>
      </w:r>
      <w:r w:rsidR="00AC7A50" w:rsidRPr="00C70602">
        <w:rPr>
          <w:rFonts w:ascii="Times New Roman" w:hAnsi="Times New Roman" w:cs="Times New Roman"/>
          <w:i/>
          <w:iCs/>
          <w:sz w:val="20"/>
          <w:szCs w:val="20"/>
          <w:lang w:val="en-US"/>
        </w:rPr>
        <w:t>p</w:t>
      </w:r>
      <w:r w:rsidR="00AC7A50" w:rsidRPr="00C70602">
        <w:rPr>
          <w:rFonts w:ascii="Times New Roman" w:hAnsi="Times New Roman" w:cs="Times New Roman"/>
          <w:sz w:val="20"/>
          <w:szCs w:val="20"/>
          <w:lang w:val="en-US"/>
        </w:rPr>
        <w:t xml:space="preserve"> &lt; 0.05).</w:t>
      </w:r>
    </w:p>
    <w:p w14:paraId="60DA29A0" w14:textId="4FE3221B" w:rsidR="001C3BFD" w:rsidRPr="00C70602" w:rsidRDefault="001C3BFD" w:rsidP="00C70602">
      <w:pPr>
        <w:spacing w:after="0" w:line="480" w:lineRule="auto"/>
        <w:jc w:val="both"/>
        <w:rPr>
          <w:rFonts w:ascii="Times New Roman" w:hAnsi="Times New Roman" w:cs="Times New Roman"/>
          <w:sz w:val="24"/>
          <w:szCs w:val="24"/>
          <w:lang w:val="en-US"/>
        </w:rPr>
      </w:pPr>
    </w:p>
    <w:p w14:paraId="1C19B987" w14:textId="4E5C4C52" w:rsidR="0008244D" w:rsidRPr="00C70602" w:rsidRDefault="00A3718E"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02436A65" wp14:editId="6F55491B">
            <wp:extent cx="4619048" cy="3933333"/>
            <wp:effectExtent l="0" t="0" r="0" b="0"/>
            <wp:docPr id="2023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25" name=""/>
                    <pic:cNvPicPr/>
                  </pic:nvPicPr>
                  <pic:blipFill>
                    <a:blip r:embed="rId20"/>
                    <a:stretch>
                      <a:fillRect/>
                    </a:stretch>
                  </pic:blipFill>
                  <pic:spPr>
                    <a:xfrm>
                      <a:off x="0" y="0"/>
                      <a:ext cx="4619048" cy="3933333"/>
                    </a:xfrm>
                    <a:prstGeom prst="rect">
                      <a:avLst/>
                    </a:prstGeom>
                  </pic:spPr>
                </pic:pic>
              </a:graphicData>
            </a:graphic>
          </wp:inline>
        </w:drawing>
      </w:r>
      <w:r w:rsidR="00D52024" w:rsidRPr="00C70602">
        <w:rPr>
          <w:rFonts w:ascii="Times New Roman" w:hAnsi="Times New Roman" w:cs="Times New Roman"/>
          <w:sz w:val="24"/>
          <w:szCs w:val="24"/>
          <w:lang w:val="en-US"/>
        </w:rPr>
        <w:t xml:space="preserve"> </w:t>
      </w:r>
    </w:p>
    <w:p w14:paraId="3186D1DC" w14:textId="6BE0AB71" w:rsidR="00C9131A" w:rsidRPr="00C70602" w:rsidRDefault="001C3BFD" w:rsidP="00C70602">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w:t>
      </w:r>
      <w:r w:rsidR="008E0143" w:rsidRPr="00C70602">
        <w:rPr>
          <w:rFonts w:ascii="Times New Roman" w:hAnsi="Times New Roman" w:cs="Times New Roman"/>
          <w:b/>
          <w:bCs/>
          <w:sz w:val="24"/>
          <w:szCs w:val="24"/>
          <w:lang w:val="en-US"/>
        </w:rPr>
        <w:t>S5</w:t>
      </w:r>
      <w:r w:rsidRPr="00C70602">
        <w:rPr>
          <w:rFonts w:ascii="Times New Roman" w:hAnsi="Times New Roman" w:cs="Times New Roman"/>
          <w:b/>
          <w:bCs/>
          <w:sz w:val="24"/>
          <w:szCs w:val="24"/>
          <w:lang w:val="en-US"/>
        </w:rPr>
        <w:t xml:space="preserve">. </w:t>
      </w:r>
      <w:r w:rsidR="006A1709" w:rsidRPr="00C70602">
        <w:rPr>
          <w:rFonts w:ascii="Times New Roman" w:eastAsiaTheme="minorEastAsia" w:hAnsi="Times New Roman" w:cs="Times New Roman"/>
          <w:color w:val="000000" w:themeColor="text1"/>
          <w:kern w:val="24"/>
          <w:sz w:val="20"/>
          <w:szCs w:val="20"/>
          <w:lang w:val="en-US" w:eastAsia="en-GB"/>
        </w:rPr>
        <w:t xml:space="preserve">Survival of </w:t>
      </w:r>
      <w:r w:rsidR="006A1709" w:rsidRPr="00C70602">
        <w:rPr>
          <w:rFonts w:ascii="Times New Roman" w:eastAsiaTheme="minorEastAsia" w:hAnsi="Times New Roman" w:cs="Times New Roman"/>
          <w:i/>
          <w:iCs/>
          <w:color w:val="000000" w:themeColor="text1"/>
          <w:kern w:val="24"/>
          <w:sz w:val="20"/>
          <w:szCs w:val="20"/>
          <w:lang w:val="en-US" w:eastAsia="en-GB"/>
        </w:rPr>
        <w:t>Delia radicum</w:t>
      </w:r>
      <w:r w:rsidR="006A1709"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C70602">
        <w:rPr>
          <w:rFonts w:ascii="Times New Roman" w:eastAsiaTheme="minorEastAsia" w:hAnsi="Times New Roman" w:cs="Times New Roman"/>
          <w:i/>
          <w:iCs/>
          <w:color w:val="000000" w:themeColor="text1"/>
          <w:kern w:val="24"/>
          <w:sz w:val="20"/>
          <w:szCs w:val="20"/>
          <w:lang w:val="en-US" w:eastAsia="en-GB"/>
        </w:rPr>
        <w:t>B</w:t>
      </w:r>
      <w:r w:rsidR="002460D2" w:rsidRPr="00C70602">
        <w:rPr>
          <w:rFonts w:ascii="Times New Roman" w:eastAsiaTheme="minorEastAsia" w:hAnsi="Times New Roman" w:cs="Times New Roman"/>
          <w:i/>
          <w:iCs/>
          <w:color w:val="000000" w:themeColor="text1"/>
          <w:kern w:val="24"/>
          <w:sz w:val="20"/>
          <w:szCs w:val="20"/>
          <w:lang w:val="en-US" w:eastAsia="en-GB"/>
        </w:rPr>
        <w:t>.</w:t>
      </w:r>
      <w:r w:rsidR="006A1709" w:rsidRPr="00C70602">
        <w:rPr>
          <w:rFonts w:ascii="Times New Roman" w:eastAsiaTheme="minorEastAsia" w:hAnsi="Times New Roman" w:cs="Times New Roman"/>
          <w:i/>
          <w:iCs/>
          <w:color w:val="000000" w:themeColor="text1"/>
          <w:kern w:val="24"/>
          <w:sz w:val="20"/>
          <w:szCs w:val="20"/>
          <w:lang w:val="en-US" w:eastAsia="en-GB"/>
        </w:rPr>
        <w:t xml:space="preserve"> rapa </w:t>
      </w:r>
      <w:r w:rsidR="006A1709" w:rsidRPr="00C70602">
        <w:rPr>
          <w:rFonts w:ascii="Times New Roman" w:eastAsiaTheme="minorEastAsia" w:hAnsi="Times New Roman" w:cs="Times New Roman"/>
          <w:color w:val="000000" w:themeColor="text1"/>
          <w:kern w:val="24"/>
          <w:sz w:val="20"/>
          <w:szCs w:val="20"/>
          <w:lang w:val="en-US" w:eastAsia="en-GB"/>
        </w:rPr>
        <w:t xml:space="preserve">plants </w:t>
      </w:r>
      <w:r w:rsidR="002460D2" w:rsidRPr="00C7060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C70602">
        <w:rPr>
          <w:rFonts w:ascii="Times New Roman" w:eastAsiaTheme="minorEastAsia" w:hAnsi="Times New Roman" w:cs="Times New Roman"/>
          <w:color w:val="000000" w:themeColor="text1"/>
          <w:kern w:val="24"/>
          <w:sz w:val="20"/>
          <w:szCs w:val="20"/>
          <w:lang w:val="en-US" w:eastAsia="en-GB"/>
        </w:rPr>
        <w:t xml:space="preserve">. </w:t>
      </w:r>
      <w:bookmarkStart w:id="37" w:name="_Hlk138900097"/>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bookmarkEnd w:id="37"/>
      <w:r w:rsidR="00BA4C31" w:rsidRPr="00C70602">
        <w:rPr>
          <w:rFonts w:ascii="Times New Roman" w:hAnsi="Times New Roman" w:cs="Times New Roman"/>
          <w:sz w:val="20"/>
          <w:szCs w:val="20"/>
          <w:lang w:val="en-US"/>
        </w:rPr>
        <w:t xml:space="preserve"> </w:t>
      </w:r>
      <w:r w:rsidR="006A1709" w:rsidRPr="00C70602">
        <w:rPr>
          <w:rFonts w:ascii="Times New Roman" w:hAnsi="Times New Roman" w:cs="Times New Roman"/>
          <w:sz w:val="20"/>
          <w:szCs w:val="20"/>
          <w:lang w:val="en-US"/>
        </w:rPr>
        <w:t xml:space="preserve">The white square on each box represents the mean larval survival. Data were analysed by generalised linear models (GLM). </w:t>
      </w:r>
      <w:r w:rsidR="00BA4C31" w:rsidRPr="00C70602">
        <w:rPr>
          <w:rFonts w:ascii="Times New Roman" w:hAnsi="Times New Roman" w:cs="Times New Roman"/>
          <w:sz w:val="20"/>
          <w:szCs w:val="20"/>
          <w:lang w:val="en-US"/>
        </w:rPr>
        <w:t>n is the number of replicate plants that had each been infested with 10 larvae</w:t>
      </w:r>
      <w:r w:rsidR="006A1709" w:rsidRPr="00C70602">
        <w:rPr>
          <w:rFonts w:ascii="Times New Roman" w:hAnsi="Times New Roman" w:cs="Times New Roman"/>
          <w:sz w:val="20"/>
          <w:szCs w:val="20"/>
          <w:lang w:val="en-US"/>
        </w:rPr>
        <w:t>. Boxes with different letters are significantly different (</w:t>
      </w:r>
      <w:r w:rsidR="006A1709" w:rsidRPr="00C70602">
        <w:rPr>
          <w:rFonts w:ascii="Times New Roman" w:hAnsi="Times New Roman" w:cs="Times New Roman"/>
          <w:color w:val="1C1D1E"/>
          <w:sz w:val="20"/>
          <w:szCs w:val="20"/>
          <w:shd w:val="clear" w:color="auto" w:fill="FFFFFF"/>
        </w:rPr>
        <w:t xml:space="preserve">Tukey's </w:t>
      </w:r>
      <w:r w:rsidR="006A1709" w:rsidRPr="00C70602">
        <w:rPr>
          <w:rFonts w:ascii="Times New Roman" w:hAnsi="Times New Roman" w:cs="Times New Roman"/>
          <w:sz w:val="20"/>
          <w:szCs w:val="20"/>
          <w:lang w:val="en-US"/>
        </w:rPr>
        <w:t xml:space="preserve">post hoc test, </w:t>
      </w:r>
      <w:r w:rsidR="006A1709" w:rsidRPr="00C70602">
        <w:rPr>
          <w:rFonts w:ascii="Times New Roman" w:hAnsi="Times New Roman" w:cs="Times New Roman"/>
          <w:i/>
          <w:iCs/>
          <w:sz w:val="20"/>
          <w:szCs w:val="20"/>
          <w:lang w:val="en-US"/>
        </w:rPr>
        <w:t>p</w:t>
      </w:r>
      <w:r w:rsidR="006A1709" w:rsidRPr="00C70602">
        <w:rPr>
          <w:rFonts w:ascii="Times New Roman" w:hAnsi="Times New Roman" w:cs="Times New Roman"/>
          <w:sz w:val="20"/>
          <w:szCs w:val="20"/>
          <w:lang w:val="en-US"/>
        </w:rPr>
        <w:t xml:space="preserve"> &lt; 0.05).</w:t>
      </w:r>
    </w:p>
    <w:p w14:paraId="26DB0366" w14:textId="39E9D9D9" w:rsidR="001C3BFD" w:rsidRPr="00C70602" w:rsidRDefault="001C3BFD" w:rsidP="00C70602">
      <w:pPr>
        <w:spacing w:after="0" w:line="480" w:lineRule="auto"/>
        <w:jc w:val="both"/>
        <w:rPr>
          <w:rFonts w:ascii="Times New Roman" w:hAnsi="Times New Roman" w:cs="Times New Roman"/>
          <w:sz w:val="24"/>
          <w:szCs w:val="24"/>
          <w:lang w:val="en-US"/>
        </w:rPr>
      </w:pPr>
    </w:p>
    <w:p w14:paraId="637AE3C7" w14:textId="04AF7135" w:rsidR="00B30DEB" w:rsidRPr="00C70602" w:rsidRDefault="006A0208"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5996B5C6" wp14:editId="05C85DA0">
            <wp:extent cx="4619048" cy="3933333"/>
            <wp:effectExtent l="0" t="0" r="0" b="0"/>
            <wp:docPr id="1560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6661" name=""/>
                    <pic:cNvPicPr/>
                  </pic:nvPicPr>
                  <pic:blipFill>
                    <a:blip r:embed="rId21"/>
                    <a:stretch>
                      <a:fillRect/>
                    </a:stretch>
                  </pic:blipFill>
                  <pic:spPr>
                    <a:xfrm>
                      <a:off x="0" y="0"/>
                      <a:ext cx="4619048" cy="3933333"/>
                    </a:xfrm>
                    <a:prstGeom prst="rect">
                      <a:avLst/>
                    </a:prstGeom>
                  </pic:spPr>
                </pic:pic>
              </a:graphicData>
            </a:graphic>
          </wp:inline>
        </w:drawing>
      </w:r>
    </w:p>
    <w:p w14:paraId="49FAFECD" w14:textId="631D8B6B" w:rsidR="001C3BFD" w:rsidRPr="00C70602" w:rsidRDefault="001C3BF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6</w:t>
      </w:r>
      <w:r w:rsidRPr="00C70602">
        <w:rPr>
          <w:rFonts w:ascii="Times New Roman" w:hAnsi="Times New Roman" w:cs="Times New Roman"/>
          <w:b/>
          <w:bCs/>
          <w:sz w:val="24"/>
          <w:szCs w:val="24"/>
          <w:lang w:val="en-US"/>
        </w:rPr>
        <w:t xml:space="preserve">. </w:t>
      </w:r>
      <w:r w:rsidR="006241DE" w:rsidRPr="00C70602">
        <w:rPr>
          <w:rFonts w:ascii="Times New Roman" w:hAnsi="Times New Roman" w:cs="Times New Roman"/>
          <w:sz w:val="20"/>
          <w:szCs w:val="20"/>
          <w:lang w:val="en-US"/>
        </w:rPr>
        <w:t>Biomass</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(mg) of </w:t>
      </w:r>
      <w:r w:rsidR="004454FE" w:rsidRPr="00C70602">
        <w:rPr>
          <w:rFonts w:ascii="Times New Roman" w:eastAsiaTheme="minorEastAsia" w:hAnsi="Times New Roman" w:cs="Times New Roman"/>
          <w:i/>
          <w:iCs/>
          <w:sz w:val="20"/>
          <w:szCs w:val="20"/>
          <w:lang w:val="en-US"/>
        </w:rPr>
        <w:t>D</w:t>
      </w:r>
      <w:r w:rsidR="002460D2" w:rsidRPr="00C70602">
        <w:rPr>
          <w:rFonts w:ascii="Times New Roman" w:eastAsiaTheme="minorEastAsia" w:hAnsi="Times New Roman" w:cs="Times New Roman"/>
          <w:i/>
          <w:iCs/>
          <w:sz w:val="20"/>
          <w:szCs w:val="20"/>
          <w:lang w:val="en-US"/>
        </w:rPr>
        <w:t>elia</w:t>
      </w:r>
      <w:r w:rsidR="004454FE" w:rsidRPr="00C70602">
        <w:rPr>
          <w:rFonts w:ascii="Times New Roman" w:eastAsiaTheme="minorEastAsia" w:hAnsi="Times New Roman" w:cs="Times New Roman"/>
          <w:i/>
          <w:iCs/>
          <w:sz w:val="20"/>
          <w:szCs w:val="20"/>
          <w:lang w:val="en-US"/>
        </w:rPr>
        <w:t xml:space="preserve"> radicum</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pupae retrieved after </w:t>
      </w:r>
      <w:r w:rsidR="006A5A20" w:rsidRPr="00C70602">
        <w:rPr>
          <w:rFonts w:ascii="Times New Roman" w:eastAsiaTheme="minorEastAsia" w:hAnsi="Times New Roman" w:cs="Times New Roman"/>
          <w:sz w:val="20"/>
          <w:szCs w:val="20"/>
          <w:lang w:val="en-US"/>
        </w:rPr>
        <w:t xml:space="preserve">a </w:t>
      </w:r>
      <w:r w:rsidR="004454FE" w:rsidRPr="00C70602">
        <w:rPr>
          <w:rFonts w:ascii="Times New Roman" w:eastAsiaTheme="minorEastAsia" w:hAnsi="Times New Roman" w:cs="Times New Roman"/>
          <w:sz w:val="20"/>
          <w:szCs w:val="20"/>
          <w:lang w:val="en-US"/>
        </w:rPr>
        <w:t xml:space="preserve">21-day </w:t>
      </w:r>
      <w:r w:rsidR="006241DE" w:rsidRPr="00C70602">
        <w:rPr>
          <w:rFonts w:ascii="Times New Roman" w:eastAsiaTheme="minorEastAsia" w:hAnsi="Times New Roman" w:cs="Times New Roman"/>
          <w:sz w:val="20"/>
          <w:szCs w:val="20"/>
          <w:lang w:val="en-US"/>
        </w:rPr>
        <w:t xml:space="preserve">root infestation </w:t>
      </w:r>
      <w:r w:rsidR="004454FE" w:rsidRPr="00C70602">
        <w:rPr>
          <w:rFonts w:ascii="Times New Roman" w:eastAsiaTheme="minorEastAsia" w:hAnsi="Times New Roman" w:cs="Times New Roman"/>
          <w:sz w:val="20"/>
          <w:szCs w:val="20"/>
          <w:lang w:val="en-US"/>
        </w:rPr>
        <w:t xml:space="preserve">of </w:t>
      </w:r>
      <w:r w:rsidR="004454FE" w:rsidRPr="00C70602">
        <w:rPr>
          <w:rFonts w:ascii="Times New Roman" w:eastAsiaTheme="minorEastAsia" w:hAnsi="Times New Roman" w:cs="Times New Roman"/>
          <w:i/>
          <w:iCs/>
          <w:sz w:val="20"/>
          <w:szCs w:val="20"/>
          <w:lang w:val="en-US"/>
        </w:rPr>
        <w:t xml:space="preserve">B. rapa </w:t>
      </w:r>
      <w:r w:rsidR="002460D2"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4454FE" w:rsidRPr="00C70602">
        <w:rPr>
          <w:rFonts w:ascii="Times New Roman" w:eastAsiaTheme="minorEastAsia" w:hAnsi="Times New Roman" w:cs="Times New Roman"/>
          <w:color w:val="000000" w:themeColor="text1"/>
          <w:kern w:val="24"/>
          <w:sz w:val="20"/>
          <w:szCs w:val="20"/>
          <w:lang w:val="en-US"/>
        </w:rPr>
        <w:t xml:space="preserve">. </w:t>
      </w:r>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4454FE" w:rsidRPr="00C70602">
        <w:rPr>
          <w:rFonts w:ascii="Times New Roman" w:hAnsi="Times New Roman" w:cs="Times New Roman"/>
          <w:sz w:val="20"/>
          <w:szCs w:val="20"/>
          <w:lang w:val="en-US"/>
        </w:rPr>
        <w:t xml:space="preserve"> The dots </w:t>
      </w:r>
      <w:r w:rsidR="00BA4C31" w:rsidRPr="00C70602">
        <w:rPr>
          <w:rFonts w:ascii="Times New Roman" w:hAnsi="Times New Roman" w:cs="Times New Roman"/>
          <w:sz w:val="20"/>
          <w:szCs w:val="20"/>
          <w:lang w:val="en-US"/>
        </w:rPr>
        <w:t xml:space="preserve">beyond whiskers </w:t>
      </w:r>
      <w:r w:rsidR="004454FE" w:rsidRPr="00C70602">
        <w:rPr>
          <w:rFonts w:ascii="Times New Roman" w:hAnsi="Times New Roman" w:cs="Times New Roman"/>
          <w:sz w:val="20"/>
          <w:szCs w:val="20"/>
          <w:lang w:val="en-US"/>
        </w:rPr>
        <w:t xml:space="preserve">represent </w:t>
      </w:r>
      <w:r w:rsidR="002460D2" w:rsidRPr="00C70602">
        <w:rPr>
          <w:rFonts w:ascii="Times New Roman" w:hAnsi="Times New Roman" w:cs="Times New Roman"/>
          <w:sz w:val="20"/>
          <w:szCs w:val="20"/>
          <w:lang w:val="en-US"/>
        </w:rPr>
        <w:t>outliers</w:t>
      </w:r>
      <w:r w:rsidR="004454FE" w:rsidRPr="00C70602">
        <w:rPr>
          <w:rFonts w:ascii="Times New Roman" w:hAnsi="Times New Roman" w:cs="Times New Roman"/>
          <w:sz w:val="20"/>
          <w:szCs w:val="20"/>
          <w:lang w:val="en-US"/>
        </w:rPr>
        <w:t xml:space="preserve">. The white square on each box represents the mean pupal weight. Data were analysed </w:t>
      </w:r>
      <w:r w:rsidR="000C51E4" w:rsidRPr="00C70602">
        <w:rPr>
          <w:rFonts w:ascii="Times New Roman" w:hAnsi="Times New Roman" w:cs="Times New Roman"/>
          <w:sz w:val="20"/>
          <w:szCs w:val="20"/>
          <w:lang w:val="en-US"/>
        </w:rPr>
        <w:t>with</w:t>
      </w:r>
      <w:r w:rsidR="004454FE" w:rsidRPr="00C70602">
        <w:rPr>
          <w:rFonts w:ascii="Times New Roman" w:hAnsi="Times New Roman" w:cs="Times New Roman"/>
          <w:sz w:val="20"/>
          <w:szCs w:val="20"/>
          <w:lang w:val="en-US"/>
        </w:rPr>
        <w:t xml:space="preserve"> generalised linear models (GLM). n is the number of pupae weighed</w:t>
      </w:r>
      <w:r w:rsidR="00BA4C31" w:rsidRPr="00C70602">
        <w:rPr>
          <w:rFonts w:ascii="Times New Roman" w:hAnsi="Times New Roman" w:cs="Times New Roman"/>
          <w:sz w:val="20"/>
          <w:szCs w:val="20"/>
          <w:lang w:val="en-US"/>
        </w:rPr>
        <w:t xml:space="preserve"> per treatment</w:t>
      </w:r>
      <w:r w:rsidR="004454FE" w:rsidRPr="00C70602">
        <w:rPr>
          <w:rFonts w:ascii="Times New Roman" w:hAnsi="Times New Roman" w:cs="Times New Roman"/>
          <w:sz w:val="20"/>
          <w:szCs w:val="20"/>
          <w:lang w:val="en-US"/>
        </w:rPr>
        <w:t>.</w:t>
      </w:r>
    </w:p>
    <w:p w14:paraId="09423110" w14:textId="62435624" w:rsidR="00203B69" w:rsidRPr="00C70602" w:rsidRDefault="00203B69" w:rsidP="00C70602">
      <w:pPr>
        <w:spacing w:after="0" w:line="480" w:lineRule="auto"/>
        <w:jc w:val="both"/>
        <w:rPr>
          <w:rFonts w:ascii="Times New Roman" w:hAnsi="Times New Roman" w:cs="Times New Roman"/>
          <w:sz w:val="24"/>
          <w:szCs w:val="24"/>
          <w:lang w:val="en-US"/>
        </w:rPr>
      </w:pPr>
    </w:p>
    <w:p w14:paraId="6538CFD4" w14:textId="358743D8" w:rsidR="00241C69" w:rsidRPr="00C70602" w:rsidRDefault="00241C69" w:rsidP="00C70602">
      <w:pPr>
        <w:spacing w:line="480" w:lineRule="auto"/>
        <w:jc w:val="both"/>
        <w:rPr>
          <w:rFonts w:ascii="Times New Roman" w:hAnsi="Times New Roman" w:cs="Times New Roman"/>
          <w:sz w:val="24"/>
          <w:szCs w:val="24"/>
          <w:lang w:val="en-US"/>
        </w:rPr>
      </w:pPr>
    </w:p>
    <w:p w14:paraId="0896997A" w14:textId="668C8420" w:rsidR="006A0208" w:rsidRPr="00C70602" w:rsidRDefault="006A0208"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sz w:val="24"/>
          <w:szCs w:val="24"/>
        </w:rPr>
        <w:lastRenderedPageBreak/>
        <w:drawing>
          <wp:inline distT="0" distB="0" distL="0" distR="0" wp14:anchorId="37B5AA53" wp14:editId="2BD35C8B">
            <wp:extent cx="5731510" cy="4029710"/>
            <wp:effectExtent l="0" t="0" r="0" b="0"/>
            <wp:docPr id="3" name="Picture 2">
              <a:extLst xmlns:a="http://schemas.openxmlformats.org/drawingml/2006/main">
                <a:ext uri="{FF2B5EF4-FFF2-40B4-BE49-F238E27FC236}">
                  <a16:creationId xmlns:a16="http://schemas.microsoft.com/office/drawing/2014/main" id="{B6C66990-3868-F72E-B04F-85A98E95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C66990-3868-F72E-B04F-85A98E95D91A}"/>
                        </a:ext>
                      </a:extLst>
                    </pic:cNvPr>
                    <pic:cNvPicPr>
                      <a:picLocks noChangeAspect="1"/>
                    </pic:cNvPicPr>
                  </pic:nvPicPr>
                  <pic:blipFill rotWithShape="1">
                    <a:blip r:embed="rId22"/>
                    <a:srcRect l="3951" r="4568" b="3518"/>
                    <a:stretch/>
                  </pic:blipFill>
                  <pic:spPr>
                    <a:xfrm>
                      <a:off x="0" y="0"/>
                      <a:ext cx="5731510" cy="4029710"/>
                    </a:xfrm>
                    <a:prstGeom prst="rect">
                      <a:avLst/>
                    </a:prstGeom>
                  </pic:spPr>
                </pic:pic>
              </a:graphicData>
            </a:graphic>
          </wp:inline>
        </w:drawing>
      </w:r>
    </w:p>
    <w:p w14:paraId="69644A3A" w14:textId="574B62A0" w:rsidR="00703F75" w:rsidRPr="00C70602" w:rsidRDefault="00703F75"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7</w:t>
      </w:r>
      <w:r w:rsidRPr="00C70602">
        <w:rPr>
          <w:rFonts w:ascii="Times New Roman" w:hAnsi="Times New Roman" w:cs="Times New Roman"/>
          <w:b/>
          <w:bCs/>
          <w:sz w:val="24"/>
          <w:szCs w:val="24"/>
          <w:lang w:val="en-US"/>
        </w:rPr>
        <w:t>.</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w:t>
      </w:r>
      <w:r w:rsidR="00696C1E" w:rsidRPr="00C70602">
        <w:rPr>
          <w:rFonts w:ascii="Times New Roman"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A = proportion (%) of flies that emerged during the first trial (trial 1), B = proportion (%) of flies that emerged during the second trial (trial 2)</w:t>
      </w:r>
      <w:r w:rsidR="00393039" w:rsidRPr="00C70602">
        <w:rPr>
          <w:rFonts w:ascii="Times New Roman" w:eastAsiaTheme="minorEastAsia" w:hAnsi="Times New Roman" w:cs="Times New Roman"/>
          <w:color w:val="000000" w:themeColor="text1"/>
          <w:kern w:val="24"/>
          <w:sz w:val="20"/>
          <w:szCs w:val="20"/>
          <w:lang w:val="en-US"/>
        </w:rPr>
        <w:t>,</w:t>
      </w:r>
      <w:r w:rsidRPr="00C70602">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B72778" w:rsidRPr="00C70602">
        <w:rPr>
          <w:rFonts w:ascii="Times New Roman" w:eastAsiaTheme="minorEastAsia" w:hAnsi="Times New Roman" w:cs="Times New Roman"/>
          <w:color w:val="000000" w:themeColor="text1"/>
          <w:kern w:val="24"/>
          <w:sz w:val="20"/>
          <w:szCs w:val="20"/>
          <w:lang w:val="en-US"/>
        </w:rPr>
        <w:t xml:space="preserve">recorded </w:t>
      </w:r>
      <w:r w:rsidR="00F21F41" w:rsidRPr="00C70602">
        <w:rPr>
          <w:rFonts w:ascii="Times New Roman" w:eastAsiaTheme="minorEastAsia" w:hAnsi="Times New Roman" w:cs="Times New Roman"/>
          <w:color w:val="000000" w:themeColor="text1"/>
          <w:kern w:val="24"/>
          <w:sz w:val="20"/>
          <w:szCs w:val="20"/>
          <w:lang w:val="en-US"/>
        </w:rPr>
        <w:t>instances of fly emergence</w:t>
      </w:r>
      <w:r w:rsidRPr="00C70602">
        <w:rPr>
          <w:rFonts w:ascii="Times New Roman" w:eastAsiaTheme="minorEastAsia" w:hAnsi="Times New Roman" w:cs="Times New Roman"/>
          <w:color w:val="000000" w:themeColor="text1"/>
          <w:kern w:val="24"/>
          <w:sz w:val="20"/>
          <w:szCs w:val="20"/>
          <w:lang w:val="en-US"/>
        </w:rPr>
        <w:t xml:space="preserv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Pr="00C70602" w:rsidRDefault="00703F75"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6E06165D" w14:textId="77777777" w:rsidR="0038699D" w:rsidRPr="00C70602" w:rsidRDefault="0038699D"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36AB04F8" w14:textId="77777777" w:rsidR="00F81F69" w:rsidRPr="00C70602" w:rsidRDefault="00F81F69" w:rsidP="00C70602">
      <w:pPr>
        <w:spacing w:line="480" w:lineRule="auto"/>
        <w:jc w:val="both"/>
        <w:rPr>
          <w:rFonts w:ascii="Times New Roman" w:hAnsi="Times New Roman" w:cs="Times New Roman"/>
          <w:sz w:val="24"/>
          <w:szCs w:val="24"/>
          <w:lang w:val="en-US"/>
        </w:rPr>
      </w:pPr>
    </w:p>
    <w:p w14:paraId="5EB4ED55" w14:textId="3F7F7D79" w:rsidR="00024A8E" w:rsidRPr="00C70602" w:rsidRDefault="00743391"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7A5BBCAB" wp14:editId="58E9A5FC">
            <wp:extent cx="2812296" cy="2770632"/>
            <wp:effectExtent l="0" t="0" r="0" b="0"/>
            <wp:docPr id="59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756" name=""/>
                    <pic:cNvPicPr/>
                  </pic:nvPicPr>
                  <pic:blipFill>
                    <a:blip r:embed="rId23"/>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033FB8E1" wp14:editId="7809AF9C">
            <wp:extent cx="2812296" cy="2770632"/>
            <wp:effectExtent l="0" t="0" r="0" b="0"/>
            <wp:docPr id="20888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6039" name=""/>
                    <pic:cNvPicPr/>
                  </pic:nvPicPr>
                  <pic:blipFill>
                    <a:blip r:embed="rId24"/>
                    <a:stretch>
                      <a:fillRect/>
                    </a:stretch>
                  </pic:blipFill>
                  <pic:spPr>
                    <a:xfrm>
                      <a:off x="0" y="0"/>
                      <a:ext cx="2812296" cy="2770632"/>
                    </a:xfrm>
                    <a:prstGeom prst="rect">
                      <a:avLst/>
                    </a:prstGeom>
                  </pic:spPr>
                </pic:pic>
              </a:graphicData>
            </a:graphic>
          </wp:inline>
        </w:drawing>
      </w:r>
    </w:p>
    <w:p w14:paraId="249A4787" w14:textId="5A81BE8E" w:rsidR="00980826" w:rsidRPr="00C70602" w:rsidRDefault="00980826" w:rsidP="00C70602">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w:t>
      </w:r>
      <w:r w:rsidR="00725872" w:rsidRPr="00C70602">
        <w:rPr>
          <w:rFonts w:eastAsiaTheme="minorEastAsia"/>
          <w:b/>
          <w:bCs/>
          <w:color w:val="000000" w:themeColor="text1"/>
          <w:kern w:val="24"/>
          <w:lang w:val="en-US"/>
        </w:rPr>
        <w:t>S</w:t>
      </w:r>
      <w:r w:rsidR="00215728" w:rsidRPr="00C70602">
        <w:rPr>
          <w:rFonts w:eastAsiaTheme="minorEastAsia"/>
          <w:b/>
          <w:bCs/>
          <w:color w:val="000000" w:themeColor="text1"/>
          <w:kern w:val="24"/>
          <w:lang w:val="en-US"/>
        </w:rPr>
        <w:t>8</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Feeding damage </w:t>
      </w:r>
      <w:r w:rsidR="005F327D" w:rsidRPr="00C70602">
        <w:rPr>
          <w:rFonts w:eastAsiaTheme="minorEastAsia"/>
          <w:color w:val="000000" w:themeColor="text1"/>
          <w:kern w:val="24"/>
          <w:sz w:val="20"/>
          <w:szCs w:val="20"/>
          <w:lang w:val="en-US"/>
        </w:rPr>
        <w:t xml:space="preserve">(scores) </w:t>
      </w:r>
      <w:r w:rsidRPr="00C70602">
        <w:rPr>
          <w:rFonts w:eastAsiaTheme="minorEastAsia"/>
          <w:color w:val="000000" w:themeColor="text1"/>
          <w:kern w:val="24"/>
          <w:sz w:val="20"/>
          <w:szCs w:val="20"/>
          <w:lang w:val="en-US"/>
        </w:rPr>
        <w:t xml:space="preserve">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B</w:t>
      </w:r>
      <w:r w:rsidR="008D0F4D"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1B7771"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2728C6" w:rsidRPr="00C70602">
        <w:rPr>
          <w:rFonts w:eastAsiaTheme="minorEastAsia"/>
          <w:color w:val="000000" w:themeColor="text1"/>
          <w:kern w:val="24"/>
          <w:sz w:val="20"/>
          <w:szCs w:val="20"/>
          <w:lang w:val="en-US"/>
        </w:rPr>
        <w:t xml:space="preserve"> in two trials</w:t>
      </w:r>
      <w:r w:rsidRPr="00C70602">
        <w:rPr>
          <w:rFonts w:eastAsiaTheme="minorEastAsia"/>
          <w:color w:val="000000" w:themeColor="text1"/>
          <w:kern w:val="24"/>
          <w:sz w:val="20"/>
          <w:szCs w:val="20"/>
          <w:lang w:val="en-US"/>
        </w:rPr>
        <w:t xml:space="preserve">. </w:t>
      </w:r>
      <w:r w:rsidR="002728C6" w:rsidRPr="00C70602">
        <w:rPr>
          <w:rFonts w:eastAsiaTheme="minorEastAsia"/>
          <w:color w:val="000000" w:themeColor="text1"/>
          <w:kern w:val="24"/>
          <w:sz w:val="20"/>
          <w:szCs w:val="20"/>
          <w:lang w:val="en-US"/>
        </w:rPr>
        <w:t xml:space="preserve">A = trial 1 and B = trial 2. </w:t>
      </w:r>
      <w:r w:rsidR="00743391" w:rsidRPr="00C70602">
        <w:rPr>
          <w:rFonts w:eastAsiaTheme="minorEastAsia"/>
          <w:color w:val="000000" w:themeColor="text1"/>
          <w:kern w:val="24"/>
          <w:sz w:val="20"/>
          <w:szCs w:val="20"/>
          <w:lang w:val="en-US"/>
        </w:rPr>
        <w:t xml:space="preserve">B is a repetition of A under similar conditions. </w:t>
      </w:r>
      <w:r w:rsidR="006543A3"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53A83" w:rsidRPr="00C70602">
        <w:rPr>
          <w:sz w:val="20"/>
          <w:szCs w:val="20"/>
          <w:lang w:val="en-US"/>
        </w:rPr>
        <w:t>. The dot beyond whiskers represents an outlier. The</w:t>
      </w:r>
      <w:r w:rsidRPr="00C70602">
        <w:rPr>
          <w:sz w:val="20"/>
          <w:szCs w:val="20"/>
          <w:lang w:val="en-US"/>
        </w:rPr>
        <w:t xml:space="preserve"> white square on each box represents the mean </w:t>
      </w:r>
      <w:r w:rsidR="005F327D" w:rsidRPr="00C70602">
        <w:rPr>
          <w:sz w:val="20"/>
          <w:szCs w:val="20"/>
          <w:lang w:val="en-US"/>
        </w:rPr>
        <w:t>feeding damage</w:t>
      </w:r>
      <w:r w:rsidRPr="00C70602">
        <w:rPr>
          <w:sz w:val="20"/>
          <w:szCs w:val="20"/>
          <w:lang w:val="en-US"/>
        </w:rPr>
        <w:t xml:space="preserve">. Data were analysed </w:t>
      </w:r>
      <w:r w:rsidR="00223BA2" w:rsidRPr="00C70602">
        <w:rPr>
          <w:sz w:val="20"/>
          <w:szCs w:val="20"/>
          <w:lang w:val="en-US"/>
        </w:rPr>
        <w:t>with a</w:t>
      </w:r>
      <w:r w:rsidRPr="00C70602">
        <w:rPr>
          <w:sz w:val="20"/>
          <w:szCs w:val="20"/>
          <w:lang w:val="en-US"/>
        </w:rPr>
        <w:t xml:space="preserve"> generalised linear model (GLM). n is the number of </w:t>
      </w:r>
      <w:r w:rsidR="006241DE" w:rsidRPr="00C70602">
        <w:rPr>
          <w:sz w:val="20"/>
          <w:szCs w:val="20"/>
          <w:lang w:val="en-US"/>
        </w:rPr>
        <w:t>replicate</w:t>
      </w:r>
      <w:r w:rsidR="009A18A9" w:rsidRPr="00C70602">
        <w:rPr>
          <w:sz w:val="20"/>
          <w:szCs w:val="20"/>
          <w:lang w:val="en-US"/>
        </w:rPr>
        <w:t xml:space="preserve"> plant</w:t>
      </w:r>
      <w:r w:rsidR="006241DE" w:rsidRPr="00C70602">
        <w:rPr>
          <w:sz w:val="20"/>
          <w:szCs w:val="20"/>
          <w:lang w:val="en-US"/>
        </w:rPr>
        <w:t>s</w:t>
      </w:r>
      <w:r w:rsidR="00BD3890" w:rsidRPr="00C70602">
        <w:rPr>
          <w:sz w:val="20"/>
          <w:szCs w:val="20"/>
          <w:lang w:val="en-US"/>
        </w:rPr>
        <w:t xml:space="preserve"> </w:t>
      </w:r>
      <w:r w:rsidR="006543A3" w:rsidRPr="00C70602">
        <w:rPr>
          <w:sz w:val="20"/>
          <w:szCs w:val="20"/>
          <w:lang w:val="en-US"/>
        </w:rPr>
        <w:t>for</w:t>
      </w:r>
      <w:r w:rsidR="00BD3890" w:rsidRPr="00C70602">
        <w:rPr>
          <w:sz w:val="20"/>
          <w:szCs w:val="20"/>
          <w:lang w:val="en-US"/>
        </w:rPr>
        <w:t xml:space="preserve"> leaf damage </w:t>
      </w:r>
      <w:r w:rsidR="006543A3" w:rsidRPr="00C70602">
        <w:rPr>
          <w:sz w:val="20"/>
          <w:szCs w:val="20"/>
          <w:lang w:val="en-US"/>
        </w:rPr>
        <w:t>assessment</w:t>
      </w:r>
      <w:r w:rsidRPr="00C70602">
        <w:rPr>
          <w:sz w:val="20"/>
          <w:szCs w:val="20"/>
          <w:lang w:val="en-US"/>
        </w:rPr>
        <w:t>.</w:t>
      </w:r>
    </w:p>
    <w:p w14:paraId="4D9EFCA9" w14:textId="48FB97D0" w:rsidR="001C0CD1" w:rsidRPr="00C70602" w:rsidRDefault="001C0CD1" w:rsidP="00C70602">
      <w:pPr>
        <w:spacing w:line="480" w:lineRule="auto"/>
        <w:jc w:val="both"/>
        <w:rPr>
          <w:rFonts w:ascii="Times New Roman" w:hAnsi="Times New Roman" w:cs="Times New Roman"/>
          <w:sz w:val="24"/>
          <w:szCs w:val="24"/>
          <w:lang w:val="en-US"/>
        </w:rPr>
      </w:pPr>
    </w:p>
    <w:p w14:paraId="0122418B" w14:textId="77777777" w:rsidR="007E5826" w:rsidRPr="00C70602" w:rsidRDefault="007E582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3B4DEE" wp14:editId="4D2958FF">
            <wp:extent cx="4619048" cy="3933333"/>
            <wp:effectExtent l="0" t="0" r="0" b="0"/>
            <wp:docPr id="1105797978" name="Picture 1105797978"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7978" name="Picture 1105797978" descr="A picture containing screenshot, text, diagram, rectangle&#10;&#10;Description automatically generated"/>
                    <pic:cNvPicPr/>
                  </pic:nvPicPr>
                  <pic:blipFill>
                    <a:blip r:embed="rId25"/>
                    <a:stretch>
                      <a:fillRect/>
                    </a:stretch>
                  </pic:blipFill>
                  <pic:spPr>
                    <a:xfrm>
                      <a:off x="0" y="0"/>
                      <a:ext cx="4619048" cy="3933333"/>
                    </a:xfrm>
                    <a:prstGeom prst="rect">
                      <a:avLst/>
                    </a:prstGeom>
                  </pic:spPr>
                </pic:pic>
              </a:graphicData>
            </a:graphic>
          </wp:inline>
        </w:drawing>
      </w:r>
    </w:p>
    <w:p w14:paraId="1A391730" w14:textId="75E92A44" w:rsidR="007E5826" w:rsidRPr="00C70602" w:rsidRDefault="007E5826"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Figure S</w:t>
      </w:r>
      <w:r w:rsidR="00215728" w:rsidRPr="00C70602">
        <w:rPr>
          <w:rFonts w:eastAsiaTheme="minorEastAsia"/>
          <w:b/>
          <w:bCs/>
          <w:color w:val="000000" w:themeColor="text1"/>
          <w:kern w:val="24"/>
          <w:lang w:val="en-US"/>
        </w:rPr>
        <w:t>9</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w:t>
      </w:r>
      <w:r w:rsidR="00B77FB2"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53A83" w:rsidRPr="00C70602">
        <w:rPr>
          <w:sz w:val="20"/>
          <w:szCs w:val="20"/>
          <w:lang w:val="en-US"/>
        </w:rPr>
        <w:t>. The dot beyond whisker represents an outlier</w:t>
      </w:r>
      <w:r w:rsidRPr="00C70602">
        <w:rPr>
          <w:sz w:val="20"/>
          <w:szCs w:val="20"/>
          <w:lang w:val="en-US"/>
        </w:rPr>
        <w:t>. The white square on each box represents the mean larval survival per plant. Data were analysed with a generalised linear model (GLM). n is the number of replicate</w:t>
      </w:r>
      <w:r w:rsidR="004E0FFC" w:rsidRPr="00C70602">
        <w:rPr>
          <w:sz w:val="20"/>
          <w:szCs w:val="20"/>
          <w:lang w:val="en-US"/>
        </w:rPr>
        <w:t xml:space="preserve"> plants that were each infested with 10 larvae</w:t>
      </w:r>
      <w:r w:rsidRPr="00C70602">
        <w:rPr>
          <w:sz w:val="20"/>
          <w:szCs w:val="20"/>
          <w:lang w:val="en-US"/>
        </w:rPr>
        <w:t>.</w:t>
      </w:r>
    </w:p>
    <w:p w14:paraId="7973A863" w14:textId="77777777" w:rsidR="007E5826" w:rsidRPr="00C70602" w:rsidRDefault="007E5826" w:rsidP="00C70602">
      <w:pPr>
        <w:spacing w:line="480" w:lineRule="auto"/>
        <w:jc w:val="both"/>
        <w:rPr>
          <w:rFonts w:ascii="Times New Roman" w:hAnsi="Times New Roman" w:cs="Times New Roman"/>
          <w:sz w:val="24"/>
          <w:szCs w:val="24"/>
          <w:lang w:val="en-US"/>
        </w:rPr>
      </w:pPr>
    </w:p>
    <w:p w14:paraId="0E384C27" w14:textId="6954DBFA" w:rsidR="00F81F69" w:rsidRPr="00C70602" w:rsidRDefault="009052B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B4B883" wp14:editId="5550A8FB">
            <wp:extent cx="5731510" cy="5097145"/>
            <wp:effectExtent l="0" t="0" r="2540" b="8255"/>
            <wp:docPr id="1396838911"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8911" name="Picture 1" descr="A picture containing text, screenshot, diagram, number&#10;&#10;Description automatically generated"/>
                    <pic:cNvPicPr/>
                  </pic:nvPicPr>
                  <pic:blipFill>
                    <a:blip r:embed="rId26"/>
                    <a:stretch>
                      <a:fillRect/>
                    </a:stretch>
                  </pic:blipFill>
                  <pic:spPr>
                    <a:xfrm>
                      <a:off x="0" y="0"/>
                      <a:ext cx="5731510" cy="5097145"/>
                    </a:xfrm>
                    <a:prstGeom prst="rect">
                      <a:avLst/>
                    </a:prstGeom>
                  </pic:spPr>
                </pic:pic>
              </a:graphicData>
            </a:graphic>
          </wp:inline>
        </w:drawing>
      </w:r>
    </w:p>
    <w:p w14:paraId="7B700C3A" w14:textId="31D8F9F8" w:rsidR="009B468D" w:rsidRPr="00C70602" w:rsidRDefault="008C020B"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noProof/>
        </w:rPr>
        <w:t xml:space="preserve"> </w:t>
      </w:r>
      <w:r w:rsidR="00E61839"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10</w:t>
      </w:r>
      <w:r w:rsidR="00E61839" w:rsidRPr="00C70602">
        <w:rPr>
          <w:rFonts w:ascii="Times New Roman" w:hAnsi="Times New Roman" w:cs="Times New Roman"/>
          <w:sz w:val="24"/>
          <w:szCs w:val="24"/>
          <w:lang w:val="en-US"/>
        </w:rPr>
        <w:t>.</w:t>
      </w:r>
      <w:r w:rsidR="00E61839" w:rsidRPr="00C70602">
        <w:rPr>
          <w:rFonts w:ascii="Times New Roman" w:hAnsi="Times New Roman" w:cs="Times New Roman"/>
          <w:sz w:val="20"/>
          <w:szCs w:val="20"/>
          <w:lang w:val="en-US"/>
        </w:rPr>
        <w:t xml:space="preserve"> Number of leaves of </w:t>
      </w:r>
      <w:r w:rsidR="00E61839" w:rsidRPr="00C70602">
        <w:rPr>
          <w:rFonts w:ascii="Times New Roman" w:hAnsi="Times New Roman" w:cs="Times New Roman"/>
          <w:i/>
          <w:iCs/>
          <w:sz w:val="20"/>
          <w:szCs w:val="20"/>
          <w:lang w:val="en-US"/>
        </w:rPr>
        <w:t>B</w:t>
      </w:r>
      <w:r w:rsidR="00150084" w:rsidRPr="00C70602">
        <w:rPr>
          <w:rFonts w:ascii="Times New Roman" w:hAnsi="Times New Roman" w:cs="Times New Roman"/>
          <w:i/>
          <w:iCs/>
          <w:sz w:val="20"/>
          <w:szCs w:val="20"/>
          <w:lang w:val="en-US"/>
        </w:rPr>
        <w:t>.</w:t>
      </w:r>
      <w:r w:rsidR="00E61839" w:rsidRPr="00C70602">
        <w:rPr>
          <w:rFonts w:ascii="Times New Roman" w:hAnsi="Times New Roman" w:cs="Times New Roman"/>
          <w:i/>
          <w:iCs/>
          <w:sz w:val="20"/>
          <w:szCs w:val="20"/>
          <w:lang w:val="en-US"/>
        </w:rPr>
        <w:t xml:space="preserve"> rapa</w:t>
      </w:r>
      <w:r w:rsidR="00E61839"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 xml:space="preserve">grown </w:t>
      </w:r>
      <w:r w:rsidR="004921A3" w:rsidRPr="00C70602">
        <w:rPr>
          <w:rFonts w:ascii="Times New Roman" w:hAnsi="Times New Roman" w:cs="Times New Roman"/>
          <w:sz w:val="20"/>
          <w:szCs w:val="20"/>
          <w:lang w:val="en-US"/>
        </w:rPr>
        <w:t>in unamended soil (NoFrass; control) or soil amended with BSF frass (BSFF) or yellow mealworm frass (</w:t>
      </w:r>
      <w:r w:rsidR="005F1ED6" w:rsidRPr="00C70602">
        <w:rPr>
          <w:rFonts w:ascii="Times New Roman" w:hAnsi="Times New Roman" w:cs="Times New Roman"/>
          <w:sz w:val="20"/>
          <w:szCs w:val="20"/>
          <w:lang w:val="en-US"/>
        </w:rPr>
        <w:t>MWF) after</w:t>
      </w:r>
      <w:r w:rsidR="00FD5D5E"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incubating</w:t>
      </w:r>
      <w:r w:rsidR="006F4306"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4921A3" w:rsidRPr="00C70602">
        <w:rPr>
          <w:rFonts w:ascii="Times New Roman" w:hAnsi="Times New Roman" w:cs="Times New Roman"/>
          <w:sz w:val="20"/>
          <w:szCs w:val="20"/>
          <w:lang w:val="en-US"/>
        </w:rPr>
        <w:t>. The hollow dots beyond whiskers represent outliers</w:t>
      </w:r>
      <w:r w:rsidR="0038699D"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 xml:space="preserve">The white square on each box represents the mean </w:t>
      </w:r>
      <w:r w:rsidR="00376D01" w:rsidRPr="00C70602">
        <w:rPr>
          <w:rFonts w:ascii="Times New Roman" w:hAnsi="Times New Roman" w:cs="Times New Roman"/>
          <w:sz w:val="20"/>
          <w:szCs w:val="20"/>
          <w:lang w:val="en-US"/>
        </w:rPr>
        <w:t>number of leaves</w:t>
      </w:r>
      <w:r w:rsidR="00E61839" w:rsidRPr="00C70602">
        <w:rPr>
          <w:rFonts w:ascii="Times New Roman" w:hAnsi="Times New Roman" w:cs="Times New Roman"/>
          <w:sz w:val="20"/>
          <w:szCs w:val="20"/>
          <w:lang w:val="en-US"/>
        </w:rPr>
        <w:t xml:space="preserve">. Data were analysed </w:t>
      </w:r>
      <w:r w:rsidR="004C6268" w:rsidRPr="00C70602">
        <w:rPr>
          <w:rFonts w:ascii="Times New Roman" w:hAnsi="Times New Roman" w:cs="Times New Roman"/>
          <w:sz w:val="20"/>
          <w:szCs w:val="20"/>
          <w:lang w:val="en-US"/>
        </w:rPr>
        <w:t>with a</w:t>
      </w:r>
      <w:r w:rsidR="00E61839" w:rsidRPr="00C70602">
        <w:rPr>
          <w:rFonts w:ascii="Times New Roman" w:hAnsi="Times New Roman" w:cs="Times New Roman"/>
          <w:sz w:val="20"/>
          <w:szCs w:val="20"/>
          <w:lang w:val="en-US"/>
        </w:rPr>
        <w:t xml:space="preserve"> generali</w:t>
      </w:r>
      <w:r w:rsidR="009B468D"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 xml:space="preserve">ed linear model (GLM). </w:t>
      </w:r>
      <w:r w:rsidR="005F1ED6" w:rsidRPr="00C70602">
        <w:rPr>
          <w:rFonts w:ascii="Times New Roman" w:hAnsi="Times New Roman" w:cs="Times New Roman"/>
          <w:sz w:val="20"/>
          <w:szCs w:val="20"/>
          <w:lang w:val="en-US"/>
        </w:rPr>
        <w:t>n is the number of replicate plants for leaf counts</w:t>
      </w:r>
      <w:r w:rsidR="00E61839" w:rsidRPr="00C70602">
        <w:rPr>
          <w:rFonts w:ascii="Times New Roman" w:hAnsi="Times New Roman" w:cs="Times New Roman"/>
          <w:sz w:val="20"/>
          <w:szCs w:val="20"/>
          <w:lang w:val="en-US"/>
        </w:rPr>
        <w:t>.</w:t>
      </w:r>
      <w:r w:rsidR="00EB1F00" w:rsidRPr="00C70602">
        <w:rPr>
          <w:rFonts w:ascii="Times New Roman" w:hAnsi="Times New Roman" w:cs="Times New Roman"/>
          <w:sz w:val="20"/>
          <w:szCs w:val="20"/>
          <w:lang w:val="en-US"/>
        </w:rPr>
        <w:t xml:space="preserve"> </w:t>
      </w:r>
    </w:p>
    <w:p w14:paraId="04DF3AFA" w14:textId="323EC566" w:rsidR="00A35F57" w:rsidRPr="00C70602" w:rsidRDefault="006015A8"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2D279DCB" wp14:editId="07509BF2">
            <wp:extent cx="5731510" cy="4711700"/>
            <wp:effectExtent l="0" t="0" r="2540" b="0"/>
            <wp:docPr id="356911778"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1778" name="Picture 1" descr="A picture containing text, screenshot, diagram, number&#10;&#10;Description automatically generated"/>
                    <pic:cNvPicPr/>
                  </pic:nvPicPr>
                  <pic:blipFill>
                    <a:blip r:embed="rId27"/>
                    <a:stretch>
                      <a:fillRect/>
                    </a:stretch>
                  </pic:blipFill>
                  <pic:spPr>
                    <a:xfrm>
                      <a:off x="0" y="0"/>
                      <a:ext cx="5731510" cy="4711700"/>
                    </a:xfrm>
                    <a:prstGeom prst="rect">
                      <a:avLst/>
                    </a:prstGeom>
                  </pic:spPr>
                </pic:pic>
              </a:graphicData>
            </a:graphic>
          </wp:inline>
        </w:drawing>
      </w:r>
    </w:p>
    <w:p w14:paraId="205BB2C6" w14:textId="2C5F62A8" w:rsidR="00A35F57" w:rsidRPr="00C70602" w:rsidRDefault="00A35F57" w:rsidP="00C70602">
      <w:pPr>
        <w:spacing w:before="240" w:after="0" w:line="480" w:lineRule="auto"/>
        <w:jc w:val="both"/>
        <w:rPr>
          <w:rFonts w:ascii="Times New Roman" w:hAnsi="Times New Roman" w:cs="Times New Roman"/>
          <w:sz w:val="12"/>
          <w:szCs w:val="12"/>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w:t>
      </w:r>
      <w:r w:rsidR="00916FAE" w:rsidRPr="00C70602">
        <w:rPr>
          <w:rFonts w:ascii="Times New Roman" w:hAnsi="Times New Roman" w:cs="Times New Roman"/>
          <w:sz w:val="20"/>
          <w:szCs w:val="20"/>
          <w:lang w:val="en-US"/>
        </w:rPr>
        <w:t>in unamended soil (NoFrass; control) or soil amended with BSF frass (BSFF) or yellow mealworm frass (MWF) after composting</w:t>
      </w:r>
      <w:r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Frass samples were composted for 38 days in plastic boxes and air-dried. The resulting compost was pulverized and added to the soil.</w:t>
      </w:r>
      <w:r w:rsidR="00BE4F2F" w:rsidRPr="00C70602">
        <w:rPr>
          <w:rFonts w:ascii="Times New Roman" w:hAnsi="Times New Roman" w:cs="Times New Roman"/>
          <w:sz w:val="20"/>
          <w:szCs w:val="20"/>
          <w:lang w:val="en-US"/>
        </w:rPr>
        <w:t xml:space="preserve"> </w:t>
      </w:r>
      <w:bookmarkStart w:id="38" w:name="_Hlk138903471"/>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F586A" w:rsidRPr="00C70602">
        <w:rPr>
          <w:rFonts w:ascii="Times New Roman" w:hAnsi="Times New Roman" w:cs="Times New Roman"/>
          <w:sz w:val="20"/>
          <w:szCs w:val="20"/>
          <w:lang w:val="en-US"/>
        </w:rPr>
        <w:t>. The hollow dots beyond whiskers represent outliers</w:t>
      </w:r>
      <w:bookmarkEnd w:id="38"/>
      <w:r w:rsidRPr="00C70602">
        <w:rPr>
          <w:rFonts w:ascii="Times New Roman" w:hAnsi="Times New Roman" w:cs="Times New Roman"/>
          <w:sz w:val="20"/>
          <w:szCs w:val="20"/>
          <w:lang w:val="en-US"/>
        </w:rPr>
        <w:t>. The white square on each box represents the mean number of leaves. Data were analysed with a generalised linear model (GLM). n is the number of replicate</w:t>
      </w:r>
      <w:r w:rsidR="005F586A" w:rsidRPr="00C70602">
        <w:rPr>
          <w:rFonts w:ascii="Times New Roman" w:hAnsi="Times New Roman" w:cs="Times New Roman"/>
          <w:sz w:val="20"/>
          <w:szCs w:val="20"/>
          <w:lang w:val="en-US"/>
        </w:rPr>
        <w:t xml:space="preserve"> plants </w:t>
      </w:r>
      <w:r w:rsidR="005F1ED6" w:rsidRPr="00C70602">
        <w:rPr>
          <w:rFonts w:ascii="Times New Roman" w:hAnsi="Times New Roman" w:cs="Times New Roman"/>
          <w:sz w:val="20"/>
          <w:szCs w:val="20"/>
          <w:lang w:val="en-US"/>
        </w:rPr>
        <w:t>for</w:t>
      </w:r>
      <w:r w:rsidR="005F586A" w:rsidRPr="00C70602">
        <w:rPr>
          <w:rFonts w:ascii="Times New Roman" w:hAnsi="Times New Roman" w:cs="Times New Roman"/>
          <w:sz w:val="20"/>
          <w:szCs w:val="20"/>
          <w:lang w:val="en-US"/>
        </w:rPr>
        <w:t xml:space="preserve"> leaf count</w:t>
      </w:r>
      <w:r w:rsidR="005F1ED6"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7DC6127" w14:textId="77777777" w:rsidR="00A35F57" w:rsidRPr="00C70602" w:rsidRDefault="00A35F57" w:rsidP="00C70602">
      <w:pPr>
        <w:spacing w:before="240" w:after="0" w:line="480" w:lineRule="auto"/>
        <w:jc w:val="both"/>
        <w:rPr>
          <w:rFonts w:ascii="Times New Roman" w:hAnsi="Times New Roman" w:cs="Times New Roman"/>
          <w:sz w:val="12"/>
          <w:szCs w:val="12"/>
          <w:lang w:val="en-US"/>
        </w:rPr>
      </w:pPr>
    </w:p>
    <w:p w14:paraId="2B5F9983" w14:textId="2B59501E" w:rsidR="0045315F" w:rsidRPr="00C70602" w:rsidRDefault="0045315F" w:rsidP="00C70602">
      <w:pPr>
        <w:spacing w:line="480" w:lineRule="auto"/>
        <w:jc w:val="both"/>
        <w:rPr>
          <w:rFonts w:ascii="Times New Roman" w:hAnsi="Times New Roman" w:cs="Times New Roman"/>
          <w:sz w:val="24"/>
          <w:szCs w:val="24"/>
          <w:lang w:val="en-US"/>
        </w:rPr>
      </w:pPr>
    </w:p>
    <w:p w14:paraId="56A8CF7C" w14:textId="77777777" w:rsidR="00F81F69" w:rsidRPr="00C70602" w:rsidRDefault="00F81F69" w:rsidP="00C70602">
      <w:pPr>
        <w:spacing w:line="480" w:lineRule="auto"/>
        <w:jc w:val="both"/>
        <w:rPr>
          <w:rFonts w:ascii="Times New Roman" w:hAnsi="Times New Roman" w:cs="Times New Roman"/>
          <w:sz w:val="24"/>
          <w:szCs w:val="24"/>
          <w:lang w:val="en-US"/>
        </w:rPr>
      </w:pPr>
    </w:p>
    <w:p w14:paraId="3312EECD" w14:textId="0EA1A7C6" w:rsidR="0026394D" w:rsidRPr="00C70602" w:rsidRDefault="0026394D"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2E1046A" wp14:editId="5C51E849">
            <wp:extent cx="2812296" cy="2770632"/>
            <wp:effectExtent l="0" t="0" r="0" b="0"/>
            <wp:docPr id="8570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7185" name=""/>
                    <pic:cNvPicPr/>
                  </pic:nvPicPr>
                  <pic:blipFill>
                    <a:blip r:embed="rId28"/>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169A255D" wp14:editId="2A00FFED">
            <wp:extent cx="2812296" cy="2770632"/>
            <wp:effectExtent l="0" t="0" r="0" b="0"/>
            <wp:docPr id="14402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6736" name=""/>
                    <pic:cNvPicPr/>
                  </pic:nvPicPr>
                  <pic:blipFill>
                    <a:blip r:embed="rId29"/>
                    <a:stretch>
                      <a:fillRect/>
                    </a:stretch>
                  </pic:blipFill>
                  <pic:spPr>
                    <a:xfrm>
                      <a:off x="0" y="0"/>
                      <a:ext cx="2812296" cy="2770632"/>
                    </a:xfrm>
                    <a:prstGeom prst="rect">
                      <a:avLst/>
                    </a:prstGeom>
                  </pic:spPr>
                </pic:pic>
              </a:graphicData>
            </a:graphic>
          </wp:inline>
        </w:drawing>
      </w:r>
    </w:p>
    <w:p w14:paraId="4FF9C4D1" w14:textId="7DE8C826" w:rsidR="008630EF" w:rsidRPr="00C70602" w:rsidRDefault="0045315F" w:rsidP="00C70602">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Figure S1</w:t>
      </w:r>
      <w:r w:rsidR="0099047B" w:rsidRPr="00C70602">
        <w:rPr>
          <w:rFonts w:ascii="Times New Roman" w:eastAsiaTheme="minorEastAsia" w:hAnsi="Times New Roman" w:cs="Times New Roman"/>
          <w:b/>
          <w:bCs/>
          <w:color w:val="000000" w:themeColor="text1"/>
          <w:kern w:val="24"/>
          <w:sz w:val="24"/>
          <w:szCs w:val="24"/>
          <w:lang w:val="en-US"/>
        </w:rPr>
        <w:t>2</w:t>
      </w:r>
      <w:r w:rsidRPr="00C70602">
        <w:rPr>
          <w:rFonts w:ascii="Times New Roman" w:eastAsiaTheme="minorEastAsia" w:hAnsi="Times New Roman" w:cs="Times New Roman"/>
          <w:b/>
          <w:bCs/>
          <w:color w:val="000000" w:themeColor="text1"/>
          <w:kern w:val="24"/>
          <w:sz w:val="24"/>
          <w:szCs w:val="24"/>
          <w:lang w:val="en-US"/>
        </w:rPr>
        <w:t xml:space="preserve">. </w:t>
      </w:r>
      <w:r w:rsidR="006241DE" w:rsidRPr="00C70602">
        <w:rPr>
          <w:rFonts w:ascii="Times New Roman" w:eastAsiaTheme="minorEastAsia" w:hAnsi="Times New Roman" w:cs="Times New Roman"/>
          <w:color w:val="000000" w:themeColor="text1"/>
          <w:kern w:val="24"/>
          <w:sz w:val="20"/>
          <w:szCs w:val="20"/>
          <w:lang w:val="en-US"/>
        </w:rPr>
        <w:t xml:space="preserve">Time until </w:t>
      </w:r>
      <w:r w:rsidR="006241DE" w:rsidRPr="00C70602">
        <w:rPr>
          <w:rFonts w:ascii="Times New Roman" w:hAnsi="Times New Roman" w:cs="Times New Roman"/>
          <w:sz w:val="20"/>
          <w:szCs w:val="20"/>
          <w:lang w:val="en-US"/>
        </w:rPr>
        <w:t>f</w:t>
      </w:r>
      <w:r w:rsidR="0038699D" w:rsidRPr="00C70602">
        <w:rPr>
          <w:rFonts w:ascii="Times New Roman" w:hAnsi="Times New Roman" w:cs="Times New Roman"/>
          <w:sz w:val="20"/>
          <w:szCs w:val="20"/>
          <w:lang w:val="en-US"/>
        </w:rPr>
        <w:t xml:space="preserve">lowering </w:t>
      </w:r>
      <w:r w:rsidR="009B468D" w:rsidRPr="00C70602">
        <w:rPr>
          <w:rFonts w:ascii="Times New Roman" w:hAnsi="Times New Roman" w:cs="Times New Roman"/>
          <w:sz w:val="20"/>
          <w:szCs w:val="20"/>
          <w:lang w:val="en-US"/>
        </w:rPr>
        <w:t xml:space="preserve">(days) </w:t>
      </w:r>
      <w:r w:rsidR="0038699D" w:rsidRPr="00C70602">
        <w:rPr>
          <w:rFonts w:ascii="Times New Roman" w:hAnsi="Times New Roman" w:cs="Times New Roman"/>
          <w:sz w:val="20"/>
          <w:szCs w:val="20"/>
          <w:lang w:val="en-US"/>
        </w:rPr>
        <w:t xml:space="preserve">of </w:t>
      </w:r>
      <w:r w:rsidR="0038699D" w:rsidRPr="00C70602">
        <w:rPr>
          <w:rFonts w:ascii="Times New Roman" w:hAnsi="Times New Roman" w:cs="Times New Roman"/>
          <w:i/>
          <w:iCs/>
          <w:sz w:val="20"/>
          <w:szCs w:val="20"/>
          <w:lang w:val="en-US"/>
        </w:rPr>
        <w:t>B</w:t>
      </w:r>
      <w:r w:rsidR="007E2A07" w:rsidRPr="00C70602">
        <w:rPr>
          <w:rFonts w:ascii="Times New Roman" w:hAnsi="Times New Roman" w:cs="Times New Roman"/>
          <w:i/>
          <w:iCs/>
          <w:sz w:val="20"/>
          <w:szCs w:val="20"/>
          <w:lang w:val="en-US"/>
        </w:rPr>
        <w:t>.</w:t>
      </w:r>
      <w:r w:rsidR="0038699D" w:rsidRPr="00C70602">
        <w:rPr>
          <w:rFonts w:ascii="Times New Roman" w:hAnsi="Times New Roman" w:cs="Times New Roman"/>
          <w:i/>
          <w:iCs/>
          <w:sz w:val="20"/>
          <w:szCs w:val="20"/>
          <w:lang w:val="en-US"/>
        </w:rPr>
        <w:t xml:space="preserve"> rapa</w:t>
      </w:r>
      <w:r w:rsidR="0038699D" w:rsidRPr="00C70602">
        <w:rPr>
          <w:rFonts w:ascii="Times New Roman" w:hAnsi="Times New Roman" w:cs="Times New Roman"/>
          <w:sz w:val="20"/>
          <w:szCs w:val="20"/>
          <w:lang w:val="en-US"/>
        </w:rPr>
        <w:t xml:space="preserve"> grow</w:t>
      </w:r>
      <w:r w:rsidR="009B468D" w:rsidRPr="00C70602">
        <w:rPr>
          <w:rFonts w:ascii="Times New Roman" w:hAnsi="Times New Roman" w:cs="Times New Roman"/>
          <w:sz w:val="20"/>
          <w:szCs w:val="20"/>
          <w:lang w:val="en-US"/>
        </w:rPr>
        <w:t>n</w:t>
      </w:r>
      <w:r w:rsidR="0038699D" w:rsidRPr="00C70602">
        <w:rPr>
          <w:rFonts w:ascii="Times New Roman" w:hAnsi="Times New Roman" w:cs="Times New Roman"/>
          <w:sz w:val="20"/>
          <w:szCs w:val="20"/>
          <w:lang w:val="en-US"/>
        </w:rPr>
        <w:t xml:space="preserve"> </w:t>
      </w:r>
      <w:r w:rsidR="009D2E09" w:rsidRPr="00C70602">
        <w:rPr>
          <w:rFonts w:ascii="Times New Roman" w:hAnsi="Times New Roman" w:cs="Times New Roman"/>
          <w:sz w:val="20"/>
          <w:szCs w:val="20"/>
          <w:lang w:val="en-US"/>
        </w:rPr>
        <w:t>soil (NoFrass; control) or soil amended with BSF frass (BSFF) or yellow mealworm frass (MWF)</w:t>
      </w:r>
      <w:r w:rsidR="0038699D" w:rsidRPr="00C70602">
        <w:rPr>
          <w:rFonts w:ascii="Times New Roman" w:hAnsi="Times New Roman" w:cs="Times New Roman"/>
          <w:sz w:val="20"/>
          <w:szCs w:val="20"/>
          <w:lang w:val="en-US"/>
        </w:rPr>
        <w:t xml:space="preserve">. </w:t>
      </w:r>
      <w:r w:rsidR="009B468D" w:rsidRPr="00C70602">
        <w:rPr>
          <w:rFonts w:ascii="Times New Roman" w:hAnsi="Times New Roman" w:cs="Times New Roman"/>
          <w:sz w:val="20"/>
          <w:szCs w:val="20"/>
          <w:lang w:val="en-US"/>
        </w:rPr>
        <w:t xml:space="preserve">A = frass was incubated in the soil </w:t>
      </w:r>
      <w:r w:rsidR="009D2E09" w:rsidRPr="00C70602">
        <w:rPr>
          <w:rFonts w:ascii="Times New Roman" w:hAnsi="Times New Roman" w:cs="Times New Roman"/>
          <w:sz w:val="20"/>
          <w:szCs w:val="20"/>
          <w:lang w:val="en-US"/>
        </w:rPr>
        <w:t xml:space="preserve">for 16 days </w:t>
      </w:r>
      <w:r w:rsidR="009B468D" w:rsidRPr="00C70602">
        <w:rPr>
          <w:rFonts w:ascii="Times New Roman" w:hAnsi="Times New Roman" w:cs="Times New Roman"/>
          <w:sz w:val="20"/>
          <w:szCs w:val="20"/>
          <w:lang w:val="en-US"/>
        </w:rPr>
        <w:t xml:space="preserve">before seeds were sown and, B = frass was composted </w:t>
      </w:r>
      <w:r w:rsidR="009D2E09" w:rsidRPr="00C70602">
        <w:rPr>
          <w:rFonts w:ascii="Times New Roman" w:hAnsi="Times New Roman" w:cs="Times New Roman"/>
          <w:sz w:val="20"/>
          <w:szCs w:val="20"/>
          <w:lang w:val="en-US"/>
        </w:rPr>
        <w:t>for 38 days in plastic boxes and air-dried. The resulting compost was pulverized and added to the soil</w:t>
      </w:r>
      <w:r w:rsidR="002B1E77"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9D2E09"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The white square on each box represents the mean flowering time. Data were analysed </w:t>
      </w:r>
      <w:r w:rsidR="00FB3855" w:rsidRPr="00C70602">
        <w:rPr>
          <w:rFonts w:ascii="Times New Roman" w:hAnsi="Times New Roman" w:cs="Times New Roman"/>
          <w:sz w:val="20"/>
          <w:szCs w:val="20"/>
          <w:lang w:val="en-US"/>
        </w:rPr>
        <w:t>with a</w:t>
      </w:r>
      <w:r w:rsidR="0038699D"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9D2E09"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9D2E09" w:rsidRPr="00C70602">
        <w:rPr>
          <w:rFonts w:ascii="Times New Roman" w:hAnsi="Times New Roman" w:cs="Times New Roman"/>
          <w:sz w:val="20"/>
          <w:szCs w:val="20"/>
          <w:lang w:val="en-US"/>
        </w:rPr>
        <w:t xml:space="preserve"> observed for time until flowering.</w:t>
      </w:r>
      <w:r w:rsidR="009D2E09" w:rsidRPr="00C70602" w:rsidDel="009D2E09">
        <w:rPr>
          <w:rFonts w:ascii="Times New Roman" w:hAnsi="Times New Roman" w:cs="Times New Roman"/>
          <w:sz w:val="20"/>
          <w:szCs w:val="20"/>
          <w:lang w:val="en-US"/>
        </w:rPr>
        <w:t xml:space="preserve"> </w:t>
      </w:r>
    </w:p>
    <w:p w14:paraId="6373D7F5" w14:textId="77777777" w:rsidR="0045315F" w:rsidRPr="00C70602" w:rsidRDefault="0045315F" w:rsidP="00C70602">
      <w:pPr>
        <w:spacing w:after="0" w:line="480" w:lineRule="auto"/>
        <w:jc w:val="both"/>
        <w:rPr>
          <w:rFonts w:ascii="Times New Roman" w:hAnsi="Times New Roman" w:cs="Times New Roman"/>
          <w:sz w:val="24"/>
          <w:szCs w:val="24"/>
          <w:lang w:val="en-US"/>
        </w:rPr>
      </w:pPr>
    </w:p>
    <w:p w14:paraId="44936747" w14:textId="77777777" w:rsidR="00BF2507" w:rsidRPr="00C70602" w:rsidRDefault="00BF2507" w:rsidP="00C70602">
      <w:pPr>
        <w:spacing w:after="0" w:line="480" w:lineRule="auto"/>
        <w:jc w:val="both"/>
        <w:rPr>
          <w:rFonts w:ascii="Times New Roman" w:hAnsi="Times New Roman" w:cs="Times New Roman"/>
          <w:sz w:val="24"/>
          <w:szCs w:val="24"/>
        </w:rPr>
      </w:pPr>
    </w:p>
    <w:p w14:paraId="26DCA9AE" w14:textId="77777777" w:rsidR="00DF211F" w:rsidRPr="00C70602" w:rsidRDefault="00DF211F" w:rsidP="00C70602">
      <w:pPr>
        <w:spacing w:after="0" w:line="480" w:lineRule="auto"/>
        <w:jc w:val="both"/>
        <w:rPr>
          <w:rFonts w:ascii="Times New Roman" w:hAnsi="Times New Roman" w:cs="Times New Roman"/>
          <w:sz w:val="24"/>
          <w:szCs w:val="24"/>
        </w:rPr>
      </w:pPr>
    </w:p>
    <w:p w14:paraId="680803EF" w14:textId="77777777" w:rsidR="00DF211F" w:rsidRPr="00C70602" w:rsidRDefault="00DF211F" w:rsidP="00C70602">
      <w:pPr>
        <w:spacing w:after="0" w:line="480" w:lineRule="auto"/>
        <w:jc w:val="both"/>
        <w:rPr>
          <w:rFonts w:ascii="Times New Roman" w:hAnsi="Times New Roman" w:cs="Times New Roman"/>
          <w:sz w:val="24"/>
          <w:szCs w:val="24"/>
        </w:rPr>
      </w:pPr>
    </w:p>
    <w:p w14:paraId="78CBEA0A" w14:textId="77777777" w:rsidR="00DF211F" w:rsidRPr="00C70602" w:rsidRDefault="00DF211F" w:rsidP="00C70602">
      <w:pPr>
        <w:spacing w:after="0" w:line="480" w:lineRule="auto"/>
        <w:jc w:val="both"/>
        <w:rPr>
          <w:rFonts w:ascii="Times New Roman" w:hAnsi="Times New Roman" w:cs="Times New Roman"/>
          <w:sz w:val="24"/>
          <w:szCs w:val="24"/>
        </w:rPr>
      </w:pPr>
    </w:p>
    <w:p w14:paraId="60FA1621" w14:textId="77777777" w:rsidR="00DF211F" w:rsidRPr="00C70602" w:rsidRDefault="00DF211F" w:rsidP="00C70602">
      <w:pPr>
        <w:spacing w:after="0" w:line="480" w:lineRule="auto"/>
        <w:jc w:val="both"/>
        <w:rPr>
          <w:rFonts w:ascii="Times New Roman" w:hAnsi="Times New Roman" w:cs="Times New Roman"/>
          <w:sz w:val="24"/>
          <w:szCs w:val="24"/>
        </w:rPr>
      </w:pPr>
    </w:p>
    <w:p w14:paraId="66243D45" w14:textId="77777777" w:rsidR="00DF211F" w:rsidRPr="00C70602" w:rsidRDefault="00DF211F" w:rsidP="00C70602">
      <w:pPr>
        <w:spacing w:after="0" w:line="480" w:lineRule="auto"/>
        <w:jc w:val="both"/>
        <w:rPr>
          <w:rFonts w:ascii="Times New Roman" w:hAnsi="Times New Roman" w:cs="Times New Roman"/>
          <w:sz w:val="24"/>
          <w:szCs w:val="24"/>
        </w:rPr>
      </w:pPr>
    </w:p>
    <w:p w14:paraId="2C6BFCDC" w14:textId="77777777" w:rsidR="00DF211F" w:rsidRPr="00C70602" w:rsidRDefault="00DF211F" w:rsidP="00C70602">
      <w:pPr>
        <w:spacing w:after="0" w:line="480" w:lineRule="auto"/>
        <w:jc w:val="both"/>
        <w:rPr>
          <w:rFonts w:ascii="Times New Roman" w:hAnsi="Times New Roman" w:cs="Times New Roman"/>
          <w:sz w:val="24"/>
          <w:szCs w:val="24"/>
        </w:rPr>
      </w:pPr>
    </w:p>
    <w:p w14:paraId="033965E2" w14:textId="77777777" w:rsidR="00DF211F" w:rsidRPr="00C70602" w:rsidRDefault="00DF211F" w:rsidP="00C70602">
      <w:pPr>
        <w:spacing w:after="0" w:line="480" w:lineRule="auto"/>
        <w:jc w:val="both"/>
        <w:rPr>
          <w:rFonts w:ascii="Times New Roman" w:hAnsi="Times New Roman" w:cs="Times New Roman"/>
          <w:sz w:val="24"/>
          <w:szCs w:val="24"/>
        </w:rPr>
      </w:pPr>
    </w:p>
    <w:p w14:paraId="06535484" w14:textId="3D0D379E" w:rsidR="006B6DF5" w:rsidRPr="00C70602" w:rsidRDefault="00500D19"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Reference</w:t>
      </w:r>
      <w:r w:rsidR="00FE62D9" w:rsidRPr="00C70602">
        <w:rPr>
          <w:rFonts w:ascii="Times New Roman" w:hAnsi="Times New Roman" w:cs="Times New Roman"/>
          <w:b/>
          <w:bCs/>
          <w:sz w:val="28"/>
          <w:szCs w:val="28"/>
        </w:rPr>
        <w:t>s</w:t>
      </w:r>
    </w:p>
    <w:p w14:paraId="24F9A25D" w14:textId="4E4AFC15" w:rsidR="00B7474A" w:rsidRPr="00B7474A" w:rsidRDefault="00B7474A" w:rsidP="00B7474A">
      <w:pPr>
        <w:pStyle w:val="EndNoteBibliography"/>
        <w:spacing w:after="0"/>
        <w:ind w:left="720" w:hanging="720"/>
      </w:pPr>
      <w:bookmarkStart w:id="39" w:name="_Hlk134550334"/>
      <w:bookmarkStart w:id="40" w:name="_Hlk139226472"/>
      <w:r w:rsidRPr="00B7474A">
        <w:t>Adedia D, Asem L, Appiah SK, Nanga S, Boateng Y, Duedu KO &amp; Anani L (2020) Assessment of hypertension-induced deaths in Ghana: a nation-wide study from 2012 to 2016. Journal of Data Analysis and Information Processing 8: 158</w:t>
      </w:r>
      <w:ins w:id="41" w:author="Chia, Shaphan Yong" w:date="2023-07-02T22:01:00Z">
        <w:r w:rsidR="004B4682">
          <w:t>-170</w:t>
        </w:r>
      </w:ins>
      <w:r w:rsidRPr="00B7474A">
        <w:t>.</w:t>
      </w:r>
    </w:p>
    <w:p w14:paraId="588AE0E9" w14:textId="72CF68F7" w:rsidR="00B7474A" w:rsidRPr="00B7474A" w:rsidRDefault="00B7474A" w:rsidP="00B7474A">
      <w:pPr>
        <w:pStyle w:val="EndNoteBibliography"/>
        <w:spacing w:after="0"/>
        <w:ind w:left="720" w:hanging="720"/>
      </w:pPr>
      <w:r w:rsidRPr="00B7474A">
        <w:t>Ahuja I, Rohloff J &amp; Bones AM (2010) Defence mechanisms of Brassicaceae: implications for plant-insect interactions and potential for integrated pest management. A review. Agronomy for Sustainable Development 30: 311-348.</w:t>
      </w:r>
      <w:del w:id="42" w:author="Chia, Shaphan Yong" w:date="2023-07-02T22:02:00Z">
        <w:r w:rsidRPr="00B7474A" w:rsidDel="004B4682">
          <w:delText xml:space="preserve"> doi:10.1051/agro/2009025.</w:delText>
        </w:r>
      </w:del>
    </w:p>
    <w:p w14:paraId="5286A24C" w14:textId="77777777" w:rsidR="00B7474A" w:rsidRPr="00B7474A" w:rsidRDefault="00B7474A" w:rsidP="00B7474A">
      <w:pPr>
        <w:pStyle w:val="EndNoteBibliography"/>
        <w:spacing w:after="0"/>
        <w:ind w:left="720" w:hanging="720"/>
      </w:pPr>
      <w:r w:rsidRPr="00B7474A">
        <w:t>Alattar MA, Alattar FN &amp; Popa R (2016) Effects of microaerobic fermentation and black soldier fly larvae food scrap processing residues on the growth of corn plants (Zea mays). Plant Science Today 3: 57-62.</w:t>
      </w:r>
    </w:p>
    <w:p w14:paraId="2F19346F" w14:textId="741BD5DF" w:rsidR="00B7474A" w:rsidRPr="00B7474A" w:rsidRDefault="00B7474A" w:rsidP="00B7474A">
      <w:pPr>
        <w:pStyle w:val="EndNoteBibliography"/>
        <w:spacing w:after="0"/>
        <w:ind w:left="720" w:hanging="720"/>
      </w:pPr>
      <w:r w:rsidRPr="00B7474A">
        <w:t>Barragán-Fonseca KY, Nurfikari A, van de Zande EM, Wantulla M, van Loon JJA, de Boer W &amp; Dicke M (2022) Insect frass and exuviae to promote plant growth and health. Trends Plant Sci</w:t>
      </w:r>
      <w:ins w:id="43" w:author="Chia, Shaphan Yong" w:date="2023-07-02T22:03:00Z">
        <w:r w:rsidR="004B4682">
          <w:t>ence</w:t>
        </w:r>
      </w:ins>
      <w:r w:rsidRPr="00B7474A">
        <w:t xml:space="preserve"> 27: 646-654.</w:t>
      </w:r>
      <w:del w:id="44" w:author="Chia, Shaphan Yong" w:date="2023-07-02T22:04:00Z">
        <w:r w:rsidRPr="00B7474A" w:rsidDel="004B4682">
          <w:delText xml:space="preserve"> doi:10.1016/j.tplants.2022.01.007.</w:delText>
        </w:r>
      </w:del>
    </w:p>
    <w:p w14:paraId="65D9A721" w14:textId="3BCB6AE7" w:rsidR="00B7474A" w:rsidRPr="00B7474A" w:rsidRDefault="00B7474A" w:rsidP="00B7474A">
      <w:pPr>
        <w:pStyle w:val="EndNoteBibliography"/>
        <w:spacing w:after="0"/>
        <w:ind w:left="720" w:hanging="720"/>
      </w:pPr>
      <w:r w:rsidRPr="00B7474A">
        <w:t xml:space="preserve">Barthod J, Rumpel C &amp; Dignac M-F (2018) Composting with additives to improve organic amendments. A review. Agronomy for Sustainable Development 38: 17. </w:t>
      </w:r>
      <w:del w:id="45" w:author="Chia, Shaphan Yong" w:date="2023-07-02T22:05:00Z">
        <w:r w:rsidRPr="00B7474A" w:rsidDel="004B4682">
          <w:delText>doi:10.1007/s13593-018-0491-9.</w:delText>
        </w:r>
      </w:del>
    </w:p>
    <w:p w14:paraId="491CFCB2" w14:textId="71AC24F5" w:rsidR="00B7474A" w:rsidRPr="00B7474A" w:rsidRDefault="00B7474A" w:rsidP="00B7474A">
      <w:pPr>
        <w:pStyle w:val="EndNoteBibliography"/>
        <w:spacing w:after="0"/>
        <w:ind w:left="720" w:hanging="720"/>
      </w:pPr>
      <w:r w:rsidRPr="00B7474A">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ins w:id="46" w:author="Chia, Shaphan Yong" w:date="2023-07-02T22:09:00Z">
        <w:r w:rsidR="004B4682">
          <w:t>J</w:t>
        </w:r>
      </w:ins>
      <w:del w:id="47" w:author="Chia, Shaphan Yong" w:date="2023-07-02T22:09:00Z">
        <w:r w:rsidRPr="00B7474A" w:rsidDel="004B4682">
          <w:delText>j</w:delText>
        </w:r>
      </w:del>
      <w:r w:rsidRPr="00B7474A">
        <w:t xml:space="preserve">ournal of </w:t>
      </w:r>
      <w:ins w:id="48" w:author="Chia, Shaphan Yong" w:date="2023-07-02T22:09:00Z">
        <w:r w:rsidR="004B4682">
          <w:t>B</w:t>
        </w:r>
      </w:ins>
      <w:del w:id="49" w:author="Chia, Shaphan Yong" w:date="2023-07-02T22:09:00Z">
        <w:r w:rsidRPr="00B7474A" w:rsidDel="004B4682">
          <w:delText>b</w:delText>
        </w:r>
      </w:del>
      <w:r w:rsidRPr="00B7474A">
        <w:t xml:space="preserve">iological </w:t>
      </w:r>
      <w:ins w:id="50" w:author="Chia, Shaphan Yong" w:date="2023-07-02T22:09:00Z">
        <w:r w:rsidR="004B4682">
          <w:t>S</w:t>
        </w:r>
      </w:ins>
      <w:del w:id="51" w:author="Chia, Shaphan Yong" w:date="2023-07-02T22:09:00Z">
        <w:r w:rsidRPr="00B7474A" w:rsidDel="004B4682">
          <w:delText>s</w:delText>
        </w:r>
      </w:del>
      <w:r w:rsidRPr="00B7474A">
        <w:t xml:space="preserve">ciences 28: 2534-2539. </w:t>
      </w:r>
      <w:del w:id="52" w:author="Chia, Shaphan Yong" w:date="2023-07-02T22:09:00Z">
        <w:r w:rsidRPr="00B7474A" w:rsidDel="004B4682">
          <w:delText>doi:https://doi.org/10.1016/j.sjbs.2021.01.057.</w:delText>
        </w:r>
      </w:del>
    </w:p>
    <w:p w14:paraId="743EC10D" w14:textId="17A28B0E" w:rsidR="00B7474A" w:rsidRPr="00B7474A" w:rsidRDefault="00B7474A" w:rsidP="00B7474A">
      <w:pPr>
        <w:pStyle w:val="EndNoteBibliography"/>
        <w:spacing w:after="0"/>
        <w:ind w:left="720" w:hanging="720"/>
      </w:pPr>
      <w:r w:rsidRPr="00B7474A">
        <w:t xml:space="preserve">Basri NEA, Azman NA, Ahmad IK, Suja F, Jalil NAA &amp; Amrul NF (2022) </w:t>
      </w:r>
      <w:ins w:id="53" w:author="Chia, Shaphan Yong" w:date="2023-07-02T22:10:00Z">
        <w:r w:rsidR="00277777">
          <w:t>P</w:t>
        </w:r>
      </w:ins>
      <w:del w:id="54" w:author="Chia, Shaphan Yong" w:date="2023-07-02T22:10:00Z">
        <w:r w:rsidR="004B4682" w:rsidRPr="00B7474A" w:rsidDel="00277777">
          <w:delText>p</w:delText>
        </w:r>
      </w:del>
      <w:r w:rsidR="004B4682" w:rsidRPr="00B7474A">
        <w:t>otential applications of frass derived from black soldier fly larvae treatment of food waste</w:t>
      </w:r>
      <w:r w:rsidRPr="00B7474A">
        <w:t xml:space="preserve">: A </w:t>
      </w:r>
      <w:ins w:id="55" w:author="Chia, Shaphan Yong" w:date="2023-07-02T22:10:00Z">
        <w:r w:rsidR="00277777">
          <w:t>r</w:t>
        </w:r>
      </w:ins>
      <w:del w:id="56" w:author="Chia, Shaphan Yong" w:date="2023-07-02T22:10:00Z">
        <w:r w:rsidRPr="00B7474A" w:rsidDel="00277777">
          <w:delText>R</w:delText>
        </w:r>
      </w:del>
      <w:r w:rsidRPr="00B7474A">
        <w:t>eview. Foods 11: 2664.</w:t>
      </w:r>
    </w:p>
    <w:p w14:paraId="1E15900D" w14:textId="77777777" w:rsidR="00B7474A" w:rsidRPr="00B7474A" w:rsidRDefault="00B7474A" w:rsidP="00B7474A">
      <w:pPr>
        <w:pStyle w:val="EndNoteBibliography"/>
        <w:spacing w:after="0"/>
        <w:ind w:left="720" w:hanging="720"/>
      </w:pPr>
      <w:r w:rsidRPr="00B7474A">
        <w:t>Basu A, Prasad P, Das SN, Kalam S, Sayyed R, Reddy M &amp; El Enshasy H (2021) Plant growth promoting rhizobacteria (PGPR) as green bioinoculants: recent developments, constraints, and prospects. Sustainability 13: 1140.</w:t>
      </w:r>
    </w:p>
    <w:p w14:paraId="1A9E6248" w14:textId="2071C68C" w:rsidR="00B7474A" w:rsidRPr="00B7474A" w:rsidRDefault="00B7474A" w:rsidP="00B7474A">
      <w:pPr>
        <w:pStyle w:val="EndNoteBibliography"/>
        <w:spacing w:after="0"/>
        <w:ind w:left="720" w:hanging="720"/>
      </w:pPr>
      <w:r w:rsidRPr="00B7474A">
        <w:t>Berendsen RL, Pieterse CM &amp; Bakker PA (2012) The rhizosphere microbiome and plant health. Trends Plant Sci</w:t>
      </w:r>
      <w:ins w:id="57" w:author="Chia, Shaphan Yong" w:date="2023-07-02T22:11:00Z">
        <w:r w:rsidR="00837D6D">
          <w:t>ence</w:t>
        </w:r>
      </w:ins>
      <w:r w:rsidRPr="00B7474A">
        <w:t xml:space="preserve"> 17: 478-486.</w:t>
      </w:r>
      <w:del w:id="58" w:author="Chia, Shaphan Yong" w:date="2023-07-02T22:11:00Z">
        <w:r w:rsidRPr="00B7474A" w:rsidDel="00837D6D">
          <w:delText xml:space="preserve"> </w:delText>
        </w:r>
      </w:del>
      <w:del w:id="59" w:author="Chia, Shaphan Yong" w:date="2023-07-02T22:10:00Z">
        <w:r w:rsidRPr="00B7474A" w:rsidDel="00837D6D">
          <w:delText>doi:10.1016/j.tplants.2012.04.001.</w:delText>
        </w:r>
      </w:del>
    </w:p>
    <w:p w14:paraId="52438FC4" w14:textId="77777777" w:rsidR="00B7474A" w:rsidRPr="00B7474A" w:rsidRDefault="00B7474A" w:rsidP="00B7474A">
      <w:pPr>
        <w:pStyle w:val="EndNoteBibliography"/>
        <w:spacing w:after="0"/>
        <w:ind w:left="720" w:hanging="720"/>
      </w:pPr>
      <w:r w:rsidRPr="00B7474A">
        <w:t>Chia SY, Tanga CM, Osuga IM, Cheseto X, Ekesi S, Dicke M &amp; van Loon JJ (2020) Nutritional composition of black soldier fly larvae feeding on agro‐industrial by‐products. Entomologia Experimentalis et Applicata 168: 472-481.</w:t>
      </w:r>
    </w:p>
    <w:p w14:paraId="369FD8E9" w14:textId="77777777" w:rsidR="00B7474A" w:rsidRPr="00B7474A" w:rsidRDefault="00B7474A" w:rsidP="00B7474A">
      <w:pPr>
        <w:pStyle w:val="EndNoteBibliography"/>
        <w:spacing w:after="0"/>
        <w:ind w:left="720" w:hanging="720"/>
      </w:pPr>
      <w:r w:rsidRPr="00B7474A">
        <w:t>Chia SY, Tanga CM, van Loon JJ &amp; Dicke M (2019) Insects for sustainable animal feed: inclusive business models involving smallholder farmers. Current Opinion in Environmental Sustainability 41: 23-30.</w:t>
      </w:r>
    </w:p>
    <w:p w14:paraId="55E9E320" w14:textId="7CBFC089" w:rsidR="00B7474A" w:rsidRPr="00B7474A" w:rsidRDefault="00B7474A" w:rsidP="00B7474A">
      <w:pPr>
        <w:pStyle w:val="EndNoteBibliography"/>
        <w:spacing w:after="0"/>
        <w:ind w:left="720" w:hanging="720"/>
      </w:pPr>
      <w:r w:rsidRPr="00B7474A">
        <w:t xml:space="preserve">Choi S &amp; Hassanzadeh N (2019) BSFL </w:t>
      </w:r>
      <w:ins w:id="60" w:author="Chia, Shaphan Yong" w:date="2023-07-02T22:12:00Z">
        <w:r w:rsidR="00837D6D">
          <w:t>f</w:t>
        </w:r>
      </w:ins>
      <w:del w:id="61" w:author="Chia, Shaphan Yong" w:date="2023-07-02T22:12:00Z">
        <w:r w:rsidRPr="00B7474A" w:rsidDel="00837D6D">
          <w:delText>F</w:delText>
        </w:r>
      </w:del>
      <w:r w:rsidRPr="00B7474A">
        <w:t>rass: A novel biofertilizer for improving plant health while minimizing environmental impact. Candian Sci</w:t>
      </w:r>
      <w:ins w:id="62" w:author="Chia, Shaphan Yong" w:date="2023-07-02T22:12:00Z">
        <w:r w:rsidR="00837D6D">
          <w:t>ence</w:t>
        </w:r>
      </w:ins>
      <w:del w:id="63" w:author="Chia, Shaphan Yong" w:date="2023-07-02T22:13:00Z">
        <w:r w:rsidRPr="00B7474A" w:rsidDel="00837D6D">
          <w:delText>.</w:delText>
        </w:r>
      </w:del>
      <w:r w:rsidRPr="00B7474A">
        <w:t xml:space="preserve"> Fair J</w:t>
      </w:r>
      <w:ins w:id="64" w:author="Chia, Shaphan Yong" w:date="2023-07-02T22:13:00Z">
        <w:r w:rsidR="00837D6D">
          <w:t>ournal</w:t>
        </w:r>
      </w:ins>
      <w:r w:rsidRPr="00B7474A">
        <w:t xml:space="preserve"> 2: 41-46.</w:t>
      </w:r>
    </w:p>
    <w:p w14:paraId="4CDE44CB" w14:textId="55D54988" w:rsidR="00B7474A" w:rsidRPr="00B7474A" w:rsidRDefault="00B7474A" w:rsidP="00B7474A">
      <w:pPr>
        <w:pStyle w:val="EndNoteBibliography"/>
        <w:spacing w:after="0"/>
        <w:ind w:left="720" w:hanging="720"/>
      </w:pPr>
      <w:r w:rsidRPr="00B7474A">
        <w:t xml:space="preserve">Dzepe D, Mbenda TK, Ngassa G, Mube H, Chia SY, Aoudou Y &amp; Djouaka R (2022) Application of </w:t>
      </w:r>
      <w:ins w:id="65" w:author="Chia, Shaphan Yong" w:date="2023-07-02T22:13:00Z">
        <w:r w:rsidR="00837D6D">
          <w:t>b</w:t>
        </w:r>
      </w:ins>
      <w:del w:id="66" w:author="Chia, Shaphan Yong" w:date="2023-07-02T22:13:00Z">
        <w:r w:rsidRPr="00B7474A" w:rsidDel="00837D6D">
          <w:delText>B</w:delText>
        </w:r>
      </w:del>
      <w:r w:rsidRPr="00B7474A">
        <w:t xml:space="preserve">lack </w:t>
      </w:r>
      <w:ins w:id="67" w:author="Chia, Shaphan Yong" w:date="2023-07-02T22:13:00Z">
        <w:r w:rsidR="00837D6D">
          <w:t>s</w:t>
        </w:r>
      </w:ins>
      <w:del w:id="68" w:author="Chia, Shaphan Yong" w:date="2023-07-02T22:13:00Z">
        <w:r w:rsidRPr="00B7474A" w:rsidDel="00837D6D">
          <w:delText>S</w:delText>
        </w:r>
      </w:del>
      <w:r w:rsidRPr="00B7474A">
        <w:t xml:space="preserve">oldier </w:t>
      </w:r>
      <w:ins w:id="69" w:author="Chia, Shaphan Yong" w:date="2023-07-02T22:13:00Z">
        <w:r w:rsidR="00837D6D">
          <w:t>f</w:t>
        </w:r>
      </w:ins>
      <w:del w:id="70" w:author="Chia, Shaphan Yong" w:date="2023-07-02T22:13:00Z">
        <w:r w:rsidRPr="00B7474A" w:rsidDel="00837D6D">
          <w:delText>F</w:delText>
        </w:r>
      </w:del>
      <w:r w:rsidRPr="00B7474A">
        <w:t xml:space="preserve">ly </w:t>
      </w:r>
      <w:ins w:id="71" w:author="Chia, Shaphan Yong" w:date="2023-07-02T22:13:00Z">
        <w:r w:rsidR="00837D6D">
          <w:t>f</w:t>
        </w:r>
      </w:ins>
      <w:del w:id="72" w:author="Chia, Shaphan Yong" w:date="2023-07-02T22:13:00Z">
        <w:r w:rsidRPr="00B7474A" w:rsidDel="00837D6D">
          <w:delText>F</w:delText>
        </w:r>
      </w:del>
      <w:r w:rsidRPr="00B7474A">
        <w:t xml:space="preserve">rass, </w:t>
      </w:r>
      <w:r w:rsidRPr="00837D6D">
        <w:rPr>
          <w:i/>
          <w:iCs/>
          <w:rPrChange w:id="73" w:author="Chia, Shaphan Yong" w:date="2023-07-02T22:13:00Z">
            <w:rPr/>
          </w:rPrChange>
        </w:rPr>
        <w:t>Hermetia illucens</w:t>
      </w:r>
      <w:r w:rsidRPr="00B7474A">
        <w:t xml:space="preserve"> (Diptera: Stratiomyidae) as </w:t>
      </w:r>
      <w:ins w:id="74" w:author="Chia, Shaphan Yong" w:date="2023-07-02T22:14:00Z">
        <w:r w:rsidR="00837D6D">
          <w:t>s</w:t>
        </w:r>
      </w:ins>
      <w:del w:id="75" w:author="Chia, Shaphan Yong" w:date="2023-07-02T22:14:00Z">
        <w:r w:rsidRPr="00B7474A" w:rsidDel="00837D6D">
          <w:delText>S</w:delText>
        </w:r>
      </w:del>
      <w:r w:rsidRPr="00B7474A">
        <w:t xml:space="preserve">ustainable </w:t>
      </w:r>
      <w:ins w:id="76" w:author="Chia, Shaphan Yong" w:date="2023-07-02T22:14:00Z">
        <w:r w:rsidR="00837D6D">
          <w:t>o</w:t>
        </w:r>
      </w:ins>
      <w:del w:id="77" w:author="Chia, Shaphan Yong" w:date="2023-07-02T22:14:00Z">
        <w:r w:rsidRPr="00B7474A" w:rsidDel="00837D6D">
          <w:delText>O</w:delText>
        </w:r>
      </w:del>
      <w:r w:rsidRPr="00B7474A">
        <w:t xml:space="preserve">rganic </w:t>
      </w:r>
      <w:ins w:id="78" w:author="Chia, Shaphan Yong" w:date="2023-07-02T22:14:00Z">
        <w:r w:rsidR="00837D6D">
          <w:t>f</w:t>
        </w:r>
      </w:ins>
      <w:del w:id="79" w:author="Chia, Shaphan Yong" w:date="2023-07-02T22:14:00Z">
        <w:r w:rsidRPr="00B7474A" w:rsidDel="00837D6D">
          <w:delText>F</w:delText>
        </w:r>
      </w:del>
      <w:r w:rsidRPr="00B7474A">
        <w:t xml:space="preserve">ertilizer for </w:t>
      </w:r>
      <w:ins w:id="80" w:author="Chia, Shaphan Yong" w:date="2023-07-02T22:14:00Z">
        <w:r w:rsidR="00837D6D">
          <w:t>l</w:t>
        </w:r>
      </w:ins>
      <w:del w:id="81" w:author="Chia, Shaphan Yong" w:date="2023-07-02T22:14:00Z">
        <w:r w:rsidRPr="00B7474A" w:rsidDel="00837D6D">
          <w:delText>L</w:delText>
        </w:r>
      </w:del>
      <w:r w:rsidRPr="00B7474A">
        <w:t xml:space="preserve">ettuce, </w:t>
      </w:r>
      <w:r w:rsidRPr="00837D6D">
        <w:rPr>
          <w:i/>
          <w:iCs/>
          <w:rPrChange w:id="82" w:author="Chia, Shaphan Yong" w:date="2023-07-02T22:14:00Z">
            <w:rPr/>
          </w:rPrChange>
        </w:rPr>
        <w:t>Lactuca sativa</w:t>
      </w:r>
      <w:r w:rsidRPr="00B7474A">
        <w:t xml:space="preserve"> </w:t>
      </w:r>
      <w:ins w:id="83" w:author="Chia, Shaphan Yong" w:date="2023-07-02T22:14:00Z">
        <w:r w:rsidR="00837D6D">
          <w:t>p</w:t>
        </w:r>
      </w:ins>
      <w:del w:id="84" w:author="Chia, Shaphan Yong" w:date="2023-07-02T22:14:00Z">
        <w:r w:rsidRPr="00B7474A" w:rsidDel="00837D6D">
          <w:delText>P</w:delText>
        </w:r>
      </w:del>
      <w:r w:rsidRPr="00B7474A">
        <w:t>roduction. Open Journal of Applied Sciences 12: 1632-1648.</w:t>
      </w:r>
    </w:p>
    <w:p w14:paraId="6C8EB605" w14:textId="77777777" w:rsidR="00B7474A" w:rsidRPr="00B7474A" w:rsidRDefault="00B7474A" w:rsidP="00B7474A">
      <w:pPr>
        <w:pStyle w:val="EndNoteBibliography"/>
        <w:spacing w:after="0"/>
        <w:ind w:left="720" w:hanging="720"/>
      </w:pPr>
      <w:r w:rsidRPr="00B7474A">
        <w:t>Fox J, Weisberg S, Adler D, Bates D, Baud-Bovy G, Ellison S, Firth D, Friendly M, Gorjanc G &amp; Graves S (2012) Package ‘car’. Vienna: R Foundation for Statistical Computing 16.</w:t>
      </w:r>
    </w:p>
    <w:p w14:paraId="57FAC566" w14:textId="77777777" w:rsidR="00B7474A" w:rsidRPr="00B7474A" w:rsidRDefault="00B7474A" w:rsidP="00B7474A">
      <w:pPr>
        <w:pStyle w:val="EndNoteBibliography"/>
        <w:spacing w:after="0"/>
        <w:ind w:left="720" w:hanging="720"/>
      </w:pPr>
      <w:r w:rsidRPr="00B7474A">
        <w:t xml:space="preserve">Gadhave KR, Finch P, Gibson TM &amp; Gange AC (2016) Plant growth-promoting Bacillus suppress </w:t>
      </w:r>
      <w:r w:rsidRPr="00E20113">
        <w:rPr>
          <w:i/>
          <w:iCs/>
          <w:rPrChange w:id="85" w:author="Chia, Shaphan Yong" w:date="2023-07-02T22:21:00Z">
            <w:rPr/>
          </w:rPrChange>
        </w:rPr>
        <w:t>Brevicoryne brassicae</w:t>
      </w:r>
      <w:r w:rsidRPr="00B7474A">
        <w:t xml:space="preserve"> field infestation and trigger density-dependent and density-independent natural enemy responses. Journal of Pest Science 89: 985-992.</w:t>
      </w:r>
    </w:p>
    <w:p w14:paraId="0AABEBCA" w14:textId="77777777" w:rsidR="00B7474A" w:rsidRPr="00B7474A" w:rsidRDefault="00B7474A" w:rsidP="00B7474A">
      <w:pPr>
        <w:pStyle w:val="EndNoteBibliography"/>
        <w:spacing w:after="0"/>
        <w:ind w:left="720" w:hanging="720"/>
      </w:pPr>
      <w:r w:rsidRPr="00B7474A">
        <w:t>Gärttling D, Kirchner SM &amp; Schulz H (2020) Assessment of the N-and P-fertilization effect of black soldier fly (Diptera: Stratiomyidae) by-products on maize. Journal of Insect Science 20: 8.</w:t>
      </w:r>
    </w:p>
    <w:p w14:paraId="7E66231D" w14:textId="77777777" w:rsidR="00B7474A" w:rsidRPr="00B7474A" w:rsidRDefault="00B7474A" w:rsidP="00B7474A">
      <w:pPr>
        <w:pStyle w:val="EndNoteBibliography"/>
        <w:spacing w:after="0"/>
        <w:ind w:left="720" w:hanging="720"/>
      </w:pPr>
      <w:r w:rsidRPr="00B7474A">
        <w:t>Gärttling D &amp; Schulz H (2022) Compilation of black soldier fly frass analyses. Journal of Soil Science and Plant Nutrition 22: 937-943.</w:t>
      </w:r>
    </w:p>
    <w:p w14:paraId="69B6A9A1" w14:textId="4D4C5CFF" w:rsidR="00B7474A" w:rsidRPr="00B7474A" w:rsidRDefault="00B7474A" w:rsidP="00B7474A">
      <w:pPr>
        <w:pStyle w:val="EndNoteBibliography"/>
        <w:spacing w:after="0"/>
        <w:ind w:left="720" w:hanging="720"/>
      </w:pPr>
      <w:r w:rsidRPr="00B7474A">
        <w:lastRenderedPageBreak/>
        <w:t xml:space="preserve">Gebremikael MT, van Wickeren N, Salehi Hosseini P &amp; De Neve S (2022) The impacts of black soldier </w:t>
      </w:r>
      <w:r w:rsidR="00592818" w:rsidRPr="00B7474A">
        <w:t xml:space="preserve">fly frass on </w:t>
      </w:r>
      <w:r w:rsidRPr="00B7474A">
        <w:t>nitrogen availability, microbial activities, C sequestration, and plant growth. Frontiers in Sustainable Food Systems 6</w:t>
      </w:r>
      <w:ins w:id="86" w:author="Chia, Shaphan Yong" w:date="2023-07-02T22:36:00Z">
        <w:r w:rsidR="00592818">
          <w:t xml:space="preserve">: </w:t>
        </w:r>
      </w:ins>
      <w:ins w:id="87" w:author="Chia, Shaphan Yong" w:date="2023-07-02T22:37:00Z">
        <w:r w:rsidR="00592818" w:rsidRPr="00592818">
          <w:t>795950</w:t>
        </w:r>
      </w:ins>
      <w:del w:id="88" w:author="Chia, Shaphan Yong" w:date="2023-07-02T22:36:00Z">
        <w:r w:rsidRPr="00B7474A" w:rsidDel="00592818">
          <w:delText>.</w:delText>
        </w:r>
      </w:del>
    </w:p>
    <w:p w14:paraId="6924108B" w14:textId="6F336F71" w:rsidR="00B7474A" w:rsidRPr="00B7474A" w:rsidRDefault="00B7474A" w:rsidP="00B7474A">
      <w:pPr>
        <w:pStyle w:val="EndNoteBibliography"/>
        <w:spacing w:after="0"/>
        <w:ind w:left="720" w:hanging="720"/>
      </w:pPr>
      <w:r w:rsidRPr="00B7474A">
        <w:t xml:space="preserve">Goldan E, Nedeff V, Barsan N, Culea M, Panainte-Lehadus M, Mosnegutu E, Tomozei C, Chitimus D &amp; Irimia O (2023) Assessment of </w:t>
      </w:r>
      <w:r w:rsidR="00592818" w:rsidRPr="00B7474A">
        <w:t>manure compost used as soil amendment</w:t>
      </w:r>
      <w:ins w:id="89" w:author="Chia, Shaphan Yong" w:date="2023-07-02T22:40:00Z">
        <w:r w:rsidR="00592818">
          <w:t>.</w:t>
        </w:r>
      </w:ins>
      <w:del w:id="90" w:author="Chia, Shaphan Yong" w:date="2023-07-02T22:39:00Z">
        <w:r w:rsidRPr="00B7474A" w:rsidDel="00592818">
          <w:delText>&amp;mdash</w:delText>
        </w:r>
      </w:del>
      <w:del w:id="91" w:author="Chia, Shaphan Yong" w:date="2023-07-02T22:40:00Z">
        <w:r w:rsidRPr="00B7474A" w:rsidDel="00592818">
          <w:delText>;</w:delText>
        </w:r>
      </w:del>
      <w:r w:rsidRPr="00B7474A">
        <w:t xml:space="preserve">A </w:t>
      </w:r>
      <w:ins w:id="92" w:author="Chia, Shaphan Yong" w:date="2023-07-02T22:40:00Z">
        <w:r w:rsidR="00592818">
          <w:t>r</w:t>
        </w:r>
      </w:ins>
      <w:del w:id="93" w:author="Chia, Shaphan Yong" w:date="2023-07-02T22:40:00Z">
        <w:r w:rsidRPr="00B7474A" w:rsidDel="00592818">
          <w:delText>R</w:delText>
        </w:r>
      </w:del>
      <w:r w:rsidRPr="00B7474A">
        <w:t>eview. Processes 11: 1167.</w:t>
      </w:r>
    </w:p>
    <w:p w14:paraId="34603C4A" w14:textId="77777777" w:rsidR="00B7474A" w:rsidRPr="00B7474A" w:rsidRDefault="00B7474A" w:rsidP="00B7474A">
      <w:pPr>
        <w:pStyle w:val="EndNoteBibliography"/>
        <w:spacing w:after="0"/>
        <w:ind w:left="720" w:hanging="720"/>
      </w:pPr>
      <w:r w:rsidRPr="00B7474A">
        <w:t>Houben D, Daoulas G &amp; Dulaurent A-M (2021) Assessment of the short-term fertilizer potential of mealworm frass using a pot experiment. Frontiers in Sustainable Food Systems 5: 714596.</w:t>
      </w:r>
    </w:p>
    <w:p w14:paraId="5D4E1187" w14:textId="548590FB" w:rsidR="00B7474A" w:rsidRPr="00B7474A" w:rsidRDefault="00B7474A" w:rsidP="00B7474A">
      <w:pPr>
        <w:pStyle w:val="EndNoteBibliography"/>
        <w:spacing w:after="0"/>
        <w:ind w:left="720" w:hanging="720"/>
      </w:pPr>
      <w:r w:rsidRPr="00B7474A">
        <w:t xml:space="preserve">Houben D, Daoulas G, Faucon M-P &amp; Dulaurent A-M (2020) Potential use of mealworm frass as a fertilizer: Impact on crop growth and soil properties. Scientific Reports 10: </w:t>
      </w:r>
      <w:ins w:id="94" w:author="Chia, Shaphan Yong" w:date="2023-07-02T22:45:00Z">
        <w:r w:rsidR="00D03EB7" w:rsidRPr="00D03EB7">
          <w:t>4659</w:t>
        </w:r>
      </w:ins>
      <w:del w:id="95" w:author="Chia, Shaphan Yong" w:date="2023-07-02T22:45:00Z">
        <w:r w:rsidRPr="00B7474A" w:rsidDel="00D03EB7">
          <w:delText>1-9</w:delText>
        </w:r>
      </w:del>
      <w:r w:rsidRPr="00B7474A">
        <w:t>.</w:t>
      </w:r>
    </w:p>
    <w:p w14:paraId="309179A6" w14:textId="09F8CA38" w:rsidR="00B7474A" w:rsidRPr="00B7474A" w:rsidRDefault="00B7474A" w:rsidP="00B7474A">
      <w:pPr>
        <w:pStyle w:val="EndNoteBibliography"/>
        <w:spacing w:after="0"/>
        <w:ind w:left="720" w:hanging="720"/>
      </w:pPr>
      <w:r w:rsidRPr="00B7474A">
        <w:t>Hu L, Robert CAM, Cadot S, Zhang X, Ye M, Li B, Manzo D, Chervet N, Steinger T, van der Heijden MGA, Schlaeppi K &amp; Erb M (2018) Root exudate metabolites drive plant-soil feedbacks on growth and defense by shaping the rhizosphere microbiota. Nature Communications 9: 2738.</w:t>
      </w:r>
      <w:del w:id="96" w:author="Chia, Shaphan Yong" w:date="2023-07-02T22:46:00Z">
        <w:r w:rsidRPr="00B7474A" w:rsidDel="007C49C7">
          <w:delText xml:space="preserve"> doi:10.1038/s41467-018-05122-7.</w:delText>
        </w:r>
      </w:del>
    </w:p>
    <w:p w14:paraId="75CE4854" w14:textId="1F274E82" w:rsidR="00B7474A" w:rsidRPr="00B7474A" w:rsidRDefault="00B7474A" w:rsidP="00B7474A">
      <w:pPr>
        <w:pStyle w:val="EndNoteBibliography"/>
        <w:spacing w:after="0"/>
        <w:ind w:left="720" w:hanging="720"/>
      </w:pPr>
      <w:r w:rsidRPr="00B7474A">
        <w:t xml:space="preserve">Klammsteiner T, Turan V, Fernández-Delgado Juárez M, Oberegger S &amp; Insam H (2020) Suitability of </w:t>
      </w:r>
      <w:r w:rsidR="007C49C7" w:rsidRPr="00B7474A">
        <w:t>black soldier fly frass as soil amendment and implication for organic waste hygienization</w:t>
      </w:r>
      <w:r w:rsidRPr="00B7474A">
        <w:t>. Agronomy 10: 1578.</w:t>
      </w:r>
    </w:p>
    <w:p w14:paraId="3EDCACF0" w14:textId="77777777" w:rsidR="00B7474A" w:rsidRPr="00B7474A" w:rsidRDefault="00B7474A" w:rsidP="00B7474A">
      <w:pPr>
        <w:pStyle w:val="EndNoteBibliography"/>
        <w:spacing w:after="0"/>
        <w:ind w:left="720" w:hanging="720"/>
      </w:pPr>
      <w:r w:rsidRPr="00B7474A">
        <w:t>Lenth R &amp; Lenth MR (2018) Package ‘lsmeans’. The American Statistician 34: 216-221.</w:t>
      </w:r>
    </w:p>
    <w:p w14:paraId="25CEBA8A" w14:textId="77777777" w:rsidR="00B7474A" w:rsidRPr="00B7474A" w:rsidRDefault="00B7474A" w:rsidP="00B7474A">
      <w:pPr>
        <w:pStyle w:val="EndNoteBibliography"/>
        <w:spacing w:after="0"/>
        <w:ind w:left="720" w:hanging="720"/>
      </w:pPr>
      <w:r w:rsidRPr="00B7474A">
        <w:t>Lopes IG, Yong JW &amp; Lalander C (2022) Frass derived from black soldier fly larvae treatment of biodegradable wastes. A critical review and future perspectives. Waste Management 142: 65-76.</w:t>
      </w:r>
    </w:p>
    <w:p w14:paraId="3AF71A30" w14:textId="77777777" w:rsidR="00B7474A" w:rsidRPr="00B7474A" w:rsidRDefault="00B7474A" w:rsidP="00B7474A">
      <w:pPr>
        <w:pStyle w:val="EndNoteBibliography"/>
        <w:spacing w:after="0"/>
        <w:ind w:left="720" w:hanging="720"/>
      </w:pPr>
      <w:r w:rsidRPr="00B7474A">
        <w:t xml:space="preserve">Mahapatra S, Yadav R &amp; Ramakrishna W (2022) </w:t>
      </w:r>
      <w:r w:rsidRPr="007C49C7">
        <w:rPr>
          <w:i/>
          <w:iCs/>
          <w:rPrChange w:id="97" w:author="Chia, Shaphan Yong" w:date="2023-07-02T22:47:00Z">
            <w:rPr/>
          </w:rPrChange>
        </w:rPr>
        <w:t>Bacillus subtilis</w:t>
      </w:r>
      <w:r w:rsidRPr="00B7474A">
        <w:t xml:space="preserve"> impact on plant growth, soil health and environment: Dr. Jekyll and Mr. Hyde. Journal of Applied Microbiology 132: 3543-3562.</w:t>
      </w:r>
    </w:p>
    <w:p w14:paraId="0928D623" w14:textId="5CF95EA0" w:rsidR="00B7474A" w:rsidRPr="00B7474A" w:rsidRDefault="00B7474A" w:rsidP="00B7474A">
      <w:pPr>
        <w:pStyle w:val="EndNoteBibliography"/>
        <w:spacing w:after="0"/>
        <w:ind w:left="720" w:hanging="720"/>
      </w:pPr>
      <w:r w:rsidRPr="00B7474A">
        <w:t>Mariod AA (2020) Nutrient composition of mealworm (</w:t>
      </w:r>
      <w:r w:rsidRPr="007C49C7">
        <w:rPr>
          <w:i/>
          <w:iCs/>
          <w:rPrChange w:id="98" w:author="Chia, Shaphan Yong" w:date="2023-07-02T22:49:00Z">
            <w:rPr/>
          </w:rPrChange>
        </w:rPr>
        <w:t>Tenebrio molitor</w:t>
      </w:r>
      <w:r w:rsidRPr="00B7474A">
        <w:t xml:space="preserve">). African </w:t>
      </w:r>
      <w:r w:rsidR="007C49C7" w:rsidRPr="00B7474A">
        <w:t>edible insects as alternative source of food, oil, protein and bioactive components</w:t>
      </w:r>
      <w:ins w:id="99" w:author="Chia, Shaphan Yong" w:date="2023-07-03T00:28:00Z">
        <w:r w:rsidR="0036073C">
          <w:t xml:space="preserve"> (ed. </w:t>
        </w:r>
      </w:ins>
      <w:ins w:id="100" w:author="Chia, Shaphan Yong" w:date="2023-07-03T00:29:00Z">
        <w:r w:rsidR="0036073C">
          <w:t>b</w:t>
        </w:r>
      </w:ins>
      <w:ins w:id="101" w:author="Chia, Shaphan Yong" w:date="2023-07-03T00:28:00Z">
        <w:r w:rsidR="0036073C">
          <w:t xml:space="preserve">y </w:t>
        </w:r>
      </w:ins>
      <w:ins w:id="102" w:author="Chia, Shaphan Yong" w:date="2023-07-03T00:29:00Z">
        <w:r w:rsidR="0036073C">
          <w:t>AA</w:t>
        </w:r>
        <w:r w:rsidR="0036073C" w:rsidRPr="0036073C">
          <w:t xml:space="preserve"> </w:t>
        </w:r>
        <w:r w:rsidR="0036073C" w:rsidRPr="0036073C">
          <w:t>Mariod</w:t>
        </w:r>
      </w:ins>
      <w:ins w:id="103" w:author="Chia, Shaphan Yong" w:date="2023-07-03T00:30:00Z">
        <w:r w:rsidR="0036073C">
          <w:t xml:space="preserve">) </w:t>
        </w:r>
        <w:r w:rsidR="002872EA" w:rsidRPr="002872EA">
          <w:t>Springer Cham</w:t>
        </w:r>
      </w:ins>
      <w:ins w:id="104" w:author="Chia, Shaphan Yong" w:date="2023-07-03T00:31:00Z">
        <w:r w:rsidR="002872EA">
          <w:t xml:space="preserve">, </w:t>
        </w:r>
        <w:r w:rsidR="002872EA" w:rsidRPr="002872EA">
          <w:t>Switzerland AG</w:t>
        </w:r>
      </w:ins>
      <w:ins w:id="105" w:author="Chia, Shaphan Yong" w:date="2023-07-03T00:34:00Z">
        <w:r w:rsidR="002872EA">
          <w:t>,</w:t>
        </w:r>
      </w:ins>
      <w:ins w:id="106" w:author="Chia, Shaphan Yong" w:date="2023-07-03T00:35:00Z">
        <w:r w:rsidR="002872EA">
          <w:t xml:space="preserve"> pp.</w:t>
        </w:r>
      </w:ins>
      <w:del w:id="107" w:author="Chia, Shaphan Yong" w:date="2023-07-03T00:35:00Z">
        <w:r w:rsidRPr="00B7474A" w:rsidDel="002872EA">
          <w:delText>:</w:delText>
        </w:r>
      </w:del>
      <w:r w:rsidRPr="00B7474A">
        <w:t xml:space="preserve"> 275-280.</w:t>
      </w:r>
    </w:p>
    <w:p w14:paraId="7D7C3235" w14:textId="77777777" w:rsidR="00B7474A" w:rsidRPr="00B7474A" w:rsidRDefault="00B7474A" w:rsidP="00B7474A">
      <w:pPr>
        <w:pStyle w:val="EndNoteBibliography"/>
        <w:spacing w:after="0"/>
        <w:ind w:left="720" w:hanging="720"/>
      </w:pPr>
      <w:r w:rsidRPr="00B7474A">
        <w:t>Nicolopoulou-Stamati P, Maipas S, Kotampasi C, Stamatis P &amp; Hens L (2016) Chemical pesticides and human health: the urgent need for a new concept in agriculture. Frontiers in public health 4: 148.</w:t>
      </w:r>
    </w:p>
    <w:p w14:paraId="3CFF1081" w14:textId="2DB22FCB" w:rsidR="00B7474A" w:rsidRPr="00B7474A" w:rsidRDefault="00B7474A" w:rsidP="00B7474A">
      <w:pPr>
        <w:pStyle w:val="EndNoteBibliography"/>
        <w:spacing w:after="0"/>
        <w:ind w:left="720" w:hanging="720"/>
      </w:pPr>
      <w:r w:rsidRPr="00B7474A">
        <w:t>Nurfikari A &amp; de Boer W (2021) Chitin determination in residual streams derived from insect production by LC-ECD and LC-MS/MS methods. Frontiers in Sustainable Food Systems</w:t>
      </w:r>
      <w:ins w:id="108" w:author="Chia, Shaphan Yong" w:date="2023-07-02T23:06:00Z">
        <w:r w:rsidR="00BE76DD">
          <w:t xml:space="preserve"> </w:t>
        </w:r>
        <w:r w:rsidR="00BE76DD" w:rsidRPr="00BE76DD">
          <w:t>5:</w:t>
        </w:r>
        <w:r w:rsidR="00BE76DD">
          <w:t xml:space="preserve"> </w:t>
        </w:r>
        <w:r w:rsidR="00BE76DD" w:rsidRPr="00BE76DD">
          <w:t>795694.</w:t>
        </w:r>
      </w:ins>
      <w:del w:id="109" w:author="Chia, Shaphan Yong" w:date="2023-07-02T23:06:00Z">
        <w:r w:rsidRPr="00B7474A" w:rsidDel="00BE76DD">
          <w:delText>: 493</w:delText>
        </w:r>
      </w:del>
      <w:r w:rsidRPr="00B7474A">
        <w:t>.</w:t>
      </w:r>
    </w:p>
    <w:p w14:paraId="661D31FC" w14:textId="77777777" w:rsidR="00B7474A" w:rsidRPr="00B7474A" w:rsidRDefault="00B7474A" w:rsidP="00B7474A">
      <w:pPr>
        <w:pStyle w:val="EndNoteBibliography"/>
        <w:spacing w:after="0"/>
        <w:ind w:left="720" w:hanging="720"/>
      </w:pPr>
      <w:r w:rsidRPr="00B7474A">
        <w:t>Pangesti N, Pineda A, Pieterse CM, Dicke M &amp; Van Loon JJ (2013) Two-way plant mediated interactions between root-associated microbes and insects: from ecology to mechanisms. Frontiers in Plant Science 4: 414.</w:t>
      </w:r>
    </w:p>
    <w:p w14:paraId="4E74099F" w14:textId="4571251A" w:rsidR="00B7474A" w:rsidRPr="00B7474A" w:rsidRDefault="00B7474A" w:rsidP="00B7474A">
      <w:pPr>
        <w:pStyle w:val="EndNoteBibliography"/>
        <w:spacing w:after="0"/>
        <w:ind w:left="720" w:hanging="720"/>
      </w:pPr>
      <w:r w:rsidRPr="00B7474A">
        <w:t>Pineda A, Zheng SJ, van Loon JJ, Pieterse CM &amp; Dicke M (2010) Helping plants to deal with insects: the role of beneficial soil-borne microbes. Trends Plant Sci</w:t>
      </w:r>
      <w:ins w:id="110" w:author="Chia, Shaphan Yong" w:date="2023-07-02T23:10:00Z">
        <w:r w:rsidR="00BE76DD">
          <w:t>ence</w:t>
        </w:r>
      </w:ins>
      <w:r w:rsidRPr="00B7474A">
        <w:t xml:space="preserve"> 15: 507-514. </w:t>
      </w:r>
      <w:del w:id="111" w:author="Chia, Shaphan Yong" w:date="2023-07-02T23:10:00Z">
        <w:r w:rsidRPr="00B7474A" w:rsidDel="00BE76DD">
          <w:delText>doi:10.1016/j.tplants.2010.05.007.</w:delText>
        </w:r>
      </w:del>
    </w:p>
    <w:p w14:paraId="6FDC6E2C" w14:textId="3A17921D" w:rsidR="00B7474A" w:rsidRPr="00B7474A" w:rsidRDefault="00B7474A" w:rsidP="00B7474A">
      <w:pPr>
        <w:pStyle w:val="EndNoteBibliography"/>
        <w:spacing w:after="0"/>
        <w:ind w:left="720" w:hanging="720"/>
      </w:pPr>
      <w:r w:rsidRPr="00B7474A">
        <w:t xml:space="preserve">Poveda J (2021) Insect frass in the development of sustainable agriculture. A review. Agronomy for Sustainable Development 41: </w:t>
      </w:r>
      <w:del w:id="112" w:author="Chia, Shaphan Yong" w:date="2023-07-02T23:13:00Z">
        <w:r w:rsidRPr="00B7474A" w:rsidDel="00855316">
          <w:delText>1-10</w:delText>
        </w:r>
      </w:del>
      <w:ins w:id="113" w:author="Chia, Shaphan Yong" w:date="2023-07-02T23:13:00Z">
        <w:r w:rsidR="00855316">
          <w:t>5</w:t>
        </w:r>
      </w:ins>
      <w:r w:rsidRPr="00B7474A">
        <w:t>.</w:t>
      </w:r>
    </w:p>
    <w:p w14:paraId="462EB169" w14:textId="70ADD05B" w:rsidR="00B7474A" w:rsidRPr="00B7474A" w:rsidRDefault="00B7474A" w:rsidP="00B7474A">
      <w:pPr>
        <w:pStyle w:val="EndNoteBibliography"/>
        <w:spacing w:after="0"/>
        <w:ind w:left="720" w:hanging="720"/>
      </w:pPr>
      <w:r w:rsidRPr="00B7474A">
        <w:t>Poveda J, Jiménez-Gómez A, Saati-Santamaría Z, Usategui-Martín R, Rivas R &amp; García-Fraile P (2019) Mealworm frass as a potential biofertilizer and abiotic stress tolerance-inductor in plants. Applied Soil Ecology 142: 110-122.</w:t>
      </w:r>
      <w:del w:id="114" w:author="Chia, Shaphan Yong" w:date="2023-07-02T23:14:00Z">
        <w:r w:rsidRPr="00B7474A" w:rsidDel="00855316">
          <w:delText xml:space="preserve"> doi:https://doi.org/10.1016/j.apsoil.2019.04.016.</w:delText>
        </w:r>
      </w:del>
    </w:p>
    <w:p w14:paraId="37DA91F2" w14:textId="77777777" w:rsidR="00B7474A" w:rsidRPr="00B7474A" w:rsidRDefault="00B7474A" w:rsidP="00B7474A">
      <w:pPr>
        <w:pStyle w:val="EndNoteBibliography"/>
        <w:spacing w:after="0"/>
        <w:ind w:left="720" w:hanging="720"/>
      </w:pPr>
      <w:r w:rsidRPr="00B7474A">
        <w:t>Ray S, Basu S, Rivera-Vega LJ, Acevedo FE, Louis J, Felton GW &amp; Luthe DS (2016) Lessons from the far end: caterpillar frass-induced defenses in maize, rice, cabbage, and tomato. Journal of chemical ecology 42: 1130-1141.</w:t>
      </w:r>
    </w:p>
    <w:p w14:paraId="44207474" w14:textId="77777777" w:rsidR="00B7474A" w:rsidRPr="00B7474A" w:rsidRDefault="00B7474A" w:rsidP="00B7474A">
      <w:pPr>
        <w:pStyle w:val="EndNoteBibliography"/>
        <w:spacing w:after="0"/>
        <w:ind w:left="720" w:hanging="720"/>
      </w:pPr>
      <w:r w:rsidRPr="00B7474A">
        <w:t>Ray S, Gaffor I, Acevedo FE, Helms A, Chuang W-P, Tooker J, Felton GW &amp; Luthe DS (2015) Maize plants recognize herbivore-associated cues from caterpillar frass. Journal of chemical ecology 41: 781-792.</w:t>
      </w:r>
    </w:p>
    <w:p w14:paraId="6F6584FE" w14:textId="700EC067" w:rsidR="00B7474A" w:rsidRPr="00B7474A" w:rsidRDefault="00B7474A" w:rsidP="00B7474A">
      <w:pPr>
        <w:pStyle w:val="EndNoteBibliography"/>
        <w:spacing w:after="0"/>
        <w:ind w:left="720" w:hanging="720"/>
      </w:pPr>
      <w:r w:rsidRPr="00B7474A">
        <w:t>Rayne N &amp; Aula L (2020) Livestock manure and the impacts on soil health</w:t>
      </w:r>
      <w:ins w:id="115" w:author="Chia, Shaphan Yong" w:date="2023-07-02T23:15:00Z">
        <w:r w:rsidR="00855316">
          <w:t>.</w:t>
        </w:r>
      </w:ins>
      <w:del w:id="116" w:author="Chia, Shaphan Yong" w:date="2023-07-02T23:15:00Z">
        <w:r w:rsidRPr="00B7474A" w:rsidDel="00855316">
          <w:delText xml:space="preserve">: </w:delText>
        </w:r>
      </w:del>
      <w:r w:rsidRPr="00B7474A">
        <w:t>A review. Soil Systems 4: 64.</w:t>
      </w:r>
    </w:p>
    <w:p w14:paraId="5D4704E0" w14:textId="4F70AC85" w:rsidR="00B7474A" w:rsidRPr="00B7474A" w:rsidRDefault="00B7474A" w:rsidP="00B7474A">
      <w:pPr>
        <w:pStyle w:val="EndNoteBibliography"/>
        <w:spacing w:after="0"/>
        <w:ind w:left="720" w:hanging="720"/>
      </w:pPr>
      <w:r w:rsidRPr="00B7474A">
        <w:lastRenderedPageBreak/>
        <w:t xml:space="preserve">Reswita R, Noli ZA &amp; Rahayu R (2022) Effect of </w:t>
      </w:r>
      <w:r w:rsidR="00855316" w:rsidRPr="00B7474A">
        <w:t>giving frass</w:t>
      </w:r>
      <w:r w:rsidRPr="00B7474A">
        <w:t xml:space="preserve"> </w:t>
      </w:r>
      <w:r w:rsidRPr="00855316">
        <w:rPr>
          <w:i/>
          <w:iCs/>
          <w:rPrChange w:id="117" w:author="Chia, Shaphan Yong" w:date="2023-07-02T23:17:00Z">
            <w:rPr/>
          </w:rPrChange>
        </w:rPr>
        <w:t>Hermetia Illucen</w:t>
      </w:r>
      <w:ins w:id="118" w:author="Chia, Shaphan Yong" w:date="2023-07-02T23:17:00Z">
        <w:r w:rsidR="00855316">
          <w:rPr>
            <w:i/>
            <w:iCs/>
          </w:rPr>
          <w:t>s</w:t>
        </w:r>
      </w:ins>
      <w:r w:rsidRPr="00B7474A">
        <w:t xml:space="preserve"> L. on </w:t>
      </w:r>
      <w:r w:rsidR="00855316" w:rsidRPr="00B7474A">
        <w:t xml:space="preserve">soil physical chemical properties, chlorophyll content and yield of upland rice </w:t>
      </w:r>
      <w:r w:rsidRPr="00B7474A">
        <w:t xml:space="preserve">(Oryza Sativa L.) on Ultisol Soil. Eduvest-Journal </w:t>
      </w:r>
      <w:ins w:id="119" w:author="Chia, Shaphan Yong" w:date="2023-07-02T23:18:00Z">
        <w:r w:rsidR="00855316">
          <w:t>o</w:t>
        </w:r>
      </w:ins>
      <w:del w:id="120" w:author="Chia, Shaphan Yong" w:date="2023-07-02T23:18:00Z">
        <w:r w:rsidRPr="00B7474A" w:rsidDel="00855316">
          <w:delText>O</w:delText>
        </w:r>
      </w:del>
      <w:r w:rsidRPr="00B7474A">
        <w:t>f Universal Studies 2: 335-346.</w:t>
      </w:r>
    </w:p>
    <w:p w14:paraId="484760BF" w14:textId="7368C298" w:rsidR="00B7474A" w:rsidRPr="00B7474A" w:rsidRDefault="00B7474A" w:rsidP="00B7474A">
      <w:pPr>
        <w:pStyle w:val="EndNoteBibliography"/>
        <w:spacing w:after="0"/>
        <w:ind w:left="720" w:hanging="720"/>
      </w:pPr>
      <w:r w:rsidRPr="00B7474A">
        <w:t xml:space="preserve">Robin AHK, Hossain MR, Park JI, Kim HR &amp; Nou IS (2017) Glucosinolate </w:t>
      </w:r>
      <w:r w:rsidR="00855316" w:rsidRPr="00B7474A">
        <w:t>profiles in cabbage genotypes influence the preferential feeding of</w:t>
      </w:r>
      <w:r w:rsidRPr="00B7474A">
        <w:t xml:space="preserve"> </w:t>
      </w:r>
      <w:r w:rsidR="00855316" w:rsidRPr="00B7474A">
        <w:t xml:space="preserve">diamondback moth </w:t>
      </w:r>
      <w:r w:rsidRPr="00B7474A">
        <w:t>(</w:t>
      </w:r>
      <w:r w:rsidRPr="00855316">
        <w:rPr>
          <w:i/>
          <w:iCs/>
          <w:rPrChange w:id="121" w:author="Chia, Shaphan Yong" w:date="2023-07-02T23:19:00Z">
            <w:rPr/>
          </w:rPrChange>
        </w:rPr>
        <w:t>Plutella xylostella</w:t>
      </w:r>
      <w:r w:rsidRPr="00B7474A">
        <w:t>). Front</w:t>
      </w:r>
      <w:ins w:id="122" w:author="Chia, Shaphan Yong" w:date="2023-07-02T23:20:00Z">
        <w:r w:rsidR="00855316">
          <w:t xml:space="preserve">iers in </w:t>
        </w:r>
      </w:ins>
      <w:del w:id="123" w:author="Chia, Shaphan Yong" w:date="2023-07-02T23:20:00Z">
        <w:r w:rsidRPr="00B7474A" w:rsidDel="00855316">
          <w:delText xml:space="preserve"> </w:delText>
        </w:r>
      </w:del>
      <w:ins w:id="124" w:author="Chia, Shaphan Yong" w:date="2023-07-02T23:20:00Z">
        <w:r w:rsidR="00855316">
          <w:t xml:space="preserve"> </w:t>
        </w:r>
      </w:ins>
      <w:r w:rsidRPr="00B7474A">
        <w:t>Plant Sci</w:t>
      </w:r>
      <w:ins w:id="125" w:author="Chia, Shaphan Yong" w:date="2023-07-02T23:20:00Z">
        <w:r w:rsidR="00855316">
          <w:t>ence</w:t>
        </w:r>
      </w:ins>
      <w:r w:rsidRPr="00B7474A">
        <w:t xml:space="preserve"> 8: 1244.</w:t>
      </w:r>
      <w:del w:id="126" w:author="Chia, Shaphan Yong" w:date="2023-07-02T23:21:00Z">
        <w:r w:rsidRPr="00B7474A" w:rsidDel="00855316">
          <w:delText xml:space="preserve"> doi:10.3389/fpls.2017.01244.</w:delText>
        </w:r>
      </w:del>
    </w:p>
    <w:p w14:paraId="3C6E21E0" w14:textId="282A4476" w:rsidR="00B7474A" w:rsidRPr="00B7474A" w:rsidRDefault="00B7474A" w:rsidP="00B7474A">
      <w:pPr>
        <w:pStyle w:val="EndNoteBibliography"/>
        <w:spacing w:after="0"/>
        <w:ind w:left="720" w:hanging="720"/>
      </w:pPr>
      <w:r w:rsidRPr="00B7474A">
        <w:t xml:space="preserve">Salomone R, Saija G, Mondello G, Giannetto A, Fasulo S &amp; Savastano D (2017) Environmental impact of food waste bioconversion by insects: </w:t>
      </w:r>
      <w:r w:rsidR="00FC1372" w:rsidRPr="00B7474A">
        <w:t xml:space="preserve">application of life cycle assessment to process using </w:t>
      </w:r>
      <w:r w:rsidRPr="00FC1372">
        <w:rPr>
          <w:i/>
          <w:iCs/>
          <w:rPrChange w:id="127" w:author="Chia, Shaphan Yong" w:date="2023-07-02T23:21:00Z">
            <w:rPr/>
          </w:rPrChange>
        </w:rPr>
        <w:t>Hermetia illucens</w:t>
      </w:r>
      <w:r w:rsidRPr="00B7474A">
        <w:t>. Journal of Cleaner Production 140: 890-905.</w:t>
      </w:r>
      <w:del w:id="128" w:author="Chia, Shaphan Yong" w:date="2023-07-02T23:22:00Z">
        <w:r w:rsidRPr="00B7474A" w:rsidDel="00FC1372">
          <w:delText xml:space="preserve"> doi:https://doi.org/10.1016/j.jclepro.2016.06.154.</w:delText>
        </w:r>
      </w:del>
    </w:p>
    <w:p w14:paraId="2985A3CB" w14:textId="77777777" w:rsidR="00B7474A" w:rsidRPr="00B7474A" w:rsidRDefault="00B7474A" w:rsidP="00B7474A">
      <w:pPr>
        <w:pStyle w:val="EndNoteBibliography"/>
        <w:spacing w:after="0"/>
        <w:ind w:left="720" w:hanging="720"/>
      </w:pPr>
      <w:r w:rsidRPr="00B7474A">
        <w:t xml:space="preserve">Schmitt E &amp; de Vries W (2020) Potential benefits of using </w:t>
      </w:r>
      <w:r w:rsidRPr="00FC1372">
        <w:rPr>
          <w:i/>
          <w:iCs/>
          <w:rPrChange w:id="129" w:author="Chia, Shaphan Yong" w:date="2023-07-02T23:22:00Z">
            <w:rPr/>
          </w:rPrChange>
        </w:rPr>
        <w:t>Hermetia illucens</w:t>
      </w:r>
      <w:r w:rsidRPr="00B7474A">
        <w:t xml:space="preserve"> frass as a soil amendment on food production and for environmental impact reduction. Current Opinion in Green and Sustainable Chemistry 25: 100335.</w:t>
      </w:r>
    </w:p>
    <w:p w14:paraId="69084B42" w14:textId="24196127" w:rsidR="00B7474A" w:rsidRPr="00B7474A" w:rsidRDefault="00B7474A" w:rsidP="00B7474A">
      <w:pPr>
        <w:pStyle w:val="EndNoteBibliography"/>
        <w:spacing w:after="0"/>
        <w:ind w:left="720" w:hanging="720"/>
      </w:pPr>
      <w:r w:rsidRPr="00B7474A">
        <w:t xml:space="preserve">Sharp RG (2013) A </w:t>
      </w:r>
      <w:r w:rsidR="00FC1372" w:rsidRPr="00B7474A">
        <w:t>review of the applications of chitin and its derivatives in agriculture to modify plant-microbial interactions and improve crop yields</w:t>
      </w:r>
      <w:r w:rsidRPr="00B7474A">
        <w:t>. Agronomy 3: 757-793.</w:t>
      </w:r>
    </w:p>
    <w:p w14:paraId="4F1D4625" w14:textId="77777777" w:rsidR="00B7474A" w:rsidRPr="00B7474A" w:rsidRDefault="00B7474A" w:rsidP="00B7474A">
      <w:pPr>
        <w:pStyle w:val="EndNoteBibliography"/>
        <w:spacing w:after="0"/>
        <w:ind w:left="720" w:hanging="720"/>
      </w:pPr>
      <w:r w:rsidRPr="00B7474A">
        <w:t>Tartaglia FdL, Righi EZ, Rocha Ld, Loose LH, Maldaner IC &amp; Heldwein AB (2016) Non-destructive models for leaf area determination in canola. Revista Brasileira de Engenharia Agrícola e Ambiental 20: 551-556.</w:t>
      </w:r>
    </w:p>
    <w:p w14:paraId="1EAAF722" w14:textId="7D29C8BB" w:rsidR="00B7474A" w:rsidRPr="00B7474A" w:rsidRDefault="00B7474A" w:rsidP="00B7474A">
      <w:pPr>
        <w:pStyle w:val="EndNoteBibliography"/>
        <w:spacing w:after="0"/>
        <w:ind w:left="720" w:hanging="720"/>
      </w:pPr>
      <w:r w:rsidRPr="00B7474A">
        <w:t xml:space="preserve">Toviho OA &amp; Bársony P (2022) Nutrient </w:t>
      </w:r>
      <w:r w:rsidR="00FC1372" w:rsidRPr="00B7474A">
        <w:t>composition and growth of yellow mealworm (</w:t>
      </w:r>
      <w:ins w:id="130" w:author="Chia, Shaphan Yong" w:date="2023-07-02T23:23:00Z">
        <w:r w:rsidR="00FC1372" w:rsidRPr="00FC1372">
          <w:rPr>
            <w:i/>
            <w:iCs/>
            <w:rPrChange w:id="131" w:author="Chia, Shaphan Yong" w:date="2023-07-02T23:23:00Z">
              <w:rPr/>
            </w:rPrChange>
          </w:rPr>
          <w:t>T</w:t>
        </w:r>
      </w:ins>
      <w:del w:id="132" w:author="Chia, Shaphan Yong" w:date="2023-07-02T23:23:00Z">
        <w:r w:rsidR="00FC1372" w:rsidRPr="00FC1372" w:rsidDel="00FC1372">
          <w:rPr>
            <w:i/>
            <w:iCs/>
            <w:rPrChange w:id="133" w:author="Chia, Shaphan Yong" w:date="2023-07-02T23:23:00Z">
              <w:rPr/>
            </w:rPrChange>
          </w:rPr>
          <w:delText>t</w:delText>
        </w:r>
      </w:del>
      <w:r w:rsidR="00FC1372" w:rsidRPr="00FC1372">
        <w:rPr>
          <w:i/>
          <w:iCs/>
          <w:rPrChange w:id="134" w:author="Chia, Shaphan Yong" w:date="2023-07-02T23:23:00Z">
            <w:rPr/>
          </w:rPrChange>
        </w:rPr>
        <w:t>enebrio molitor</w:t>
      </w:r>
      <w:r w:rsidR="00FC1372" w:rsidRPr="00B7474A">
        <w:t>) at different ages and stages of the life cycle</w:t>
      </w:r>
      <w:r w:rsidRPr="00B7474A">
        <w:t>. Agriculture 12: 1924.</w:t>
      </w:r>
    </w:p>
    <w:p w14:paraId="6EF6AF8B" w14:textId="77777777" w:rsidR="00B7474A" w:rsidRPr="00B7474A" w:rsidRDefault="00B7474A" w:rsidP="00B7474A">
      <w:pPr>
        <w:pStyle w:val="EndNoteBibliography"/>
        <w:spacing w:after="0"/>
        <w:ind w:left="720" w:hanging="720"/>
      </w:pPr>
      <w:r w:rsidRPr="00B7474A">
        <w:t>Van Looveren N, Vandeweyer D &amp; Van Campenhout L (2021) Impact of heat treatment on the microbiological quality of frass originating from black soldier fly larvae (</w:t>
      </w:r>
      <w:r w:rsidRPr="00FC1372">
        <w:rPr>
          <w:i/>
          <w:iCs/>
          <w:rPrChange w:id="135" w:author="Chia, Shaphan Yong" w:date="2023-07-02T23:24:00Z">
            <w:rPr/>
          </w:rPrChange>
        </w:rPr>
        <w:t>Hermetia illucens</w:t>
      </w:r>
      <w:r w:rsidRPr="00B7474A">
        <w:t>). Insects 13: 22.</w:t>
      </w:r>
    </w:p>
    <w:p w14:paraId="2D928D42" w14:textId="4A2D1D20" w:rsidR="00B7474A" w:rsidRPr="00B7474A" w:rsidRDefault="00B7474A" w:rsidP="00B7474A">
      <w:pPr>
        <w:pStyle w:val="EndNoteBibliography"/>
        <w:spacing w:after="0"/>
        <w:ind w:left="720" w:hanging="720"/>
      </w:pPr>
      <w:r w:rsidRPr="00B7474A">
        <w:t xml:space="preserve">Wagh ST &amp; Razvi NA (2016) Marascuilo method of multiple comparisons (an analytical study of caesarean section delivery). </w:t>
      </w:r>
      <w:ins w:id="136" w:author="Chia, Shaphan Yong" w:date="2023-07-02T23:25:00Z">
        <w:r w:rsidR="00FC1372" w:rsidRPr="00FC1372">
          <w:t>International Journal of Contemporary Medical Research</w:t>
        </w:r>
        <w:r w:rsidR="00FC1372" w:rsidRPr="00FC1372" w:rsidDel="00FC1372">
          <w:t xml:space="preserve"> </w:t>
        </w:r>
      </w:ins>
      <w:del w:id="137" w:author="Chia, Shaphan Yong" w:date="2023-07-02T23:25:00Z">
        <w:r w:rsidRPr="00B7474A" w:rsidDel="00FC1372">
          <w:delText xml:space="preserve">Int J Contemp Med Res </w:delText>
        </w:r>
      </w:del>
      <w:r w:rsidRPr="00B7474A">
        <w:t>43: 1137-1140.</w:t>
      </w:r>
    </w:p>
    <w:p w14:paraId="7C482864" w14:textId="4A124E70" w:rsidR="00B7474A" w:rsidRPr="00B7474A" w:rsidRDefault="00B7474A" w:rsidP="00B7474A">
      <w:pPr>
        <w:pStyle w:val="EndNoteBibliography"/>
        <w:spacing w:after="0"/>
        <w:ind w:left="720" w:hanging="720"/>
      </w:pPr>
      <w:r w:rsidRPr="00B7474A">
        <w:t>Wantulla M, van Zadelhoff K, van Loon JJ &amp; Dicke M (2022) The potential of soil amendment with insect exuviae and frass to control the cabbage root fly. Journal of Applied Entomology</w:t>
      </w:r>
      <w:ins w:id="138" w:author="Chia, Shaphan Yong" w:date="2023-07-02T23:28:00Z">
        <w:r w:rsidR="00FC1372">
          <w:t xml:space="preserve"> 147: </w:t>
        </w:r>
        <w:r w:rsidR="00FC1372" w:rsidRPr="00FC1372">
          <w:t>181-191</w:t>
        </w:r>
      </w:ins>
      <w:r w:rsidRPr="00B7474A">
        <w:t>.</w:t>
      </w:r>
    </w:p>
    <w:p w14:paraId="172FD253" w14:textId="11350FC5" w:rsidR="00B7474A" w:rsidRPr="00B7474A" w:rsidRDefault="00B7474A" w:rsidP="00B7474A">
      <w:pPr>
        <w:pStyle w:val="EndNoteBibliography"/>
        <w:spacing w:after="0"/>
        <w:ind w:left="720" w:hanging="720"/>
      </w:pPr>
      <w:r w:rsidRPr="00B7474A">
        <w:t xml:space="preserve">Wei S-J, Shi B-C, Gong Y-J, Jin G-H, Chen X-X &amp; Meng X-F (2013) </w:t>
      </w:r>
      <w:ins w:id="139" w:author="Chia, Shaphan Yong" w:date="2023-07-02T23:29:00Z">
        <w:r w:rsidR="0022607F">
          <w:t>G</w:t>
        </w:r>
      </w:ins>
      <w:del w:id="140" w:author="Chia, Shaphan Yong" w:date="2023-07-02T23:29:00Z">
        <w:r w:rsidR="0022607F" w:rsidRPr="00B7474A" w:rsidDel="0022607F">
          <w:delText>g</w:delText>
        </w:r>
      </w:del>
      <w:r w:rsidR="0022607F" w:rsidRPr="00B7474A">
        <w:t xml:space="preserve">enetic structure and demographic history reveal migration of the diamondback moth </w:t>
      </w:r>
      <w:r w:rsidRPr="0022607F">
        <w:rPr>
          <w:i/>
          <w:iCs/>
          <w:rPrChange w:id="141" w:author="Chia, Shaphan Yong" w:date="2023-07-02T23:29:00Z">
            <w:rPr/>
          </w:rPrChange>
        </w:rPr>
        <w:t>Plutella xylostella</w:t>
      </w:r>
      <w:r w:rsidRPr="00B7474A">
        <w:t xml:space="preserve"> (Lepidoptera: Plutellidae) from the Southern to Northern Regions of China. PLOS ONE 8: e59654. </w:t>
      </w:r>
      <w:del w:id="142" w:author="Chia, Shaphan Yong" w:date="2023-07-02T23:30:00Z">
        <w:r w:rsidRPr="00B7474A" w:rsidDel="0022607F">
          <w:delText>doi:10.1371/journal.pone.0059654.</w:delText>
        </w:r>
      </w:del>
    </w:p>
    <w:p w14:paraId="619279B1" w14:textId="45A25CCC" w:rsidR="00B7474A" w:rsidRPr="00B7474A" w:rsidDel="004059FC" w:rsidRDefault="00B7474A" w:rsidP="004059FC">
      <w:pPr>
        <w:pStyle w:val="EndNoteBibliography"/>
        <w:spacing w:after="0"/>
        <w:ind w:left="720" w:hanging="720"/>
        <w:rPr>
          <w:del w:id="143" w:author="Chia, Shaphan Yong" w:date="2023-07-02T23:45:00Z"/>
        </w:rPr>
      </w:pPr>
      <w:r w:rsidRPr="00B7474A">
        <w:t xml:space="preserve">Young-Mathews A (2012) </w:t>
      </w:r>
      <w:ins w:id="144" w:author="Chia, Shaphan Yong" w:date="2023-07-02T23:42:00Z">
        <w:r w:rsidR="004059FC">
          <w:t>Plant guide for field mustard (</w:t>
        </w:r>
        <w:r w:rsidR="004059FC" w:rsidRPr="004059FC">
          <w:rPr>
            <w:i/>
            <w:iCs/>
            <w:rPrChange w:id="145" w:author="Chia, Shaphan Yong" w:date="2023-07-02T23:43:00Z">
              <w:rPr/>
            </w:rPrChange>
          </w:rPr>
          <w:t xml:space="preserve">Brassica rapa </w:t>
        </w:r>
        <w:r w:rsidR="004059FC">
          <w:t xml:space="preserve">var. </w:t>
        </w:r>
        <w:r w:rsidR="004059FC" w:rsidRPr="004059FC">
          <w:rPr>
            <w:i/>
            <w:iCs/>
            <w:rPrChange w:id="146" w:author="Chia, Shaphan Yong" w:date="2023-07-02T23:46:00Z">
              <w:rPr/>
            </w:rPrChange>
          </w:rPr>
          <w:t>rapa</w:t>
        </w:r>
        <w:r w:rsidR="004059FC">
          <w:t>). USDA-Natural Resources Conservation</w:t>
        </w:r>
      </w:ins>
      <w:ins w:id="147" w:author="Chia, Shaphan Yong" w:date="2023-07-02T23:43:00Z">
        <w:r w:rsidR="004059FC">
          <w:t xml:space="preserve"> </w:t>
        </w:r>
      </w:ins>
      <w:ins w:id="148" w:author="Chia, Shaphan Yong" w:date="2023-07-02T23:42:00Z">
        <w:r w:rsidR="004059FC">
          <w:t>Service, Corvallis Plant Materials Center, Corvallis, OR.</w:t>
        </w:r>
      </w:ins>
      <w:ins w:id="149" w:author="Chia, Shaphan Yong" w:date="2023-07-02T23:44:00Z">
        <w:r w:rsidR="004059FC">
          <w:t xml:space="preserve"> </w:t>
        </w:r>
      </w:ins>
      <w:ins w:id="150" w:author="Chia, Shaphan Yong" w:date="2023-07-02T23:45:00Z">
        <w:r w:rsidR="004059FC" w:rsidRPr="004059FC">
          <w:t>https://plants.usda.gov/DocumentLibrary/plantguide/pdf/pg_brrar.pdf</w:t>
        </w:r>
        <w:r w:rsidR="004059FC">
          <w:t xml:space="preserve"> (Accessed </w:t>
        </w:r>
      </w:ins>
      <w:ins w:id="151" w:author="Chia, Shaphan Yong" w:date="2023-07-02T23:48:00Z">
        <w:r w:rsidR="004059FC">
          <w:t>8 May 2023).</w:t>
        </w:r>
      </w:ins>
      <w:del w:id="152" w:author="Chia, Shaphan Yong" w:date="2023-07-02T23:42:00Z">
        <w:r w:rsidRPr="00B7474A" w:rsidDel="004059FC">
          <w:delText>Plant guide for field mustard (</w:delText>
        </w:r>
        <w:r w:rsidRPr="0022607F" w:rsidDel="004059FC">
          <w:rPr>
            <w:i/>
            <w:iCs/>
            <w:rPrChange w:id="153" w:author="Chia, Shaphan Yong" w:date="2023-07-02T23:30:00Z">
              <w:rPr/>
            </w:rPrChange>
          </w:rPr>
          <w:delText>Brassica rapa</w:delText>
        </w:r>
        <w:r w:rsidRPr="00B7474A" w:rsidDel="004059FC">
          <w:delText xml:space="preserve"> var. rapa). Corvallis, OR, USA: USDA–Natural Resources Conservation Service, Corvallis Plant Materials Centre.</w:delText>
        </w:r>
      </w:del>
    </w:p>
    <w:p w14:paraId="124D8FDB" w14:textId="77777777" w:rsidR="00B7474A" w:rsidRPr="00B7474A" w:rsidRDefault="00B7474A" w:rsidP="00B7474A">
      <w:pPr>
        <w:pStyle w:val="EndNoteBibliography"/>
        <w:spacing w:after="0"/>
        <w:ind w:left="720" w:hanging="720"/>
      </w:pPr>
      <w:r w:rsidRPr="00B7474A">
        <w:t>Zeileis A, Kleiber C &amp; Jackman S (2008) Regression models for count data in R. Journal of statistical software 27: 1-25.</w:t>
      </w:r>
    </w:p>
    <w:p w14:paraId="12B8F5CF" w14:textId="0CBFFDEA" w:rsidR="00B7474A" w:rsidRPr="00B7474A" w:rsidRDefault="00B7474A" w:rsidP="00B7474A">
      <w:pPr>
        <w:pStyle w:val="EndNoteBibliography"/>
        <w:spacing w:after="0"/>
        <w:ind w:left="720" w:hanging="720"/>
      </w:pPr>
      <w:r w:rsidRPr="00B7474A">
        <w:t xml:space="preserve">Zhang Q, Rue K &amp; Wang S (2012) </w:t>
      </w:r>
      <w:ins w:id="154" w:author="Chia, Shaphan Yong" w:date="2023-07-02T23:53:00Z">
        <w:r w:rsidR="00531E55">
          <w:t>S</w:t>
        </w:r>
      </w:ins>
      <w:del w:id="155" w:author="Chia, Shaphan Yong" w:date="2023-07-02T23:53:00Z">
        <w:r w:rsidR="00531E55" w:rsidRPr="00B7474A" w:rsidDel="00531E55">
          <w:delText>s</w:delText>
        </w:r>
      </w:del>
      <w:r w:rsidR="00531E55" w:rsidRPr="00B7474A">
        <w:t>alinity effect on seed germination and growth of two warm-season native grass species</w:t>
      </w:r>
      <w:r w:rsidRPr="00B7474A">
        <w:t>. HortScience</w:t>
      </w:r>
      <w:del w:id="156" w:author="Chia, Shaphan Yong" w:date="2023-07-03T00:12:00Z">
        <w:r w:rsidRPr="00B7474A" w:rsidDel="001C052E">
          <w:delText xml:space="preserve"> horts</w:delText>
        </w:r>
      </w:del>
      <w:r w:rsidRPr="00B7474A">
        <w:t xml:space="preserve"> 47: 527-530.</w:t>
      </w:r>
      <w:del w:id="157" w:author="Chia, Shaphan Yong" w:date="2023-07-03T00:13:00Z">
        <w:r w:rsidRPr="00B7474A" w:rsidDel="001C052E">
          <w:delText xml:space="preserve"> doi:10.21273/hortsci.47.4.527.</w:delText>
        </w:r>
      </w:del>
    </w:p>
    <w:p w14:paraId="40BB88D3" w14:textId="6E2C45E8" w:rsidR="00B7474A" w:rsidRPr="00B7474A" w:rsidRDefault="00B7474A" w:rsidP="00B7474A">
      <w:pPr>
        <w:pStyle w:val="EndNoteBibliography"/>
        <w:spacing w:after="0"/>
        <w:ind w:left="720" w:hanging="720"/>
      </w:pPr>
      <w:r w:rsidRPr="00B7474A">
        <w:t xml:space="preserve">Zim J, Aitikkou A, EL Omari MH, EL Malahi S, Azim K, Hirich A, Nilahyane A &amp; Oumouloud A (2022) A </w:t>
      </w:r>
      <w:r w:rsidR="001C052E" w:rsidRPr="00B7474A">
        <w:t xml:space="preserve">new organic amendment based on insect frass for zucchini </w:t>
      </w:r>
      <w:r w:rsidRPr="00B7474A">
        <w:t>(</w:t>
      </w:r>
      <w:r w:rsidRPr="001C052E">
        <w:rPr>
          <w:i/>
          <w:iCs/>
          <w:rPrChange w:id="158" w:author="Chia, Shaphan Yong" w:date="2023-07-03T00:14:00Z">
            <w:rPr/>
          </w:rPrChange>
        </w:rPr>
        <w:t>Cucurbita pepo</w:t>
      </w:r>
      <w:r w:rsidRPr="00B7474A">
        <w:t xml:space="preserve"> L.) </w:t>
      </w:r>
      <w:r w:rsidR="001C052E" w:rsidRPr="00B7474A">
        <w:t>cultivation</w:t>
      </w:r>
      <w:r w:rsidRPr="00B7474A">
        <w:t>. Environmental Sciences Proceedings 16: 28.</w:t>
      </w:r>
    </w:p>
    <w:p w14:paraId="15078B76" w14:textId="77777777" w:rsidR="00B7474A" w:rsidRPr="00B7474A" w:rsidDel="001C052E" w:rsidRDefault="00B7474A" w:rsidP="00B7474A">
      <w:pPr>
        <w:pStyle w:val="EndNoteBibliography"/>
        <w:ind w:left="720" w:hanging="720"/>
        <w:rPr>
          <w:del w:id="159" w:author="Chia, Shaphan Yong" w:date="2023-07-03T00:16:00Z"/>
        </w:rPr>
      </w:pPr>
      <w:r w:rsidRPr="00B7474A">
        <w:t>Zulkifli NFNM, Seok-Kian AY, Seng LL, Mustafa S, Kim Y-S &amp; Shapawi R (2022) Nutritional value of black soldier fly (</w:t>
      </w:r>
      <w:r w:rsidRPr="001C052E">
        <w:rPr>
          <w:i/>
          <w:iCs/>
          <w:rPrChange w:id="160" w:author="Chia, Shaphan Yong" w:date="2023-07-03T00:16:00Z">
            <w:rPr/>
          </w:rPrChange>
        </w:rPr>
        <w:t>Hermetia illucens</w:t>
      </w:r>
      <w:r w:rsidRPr="00B7474A">
        <w:t>) larvae processed by different methods. PLOS ONE 17: e0263924.</w:t>
      </w:r>
    </w:p>
    <w:bookmarkEnd w:id="39"/>
    <w:p w14:paraId="3F916E5F" w14:textId="27A2C257" w:rsidR="00200BC5" w:rsidRPr="001C052E" w:rsidRDefault="00B21061" w:rsidP="001C052E">
      <w:pPr>
        <w:pStyle w:val="EndNoteBibliography"/>
        <w:ind w:left="720" w:hanging="720"/>
        <w:rPr>
          <w:lang w:val="nl-NL"/>
          <w:rPrChange w:id="161" w:author="Chia, Shaphan Yong" w:date="2023-07-03T00:16:00Z">
            <w:rPr>
              <w:rFonts w:ascii="Times New Roman" w:hAnsi="Times New Roman" w:cs="Times New Roman"/>
              <w:sz w:val="20"/>
              <w:szCs w:val="20"/>
              <w:lang w:val="en-US"/>
            </w:rPr>
          </w:rPrChange>
        </w:rPr>
        <w:pPrChange w:id="162" w:author="Chia, Shaphan Yong" w:date="2023-07-03T00:16:00Z">
          <w:pPr>
            <w:spacing w:after="0" w:line="480" w:lineRule="auto"/>
            <w:jc w:val="both"/>
          </w:pPr>
        </w:pPrChange>
      </w:pPr>
      <w:del w:id="163" w:author="Chia, Shaphan Yong" w:date="2023-07-03T00:16:00Z">
        <w:r w:rsidRPr="00C70602" w:rsidDel="001C052E">
          <w:rPr>
            <w:lang w:val="nl-NL"/>
          </w:rPr>
          <w:delText xml:space="preserve"> </w:delText>
        </w:r>
      </w:del>
      <w:r w:rsidRPr="002D1F08">
        <w:rPr>
          <w:highlight w:val="yellow"/>
          <w:lang w:val="nl-NL"/>
        </w:rPr>
        <w:t>Wantulla</w:t>
      </w:r>
      <w:del w:id="164" w:author="Chia, Shaphan Yong" w:date="2023-07-03T00:17:00Z">
        <w:r w:rsidRPr="002D1F08" w:rsidDel="001C052E">
          <w:rPr>
            <w:highlight w:val="yellow"/>
            <w:lang w:val="nl-NL"/>
          </w:rPr>
          <w:delText>,</w:delText>
        </w:r>
      </w:del>
      <w:r w:rsidRPr="002D1F08">
        <w:rPr>
          <w:highlight w:val="yellow"/>
          <w:lang w:val="nl-NL"/>
        </w:rPr>
        <w:t xml:space="preserve"> M</w:t>
      </w:r>
      <w:del w:id="165" w:author="Chia, Shaphan Yong" w:date="2023-07-03T00:17:00Z">
        <w:r w:rsidRPr="002D1F08" w:rsidDel="001C052E">
          <w:rPr>
            <w:highlight w:val="yellow"/>
            <w:lang w:val="nl-NL"/>
          </w:rPr>
          <w:delText>.</w:delText>
        </w:r>
      </w:del>
      <w:r w:rsidRPr="002D1F08">
        <w:rPr>
          <w:highlight w:val="yellow"/>
          <w:lang w:val="nl-NL"/>
        </w:rPr>
        <w:t>, Dicke, M</w:t>
      </w:r>
      <w:del w:id="166" w:author="Chia, Shaphan Yong" w:date="2023-07-03T00:17:00Z">
        <w:r w:rsidRPr="002D1F08" w:rsidDel="001C052E">
          <w:rPr>
            <w:highlight w:val="yellow"/>
            <w:lang w:val="nl-NL"/>
          </w:rPr>
          <w:delText>.</w:delText>
        </w:r>
      </w:del>
      <w:r w:rsidRPr="002D1F08">
        <w:rPr>
          <w:highlight w:val="yellow"/>
          <w:lang w:val="nl-NL"/>
        </w:rPr>
        <w:t>, &amp; van Loon</w:t>
      </w:r>
      <w:del w:id="167" w:author="Chia, Shaphan Yong" w:date="2023-07-03T00:17:00Z">
        <w:r w:rsidRPr="002D1F08" w:rsidDel="001C052E">
          <w:rPr>
            <w:highlight w:val="yellow"/>
            <w:lang w:val="nl-NL"/>
          </w:rPr>
          <w:delText>,</w:delText>
        </w:r>
      </w:del>
      <w:r w:rsidRPr="002D1F08">
        <w:rPr>
          <w:highlight w:val="yellow"/>
          <w:lang w:val="nl-NL"/>
        </w:rPr>
        <w:t xml:space="preserve"> J</w:t>
      </w:r>
      <w:del w:id="168" w:author="Chia, Shaphan Yong" w:date="2023-07-03T00:17:00Z">
        <w:r w:rsidRPr="002D1F08" w:rsidDel="001C052E">
          <w:rPr>
            <w:highlight w:val="yellow"/>
            <w:lang w:val="nl-NL"/>
          </w:rPr>
          <w:delText xml:space="preserve">. </w:delText>
        </w:r>
      </w:del>
      <w:r w:rsidRPr="002D1F08">
        <w:rPr>
          <w:highlight w:val="yellow"/>
          <w:lang w:val="nl-NL"/>
        </w:rPr>
        <w:t>J</w:t>
      </w:r>
      <w:del w:id="169" w:author="Chia, Shaphan Yong" w:date="2023-07-03T00:17:00Z">
        <w:r w:rsidRPr="002D1F08" w:rsidDel="001C052E">
          <w:rPr>
            <w:highlight w:val="yellow"/>
            <w:lang w:val="nl-NL"/>
          </w:rPr>
          <w:delText xml:space="preserve">. </w:delText>
        </w:r>
      </w:del>
      <w:del w:id="170" w:author="Chia, Shaphan Yong" w:date="2023-07-03T00:18:00Z">
        <w:r w:rsidRPr="002D1F08" w:rsidDel="001C052E">
          <w:rPr>
            <w:highlight w:val="yellow"/>
            <w:lang w:val="nl-NL"/>
          </w:rPr>
          <w:delText>A</w:delText>
        </w:r>
      </w:del>
      <w:del w:id="171" w:author="Chia, Shaphan Yong" w:date="2023-07-03T00:17:00Z">
        <w:r w:rsidRPr="002D1F08" w:rsidDel="001C052E">
          <w:rPr>
            <w:highlight w:val="yellow"/>
            <w:lang w:val="nl-NL"/>
          </w:rPr>
          <w:delText>.</w:delText>
        </w:r>
      </w:del>
      <w:r w:rsidRPr="002D1F08">
        <w:rPr>
          <w:highlight w:val="yellow"/>
          <w:lang w:val="nl-NL"/>
        </w:rPr>
        <w:t xml:space="preserve"> (2023). </w:t>
      </w:r>
      <w:r w:rsidRPr="002D1F08">
        <w:rPr>
          <w:highlight w:val="yellow"/>
        </w:rPr>
        <w:t>Effects of amending soil with black soldier fly frass on survival and growth of the cabbage root fly (</w:t>
      </w:r>
      <w:r w:rsidRPr="002D1F08">
        <w:rPr>
          <w:i/>
          <w:iCs/>
          <w:highlight w:val="yellow"/>
        </w:rPr>
        <w:t>Delia radicum</w:t>
      </w:r>
      <w:r w:rsidRPr="002D1F08">
        <w:rPr>
          <w:highlight w:val="yellow"/>
        </w:rPr>
        <w:t xml:space="preserve">) depend on soil type. </w:t>
      </w:r>
      <w:del w:id="172" w:author="Chia, Shaphan Yong" w:date="2023-07-03T00:18:00Z">
        <w:r w:rsidRPr="002D1F08" w:rsidDel="001C052E">
          <w:rPr>
            <w:highlight w:val="yellow"/>
          </w:rPr>
          <w:delText>(</w:delText>
        </w:r>
      </w:del>
      <w:r w:rsidRPr="002D1F08">
        <w:rPr>
          <w:highlight w:val="yellow"/>
        </w:rPr>
        <w:t>Under review</w:t>
      </w:r>
      <w:del w:id="173" w:author="Chia, Shaphan Yong" w:date="2023-07-03T00:18:00Z">
        <w:r w:rsidRPr="002D1F08" w:rsidDel="001C052E">
          <w:rPr>
            <w:highlight w:val="yellow"/>
          </w:rPr>
          <w:delText>)</w:delText>
        </w:r>
      </w:del>
      <w:bookmarkEnd w:id="40"/>
    </w:p>
    <w:sectPr w:rsidR="00200BC5" w:rsidRPr="001C052E" w:rsidSect="002261F4">
      <w:footerReference w:type="default" r:id="rId30"/>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35823" w14:textId="77777777" w:rsidR="008F129D" w:rsidRDefault="008F129D" w:rsidP="00AB3437">
      <w:pPr>
        <w:spacing w:after="0" w:line="240" w:lineRule="auto"/>
      </w:pPr>
      <w:r>
        <w:separator/>
      </w:r>
    </w:p>
  </w:endnote>
  <w:endnote w:type="continuationSeparator" w:id="0">
    <w:p w14:paraId="1C5DC2CF" w14:textId="77777777" w:rsidR="008F129D" w:rsidRDefault="008F129D"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D4D70" w14:textId="77777777" w:rsidR="008F129D" w:rsidRDefault="008F129D" w:rsidP="00AB3437">
      <w:pPr>
        <w:spacing w:after="0" w:line="240" w:lineRule="auto"/>
      </w:pPr>
      <w:r>
        <w:separator/>
      </w:r>
    </w:p>
  </w:footnote>
  <w:footnote w:type="continuationSeparator" w:id="0">
    <w:p w14:paraId="7CB3B4DB" w14:textId="77777777" w:rsidR="008F129D" w:rsidRDefault="008F129D"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sagEppge8LQAAAA=="/>
    <w:docVar w:name="EN.InstantFormat" w:val="&lt;ENInstantFormat&gt;&lt;Enabled&gt;1&lt;/Enabled&gt;&lt;ScanUnformatted&gt;1&lt;/ScanUnformatted&gt;&lt;ScanChanges&gt;1&lt;/ScanChanges&gt;&lt;Suspended&gt;0&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7&lt;/item&gt;&lt;item&gt;55&lt;/item&gt;&lt;item&gt;60&lt;/item&gt;&lt;item&gt;63&lt;/item&gt;&lt;item&gt;65&lt;/item&gt;&lt;item&gt;66&lt;/item&gt;&lt;item&gt;67&lt;/item&gt;&lt;item&gt;81&lt;/item&gt;&lt;item&gt;89&lt;/item&gt;&lt;item&gt;91&lt;/item&gt;&lt;item&gt;92&lt;/item&gt;&lt;item&gt;94&lt;/item&gt;&lt;item&gt;98&lt;/item&gt;&lt;item&gt;103&lt;/item&gt;&lt;item&gt;108&lt;/item&gt;&lt;item&gt;119&lt;/item&gt;&lt;item&gt;188&lt;/item&gt;&lt;item&gt;189&lt;/item&gt;&lt;item&gt;249&lt;/item&gt;&lt;item&gt;309&lt;/item&gt;&lt;item&gt;311&lt;/item&gt;&lt;item&gt;313&lt;/item&gt;&lt;item&gt;314&lt;/item&gt;&lt;item&gt;315&lt;/item&gt;&lt;item&gt;316&lt;/item&gt;&lt;item&gt;317&lt;/item&gt;&lt;item&gt;318&lt;/item&gt;&lt;item&gt;319&lt;/item&gt;&lt;item&gt;322&lt;/item&gt;&lt;item&gt;325&lt;/item&gt;&lt;item&gt;339&lt;/item&gt;&lt;item&gt;341&lt;/item&gt;&lt;/record-ids&gt;&lt;/item&gt;&lt;/Libraries&gt;"/>
  </w:docVars>
  <w:rsids>
    <w:rsidRoot w:val="00AF0FF2"/>
    <w:rsid w:val="000006A0"/>
    <w:rsid w:val="000010E7"/>
    <w:rsid w:val="00001479"/>
    <w:rsid w:val="00001DE6"/>
    <w:rsid w:val="00003473"/>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F91"/>
    <w:rsid w:val="000413E3"/>
    <w:rsid w:val="00041F5C"/>
    <w:rsid w:val="00041FE1"/>
    <w:rsid w:val="00042158"/>
    <w:rsid w:val="00042AA5"/>
    <w:rsid w:val="000433B7"/>
    <w:rsid w:val="00045139"/>
    <w:rsid w:val="00046215"/>
    <w:rsid w:val="00046763"/>
    <w:rsid w:val="00047224"/>
    <w:rsid w:val="000476A9"/>
    <w:rsid w:val="0005011B"/>
    <w:rsid w:val="00050139"/>
    <w:rsid w:val="00052340"/>
    <w:rsid w:val="00052BB3"/>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FD0"/>
    <w:rsid w:val="0012588D"/>
    <w:rsid w:val="00125D97"/>
    <w:rsid w:val="00126571"/>
    <w:rsid w:val="00126741"/>
    <w:rsid w:val="00127475"/>
    <w:rsid w:val="0012771E"/>
    <w:rsid w:val="00127E58"/>
    <w:rsid w:val="001306F7"/>
    <w:rsid w:val="00131D5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E31"/>
    <w:rsid w:val="0017680D"/>
    <w:rsid w:val="00177837"/>
    <w:rsid w:val="001779A5"/>
    <w:rsid w:val="00180676"/>
    <w:rsid w:val="00181BFE"/>
    <w:rsid w:val="0018347C"/>
    <w:rsid w:val="001849FC"/>
    <w:rsid w:val="00185BEC"/>
    <w:rsid w:val="00186143"/>
    <w:rsid w:val="001869C4"/>
    <w:rsid w:val="00186FD8"/>
    <w:rsid w:val="0019073F"/>
    <w:rsid w:val="00190EBF"/>
    <w:rsid w:val="00191028"/>
    <w:rsid w:val="001919E2"/>
    <w:rsid w:val="0019226D"/>
    <w:rsid w:val="001925FF"/>
    <w:rsid w:val="00192DA6"/>
    <w:rsid w:val="00193D2B"/>
    <w:rsid w:val="00193E71"/>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B38"/>
    <w:rsid w:val="00223BA2"/>
    <w:rsid w:val="00224B78"/>
    <w:rsid w:val="00225087"/>
    <w:rsid w:val="00225348"/>
    <w:rsid w:val="0022607F"/>
    <w:rsid w:val="002261CE"/>
    <w:rsid w:val="002261F4"/>
    <w:rsid w:val="002268F4"/>
    <w:rsid w:val="00226B77"/>
    <w:rsid w:val="00227349"/>
    <w:rsid w:val="0023063B"/>
    <w:rsid w:val="002307F6"/>
    <w:rsid w:val="00231204"/>
    <w:rsid w:val="0023181F"/>
    <w:rsid w:val="00232DF4"/>
    <w:rsid w:val="0023334D"/>
    <w:rsid w:val="002343A0"/>
    <w:rsid w:val="0023497D"/>
    <w:rsid w:val="00234B44"/>
    <w:rsid w:val="00234BAB"/>
    <w:rsid w:val="002359D9"/>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5D"/>
    <w:rsid w:val="00296867"/>
    <w:rsid w:val="002976CB"/>
    <w:rsid w:val="002979E5"/>
    <w:rsid w:val="00297E06"/>
    <w:rsid w:val="002A047D"/>
    <w:rsid w:val="002A2D0A"/>
    <w:rsid w:val="002A2FA1"/>
    <w:rsid w:val="002A343A"/>
    <w:rsid w:val="002A3937"/>
    <w:rsid w:val="002A3C26"/>
    <w:rsid w:val="002A3E42"/>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C0811"/>
    <w:rsid w:val="002C14DF"/>
    <w:rsid w:val="002C168D"/>
    <w:rsid w:val="002C1E9D"/>
    <w:rsid w:val="002C253B"/>
    <w:rsid w:val="002C266B"/>
    <w:rsid w:val="002C2B6A"/>
    <w:rsid w:val="002C2BCF"/>
    <w:rsid w:val="002C334E"/>
    <w:rsid w:val="002C3956"/>
    <w:rsid w:val="002C40C2"/>
    <w:rsid w:val="002C4A66"/>
    <w:rsid w:val="002C6485"/>
    <w:rsid w:val="002C6B20"/>
    <w:rsid w:val="002C6F77"/>
    <w:rsid w:val="002C74A1"/>
    <w:rsid w:val="002D047E"/>
    <w:rsid w:val="002D0C44"/>
    <w:rsid w:val="002D1F08"/>
    <w:rsid w:val="002D2321"/>
    <w:rsid w:val="002D2DF9"/>
    <w:rsid w:val="002D2F1C"/>
    <w:rsid w:val="002D383D"/>
    <w:rsid w:val="002D392B"/>
    <w:rsid w:val="002D3B81"/>
    <w:rsid w:val="002D4157"/>
    <w:rsid w:val="002D434D"/>
    <w:rsid w:val="002D4CB6"/>
    <w:rsid w:val="002D59FB"/>
    <w:rsid w:val="002D6E14"/>
    <w:rsid w:val="002D7C46"/>
    <w:rsid w:val="002E18A5"/>
    <w:rsid w:val="002E1909"/>
    <w:rsid w:val="002E2005"/>
    <w:rsid w:val="002E4366"/>
    <w:rsid w:val="002E54B5"/>
    <w:rsid w:val="002E6EC4"/>
    <w:rsid w:val="002E74FE"/>
    <w:rsid w:val="002E7A7A"/>
    <w:rsid w:val="002F0564"/>
    <w:rsid w:val="002F165F"/>
    <w:rsid w:val="002F1876"/>
    <w:rsid w:val="002F3A5D"/>
    <w:rsid w:val="002F42CB"/>
    <w:rsid w:val="002F4463"/>
    <w:rsid w:val="002F4A5B"/>
    <w:rsid w:val="002F589B"/>
    <w:rsid w:val="002F6B0E"/>
    <w:rsid w:val="00302A89"/>
    <w:rsid w:val="0030306E"/>
    <w:rsid w:val="00303939"/>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616E"/>
    <w:rsid w:val="00376D01"/>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79C3"/>
    <w:rsid w:val="003E01BE"/>
    <w:rsid w:val="003E0AB7"/>
    <w:rsid w:val="003E1BD0"/>
    <w:rsid w:val="003E2AB0"/>
    <w:rsid w:val="003E2CA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EC"/>
    <w:rsid w:val="004377BC"/>
    <w:rsid w:val="00437A63"/>
    <w:rsid w:val="004405CC"/>
    <w:rsid w:val="00440A48"/>
    <w:rsid w:val="00440BC0"/>
    <w:rsid w:val="00440F2F"/>
    <w:rsid w:val="0044263C"/>
    <w:rsid w:val="0044278E"/>
    <w:rsid w:val="00442CA8"/>
    <w:rsid w:val="00442F6D"/>
    <w:rsid w:val="00443214"/>
    <w:rsid w:val="00444291"/>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70FC5"/>
    <w:rsid w:val="00470FDD"/>
    <w:rsid w:val="0047134C"/>
    <w:rsid w:val="00471B66"/>
    <w:rsid w:val="0047314B"/>
    <w:rsid w:val="00474050"/>
    <w:rsid w:val="0047447E"/>
    <w:rsid w:val="00474AE9"/>
    <w:rsid w:val="00477057"/>
    <w:rsid w:val="0047710D"/>
    <w:rsid w:val="0047767C"/>
    <w:rsid w:val="00480087"/>
    <w:rsid w:val="00480275"/>
    <w:rsid w:val="00480AF3"/>
    <w:rsid w:val="00481436"/>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F07"/>
    <w:rsid w:val="004A49B5"/>
    <w:rsid w:val="004A49BE"/>
    <w:rsid w:val="004A5B27"/>
    <w:rsid w:val="004A6D10"/>
    <w:rsid w:val="004B0D35"/>
    <w:rsid w:val="004B232A"/>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5F66"/>
    <w:rsid w:val="004D6109"/>
    <w:rsid w:val="004D63F5"/>
    <w:rsid w:val="004D6852"/>
    <w:rsid w:val="004D7437"/>
    <w:rsid w:val="004D7614"/>
    <w:rsid w:val="004D7780"/>
    <w:rsid w:val="004D77EC"/>
    <w:rsid w:val="004E017C"/>
    <w:rsid w:val="004E06AE"/>
    <w:rsid w:val="004E0A06"/>
    <w:rsid w:val="004E0B25"/>
    <w:rsid w:val="004E0B6C"/>
    <w:rsid w:val="004E0FFC"/>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3009A"/>
    <w:rsid w:val="005300D8"/>
    <w:rsid w:val="00531C04"/>
    <w:rsid w:val="00531E55"/>
    <w:rsid w:val="00532DCD"/>
    <w:rsid w:val="00533F98"/>
    <w:rsid w:val="00535128"/>
    <w:rsid w:val="005361CA"/>
    <w:rsid w:val="005401D4"/>
    <w:rsid w:val="005406A7"/>
    <w:rsid w:val="0054079B"/>
    <w:rsid w:val="0054207B"/>
    <w:rsid w:val="00543B20"/>
    <w:rsid w:val="0055015E"/>
    <w:rsid w:val="005504C0"/>
    <w:rsid w:val="00553A83"/>
    <w:rsid w:val="00553B92"/>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9FB"/>
    <w:rsid w:val="005A781F"/>
    <w:rsid w:val="005A7959"/>
    <w:rsid w:val="005B03C0"/>
    <w:rsid w:val="005B145F"/>
    <w:rsid w:val="005B1702"/>
    <w:rsid w:val="005B3DC0"/>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66F5"/>
    <w:rsid w:val="005D79E6"/>
    <w:rsid w:val="005E1F6D"/>
    <w:rsid w:val="005E29EC"/>
    <w:rsid w:val="005E552B"/>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420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469F"/>
    <w:rsid w:val="00635767"/>
    <w:rsid w:val="0064011D"/>
    <w:rsid w:val="0064067D"/>
    <w:rsid w:val="00641082"/>
    <w:rsid w:val="0064136B"/>
    <w:rsid w:val="00641D4B"/>
    <w:rsid w:val="006425B8"/>
    <w:rsid w:val="00642C3A"/>
    <w:rsid w:val="00643EEF"/>
    <w:rsid w:val="00644063"/>
    <w:rsid w:val="006450A8"/>
    <w:rsid w:val="00646AB6"/>
    <w:rsid w:val="0064722A"/>
    <w:rsid w:val="00647622"/>
    <w:rsid w:val="006479CA"/>
    <w:rsid w:val="00651E79"/>
    <w:rsid w:val="00652A04"/>
    <w:rsid w:val="00653182"/>
    <w:rsid w:val="006543A3"/>
    <w:rsid w:val="00656CEF"/>
    <w:rsid w:val="00656FD0"/>
    <w:rsid w:val="006608FC"/>
    <w:rsid w:val="006627EF"/>
    <w:rsid w:val="00664070"/>
    <w:rsid w:val="006643FC"/>
    <w:rsid w:val="00667851"/>
    <w:rsid w:val="00670877"/>
    <w:rsid w:val="00670EC7"/>
    <w:rsid w:val="00671730"/>
    <w:rsid w:val="0067210A"/>
    <w:rsid w:val="006734D9"/>
    <w:rsid w:val="0067364E"/>
    <w:rsid w:val="00674254"/>
    <w:rsid w:val="006743A4"/>
    <w:rsid w:val="00675BA4"/>
    <w:rsid w:val="00677A69"/>
    <w:rsid w:val="006801D2"/>
    <w:rsid w:val="00680753"/>
    <w:rsid w:val="006809FD"/>
    <w:rsid w:val="00682E30"/>
    <w:rsid w:val="006854A7"/>
    <w:rsid w:val="00685BA9"/>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A20"/>
    <w:rsid w:val="006A6210"/>
    <w:rsid w:val="006A7D5F"/>
    <w:rsid w:val="006B038D"/>
    <w:rsid w:val="006B1288"/>
    <w:rsid w:val="006B1430"/>
    <w:rsid w:val="006B1F53"/>
    <w:rsid w:val="006B318F"/>
    <w:rsid w:val="006B3F74"/>
    <w:rsid w:val="006B695B"/>
    <w:rsid w:val="006B6DF5"/>
    <w:rsid w:val="006C0718"/>
    <w:rsid w:val="006C0E46"/>
    <w:rsid w:val="006C28C1"/>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90E"/>
    <w:rsid w:val="006F72E9"/>
    <w:rsid w:val="00701AE7"/>
    <w:rsid w:val="00701E70"/>
    <w:rsid w:val="00702047"/>
    <w:rsid w:val="007024E9"/>
    <w:rsid w:val="00702E12"/>
    <w:rsid w:val="007030CA"/>
    <w:rsid w:val="00703F75"/>
    <w:rsid w:val="00704435"/>
    <w:rsid w:val="00704731"/>
    <w:rsid w:val="00704F0C"/>
    <w:rsid w:val="00710ED9"/>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6D99"/>
    <w:rsid w:val="00776EBC"/>
    <w:rsid w:val="00780C69"/>
    <w:rsid w:val="00781E59"/>
    <w:rsid w:val="00783640"/>
    <w:rsid w:val="00784CAA"/>
    <w:rsid w:val="00787907"/>
    <w:rsid w:val="007902C6"/>
    <w:rsid w:val="00790DBE"/>
    <w:rsid w:val="00791256"/>
    <w:rsid w:val="00791EFB"/>
    <w:rsid w:val="00793503"/>
    <w:rsid w:val="007965AE"/>
    <w:rsid w:val="007A0AB4"/>
    <w:rsid w:val="007A2E0F"/>
    <w:rsid w:val="007A3183"/>
    <w:rsid w:val="007A3335"/>
    <w:rsid w:val="007A45C3"/>
    <w:rsid w:val="007A48AB"/>
    <w:rsid w:val="007A4CDE"/>
    <w:rsid w:val="007A5227"/>
    <w:rsid w:val="007A64D1"/>
    <w:rsid w:val="007A6C93"/>
    <w:rsid w:val="007B1074"/>
    <w:rsid w:val="007B11DC"/>
    <w:rsid w:val="007B1DB6"/>
    <w:rsid w:val="007B21EA"/>
    <w:rsid w:val="007B4AA4"/>
    <w:rsid w:val="007B687D"/>
    <w:rsid w:val="007B695D"/>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787"/>
    <w:rsid w:val="007F0917"/>
    <w:rsid w:val="007F14F7"/>
    <w:rsid w:val="007F176A"/>
    <w:rsid w:val="007F17F2"/>
    <w:rsid w:val="007F3AED"/>
    <w:rsid w:val="007F4A9D"/>
    <w:rsid w:val="007F50AE"/>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2877"/>
    <w:rsid w:val="0083321D"/>
    <w:rsid w:val="008333B3"/>
    <w:rsid w:val="00833404"/>
    <w:rsid w:val="00833FCD"/>
    <w:rsid w:val="0083456F"/>
    <w:rsid w:val="008359B9"/>
    <w:rsid w:val="00837220"/>
    <w:rsid w:val="00837AB0"/>
    <w:rsid w:val="00837D6D"/>
    <w:rsid w:val="00837E98"/>
    <w:rsid w:val="00840EEB"/>
    <w:rsid w:val="00841893"/>
    <w:rsid w:val="008469E0"/>
    <w:rsid w:val="00847223"/>
    <w:rsid w:val="00851873"/>
    <w:rsid w:val="0085208E"/>
    <w:rsid w:val="00853118"/>
    <w:rsid w:val="00853912"/>
    <w:rsid w:val="00853C64"/>
    <w:rsid w:val="00854A0F"/>
    <w:rsid w:val="00855316"/>
    <w:rsid w:val="008560BF"/>
    <w:rsid w:val="00857F28"/>
    <w:rsid w:val="00860F1F"/>
    <w:rsid w:val="00861B6B"/>
    <w:rsid w:val="00862A6D"/>
    <w:rsid w:val="008630E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81BBA"/>
    <w:rsid w:val="00881EF8"/>
    <w:rsid w:val="00882172"/>
    <w:rsid w:val="00882AF3"/>
    <w:rsid w:val="00883642"/>
    <w:rsid w:val="00883C2E"/>
    <w:rsid w:val="00883D1F"/>
    <w:rsid w:val="00885C27"/>
    <w:rsid w:val="008867F4"/>
    <w:rsid w:val="00886D04"/>
    <w:rsid w:val="00890623"/>
    <w:rsid w:val="00890E7C"/>
    <w:rsid w:val="00891C6B"/>
    <w:rsid w:val="00892B5D"/>
    <w:rsid w:val="00892E06"/>
    <w:rsid w:val="008932A2"/>
    <w:rsid w:val="008953AF"/>
    <w:rsid w:val="00895A90"/>
    <w:rsid w:val="00895D52"/>
    <w:rsid w:val="00895F1F"/>
    <w:rsid w:val="00896722"/>
    <w:rsid w:val="008A002F"/>
    <w:rsid w:val="008A1165"/>
    <w:rsid w:val="008A1289"/>
    <w:rsid w:val="008A1827"/>
    <w:rsid w:val="008A2EE0"/>
    <w:rsid w:val="008A3443"/>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29D"/>
    <w:rsid w:val="008F1560"/>
    <w:rsid w:val="008F4617"/>
    <w:rsid w:val="008F4F4B"/>
    <w:rsid w:val="008F59C6"/>
    <w:rsid w:val="008F5BD7"/>
    <w:rsid w:val="008F74F2"/>
    <w:rsid w:val="0090011F"/>
    <w:rsid w:val="0090099A"/>
    <w:rsid w:val="009017BB"/>
    <w:rsid w:val="00902291"/>
    <w:rsid w:val="00903988"/>
    <w:rsid w:val="00904B1B"/>
    <w:rsid w:val="009052B6"/>
    <w:rsid w:val="00905ED6"/>
    <w:rsid w:val="009076DF"/>
    <w:rsid w:val="00907FDB"/>
    <w:rsid w:val="00911753"/>
    <w:rsid w:val="00911CC4"/>
    <w:rsid w:val="009124A3"/>
    <w:rsid w:val="0091333E"/>
    <w:rsid w:val="00913FE3"/>
    <w:rsid w:val="0091460D"/>
    <w:rsid w:val="009149D3"/>
    <w:rsid w:val="00916FAE"/>
    <w:rsid w:val="00917F76"/>
    <w:rsid w:val="00920599"/>
    <w:rsid w:val="00920B24"/>
    <w:rsid w:val="0092209C"/>
    <w:rsid w:val="0092245E"/>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21C2"/>
    <w:rsid w:val="009F2917"/>
    <w:rsid w:val="009F3240"/>
    <w:rsid w:val="009F3546"/>
    <w:rsid w:val="009F3D15"/>
    <w:rsid w:val="009F3D4C"/>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A05CF"/>
    <w:rsid w:val="00AA05E8"/>
    <w:rsid w:val="00AA0FDC"/>
    <w:rsid w:val="00AA15B5"/>
    <w:rsid w:val="00AA33B5"/>
    <w:rsid w:val="00AA40F8"/>
    <w:rsid w:val="00AA47EF"/>
    <w:rsid w:val="00AA481C"/>
    <w:rsid w:val="00AA7352"/>
    <w:rsid w:val="00AA7760"/>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3C7"/>
    <w:rsid w:val="00AC6954"/>
    <w:rsid w:val="00AC7A50"/>
    <w:rsid w:val="00AD0240"/>
    <w:rsid w:val="00AD1676"/>
    <w:rsid w:val="00AD28EE"/>
    <w:rsid w:val="00AD2A0C"/>
    <w:rsid w:val="00AD3CA7"/>
    <w:rsid w:val="00AD46EC"/>
    <w:rsid w:val="00AD5491"/>
    <w:rsid w:val="00AD5C29"/>
    <w:rsid w:val="00AE0901"/>
    <w:rsid w:val="00AE0C88"/>
    <w:rsid w:val="00AE11CC"/>
    <w:rsid w:val="00AE42AF"/>
    <w:rsid w:val="00AE50BD"/>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65DB3"/>
    <w:rsid w:val="00B70A8A"/>
    <w:rsid w:val="00B71E4C"/>
    <w:rsid w:val="00B72778"/>
    <w:rsid w:val="00B745D1"/>
    <w:rsid w:val="00B7474A"/>
    <w:rsid w:val="00B75040"/>
    <w:rsid w:val="00B7626A"/>
    <w:rsid w:val="00B76B53"/>
    <w:rsid w:val="00B77FB2"/>
    <w:rsid w:val="00B81D95"/>
    <w:rsid w:val="00B854D7"/>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B3F"/>
    <w:rsid w:val="00BB5440"/>
    <w:rsid w:val="00BB690F"/>
    <w:rsid w:val="00BB75FA"/>
    <w:rsid w:val="00BC0FEF"/>
    <w:rsid w:val="00BC12F5"/>
    <w:rsid w:val="00BC1636"/>
    <w:rsid w:val="00BC2835"/>
    <w:rsid w:val="00BC446F"/>
    <w:rsid w:val="00BC4B02"/>
    <w:rsid w:val="00BC526C"/>
    <w:rsid w:val="00BC604B"/>
    <w:rsid w:val="00BC64A4"/>
    <w:rsid w:val="00BC675E"/>
    <w:rsid w:val="00BC6C23"/>
    <w:rsid w:val="00BD1502"/>
    <w:rsid w:val="00BD242A"/>
    <w:rsid w:val="00BD3890"/>
    <w:rsid w:val="00BD48C5"/>
    <w:rsid w:val="00BD4AEA"/>
    <w:rsid w:val="00BD5103"/>
    <w:rsid w:val="00BD58F5"/>
    <w:rsid w:val="00BD6DBB"/>
    <w:rsid w:val="00BD7053"/>
    <w:rsid w:val="00BE06D7"/>
    <w:rsid w:val="00BE07EE"/>
    <w:rsid w:val="00BE12C5"/>
    <w:rsid w:val="00BE22B6"/>
    <w:rsid w:val="00BE271C"/>
    <w:rsid w:val="00BE4AB3"/>
    <w:rsid w:val="00BE4F2F"/>
    <w:rsid w:val="00BE506E"/>
    <w:rsid w:val="00BE76DD"/>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5986"/>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644C"/>
    <w:rsid w:val="00C66F86"/>
    <w:rsid w:val="00C67BDA"/>
    <w:rsid w:val="00C70602"/>
    <w:rsid w:val="00C70955"/>
    <w:rsid w:val="00C731EA"/>
    <w:rsid w:val="00C7322F"/>
    <w:rsid w:val="00C736FE"/>
    <w:rsid w:val="00C73DB8"/>
    <w:rsid w:val="00C764A3"/>
    <w:rsid w:val="00C76C5C"/>
    <w:rsid w:val="00C76E00"/>
    <w:rsid w:val="00C80181"/>
    <w:rsid w:val="00C80A86"/>
    <w:rsid w:val="00C81BFE"/>
    <w:rsid w:val="00C82453"/>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CEE"/>
    <w:rsid w:val="00C973E1"/>
    <w:rsid w:val="00C9773E"/>
    <w:rsid w:val="00C97BA7"/>
    <w:rsid w:val="00CA069E"/>
    <w:rsid w:val="00CA19DC"/>
    <w:rsid w:val="00CA1DE0"/>
    <w:rsid w:val="00CA2488"/>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42F4"/>
    <w:rsid w:val="00CB4AB8"/>
    <w:rsid w:val="00CB6DB6"/>
    <w:rsid w:val="00CB6E86"/>
    <w:rsid w:val="00CB708A"/>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44F0"/>
    <w:rsid w:val="00D646EE"/>
    <w:rsid w:val="00D64E9D"/>
    <w:rsid w:val="00D664A0"/>
    <w:rsid w:val="00D66FC5"/>
    <w:rsid w:val="00D70834"/>
    <w:rsid w:val="00D71285"/>
    <w:rsid w:val="00D71CB4"/>
    <w:rsid w:val="00D73A56"/>
    <w:rsid w:val="00D73E08"/>
    <w:rsid w:val="00D75306"/>
    <w:rsid w:val="00D75680"/>
    <w:rsid w:val="00D767F4"/>
    <w:rsid w:val="00D80436"/>
    <w:rsid w:val="00D80AAD"/>
    <w:rsid w:val="00D81AB6"/>
    <w:rsid w:val="00D82AFF"/>
    <w:rsid w:val="00D84F4C"/>
    <w:rsid w:val="00D859DD"/>
    <w:rsid w:val="00D85C9B"/>
    <w:rsid w:val="00D865E6"/>
    <w:rsid w:val="00D8734C"/>
    <w:rsid w:val="00D879B5"/>
    <w:rsid w:val="00D91B2E"/>
    <w:rsid w:val="00D921E7"/>
    <w:rsid w:val="00D9309E"/>
    <w:rsid w:val="00D943F7"/>
    <w:rsid w:val="00D97719"/>
    <w:rsid w:val="00DA0855"/>
    <w:rsid w:val="00DA1C53"/>
    <w:rsid w:val="00DA2174"/>
    <w:rsid w:val="00DA285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3693"/>
    <w:rsid w:val="00E141E7"/>
    <w:rsid w:val="00E158EE"/>
    <w:rsid w:val="00E17007"/>
    <w:rsid w:val="00E17235"/>
    <w:rsid w:val="00E1790D"/>
    <w:rsid w:val="00E20113"/>
    <w:rsid w:val="00E20599"/>
    <w:rsid w:val="00E205A3"/>
    <w:rsid w:val="00E22674"/>
    <w:rsid w:val="00E22E9D"/>
    <w:rsid w:val="00E23832"/>
    <w:rsid w:val="00E23F54"/>
    <w:rsid w:val="00E30083"/>
    <w:rsid w:val="00E3073D"/>
    <w:rsid w:val="00E30790"/>
    <w:rsid w:val="00E30CDE"/>
    <w:rsid w:val="00E31691"/>
    <w:rsid w:val="00E316A4"/>
    <w:rsid w:val="00E31BE8"/>
    <w:rsid w:val="00E31ECB"/>
    <w:rsid w:val="00E34AE8"/>
    <w:rsid w:val="00E36929"/>
    <w:rsid w:val="00E40C0D"/>
    <w:rsid w:val="00E40D2D"/>
    <w:rsid w:val="00E421AF"/>
    <w:rsid w:val="00E450D6"/>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BFF"/>
    <w:rsid w:val="00E81EAF"/>
    <w:rsid w:val="00E8363A"/>
    <w:rsid w:val="00E83906"/>
    <w:rsid w:val="00E83BFB"/>
    <w:rsid w:val="00E84B3D"/>
    <w:rsid w:val="00E84CA4"/>
    <w:rsid w:val="00E8587B"/>
    <w:rsid w:val="00E864BF"/>
    <w:rsid w:val="00E87369"/>
    <w:rsid w:val="00E903DF"/>
    <w:rsid w:val="00E90623"/>
    <w:rsid w:val="00E9124C"/>
    <w:rsid w:val="00E912E7"/>
    <w:rsid w:val="00E913C3"/>
    <w:rsid w:val="00E915FF"/>
    <w:rsid w:val="00E918C2"/>
    <w:rsid w:val="00E91A4D"/>
    <w:rsid w:val="00E921E9"/>
    <w:rsid w:val="00E92665"/>
    <w:rsid w:val="00E929B4"/>
    <w:rsid w:val="00E92DB9"/>
    <w:rsid w:val="00E934B5"/>
    <w:rsid w:val="00E93544"/>
    <w:rsid w:val="00E93F99"/>
    <w:rsid w:val="00E94AA3"/>
    <w:rsid w:val="00E95C68"/>
    <w:rsid w:val="00E968CF"/>
    <w:rsid w:val="00E970D1"/>
    <w:rsid w:val="00E97341"/>
    <w:rsid w:val="00E976B1"/>
    <w:rsid w:val="00EA14A8"/>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4B0"/>
    <w:rsid w:val="00EF2586"/>
    <w:rsid w:val="00EF2AC2"/>
    <w:rsid w:val="00EF2B8C"/>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F41"/>
    <w:rsid w:val="00F22426"/>
    <w:rsid w:val="00F2256D"/>
    <w:rsid w:val="00F236CD"/>
    <w:rsid w:val="00F23ED1"/>
    <w:rsid w:val="00F2413A"/>
    <w:rsid w:val="00F24C19"/>
    <w:rsid w:val="00F24F1A"/>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46</Pages>
  <Words>11016</Words>
  <Characters>62792</Characters>
  <Application>Microsoft Office Word</Application>
  <DocSecurity>0</DocSecurity>
  <Lines>523</Lines>
  <Paragraphs>147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15</cp:revision>
  <dcterms:created xsi:type="dcterms:W3CDTF">2023-07-01T23:45:00Z</dcterms:created>
  <dcterms:modified xsi:type="dcterms:W3CDTF">2023-07-02T22:35:00Z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
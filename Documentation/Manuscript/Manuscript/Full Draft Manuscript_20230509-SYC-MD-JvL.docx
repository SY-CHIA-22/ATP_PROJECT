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77777777" w:rsidR="00C47FB2" w:rsidRPr="00126741" w:rsidRDefault="00C47FB2" w:rsidP="00126741">
      <w:pPr>
        <w:jc w:val="both"/>
        <w:rPr>
          <w:rFonts w:ascii="Times New Roman" w:hAnsi="Times New Roman" w:cs="Times New Roman"/>
          <w:b/>
          <w:bCs/>
          <w:sz w:val="24"/>
          <w:szCs w:val="24"/>
          <w:u w:val="single"/>
        </w:rPr>
      </w:pPr>
      <w:bookmarkStart w:id="0" w:name="_Hlk133390709"/>
      <w:r w:rsidRPr="00126741">
        <w:rPr>
          <w:rFonts w:ascii="Times New Roman" w:hAnsi="Times New Roman" w:cs="Times New Roman"/>
          <w:b/>
          <w:bCs/>
          <w:sz w:val="24"/>
          <w:szCs w:val="24"/>
          <w:u w:val="single"/>
        </w:rPr>
        <w:t xml:space="preserve">Title: </w:t>
      </w:r>
    </w:p>
    <w:p w14:paraId="26F057E6" w14:textId="6BDA2E4B"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rass from 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larvae and yellow mealworms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resistance to </w:t>
      </w:r>
      <w:r w:rsidR="000825D9" w:rsidRPr="00126741">
        <w:rPr>
          <w:rFonts w:ascii="Times New Roman" w:hAnsi="Times New Roman" w:cs="Times New Roman"/>
          <w:b/>
          <w:bCs/>
          <w:sz w:val="24"/>
          <w:szCs w:val="24"/>
          <w:lang w:val="en-US"/>
        </w:rPr>
        <w:t>insect herbivor</w:t>
      </w:r>
      <w:r w:rsidR="003B184D" w:rsidRPr="00126741">
        <w:rPr>
          <w:rFonts w:ascii="Times New Roman" w:hAnsi="Times New Roman" w:cs="Times New Roman"/>
          <w:b/>
          <w:bCs/>
          <w:sz w:val="24"/>
          <w:szCs w:val="24"/>
          <w:lang w:val="en-US"/>
        </w:rPr>
        <w:t>es</w:t>
      </w:r>
      <w:r w:rsidR="00EB0397" w:rsidRPr="00126741">
        <w:rPr>
          <w:rFonts w:ascii="Times New Roman" w:hAnsi="Times New Roman" w:cs="Times New Roman"/>
          <w:b/>
          <w:bCs/>
          <w:sz w:val="24"/>
          <w:szCs w:val="24"/>
          <w:lang w:val="en-US"/>
        </w:rPr>
        <w:t xml:space="preserve"> </w:t>
      </w:r>
      <w:r w:rsidR="00FD6A73" w:rsidRPr="00126741">
        <w:rPr>
          <w:rFonts w:ascii="Times New Roman" w:hAnsi="Times New Roman" w:cs="Times New Roman"/>
          <w:b/>
          <w:bCs/>
          <w:sz w:val="24"/>
          <w:szCs w:val="24"/>
          <w:lang w:val="en-US"/>
        </w:rPr>
        <w:t>of</w:t>
      </w:r>
      <w:r w:rsidR="00EB0397" w:rsidRPr="00126741">
        <w:rPr>
          <w:rFonts w:ascii="Times New Roman" w:hAnsi="Times New Roman" w:cs="Times New Roman"/>
          <w:b/>
          <w:bCs/>
          <w:sz w:val="24"/>
          <w:szCs w:val="24"/>
          <w:lang w:val="en-US"/>
        </w:rPr>
        <w:t xml:space="preserve">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C891333"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C76E00">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 xml:space="preserve">. </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1E68920" w14:textId="77777777" w:rsidR="00FA0459" w:rsidRPr="00011ED2" w:rsidRDefault="00FA0459" w:rsidP="00126741">
      <w:pPr>
        <w:jc w:val="both"/>
        <w:rPr>
          <w:rFonts w:ascii="Times New Roman" w:eastAsia="Times New Roman" w:hAnsi="Times New Roman" w:cs="Times New Roman"/>
          <w:sz w:val="24"/>
          <w:szCs w:val="24"/>
        </w:rPr>
      </w:pP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w:t>
      </w:r>
      <w:r w:rsidRPr="00126741">
        <w:rPr>
          <w:rFonts w:ascii="Times New Roman" w:hAnsi="Times New Roman" w:cs="Times New Roman"/>
          <w:b/>
          <w:bCs/>
          <w:sz w:val="24"/>
          <w:szCs w:val="24"/>
          <w:lang w:val="en-US"/>
        </w:rPr>
        <w:t>hort title</w:t>
      </w:r>
      <w:r w:rsidRPr="00126741">
        <w:rPr>
          <w:rFonts w:ascii="Times New Roman" w:hAnsi="Times New Roman" w:cs="Times New Roman"/>
          <w:b/>
          <w:bCs/>
          <w:sz w:val="24"/>
          <w:szCs w:val="24"/>
          <w:lang w:val="en-US"/>
        </w:rPr>
        <w:t>:</w:t>
      </w:r>
    </w:p>
    <w:p w14:paraId="415F4AB3" w14:textId="6736BD6C"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 enhancing plant growth and herbivory resistance</w:t>
      </w:r>
    </w:p>
    <w:p w14:paraId="3EEBF3D2" w14:textId="77777777" w:rsidR="001849FC" w:rsidRPr="00126741" w:rsidRDefault="001849FC" w:rsidP="00126741">
      <w:pPr>
        <w:jc w:val="both"/>
        <w:rPr>
          <w:rFonts w:ascii="Times New Roman" w:hAnsi="Times New Roman" w:cs="Times New Roman"/>
          <w:b/>
          <w:bCs/>
          <w:sz w:val="24"/>
          <w:szCs w:val="24"/>
          <w:lang w:val="en-US"/>
        </w:rPr>
      </w:pPr>
    </w:p>
    <w:p w14:paraId="3BE7A09C" w14:textId="77777777" w:rsidR="00C76E00" w:rsidRDefault="00C76E00" w:rsidP="00C76E00">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00011ED2" w:rsidRPr="00126741">
        <w:rPr>
          <w:rFonts w:ascii="Times New Roman" w:hAnsi="Times New Roman" w:cs="Times New Roman"/>
          <w:b/>
          <w:bCs/>
          <w:sz w:val="24"/>
          <w:szCs w:val="24"/>
          <w:lang w:val="en-US"/>
        </w:rPr>
        <w:t>C</w:t>
      </w:r>
      <w:r w:rsidR="00011ED2" w:rsidRPr="00126741">
        <w:rPr>
          <w:rFonts w:ascii="Times New Roman" w:hAnsi="Times New Roman" w:cs="Times New Roman"/>
          <w:b/>
          <w:bCs/>
          <w:sz w:val="24"/>
          <w:szCs w:val="24"/>
          <w:lang w:val="en-US"/>
        </w:rPr>
        <w:t>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2C818FE8" w14:textId="222C7E63" w:rsidR="00011ED2" w:rsidRPr="00126741" w:rsidRDefault="00C76E00" w:rsidP="00126741">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7CACD530" w14:textId="77777777" w:rsidR="00011ED2" w:rsidRDefault="00011ED2"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Insect production</w:t>
      </w:r>
      <w:r w:rsidRPr="00126741">
        <w:rPr>
          <w:rFonts w:ascii="Times New Roman" w:hAnsi="Times New Roman" w:cs="Times New Roman"/>
          <w:sz w:val="24"/>
          <w:szCs w:val="24"/>
          <w:lang w:val="en-US"/>
        </w:rPr>
        <w:t xml:space="preserve">, Insect residual streams, </w:t>
      </w:r>
      <w:r w:rsidRPr="00126741">
        <w:rPr>
          <w:rFonts w:ascii="Times New Roman" w:hAnsi="Times New Roman" w:cs="Times New Roman"/>
          <w:sz w:val="24"/>
          <w:szCs w:val="24"/>
          <w:lang w:val="en-US"/>
        </w:rPr>
        <w:t xml:space="preserve">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068D66BC" w:rsidR="00727E7B" w:rsidRPr="00126741" w:rsidRDefault="002F0564" w:rsidP="001C38A8">
      <w:pPr>
        <w:spacing w:after="0" w:line="276"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(NoFrass; control) or soil amended with 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425577" w:rsidRPr="001C38A8">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frass (BSFF) or yellow mealworm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 xml:space="preserve">),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2" w:name="_Hlk138623672"/>
      <w:r w:rsidR="002D047E" w:rsidRPr="00C70602">
        <w:rPr>
          <w:rFonts w:ascii="Times New Roman" w:hAnsi="Times New Roman" w:cs="Times New Roman"/>
          <w:color w:val="000000" w:themeColor="text1"/>
          <w:sz w:val="24"/>
          <w:szCs w:val="24"/>
        </w:rPr>
        <w:t>2g kg</w:t>
      </w:r>
      <w:r w:rsidR="002D047E" w:rsidRPr="00C70602">
        <w:rPr>
          <w:rFonts w:ascii="Times New Roman" w:hAnsi="Times New Roman" w:cs="Times New Roman"/>
          <w:color w:val="000000" w:themeColor="text1"/>
          <w:sz w:val="24"/>
          <w:szCs w:val="24"/>
          <w:vertAlign w:val="superscript"/>
        </w:rPr>
        <w:t>−1</w:t>
      </w:r>
      <w:bookmarkEnd w:id="2"/>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applied as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1"/>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w:t>
      </w:r>
      <w:r w:rsidR="009D4250" w:rsidRPr="00C70602">
        <w:rPr>
          <w:rFonts w:ascii="Times New Roman" w:hAnsi="Times New Roman" w:cs="Times New Roman"/>
          <w:color w:val="000000" w:themeColor="text1"/>
          <w:sz w:val="24"/>
          <w:szCs w:val="24"/>
          <w:lang w:val="en-US"/>
        </w:rPr>
        <w:t>r</w:t>
      </w:r>
      <w:r w:rsidR="009D4250" w:rsidRPr="00C70602">
        <w:rPr>
          <w:rFonts w:ascii="Times New Roman" w:hAnsi="Times New Roman" w:cs="Times New Roman"/>
          <w:color w:val="000000" w:themeColor="text1"/>
          <w:sz w:val="24"/>
          <w:szCs w:val="24"/>
          <w:lang w:val="en-US"/>
        </w:rPr>
        <w:t xml:space="preserve">aw BSFF and MWF </w:t>
      </w:r>
      <w:r w:rsidR="009D4250" w:rsidRPr="00C70602">
        <w:rPr>
          <w:rFonts w:ascii="Times New Roman" w:hAnsi="Times New Roman" w:cs="Times New Roman"/>
          <w:color w:val="000000" w:themeColor="text1"/>
          <w:sz w:val="24"/>
          <w:szCs w:val="24"/>
          <w:lang w:val="en-US"/>
        </w:rPr>
        <w:t xml:space="preserve">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w:t>
      </w:r>
      <w:r w:rsidR="009D4250" w:rsidRPr="00C70602">
        <w:rPr>
          <w:rFonts w:ascii="Times New Roman" w:hAnsi="Times New Roman" w:cs="Times New Roman"/>
          <w:color w:val="000000" w:themeColor="text1"/>
          <w:sz w:val="24"/>
          <w:szCs w:val="24"/>
          <w:lang w:val="en-US"/>
        </w:rPr>
        <w:t xml:space="preserve">resulted in a smaller leaf area compared to NoFrass. However, </w:t>
      </w:r>
      <w:r w:rsidR="009D4250" w:rsidRPr="00C70602">
        <w:rPr>
          <w:rFonts w:ascii="Times New Roman" w:hAnsi="Times New Roman" w:cs="Times New Roman"/>
          <w:color w:val="000000" w:themeColor="text1"/>
          <w:sz w:val="24"/>
          <w:szCs w:val="24"/>
          <w:lang w:val="en-US"/>
        </w:rPr>
        <w:t>over time</w:t>
      </w:r>
      <w:r w:rsidR="00F43E8C" w:rsidRPr="00C70602">
        <w:rPr>
          <w:rFonts w:ascii="Times New Roman" w:hAnsi="Times New Roman" w:cs="Times New Roman"/>
          <w:color w:val="000000" w:themeColor="text1"/>
          <w:sz w:val="24"/>
          <w:szCs w:val="24"/>
          <w:lang w:val="en-US"/>
        </w:rPr>
        <w:t xml:space="preserve">, </w:t>
      </w:r>
      <w:r w:rsidR="00F43E8C" w:rsidRPr="00C70602">
        <w:rPr>
          <w:rFonts w:ascii="Times New Roman" w:hAnsi="Times New Roman" w:cs="Times New Roman"/>
          <w:color w:val="000000" w:themeColor="text1"/>
          <w:sz w:val="24"/>
          <w:szCs w:val="24"/>
          <w:lang w:val="en-US"/>
        </w:rPr>
        <w:t>a notable trend emerged</w:t>
      </w:r>
      <w:r w:rsidR="009D4250" w:rsidRPr="00C70602">
        <w:rPr>
          <w:rFonts w:ascii="Times New Roman" w:hAnsi="Times New Roman" w:cs="Times New Roman"/>
          <w:color w:val="000000" w:themeColor="text1"/>
          <w:sz w:val="24"/>
          <w:szCs w:val="24"/>
          <w:lang w:val="en-US"/>
        </w:rPr>
        <w:t>. While the difference in leaf area between the MW</w:t>
      </w:r>
      <w:r w:rsidR="009D4250" w:rsidRPr="00C70602">
        <w:rPr>
          <w:rFonts w:ascii="Times New Roman" w:hAnsi="Times New Roman" w:cs="Times New Roman"/>
          <w:color w:val="000000" w:themeColor="text1"/>
          <w:sz w:val="24"/>
          <w:szCs w:val="24"/>
          <w:lang w:val="en-US"/>
        </w:rPr>
        <w:t>F</w:t>
      </w:r>
      <w:r w:rsidR="009D4250" w:rsidRPr="00C70602">
        <w:rPr>
          <w:rFonts w:ascii="Times New Roman" w:hAnsi="Times New Roman" w:cs="Times New Roman"/>
          <w:color w:val="000000" w:themeColor="text1"/>
          <w:sz w:val="24"/>
          <w:szCs w:val="24"/>
          <w:lang w:val="en-US"/>
        </w:rPr>
        <w:t xml:space="preserve"> and </w:t>
      </w:r>
      <w:r w:rsidR="009D4250" w:rsidRPr="00C70602">
        <w:rPr>
          <w:rFonts w:ascii="Times New Roman" w:hAnsi="Times New Roman" w:cs="Times New Roman"/>
          <w:color w:val="000000" w:themeColor="text1"/>
          <w:sz w:val="24"/>
          <w:szCs w:val="24"/>
          <w:lang w:val="en-US"/>
        </w:rPr>
        <w:t>NoFrass</w:t>
      </w:r>
      <w:r w:rsidR="009D4250" w:rsidRPr="00C70602">
        <w:rPr>
          <w:rFonts w:ascii="Times New Roman" w:hAnsi="Times New Roman" w:cs="Times New Roman"/>
          <w:color w:val="000000" w:themeColor="text1"/>
          <w:sz w:val="24"/>
          <w:szCs w:val="24"/>
          <w:lang w:val="en-US"/>
        </w:rPr>
        <w:t xml:space="preserve"> disappeared, BSFF consistently led to a smaller leaf area compared to both MWF and </w:t>
      </w:r>
      <w:r w:rsidR="009D4250" w:rsidRPr="00C70602">
        <w:rPr>
          <w:rFonts w:ascii="Times New Roman" w:hAnsi="Times New Roman" w:cs="Times New Roman"/>
          <w:color w:val="000000" w:themeColor="text1"/>
          <w:sz w:val="24"/>
          <w:szCs w:val="24"/>
          <w:lang w:val="en-US"/>
        </w:rPr>
        <w:t>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3" w:name="_Hlk133094564"/>
      <w:bookmarkStart w:id="4"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Default="00025355" w:rsidP="00C70602">
      <w:pPr>
        <w:spacing w:line="480" w:lineRule="auto"/>
        <w:jc w:val="both"/>
        <w:rPr>
          <w:rFonts w:ascii="Times New Roman" w:hAnsi="Times New Roman" w:cs="Times New Roman"/>
          <w:b/>
          <w:bCs/>
          <w:sz w:val="28"/>
          <w:szCs w:val="28"/>
          <w:lang w:val="en-US"/>
        </w:rPr>
      </w:pPr>
    </w:p>
    <w:p w14:paraId="7166B640" w14:textId="77777777" w:rsidR="00126741" w:rsidRPr="00C70602" w:rsidRDefault="0012674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BEC2499"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 </w:instrText>
      </w:r>
      <w:r w:rsidR="00ED64D8"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EN.CITE.DATA </w:instrText>
      </w:r>
      <w:r w:rsidR="00ED64D8" w:rsidRPr="00C70602">
        <w:rPr>
          <w:rFonts w:ascii="Times New Roman" w:hAnsi="Times New Roman" w:cs="Times New Roman"/>
          <w:color w:val="000000" w:themeColor="text1"/>
          <w:sz w:val="24"/>
          <w:szCs w:val="24"/>
          <w:lang w:val="en-US"/>
        </w:rPr>
      </w:r>
      <w:r w:rsidR="00ED64D8" w:rsidRPr="00C70602">
        <w:rPr>
          <w:rFonts w:ascii="Times New Roman" w:hAnsi="Times New Roman" w:cs="Times New Roman"/>
          <w:color w:val="000000" w:themeColor="text1"/>
          <w:sz w:val="24"/>
          <w:szCs w:val="24"/>
          <w:lang w:val="en-US"/>
        </w:rPr>
        <w:fldChar w:fldCharType="end"/>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separate"/>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19958BD2"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2E18A5"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r>
      <w:r w:rsidR="002E18A5"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 </w:instrTex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EN.CITE.DATA </w:instrText>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end"/>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separate"/>
      </w:r>
      <w:r w:rsidR="00A06B0E" w:rsidRPr="00C70602">
        <w:rPr>
          <w:rFonts w:ascii="Times New Roman" w:hAnsi="Times New Roman" w:cs="Times New Roman"/>
          <w:noProof/>
          <w:color w:val="000000" w:themeColor="text1"/>
          <w:sz w:val="24"/>
          <w:szCs w:val="24"/>
          <w:lang w:val="en-US"/>
        </w:rPr>
        <w:t>(Barragán-Fonseca et al., 2022; Poveda, 2021)</w:t>
      </w:r>
      <w:r w:rsidR="00A06B0E"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2536FC"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536FC" w:rsidRPr="00C70602">
        <w:rPr>
          <w:rFonts w:ascii="Times New Roman" w:hAnsi="Times New Roman" w:cs="Times New Roman"/>
          <w:color w:val="000000" w:themeColor="text1"/>
          <w:sz w:val="24"/>
          <w:szCs w:val="24"/>
          <w:lang w:val="en-US"/>
        </w:rPr>
      </w:r>
      <w:r w:rsidR="002536FC"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C70602">
        <w:rPr>
          <w:rFonts w:ascii="Times New Roman" w:hAnsi="Times New Roman" w:cs="Times New Roman"/>
          <w:color w:val="000000" w:themeColor="text1"/>
          <w:sz w:val="24"/>
          <w:szCs w:val="24"/>
          <w:lang w:val="en-US"/>
        </w:rPr>
        <w:fldChar w:fldCharType="end"/>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r w:rsidR="000C6C7C" w:rsidRPr="00C70602">
        <w:rPr>
          <w:rFonts w:ascii="Times New Roman" w:hAnsi="Times New Roman" w:cs="Times New Roman"/>
          <w:color w:val="000000" w:themeColor="text1"/>
          <w:sz w:val="24"/>
          <w:szCs w:val="24"/>
          <w:lang w:val="en-US"/>
        </w:rPr>
        <w:fldChar w:fldCharType="begin"/>
      </w:r>
      <w:r w:rsidR="000C6C7C" w:rsidRPr="00C70602">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C70602">
        <w:rPr>
          <w:rFonts w:ascii="Times New Roman" w:hAnsi="Times New Roman" w:cs="Times New Roman"/>
          <w:color w:val="000000" w:themeColor="text1"/>
          <w:sz w:val="24"/>
          <w:szCs w:val="24"/>
          <w:lang w:val="en-US"/>
        </w:rPr>
        <w:fldChar w:fldCharType="separate"/>
      </w:r>
      <w:r w:rsidR="000C6C7C" w:rsidRPr="00C70602">
        <w:rPr>
          <w:rFonts w:ascii="Times New Roman" w:hAnsi="Times New Roman" w:cs="Times New Roman"/>
          <w:color w:val="000000" w:themeColor="text1"/>
          <w:sz w:val="24"/>
          <w:szCs w:val="24"/>
          <w:lang w:val="en-US"/>
        </w:rPr>
        <w:t>(Gadhave et al., 2016; Pangesti et al., 2013)</w:t>
      </w:r>
      <w:r w:rsidR="000C6C7C" w:rsidRPr="00C70602">
        <w:rPr>
          <w:rFonts w:ascii="Times New Roman" w:hAnsi="Times New Roman" w:cs="Times New Roman"/>
          <w:color w:val="000000" w:themeColor="text1"/>
          <w:sz w:val="24"/>
          <w:szCs w:val="24"/>
          <w:lang w:val="en-US"/>
        </w:rPr>
        <w:fldChar w:fldCharType="end"/>
      </w:r>
      <w:r w:rsidR="000C6C7C" w:rsidRPr="00C70602">
        <w:rPr>
          <w:rFonts w:ascii="Times New Roman" w:hAnsi="Times New Roman" w:cs="Times New Roman"/>
          <w:color w:val="000000" w:themeColor="text1"/>
          <w:sz w:val="24"/>
          <w:szCs w:val="24"/>
          <w:lang w:val="en-US"/>
        </w:rPr>
        <w:t>.</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C70602">
        <w:rPr>
          <w:rFonts w:ascii="Times New Roman" w:hAnsi="Times New Roman" w:cs="Times New Roman"/>
          <w:color w:val="000000" w:themeColor="text1"/>
          <w:sz w:val="24"/>
          <w:szCs w:val="24"/>
          <w:lang w:val="en-US"/>
        </w:rPr>
        <w:fldChar w:fldCharType="begin"/>
      </w:r>
      <w:r w:rsidR="00D468A7" w:rsidRPr="00C70602">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C70602">
        <w:rPr>
          <w:rFonts w:ascii="Times New Roman" w:hAnsi="Times New Roman" w:cs="Times New Roman"/>
          <w:color w:val="000000" w:themeColor="text1"/>
          <w:sz w:val="24"/>
          <w:szCs w:val="24"/>
          <w:lang w:val="en-US"/>
        </w:rPr>
        <w:fldChar w:fldCharType="separate"/>
      </w:r>
      <w:r w:rsidR="00D468A7" w:rsidRPr="00C70602">
        <w:rPr>
          <w:rFonts w:ascii="Times New Roman" w:hAnsi="Times New Roman" w:cs="Times New Roman"/>
          <w:color w:val="000000" w:themeColor="text1"/>
          <w:sz w:val="24"/>
          <w:szCs w:val="24"/>
          <w:lang w:val="en-US"/>
        </w:rPr>
        <w:t>(Sharp, 2013)</w:t>
      </w:r>
      <w:r w:rsidR="00D468A7" w:rsidRPr="00C70602">
        <w:rPr>
          <w:rFonts w:ascii="Times New Roman" w:hAnsi="Times New Roman" w:cs="Times New Roman"/>
          <w:color w:val="000000" w:themeColor="text1"/>
          <w:sz w:val="24"/>
          <w:szCs w:val="24"/>
          <w:lang w:val="en-US"/>
        </w:rPr>
        <w:fldChar w:fldCharType="end"/>
      </w:r>
      <w:r w:rsidR="00D468A7" w:rsidRPr="00C70602">
        <w:rPr>
          <w:rFonts w:ascii="Times New Roman" w:hAnsi="Times New Roman" w:cs="Times New Roman"/>
          <w:color w:val="000000" w:themeColor="text1"/>
          <w:sz w:val="24"/>
          <w:szCs w:val="24"/>
          <w:lang w:val="en-US"/>
        </w:rPr>
        <w:t>.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426DD4C3"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5"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00225348"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 </w:instrText>
      </w:r>
      <w:r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EN.CITE.DATA </w:instrText>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end"/>
      </w:r>
      <w:r w:rsidR="00225348" w:rsidRPr="00C70602">
        <w:rPr>
          <w:rFonts w:ascii="Times New Roman" w:hAnsi="Times New Roman" w:cs="Times New Roman"/>
          <w:color w:val="000000" w:themeColor="text1"/>
          <w:sz w:val="24"/>
          <w:szCs w:val="24"/>
          <w:lang w:val="en-US"/>
        </w:rPr>
      </w:r>
      <w:r w:rsidR="00225348" w:rsidRPr="00C70602">
        <w:rPr>
          <w:rFonts w:ascii="Times New Roman" w:hAnsi="Times New Roman" w:cs="Times New Roman"/>
          <w:color w:val="000000" w:themeColor="text1"/>
          <w:sz w:val="24"/>
          <w:szCs w:val="24"/>
          <w:lang w:val="en-US"/>
        </w:rPr>
        <w:fldChar w:fldCharType="separate"/>
      </w:r>
      <w:r w:rsidRPr="00C70602">
        <w:rPr>
          <w:rFonts w:ascii="Times New Roman" w:hAnsi="Times New Roman" w:cs="Times New Roman"/>
          <w:noProof/>
          <w:color w:val="000000" w:themeColor="text1"/>
          <w:sz w:val="24"/>
          <w:szCs w:val="24"/>
          <w:lang w:val="en-US"/>
        </w:rPr>
        <w:t>(Chia et al., 2019; Houben et al., 2020; Poveda, 2021; Salomone et al., 2017)</w:t>
      </w:r>
      <w:r w:rsidR="00225348" w:rsidRPr="00C70602">
        <w:rPr>
          <w:rFonts w:ascii="Times New Roman" w:hAnsi="Times New Roman" w:cs="Times New Roman"/>
          <w:color w:val="000000" w:themeColor="text1"/>
          <w:sz w:val="24"/>
          <w:szCs w:val="24"/>
          <w:lang w:val="en-US"/>
        </w:rPr>
        <w:fldChar w:fldCharType="end"/>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 xml:space="preserve">from 1.2 to 2.0%. It also contains calcium, magnesium, and micronutrients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(Poveda et al., 2019)</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 </w:instrTex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EN.CITE.DATA </w:instrText>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(Klammsteiner et al.,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4A1B6213"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color w:val="000000" w:themeColor="text1"/>
          <w:sz w:val="24"/>
          <w:szCs w:val="24"/>
          <w:lang w:val="en-US"/>
        </w:rPr>
        <w:fldChar w:fldCharType="begin"/>
      </w:r>
      <w:r w:rsidR="0096760F" w:rsidRPr="00C70602">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C70602">
        <w:rPr>
          <w:rFonts w:ascii="Times New Roman" w:hAnsi="Times New Roman" w:cs="Times New Roman"/>
          <w:color w:val="000000" w:themeColor="text1"/>
          <w:sz w:val="24"/>
          <w:szCs w:val="24"/>
          <w:lang w:val="en-US"/>
        </w:rPr>
        <w:fldChar w:fldCharType="separate"/>
      </w:r>
      <w:r w:rsidR="0096760F" w:rsidRPr="00C70602">
        <w:rPr>
          <w:rFonts w:ascii="Times New Roman" w:hAnsi="Times New Roman" w:cs="Times New Roman"/>
          <w:noProof/>
          <w:color w:val="000000" w:themeColor="text1"/>
          <w:sz w:val="24"/>
          <w:szCs w:val="24"/>
          <w:lang w:val="en-US"/>
        </w:rPr>
        <w:t>(Young-Mathews, 2012)</w:t>
      </w:r>
      <w:r w:rsidR="0096760F" w:rsidRPr="00C70602">
        <w:rPr>
          <w:rFonts w:ascii="Times New Roman" w:hAnsi="Times New Roman" w:cs="Times New Roman"/>
          <w:color w:val="000000" w:themeColor="text1"/>
          <w:sz w:val="24"/>
          <w:szCs w:val="24"/>
          <w:lang w:val="en-US"/>
        </w:rPr>
        <w:fldChar w:fldCharType="end"/>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color w:val="000000" w:themeColor="text1"/>
          <w:sz w:val="24"/>
          <w:szCs w:val="24"/>
          <w:lang w:val="en-US"/>
        </w:rPr>
        <w:fldChar w:fldCharType="begin"/>
      </w:r>
      <w:r w:rsidR="001D41CD" w:rsidRPr="00C70602">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(Nicolopoulou-Stamati et al., 2016)</w:t>
      </w:r>
      <w:r w:rsidR="001D41CD" w:rsidRPr="00C70602">
        <w:rPr>
          <w:rFonts w:ascii="Times New Roman" w:hAnsi="Times New Roman" w:cs="Times New Roman"/>
          <w:color w:val="000000" w:themeColor="text1"/>
          <w:sz w:val="24"/>
          <w:szCs w:val="24"/>
          <w:lang w:val="en-US"/>
        </w:rPr>
        <w:fldChar w:fldCharType="end"/>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7207D360"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221CDD"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fldChar w:fldCharType="begin"/>
      </w:r>
      <w:r w:rsidR="00876F89"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C70602">
        <w:rPr>
          <w:rFonts w:ascii="Times New Roman" w:hAnsi="Times New Roman" w:cs="Times New Roman"/>
          <w:color w:val="000000" w:themeColor="text1"/>
          <w:sz w:val="24"/>
          <w:szCs w:val="24"/>
          <w:lang w:val="en-US"/>
        </w:rPr>
        <w:fldChar w:fldCharType="separate"/>
      </w:r>
      <w:r w:rsidR="00876F89" w:rsidRPr="00C70602">
        <w:rPr>
          <w:rFonts w:ascii="Times New Roman" w:hAnsi="Times New Roman" w:cs="Times New Roman"/>
          <w:noProof/>
          <w:color w:val="000000" w:themeColor="text1"/>
          <w:sz w:val="24"/>
          <w:szCs w:val="24"/>
          <w:lang w:val="en-US"/>
        </w:rPr>
        <w:t>(Wantulla et al., 2022)</w:t>
      </w:r>
      <w:r w:rsidR="00876F89" w:rsidRPr="00C70602">
        <w:rPr>
          <w:rFonts w:ascii="Times New Roman" w:hAnsi="Times New Roman" w:cs="Times New Roman"/>
          <w:color w:val="000000" w:themeColor="text1"/>
          <w:sz w:val="24"/>
          <w:szCs w:val="24"/>
          <w:lang w:val="en-US"/>
        </w:rPr>
        <w:fldChar w:fldCharType="end"/>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9F5032" w:rsidRPr="00C70602">
        <w:rPr>
          <w:rFonts w:ascii="Times New Roman" w:hAnsi="Times New Roman" w:cs="Times New Roman"/>
          <w:color w:val="000000" w:themeColor="text1"/>
          <w:sz w:val="24"/>
          <w:szCs w:val="24"/>
          <w:lang w:val="en-US"/>
        </w:rPr>
        <w:fldChar w:fldCharType="begin"/>
      </w:r>
      <w:r w:rsidR="00BE22B6"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fldChar w:fldCharType="end"/>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C70602">
        <w:rPr>
          <w:rFonts w:ascii="Times New Roman" w:hAnsi="Times New Roman" w:cs="Times New Roman"/>
          <w:color w:val="000000" w:themeColor="text1"/>
          <w:sz w:val="24"/>
          <w:szCs w:val="24"/>
          <w:lang w:val="en-US"/>
        </w:rPr>
        <w:fldChar w:fldCharType="begin"/>
      </w:r>
      <w:r w:rsidR="00F045FB" w:rsidRPr="00C70602">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C70602">
        <w:rPr>
          <w:rFonts w:ascii="Times New Roman" w:hAnsi="Times New Roman" w:cs="Times New Roman"/>
          <w:color w:val="000000" w:themeColor="text1"/>
          <w:sz w:val="24"/>
          <w:szCs w:val="24"/>
          <w:lang w:val="en-US"/>
        </w:rPr>
        <w:fldChar w:fldCharType="separate"/>
      </w:r>
      <w:r w:rsidR="00F045FB" w:rsidRPr="00C70602">
        <w:rPr>
          <w:rFonts w:ascii="Times New Roman" w:hAnsi="Times New Roman" w:cs="Times New Roman"/>
          <w:noProof/>
          <w:color w:val="000000" w:themeColor="text1"/>
          <w:sz w:val="24"/>
          <w:szCs w:val="24"/>
          <w:lang w:val="en-US"/>
        </w:rPr>
        <w:t>(Poveda, 2021; Wantulla et al., 2022)</w:t>
      </w:r>
      <w:r w:rsidR="00E62E0F" w:rsidRPr="00C70602">
        <w:rPr>
          <w:rFonts w:ascii="Times New Roman" w:hAnsi="Times New Roman" w:cs="Times New Roman"/>
          <w:color w:val="000000" w:themeColor="text1"/>
          <w:sz w:val="24"/>
          <w:szCs w:val="24"/>
          <w:lang w:val="en-US"/>
        </w:rPr>
        <w:fldChar w:fldCharType="end"/>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161E64A3"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(Barthod et al., 2018; Goldan et al., 2023)</w:t>
      </w:r>
      <w:r w:rsidR="00BE22B6" w:rsidRPr="00C70602">
        <w:rPr>
          <w:rFonts w:ascii="Times New Roman" w:hAnsi="Times New Roman" w:cs="Times New Roman"/>
          <w:color w:val="000000" w:themeColor="text1"/>
          <w:sz w:val="24"/>
          <w:szCs w:val="24"/>
          <w:lang w:val="en-US"/>
        </w:rPr>
        <w:fldChar w:fldCharType="end"/>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
    <w:bookmarkEnd w:id="4"/>
    <w:bookmarkEnd w:id="5"/>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6"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6"/>
      <w:r w:rsidR="008E6313" w:rsidRPr="00C70602">
        <w:rPr>
          <w:rFonts w:ascii="Times New Roman" w:hAnsi="Times New Roman" w:cs="Times New Roman"/>
          <w:sz w:val="24"/>
          <w:szCs w:val="24"/>
        </w:rPr>
        <w:lastRenderedPageBreak/>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Berkel</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Pr>
          <w:rFonts w:ascii="Times New Roman" w:hAnsi="Times New Roman" w:cs="Times New Roman"/>
          <w:sz w:val="24"/>
          <w:szCs w:val="24"/>
        </w:rPr>
        <w:t>(</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7" w:name="_Hlk118811876"/>
      <w:r w:rsidRPr="00C70602">
        <w:rPr>
          <w:rFonts w:ascii="Times New Roman" w:hAnsi="Times New Roman" w:cs="Times New Roman"/>
          <w:sz w:val="24"/>
          <w:szCs w:val="24"/>
        </w:rPr>
        <w:t>a climate cabinet (22 ± 1 °C, 50-70 % RH)</w:t>
      </w:r>
      <w:bookmarkEnd w:id="7"/>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F041756"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8"/>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3F5F90F0"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xml:space="preserve">. </w:t>
      </w:r>
      <w:r w:rsidR="007B755D">
        <w:rPr>
          <w:rFonts w:ascii="Times New Roman" w:hAnsi="Times New Roman" w:cs="Times New Roman"/>
          <w:sz w:val="24"/>
          <w:szCs w:val="24"/>
        </w:rPr>
        <w:t>(</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C70602">
        <w:rPr>
          <w:rFonts w:ascii="Times New Roman" w:hAnsi="Times New Roman" w:cs="Times New Roman"/>
          <w:sz w:val="24"/>
          <w:szCs w:val="24"/>
        </w:rPr>
        <w:t xml:space="preserve">Dr. </w:t>
      </w:r>
      <w:r w:rsidR="00383C29" w:rsidRPr="00C70602">
        <w:rPr>
          <w:rFonts w:ascii="Times New Roman" w:hAnsi="Times New Roman" w:cs="Times New Roman"/>
          <w:sz w:val="24"/>
          <w:szCs w:val="24"/>
        </w:rPr>
        <w:t xml:space="preserve">Erik </w:t>
      </w:r>
      <w:proofErr w:type="spellStart"/>
      <w:r w:rsidR="00383C29" w:rsidRPr="00C70602">
        <w:rPr>
          <w:rFonts w:ascii="Times New Roman" w:hAnsi="Times New Roman" w:cs="Times New Roman"/>
          <w:sz w:val="24"/>
          <w:szCs w:val="24"/>
        </w:rPr>
        <w:t>Poelman</w:t>
      </w:r>
      <w:proofErr w:type="spellEnd"/>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3256B5F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D15F2B" w:rsidRPr="00C70602">
        <w:rPr>
          <w:rFonts w:ascii="Times New Roman" w:hAnsi="Times New Roman" w:cs="Times New Roman"/>
          <w:sz w:val="24"/>
          <w:szCs w:val="24"/>
        </w:rPr>
        <w:t>The 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9"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9"/>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0"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0"/>
    <w:p w14:paraId="1F06FB6B" w14:textId="5D891B6F"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w:t>
      </w:r>
      <w:r w:rsidR="00127E58" w:rsidRPr="00C70602">
        <w:rPr>
          <w:rFonts w:ascii="Times New Roman" w:hAnsi="Times New Roman" w:cs="Times New Roman"/>
          <w:sz w:val="24"/>
          <w:szCs w:val="24"/>
        </w:rPr>
        <w:t xml:space="preserve"> roots were rinsed to </w:t>
      </w:r>
      <w:r w:rsidR="00127E58" w:rsidRPr="00C70602">
        <w:rPr>
          <w:rFonts w:ascii="Times New Roman" w:hAnsi="Times New Roman" w:cs="Times New Roman"/>
          <w:sz w:val="24"/>
          <w:szCs w:val="24"/>
        </w:rPr>
        <w:t>remove adhering soil</w:t>
      </w:r>
      <w:r w:rsidR="00127E58" w:rsidRPr="00C70602">
        <w:rPr>
          <w:rFonts w:ascii="Times New Roman" w:hAnsi="Times New Roman" w:cs="Times New Roman"/>
          <w:sz w:val="24"/>
          <w:szCs w:val="24"/>
        </w:rPr>
        <w:t xml:space="preserve">. The roots were then examined </w:t>
      </w:r>
      <w:r w:rsidR="00127E58" w:rsidRPr="00C70602">
        <w:rPr>
          <w:rFonts w:ascii="Times New Roman" w:hAnsi="Times New Roman" w:cs="Times New Roman"/>
          <w:sz w:val="24"/>
          <w:szCs w:val="24"/>
        </w:rPr>
        <w:t xml:space="preserve">for </w:t>
      </w:r>
      <w:r w:rsidR="00127E58" w:rsidRPr="00C70602">
        <w:rPr>
          <w:rFonts w:ascii="Times New Roman" w:hAnsi="Times New Roman" w:cs="Times New Roman"/>
          <w:sz w:val="24"/>
          <w:szCs w:val="24"/>
        </w:rPr>
        <w:t xml:space="preserve">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sz w:val="24"/>
          <w:szCs w:val="24"/>
        </w:rPr>
        <w:fldChar w:fldCharType="begin"/>
      </w:r>
      <w:r w:rsidR="00017BC6"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017BC6" w:rsidRPr="00C70602">
        <w:rPr>
          <w:rFonts w:ascii="Times New Roman" w:hAnsi="Times New Roman" w:cs="Times New Roman"/>
          <w:sz w:val="24"/>
          <w:szCs w:val="24"/>
        </w:rPr>
        <w:fldChar w:fldCharType="separate"/>
      </w:r>
      <w:r w:rsidR="00017BC6" w:rsidRPr="00C70602">
        <w:rPr>
          <w:rFonts w:ascii="Times New Roman" w:hAnsi="Times New Roman" w:cs="Times New Roman"/>
          <w:noProof/>
          <w:sz w:val="24"/>
          <w:szCs w:val="24"/>
        </w:rPr>
        <w:t>(Wantulla et al., 2022)</w:t>
      </w:r>
      <w:r w:rsidR="00017BC6" w:rsidRPr="00C70602">
        <w:rPr>
          <w:rFonts w:ascii="Times New Roman" w:hAnsi="Times New Roman" w:cs="Times New Roman"/>
          <w:sz w:val="24"/>
          <w:szCs w:val="24"/>
        </w:rPr>
        <w:fldChar w:fldCharType="end"/>
      </w:r>
      <w:r w:rsidR="00127E58" w:rsidRPr="00C70602">
        <w:rPr>
          <w:rFonts w:ascii="Times New Roman" w:hAnsi="Times New Roman" w:cs="Times New Roman"/>
          <w:sz w:val="24"/>
          <w:szCs w:val="24"/>
        </w:rPr>
        <w:t xml:space="preserve">. </w:t>
      </w:r>
      <w:bookmarkStart w:id="11"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1"/>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2" w:name="_Hlk119075797"/>
      <w:r w:rsidR="000903C6" w:rsidRPr="00C70602">
        <w:rPr>
          <w:rFonts w:ascii="Times New Roman" w:hAnsi="Times New Roman" w:cs="Times New Roman"/>
          <w:sz w:val="24"/>
          <w:szCs w:val="24"/>
        </w:rPr>
        <w:t>pupal development,</w:t>
      </w:r>
      <w:bookmarkEnd w:id="12"/>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3" w:name="_Hlk119076142"/>
      <w:r w:rsidRPr="00C70602">
        <w:rPr>
          <w:rFonts w:ascii="Times New Roman" w:hAnsi="Times New Roman" w:cs="Times New Roman"/>
          <w:sz w:val="24"/>
          <w:szCs w:val="24"/>
        </w:rPr>
        <w:t>the pupation of the larvae</w:t>
      </w:r>
      <w:bookmarkEnd w:id="13"/>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4E0C8C1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4" w:name="_Hlk119076278"/>
      <w:r w:rsidRPr="00C70602">
        <w:rPr>
          <w:rFonts w:ascii="Times New Roman" w:hAnsi="Times New Roman" w:cs="Times New Roman"/>
          <w:sz w:val="24"/>
          <w:szCs w:val="24"/>
        </w:rPr>
        <w:t>leaf damage</w:t>
      </w:r>
      <w:bookmarkEnd w:id="14"/>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49076B"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fldChar w:fldCharType="end"/>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49076B" w:rsidRPr="00C70602">
        <w:rPr>
          <w:rFonts w:ascii="Times New Roman" w:hAnsi="Times New Roman" w:cs="Times New Roman"/>
          <w:sz w:val="20"/>
          <w:szCs w:val="20"/>
          <w:lang w:val="en-US"/>
        </w:rPr>
        <w:fldChar w:fldCharType="begin"/>
      </w:r>
      <w:r w:rsidR="00F0038E" w:rsidRPr="00C70602">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0"/>
          <w:szCs w:val="20"/>
          <w:lang w:val="en-US"/>
        </w:rPr>
        <w:fldChar w:fldCharType="separate"/>
      </w:r>
      <w:r w:rsidR="00F0038E" w:rsidRPr="00C70602">
        <w:rPr>
          <w:rFonts w:ascii="Times New Roman" w:hAnsi="Times New Roman" w:cs="Times New Roman"/>
          <w:noProof/>
          <w:sz w:val="20"/>
          <w:szCs w:val="20"/>
          <w:lang w:val="en-US"/>
        </w:rPr>
        <w:t>(Robin et al., 2017)</w:t>
      </w:r>
      <w:r w:rsidR="0049076B" w:rsidRPr="00C70602">
        <w:rPr>
          <w:rFonts w:ascii="Times New Roman" w:hAnsi="Times New Roman" w:cs="Times New Roman"/>
          <w:sz w:val="20"/>
          <w:szCs w:val="20"/>
          <w:lang w:val="en-US"/>
        </w:rPr>
        <w:fldChar w:fldCharType="end"/>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5"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6"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6"/>
    </w:p>
    <w:bookmarkEnd w:id="15"/>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7"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7"/>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8"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8"/>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75EF4B88"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(Tartaglia et al., 2016)</w:t>
      </w:r>
      <w:r w:rsidR="000903C6"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966E62"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(Adedia et al., 2020)</w:t>
      </w:r>
      <w:r w:rsidR="00966E62" w:rsidRPr="00C70602">
        <w:rPr>
          <w:rFonts w:ascii="Times New Roman" w:hAnsi="Times New Roman" w:cs="Times New Roman"/>
          <w:sz w:val="24"/>
          <w:szCs w:val="24"/>
        </w:rPr>
        <w:fldChar w:fldCharType="end"/>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4A3F07"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fldChar w:fldCharType="end"/>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(Fox et al., 2012)</w:t>
      </w:r>
      <w:r w:rsidR="00E30CDE" w:rsidRPr="00C70602">
        <w:rPr>
          <w:rFonts w:ascii="Times New Roman" w:hAnsi="Times New Roman" w:cs="Times New Roman"/>
          <w:sz w:val="24"/>
          <w:szCs w:val="24"/>
        </w:rPr>
        <w:fldChar w:fldCharType="end"/>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(Lenth &amp; Lenth, 2018)</w:t>
      </w:r>
      <w:r w:rsidR="00E30CDE" w:rsidRPr="00C70602">
        <w:rPr>
          <w:rFonts w:ascii="Times New Roman" w:hAnsi="Times New Roman" w:cs="Times New Roman"/>
          <w:sz w:val="24"/>
          <w:szCs w:val="24"/>
        </w:rPr>
        <w:fldChar w:fldCharType="end"/>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BD48C5"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fldChar w:fldCharType="end"/>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3E69F056" w:rsidR="00973D2C" w:rsidRPr="00C70602" w:rsidRDefault="002B0935" w:rsidP="00C70602">
      <w:pPr>
        <w:spacing w:after="0" w:line="480" w:lineRule="auto"/>
        <w:jc w:val="both"/>
        <w:rPr>
          <w:rFonts w:ascii="Times New Roman" w:hAnsi="Times New Roman" w:cs="Times New Roman"/>
          <w:sz w:val="24"/>
          <w:szCs w:val="24"/>
        </w:rPr>
      </w:pPr>
      <w:bookmarkStart w:id="19"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19"/>
    <w:p w14:paraId="78DA79A8" w14:textId="78C7A68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0" w:name="_Hlk127816553"/>
      <w:r w:rsidRPr="00C70602">
        <w:rPr>
          <w:rFonts w:ascii="Times New Roman" w:hAnsi="Times New Roman" w:cs="Times New Roman"/>
          <w:sz w:val="24"/>
          <w:szCs w:val="24"/>
        </w:rPr>
        <w:t>raw BSFF or raw MWF</w:t>
      </w:r>
      <w:bookmarkEnd w:id="20"/>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sz w:val="24"/>
          <w:szCs w:val="24"/>
        </w:rPr>
        <w:t xml:space="preserve">(21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sz w:val="24"/>
          <w:szCs w:val="24"/>
        </w:rPr>
        <w:t>(</w:t>
      </w:r>
      <w:r w:rsidR="00495AA6" w:rsidRPr="00C70602">
        <w:rPr>
          <w:rFonts w:ascii="Times New Roman" w:hAnsi="Times New Roman" w:cs="Times New Roman"/>
          <w:sz w:val="24"/>
          <w:szCs w:val="24"/>
        </w:rPr>
        <w:t>35</w:t>
      </w:r>
      <w:r w:rsidR="00495AA6" w:rsidRPr="00C70602">
        <w:rPr>
          <w:rFonts w:ascii="Times New Roman" w:hAnsi="Times New Roman" w:cs="Times New Roman"/>
          <w:sz w:val="24"/>
          <w:szCs w:val="24"/>
        </w:rPr>
        <w:t xml:space="preserve">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w:t>
      </w:r>
      <w:r w:rsidR="00495AA6" w:rsidRPr="00C70602">
        <w:rPr>
          <w:rFonts w:ascii="Times New Roman" w:hAnsi="Times New Roman" w:cs="Times New Roman"/>
          <w:sz w:val="24"/>
          <w:szCs w:val="24"/>
        </w:rPr>
        <w:t>42</w:t>
      </w:r>
      <w:r w:rsidR="00495AA6" w:rsidRPr="00C70602">
        <w:rPr>
          <w:rFonts w:ascii="Times New Roman" w:hAnsi="Times New Roman" w:cs="Times New Roman"/>
          <w:sz w:val="24"/>
          <w:szCs w:val="24"/>
        </w:rPr>
        <w:t xml:space="preserve">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w:t>
      </w:r>
      <w:r w:rsidR="00495AA6" w:rsidRPr="00C70602">
        <w:rPr>
          <w:rFonts w:ascii="Times New Roman" w:hAnsi="Times New Roman" w:cs="Times New Roman"/>
          <w:sz w:val="24"/>
          <w:szCs w:val="24"/>
        </w:rPr>
        <w:t>3</w:t>
      </w:r>
      <w:r w:rsidR="00495AA6" w:rsidRPr="00C70602">
        <w:rPr>
          <w:rFonts w:ascii="Times New Roman" w:hAnsi="Times New Roman" w:cs="Times New Roman"/>
          <w:sz w:val="24"/>
          <w:szCs w:val="24"/>
        </w:rPr>
        <w:t>.</w:t>
      </w:r>
      <w:r w:rsidR="00495AA6" w:rsidRPr="00C70602">
        <w:rPr>
          <w:rFonts w:ascii="Times New Roman" w:hAnsi="Times New Roman" w:cs="Times New Roman"/>
          <w:sz w:val="24"/>
          <w:szCs w:val="24"/>
        </w:rPr>
        <w:t>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21</w:t>
      </w:r>
      <w:r w:rsidR="00041FE1" w:rsidRPr="00C70602">
        <w:rPr>
          <w:rFonts w:ascii="Times New Roman" w:hAnsi="Times New Roman" w:cs="Times New Roman"/>
          <w:sz w:val="24"/>
          <w:szCs w:val="24"/>
        </w:rPr>
        <w:t xml:space="preserve">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w:t>
      </w:r>
      <w:r w:rsidR="00041FE1" w:rsidRPr="00C70602">
        <w:rPr>
          <w:rFonts w:ascii="Times New Roman" w:hAnsi="Times New Roman" w:cs="Times New Roman"/>
          <w:sz w:val="24"/>
          <w:szCs w:val="24"/>
        </w:rPr>
        <w:t>17</w:t>
      </w:r>
      <w:r w:rsidR="00041FE1" w:rsidRPr="00C70602">
        <w:rPr>
          <w:rFonts w:ascii="Times New Roman" w:hAnsi="Times New Roman" w:cs="Times New Roman"/>
          <w:sz w:val="24"/>
          <w:szCs w:val="24"/>
        </w:rPr>
        <w:t>.62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0.000</w:t>
      </w:r>
      <w:r w:rsidR="00041FE1" w:rsidRPr="00C70602">
        <w:rPr>
          <w:rFonts w:ascii="Times New Roman" w:hAnsi="Times New Roman" w:cs="Times New Roman"/>
          <w:sz w:val="24"/>
          <w:szCs w:val="24"/>
        </w:rPr>
        <w:t>2</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28</w:t>
      </w:r>
      <w:r w:rsidR="00041FE1" w:rsidRPr="00C70602">
        <w:rPr>
          <w:rFonts w:ascii="Times New Roman" w:hAnsi="Times New Roman" w:cs="Times New Roman"/>
          <w:sz w:val="24"/>
          <w:szCs w:val="24"/>
        </w:rPr>
        <w:t xml:space="preserve">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w:t>
      </w:r>
      <w:r w:rsidR="00041FE1" w:rsidRPr="00C70602">
        <w:rPr>
          <w:rFonts w:ascii="Times New Roman" w:hAnsi="Times New Roman" w:cs="Times New Roman"/>
          <w:sz w:val="24"/>
          <w:szCs w:val="24"/>
        </w:rPr>
        <w:t>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 xml:space="preserve">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w:t>
      </w:r>
      <w:r w:rsidR="00041FE1" w:rsidRPr="00C70602">
        <w:rPr>
          <w:rFonts w:ascii="Times New Roman" w:hAnsi="Times New Roman" w:cs="Times New Roman"/>
          <w:sz w:val="24"/>
          <w:szCs w:val="24"/>
        </w:rPr>
        <w:t>8</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w:t>
      </w:r>
      <w:r w:rsidR="00041FE1" w:rsidRPr="00C70602">
        <w:rPr>
          <w:rFonts w:ascii="Times New Roman" w:hAnsi="Times New Roman" w:cs="Times New Roman"/>
          <w:sz w:val="24"/>
          <w:szCs w:val="24"/>
        </w:rPr>
        <w:t>49</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w:t>
      </w:r>
      <w:r w:rsidR="00041FE1" w:rsidRPr="00C70602">
        <w:rPr>
          <w:rFonts w:ascii="Times New Roman" w:hAnsi="Times New Roman" w:cs="Times New Roman"/>
          <w:sz w:val="24"/>
          <w:szCs w:val="24"/>
        </w:rPr>
        <w:t>3</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1"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1"/>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w:t>
      </w:r>
      <w:r w:rsidR="00DE5D97" w:rsidRPr="00C70602">
        <w:rPr>
          <w:rFonts w:ascii="Times New Roman" w:hAnsi="Times New Roman" w:cs="Times New Roman"/>
          <w:sz w:val="24"/>
          <w:szCs w:val="24"/>
        </w:rPr>
        <w:t>35</w:t>
      </w:r>
      <w:r w:rsidR="00DE5D97" w:rsidRPr="00C70602">
        <w:rPr>
          <w:rFonts w:ascii="Times New Roman" w:hAnsi="Times New Roman" w:cs="Times New Roman"/>
          <w:sz w:val="24"/>
          <w:szCs w:val="24"/>
        </w:rPr>
        <w:t xml:space="preserve">%)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AB93C0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847223" w:rsidRPr="00C70602">
        <w:rPr>
          <w:sz w:val="20"/>
          <w:szCs w:val="20"/>
          <w:lang w:val="en-US"/>
        </w:rPr>
        <w:t xml:space="preserve">. </w:t>
      </w:r>
      <w:bookmarkStart w:id="22" w:name="_Hlk119317419"/>
      <w:r w:rsidR="00A30A8D"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646AB6" w:rsidRPr="00C70602">
        <w:rPr>
          <w:sz w:val="20"/>
          <w:szCs w:val="20"/>
          <w:lang w:val="en-US"/>
        </w:rPr>
        <w:t>.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2"/>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3"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3"/>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4"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4"/>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9DF27B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274E26" w:rsidRPr="00C70602">
        <w:rPr>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sample size</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5"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5"/>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EB3092D" w:rsidR="00905ED6" w:rsidRPr="00C70602" w:rsidRDefault="00905ED6" w:rsidP="00C70602">
      <w:pPr>
        <w:pStyle w:val="NormalWeb"/>
        <w:spacing w:before="0" w:beforeAutospacing="0" w:after="0" w:afterAutospacing="0" w:line="480" w:lineRule="auto"/>
        <w:jc w:val="both"/>
        <w:rPr>
          <w:sz w:val="20"/>
          <w:szCs w:val="20"/>
          <w:lang w:val="en-US"/>
        </w:rPr>
      </w:pPr>
      <w:bookmarkStart w:id="26"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7"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7"/>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6"/>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w:t>
      </w:r>
      <w:r w:rsidR="0035343A" w:rsidRPr="00C70602">
        <w:rPr>
          <w:rFonts w:ascii="Times New Roman" w:hAnsi="Times New Roman" w:cs="Times New Roman"/>
          <w:sz w:val="24"/>
          <w:szCs w:val="24"/>
        </w:rPr>
        <w:t>affected</w:t>
      </w:r>
      <w:r w:rsidR="0035343A" w:rsidRPr="00C70602">
        <w:rPr>
          <w:rFonts w:ascii="Times New Roman" w:hAnsi="Times New Roman" w:cs="Times New Roman"/>
          <w:sz w:val="24"/>
          <w:szCs w:val="24"/>
        </w:rPr>
        <w:t xml:space="preserve"> growth by day </w:t>
      </w:r>
      <w:r w:rsidR="00824357" w:rsidRPr="00C70602">
        <w:rPr>
          <w:rFonts w:ascii="Times New Roman" w:hAnsi="Times New Roman" w:cs="Times New Roman"/>
          <w:sz w:val="24"/>
          <w:szCs w:val="24"/>
        </w:rPr>
        <w:t>35</w:t>
      </w:r>
      <w:bookmarkStart w:id="28"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21</w:t>
      </w:r>
      <w:r w:rsidR="00784CAA" w:rsidRPr="00C70602">
        <w:rPr>
          <w:rFonts w:ascii="Times New Roman" w:hAnsi="Times New Roman" w:cs="Times New Roman"/>
          <w:sz w:val="24"/>
          <w:szCs w:val="24"/>
        </w:rPr>
        <w:t xml:space="preserve">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w:t>
      </w:r>
      <w:r w:rsidR="00784CAA" w:rsidRPr="00C70602">
        <w:rPr>
          <w:rFonts w:ascii="Times New Roman" w:hAnsi="Times New Roman" w:cs="Times New Roman"/>
          <w:sz w:val="24"/>
          <w:szCs w:val="24"/>
        </w:rPr>
        <w:t>4.65,</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w:t>
      </w:r>
      <w:r w:rsidR="00784CAA" w:rsidRPr="00C70602">
        <w:rPr>
          <w:rFonts w:ascii="Times New Roman" w:hAnsi="Times New Roman" w:cs="Times New Roman"/>
          <w:sz w:val="24"/>
          <w:szCs w:val="24"/>
        </w:rPr>
        <w:t>977</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28</w:t>
      </w:r>
      <w:r w:rsidR="00784CAA" w:rsidRPr="00C70602">
        <w:rPr>
          <w:rFonts w:ascii="Times New Roman" w:hAnsi="Times New Roman" w:cs="Times New Roman"/>
          <w:sz w:val="24"/>
          <w:szCs w:val="24"/>
        </w:rPr>
        <w:t xml:space="preserve">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w:t>
      </w:r>
      <w:r w:rsidR="00784CAA" w:rsidRPr="00C70602">
        <w:rPr>
          <w:rFonts w:ascii="Times New Roman" w:hAnsi="Times New Roman" w:cs="Times New Roman"/>
          <w:sz w:val="24"/>
          <w:szCs w:val="24"/>
        </w:rPr>
        <w:t>3.40,</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w:t>
      </w:r>
      <w:r w:rsidR="00784CAA" w:rsidRPr="00C70602">
        <w:rPr>
          <w:rFonts w:ascii="Times New Roman" w:hAnsi="Times New Roman" w:cs="Times New Roman"/>
          <w:sz w:val="24"/>
          <w:szCs w:val="24"/>
        </w:rPr>
        <w:t>1656</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w:t>
      </w:r>
      <w:r w:rsidR="00784CA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8"/>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29" w:name="_Hlk127784575"/>
    </w:p>
    <w:p w14:paraId="1D00C9C3" w14:textId="352369B5"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w:t>
      </w:r>
      <w:r w:rsidR="00824357" w:rsidRPr="00C70602">
        <w:rPr>
          <w:rFonts w:ascii="Times New Roman" w:hAnsi="Times New Roman" w:cs="Times New Roman"/>
          <w:sz w:val="24"/>
          <w:szCs w:val="24"/>
        </w:rPr>
        <w:t>303</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35</w:t>
      </w:r>
      <w:r w:rsidR="00824357" w:rsidRPr="00C70602">
        <w:rPr>
          <w:rFonts w:ascii="Times New Roman" w:hAnsi="Times New Roman" w:cs="Times New Roman"/>
          <w:sz w:val="24"/>
          <w:szCs w:val="24"/>
        </w:rPr>
        <w:t xml:space="preserve">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w:t>
      </w:r>
      <w:r w:rsidR="00824357" w:rsidRPr="00C70602">
        <w:rPr>
          <w:rFonts w:ascii="Times New Roman" w:hAnsi="Times New Roman" w:cs="Times New Roman"/>
          <w:sz w:val="24"/>
          <w:szCs w:val="24"/>
        </w:rPr>
        <w:t xml:space="preserve">119; </w:t>
      </w:r>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28</w:t>
      </w:r>
      <w:r w:rsidR="00DF3AF8" w:rsidRPr="00C70602">
        <w:rPr>
          <w:rFonts w:ascii="Times New Roman" w:hAnsi="Times New Roman" w:cs="Times New Roman"/>
          <w:sz w:val="24"/>
          <w:szCs w:val="24"/>
        </w:rPr>
        <w:t xml:space="preserve">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w:t>
      </w:r>
      <w:r w:rsidR="00DF3AF8" w:rsidRPr="00C70602">
        <w:rPr>
          <w:rFonts w:ascii="Times New Roman" w:hAnsi="Times New Roman" w:cs="Times New Roman"/>
          <w:sz w:val="24"/>
          <w:szCs w:val="24"/>
        </w:rPr>
        <w:t>93</w:t>
      </w:r>
      <w:r w:rsidR="00DF3AF8"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mean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days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29"/>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at all time points</w:t>
      </w:r>
      <w:r w:rsidR="00EF2B8C" w:rsidRPr="00C70602">
        <w:rPr>
          <w:rFonts w:ascii="Times New Roman" w:hAnsi="Times New Roman" w:cs="Times New Roman"/>
          <w:sz w:val="24"/>
          <w:szCs w:val="24"/>
        </w:rPr>
        <w:t xml:space="preserve">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21</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3.42,</w:t>
      </w:r>
      <w:r w:rsidR="00BA7B50"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1808</w:t>
      </w:r>
      <w:r w:rsidR="00BA7B50" w:rsidRPr="00C70602">
        <w:rPr>
          <w:rFonts w:ascii="Times New Roman" w:hAnsi="Times New Roman" w:cs="Times New Roman"/>
          <w:sz w:val="24"/>
          <w:szCs w:val="24"/>
        </w:rPr>
        <w:t>; 2</w:t>
      </w:r>
      <w:r w:rsidR="00BA7B50" w:rsidRPr="00C70602">
        <w:rPr>
          <w:rFonts w:ascii="Times New Roman" w:hAnsi="Times New Roman" w:cs="Times New Roman"/>
          <w:sz w:val="24"/>
          <w:szCs w:val="24"/>
        </w:rPr>
        <w:t>8</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0.60</w:t>
      </w:r>
      <w:r w:rsidR="00BA7B50" w:rsidRPr="00C70602">
        <w:rPr>
          <w:rFonts w:ascii="Times New Roman" w:hAnsi="Times New Roman" w:cs="Times New Roman"/>
          <w:sz w:val="24"/>
          <w:szCs w:val="24"/>
        </w:rPr>
        <w:t xml:space="preserve">,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7419</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35</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1.77</w:t>
      </w:r>
      <w:r w:rsidR="00BA7B50" w:rsidRPr="00C70602">
        <w:rPr>
          <w:rFonts w:ascii="Times New Roman" w:hAnsi="Times New Roman" w:cs="Times New Roman"/>
          <w:sz w:val="24"/>
          <w:szCs w:val="24"/>
        </w:rPr>
        <w:t xml:space="preserve">,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413</w:t>
      </w:r>
      <w:r w:rsidR="00BA7B50" w:rsidRPr="00C70602">
        <w:rPr>
          <w:rFonts w:ascii="Times New Roman" w:hAnsi="Times New Roman" w:cs="Times New Roman"/>
          <w:sz w:val="24"/>
          <w:szCs w:val="24"/>
        </w:rPr>
        <w:t xml:space="preserve">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0"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w:t>
      </w:r>
      <w:r w:rsidR="00C764A3" w:rsidRPr="00C70602">
        <w:rPr>
          <w:rFonts w:ascii="Times New Roman" w:hAnsi="Times New Roman" w:cs="Times New Roman"/>
          <w:sz w:val="24"/>
          <w:szCs w:val="24"/>
        </w:rPr>
        <w:t xml:space="preserve">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7.72</w:t>
      </w:r>
      <w:r w:rsidR="00C764A3" w:rsidRPr="00C70602">
        <w:rPr>
          <w:rFonts w:ascii="Times New Roman" w:hAnsi="Times New Roman" w:cs="Times New Roman"/>
          <w:sz w:val="24"/>
          <w:szCs w:val="24"/>
        </w:rPr>
        <w:t xml:space="preserve">,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w:t>
      </w:r>
      <w:r w:rsidR="00C764A3" w:rsidRPr="00C70602">
        <w:rPr>
          <w:rFonts w:ascii="Times New Roman" w:hAnsi="Times New Roman" w:cs="Times New Roman"/>
          <w:sz w:val="24"/>
          <w:szCs w:val="24"/>
        </w:rPr>
        <w:t>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4.14</w:t>
      </w:r>
      <w:r w:rsidR="00EF2B8C" w:rsidRPr="00C70602">
        <w:rPr>
          <w:rFonts w:ascii="Times New Roman" w:hAnsi="Times New Roman" w:cs="Times New Roman"/>
          <w:sz w:val="24"/>
          <w:szCs w:val="24"/>
        </w:rPr>
        <w:t xml:space="preserve">,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w:t>
      </w:r>
      <w:r w:rsidR="00EF2B8C" w:rsidRPr="00C70602">
        <w:rPr>
          <w:rFonts w:ascii="Times New Roman" w:hAnsi="Times New Roman" w:cs="Times New Roman"/>
          <w:sz w:val="24"/>
          <w:szCs w:val="24"/>
        </w:rPr>
        <w:t>1260</w:t>
      </w:r>
      <w:r w:rsidR="00EF2B8C" w:rsidRPr="00C70602">
        <w:rPr>
          <w:rFonts w:ascii="Times New Roman" w:hAnsi="Times New Roman" w:cs="Times New Roman"/>
          <w:sz w:val="24"/>
          <w:szCs w:val="24"/>
        </w:rPr>
        <w:t xml:space="preserve">;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3.64</w:t>
      </w:r>
      <w:r w:rsidR="00EF2B8C" w:rsidRPr="00C70602">
        <w:rPr>
          <w:rFonts w:ascii="Times New Roman" w:hAnsi="Times New Roman" w:cs="Times New Roman"/>
          <w:sz w:val="24"/>
          <w:szCs w:val="24"/>
        </w:rPr>
        <w:t xml:space="preserve">,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w:t>
      </w:r>
      <w:r w:rsidR="00EF2B8C" w:rsidRPr="00C70602">
        <w:rPr>
          <w:rFonts w:ascii="Times New Roman" w:hAnsi="Times New Roman" w:cs="Times New Roman"/>
          <w:sz w:val="24"/>
          <w:szCs w:val="24"/>
        </w:rPr>
        <w:t>1622</w:t>
      </w:r>
      <w:r w:rsidR="00EF2B8C" w:rsidRPr="00C70602">
        <w:rPr>
          <w:rFonts w:ascii="Times New Roman" w:hAnsi="Times New Roman" w:cs="Times New Roman"/>
          <w:sz w:val="24"/>
          <w:szCs w:val="24"/>
        </w:rPr>
        <w:t>; Figure S1</w:t>
      </w:r>
      <w:r w:rsidR="00EF2B8C" w:rsidRPr="00C70602">
        <w:rPr>
          <w:rFonts w:ascii="Times New Roman" w:hAnsi="Times New Roman" w:cs="Times New Roman"/>
          <w:sz w:val="24"/>
          <w:szCs w:val="24"/>
        </w:rPr>
        <w:t>1</w:t>
      </w:r>
      <w:r w:rsidR="00EF2B8C" w:rsidRPr="00C70602">
        <w:rPr>
          <w:rFonts w:ascii="Times New Roman" w:hAnsi="Times New Roman" w:cs="Times New Roman"/>
          <w:sz w:val="24"/>
          <w:szCs w:val="24"/>
        </w:rPr>
        <w:t>)</w:t>
      </w:r>
      <w:r w:rsidR="00EF2B8C" w:rsidRPr="00C70602">
        <w:rPr>
          <w:rFonts w:ascii="Times New Roman" w:hAnsi="Times New Roman" w:cs="Times New Roman"/>
          <w:sz w:val="24"/>
          <w:szCs w:val="24"/>
        </w:rPr>
        <w:t xml:space="preserve">. </w:t>
      </w:r>
      <w:bookmarkEnd w:id="30"/>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3"/>
                    <a:stretch>
                      <a:fillRect/>
                    </a:stretch>
                  </pic:blipFill>
                  <pic:spPr>
                    <a:xfrm>
                      <a:off x="0" y="0"/>
                      <a:ext cx="5731510" cy="5095875"/>
                    </a:xfrm>
                    <a:prstGeom prst="rect">
                      <a:avLst/>
                    </a:prstGeom>
                  </pic:spPr>
                </pic:pic>
              </a:graphicData>
            </a:graphic>
          </wp:inline>
        </w:drawing>
      </w:r>
    </w:p>
    <w:p w14:paraId="6A18B52E" w14:textId="6AA921A8"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w:t>
      </w:r>
      <w:r w:rsidR="00C55986" w:rsidRPr="00C70602">
        <w:rPr>
          <w:rFonts w:ascii="Times New Roman" w:hAnsi="Times New Roman" w:cs="Times New Roman"/>
          <w:sz w:val="20"/>
          <w:szCs w:val="20"/>
          <w:lang w:val="en-US"/>
        </w:rPr>
        <w:t xml:space="preserve">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4"/>
                    <a:stretch>
                      <a:fillRect/>
                    </a:stretch>
                  </pic:blipFill>
                  <pic:spPr>
                    <a:xfrm>
                      <a:off x="0" y="0"/>
                      <a:ext cx="5731510" cy="5097145"/>
                    </a:xfrm>
                    <a:prstGeom prst="rect">
                      <a:avLst/>
                    </a:prstGeom>
                  </pic:spPr>
                </pic:pic>
              </a:graphicData>
            </a:graphic>
          </wp:inline>
        </w:drawing>
      </w:r>
    </w:p>
    <w:p w14:paraId="3ADE2AFC" w14:textId="3B6A63E6"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1"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 xml:space="preserve">both raw BSFF and MWF frass initially </w:t>
      </w:r>
      <w:r w:rsidR="009F6B74" w:rsidRPr="00C70602">
        <w:rPr>
          <w:rFonts w:ascii="Times New Roman" w:hAnsi="Times New Roman" w:cs="Times New Roman"/>
          <w:sz w:val="24"/>
          <w:szCs w:val="24"/>
        </w:rPr>
        <w:t>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 xml:space="preserve">the negative </w:t>
      </w:r>
      <w:r w:rsidR="009F6B74" w:rsidRPr="00C70602">
        <w:rPr>
          <w:rFonts w:ascii="Times New Roman" w:hAnsi="Times New Roman" w:cs="Times New Roman"/>
          <w:sz w:val="24"/>
          <w:szCs w:val="24"/>
        </w:rPr>
        <w:t>effect</w:t>
      </w:r>
      <w:r w:rsidR="009F6B74" w:rsidRPr="00C70602">
        <w:rPr>
          <w:rFonts w:ascii="Times New Roman" w:hAnsi="Times New Roman" w:cs="Times New Roman"/>
          <w:sz w:val="24"/>
          <w:szCs w:val="24"/>
        </w:rPr>
        <w:t xml:space="preserve"> of </w:t>
      </w:r>
      <w:r w:rsidR="009F6B74" w:rsidRPr="00C70602">
        <w:rPr>
          <w:rFonts w:ascii="Times New Roman" w:hAnsi="Times New Roman" w:cs="Times New Roman"/>
          <w:sz w:val="24"/>
          <w:szCs w:val="24"/>
        </w:rPr>
        <w:t xml:space="preserve">raw </w:t>
      </w:r>
      <w:r w:rsidR="009F6B74" w:rsidRPr="00C70602">
        <w:rPr>
          <w:rFonts w:ascii="Times New Roman" w:hAnsi="Times New Roman" w:cs="Times New Roman"/>
          <w:sz w:val="24"/>
          <w:szCs w:val="24"/>
        </w:rPr>
        <w:t>MWF di</w:t>
      </w:r>
      <w:r w:rsidR="009F6B74" w:rsidRPr="00C70602">
        <w:rPr>
          <w:rFonts w:ascii="Times New Roman" w:hAnsi="Times New Roman" w:cs="Times New Roman"/>
          <w:sz w:val="24"/>
          <w:szCs w:val="24"/>
        </w:rPr>
        <w:t>sappear</w:t>
      </w:r>
      <w:r w:rsidR="009F6B74" w:rsidRPr="00C70602">
        <w:rPr>
          <w:rFonts w:ascii="Times New Roman" w:hAnsi="Times New Roman" w:cs="Times New Roman"/>
          <w:sz w:val="24"/>
          <w:szCs w:val="24"/>
        </w:rPr>
        <w:t>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w:t>
      </w:r>
      <w:r w:rsidR="009F6B74" w:rsidRPr="00C70602">
        <w:rPr>
          <w:rFonts w:ascii="Times New Roman" w:hAnsi="Times New Roman" w:cs="Times New Roman"/>
          <w:sz w:val="24"/>
          <w:szCs w:val="24"/>
        </w:rPr>
        <w:t xml:space="preserve">raw </w:t>
      </w:r>
      <w:r w:rsidR="009F6B74" w:rsidRPr="00C70602">
        <w:rPr>
          <w:rFonts w:ascii="Times New Roman" w:hAnsi="Times New Roman" w:cs="Times New Roman"/>
          <w:sz w:val="24"/>
          <w:szCs w:val="24"/>
        </w:rPr>
        <w:t xml:space="preserve">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w:t>
      </w:r>
      <w:r w:rsidR="009F6B74" w:rsidRPr="00C70602">
        <w:rPr>
          <w:rFonts w:ascii="Times New Roman" w:hAnsi="Times New Roman" w:cs="Times New Roman"/>
          <w:sz w:val="24"/>
          <w:szCs w:val="24"/>
        </w:rPr>
        <w:t xml:space="preserve">NoFrass </w:t>
      </w:r>
      <w:r w:rsidR="009F6B74" w:rsidRPr="00C70602">
        <w:rPr>
          <w:rFonts w:ascii="Times New Roman" w:hAnsi="Times New Roman" w:cs="Times New Roman"/>
          <w:sz w:val="24"/>
          <w:szCs w:val="24"/>
        </w:rPr>
        <w:t>control</w:t>
      </w:r>
      <w:r w:rsidR="009F6B74" w:rsidRPr="00C70602">
        <w:rPr>
          <w:rFonts w:ascii="Times New Roman" w:hAnsi="Times New Roman" w:cs="Times New Roman"/>
          <w:sz w:val="24"/>
          <w:szCs w:val="24"/>
        </w:rPr>
        <w:t xml:space="preserve">.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1"/>
    <w:p w14:paraId="6F101313" w14:textId="668CAF37"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soil amendment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(Wantulla et al., 2022)</w:t>
      </w:r>
      <w:r w:rsidRPr="00C70602">
        <w:rPr>
          <w:rFonts w:ascii="Times New Roman" w:hAnsi="Times New Roman" w:cs="Times New Roman"/>
          <w:sz w:val="24"/>
          <w:szCs w:val="24"/>
        </w:rPr>
        <w:fldChar w:fldCharType="end"/>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Insect frass effects vary with plant species, insect species, and over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fldChar w:fldCharType="begin"/>
      </w:r>
      <w:r w:rsidR="00480275" w:rsidRPr="00C70602">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C70602">
        <w:rPr>
          <w:rFonts w:ascii="Times New Roman" w:hAnsi="Times New Roman" w:cs="Times New Roman"/>
          <w:sz w:val="24"/>
          <w:szCs w:val="24"/>
        </w:rPr>
        <w:fldChar w:fldCharType="separate"/>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fldChar w:fldCharType="end"/>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 </w:instrTex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EN.CITE.DATA </w:instrText>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258B3717"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sz w:val="24"/>
          <w:szCs w:val="24"/>
        </w:rPr>
        <w:fldChar w:fldCharType="begin"/>
      </w:r>
      <w:r w:rsidR="00DD73B8" w:rsidRPr="00C70602">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C70602">
        <w:rPr>
          <w:rFonts w:ascii="Times New Roman" w:hAnsi="Times New Roman" w:cs="Times New Roman"/>
          <w:sz w:val="24"/>
          <w:szCs w:val="24"/>
        </w:rPr>
        <w:fldChar w:fldCharType="separate"/>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fldChar w:fldCharType="end"/>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w:t>
      </w:r>
      <w:r w:rsidR="00C018EA" w:rsidRPr="00C70602">
        <w:rPr>
          <w:rFonts w:ascii="Times New Roman" w:hAnsi="Times New Roman" w:cs="Times New Roman"/>
          <w:sz w:val="24"/>
          <w:szCs w:val="24"/>
        </w:rPr>
        <w:t xml:space="preserve">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w:t>
      </w:r>
      <w:r w:rsidR="00C018EA" w:rsidRPr="00C70602">
        <w:rPr>
          <w:rFonts w:ascii="Times New Roman" w:hAnsi="Times New Roman" w:cs="Times New Roman"/>
          <w:sz w:val="24"/>
          <w:szCs w:val="24"/>
        </w:rPr>
        <w:t>h</w:t>
      </w:r>
      <w:r w:rsidR="00C018EA" w:rsidRPr="00C70602">
        <w:rPr>
          <w:rFonts w:ascii="Times New Roman" w:hAnsi="Times New Roman" w:cs="Times New Roman"/>
          <w:sz w:val="24"/>
          <w:szCs w:val="24"/>
        </w:rPr>
        <w:t xml:space="preserve"> slightly reduced total microbial counts without </w:t>
      </w:r>
      <w:r w:rsidR="00C018EA" w:rsidRPr="00C70602">
        <w:rPr>
          <w:rFonts w:ascii="Times New Roman" w:hAnsi="Times New Roman" w:cs="Times New Roman"/>
          <w:sz w:val="24"/>
          <w:szCs w:val="24"/>
        </w:rPr>
        <w:t>affe</w:t>
      </w:r>
      <w:r w:rsidR="00C018EA" w:rsidRPr="00C70602">
        <w:rPr>
          <w:rFonts w:ascii="Times New Roman" w:hAnsi="Times New Roman" w:cs="Times New Roman"/>
          <w:sz w:val="24"/>
          <w:szCs w:val="24"/>
        </w:rPr>
        <w:t xml:space="preserv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microbiological safety of insect frass as a soil amendment</w:t>
      </w:r>
      <w:r w:rsidR="00C018EA"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fldChar w:fldCharType="begin"/>
      </w:r>
      <w:r w:rsidR="00226B77" w:rsidRPr="00C70602">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C70602">
        <w:rPr>
          <w:rFonts w:ascii="Times New Roman" w:hAnsi="Times New Roman" w:cs="Times New Roman"/>
          <w:sz w:val="24"/>
          <w:szCs w:val="24"/>
        </w:rPr>
        <w:fldChar w:fldCharType="separate"/>
      </w:r>
      <w:r w:rsidR="00226B77" w:rsidRPr="00C70602">
        <w:rPr>
          <w:rFonts w:ascii="Times New Roman" w:hAnsi="Times New Roman" w:cs="Times New Roman"/>
          <w:noProof/>
          <w:sz w:val="24"/>
          <w:szCs w:val="24"/>
        </w:rPr>
        <w:t>(Van Looveren et al., 2021)</w:t>
      </w:r>
      <w:r w:rsidR="00226B77" w:rsidRPr="00C70602">
        <w:rPr>
          <w:rFonts w:ascii="Times New Roman" w:hAnsi="Times New Roman" w:cs="Times New Roman"/>
          <w:sz w:val="24"/>
          <w:szCs w:val="24"/>
        </w:rPr>
        <w:fldChar w:fldCharType="end"/>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56C4E2B5"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sz w:val="24"/>
          <w:szCs w:val="24"/>
        </w:rPr>
        <w:fldChar w:fldCharType="begin"/>
      </w:r>
      <w:r w:rsidR="004D6852" w:rsidRPr="00C7060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sidRPr="00C70602">
        <w:rPr>
          <w:rFonts w:ascii="Times New Roman" w:hAnsi="Times New Roman" w:cs="Times New Roman"/>
          <w:sz w:val="24"/>
          <w:szCs w:val="24"/>
        </w:rPr>
        <w:fldChar w:fldCharType="separate"/>
      </w:r>
      <w:r w:rsidR="004D6852" w:rsidRPr="00C70602">
        <w:rPr>
          <w:rFonts w:ascii="Times New Roman" w:hAnsi="Times New Roman" w:cs="Times New Roman"/>
          <w:noProof/>
          <w:sz w:val="24"/>
          <w:szCs w:val="24"/>
        </w:rPr>
        <w:t>(Ahuja et al., 2010)</w:t>
      </w:r>
      <w:r w:rsidR="004D6852"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sz w:val="24"/>
          <w:szCs w:val="24"/>
        </w:rPr>
        <w:fldChar w:fldCharType="begin"/>
      </w:r>
      <w:r w:rsidR="00FE4B11" w:rsidRPr="00C70602">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C70602">
        <w:rPr>
          <w:rFonts w:ascii="Times New Roman" w:hAnsi="Times New Roman" w:cs="Times New Roman"/>
          <w:sz w:val="24"/>
          <w:szCs w:val="24"/>
        </w:rPr>
        <w:fldChar w:fldCharType="separate"/>
      </w:r>
      <w:r w:rsidR="00FE4B11" w:rsidRPr="00C70602">
        <w:rPr>
          <w:rFonts w:ascii="Times New Roman" w:hAnsi="Times New Roman" w:cs="Times New Roman"/>
          <w:noProof/>
          <w:sz w:val="24"/>
          <w:szCs w:val="24"/>
        </w:rPr>
        <w:t>(Poveda, 2021)</w:t>
      </w:r>
      <w:r w:rsidR="00FE4B11" w:rsidRPr="00C70602">
        <w:rPr>
          <w:rFonts w:ascii="Times New Roman" w:hAnsi="Times New Roman" w:cs="Times New Roman"/>
          <w:sz w:val="24"/>
          <w:szCs w:val="24"/>
        </w:rPr>
        <w:fldChar w:fldCharType="end"/>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w:t>
      </w:r>
      <w:r w:rsidRPr="00C70602">
        <w:rPr>
          <w:rFonts w:ascii="Times New Roman" w:hAnsi="Times New Roman" w:cs="Times New Roman"/>
          <w:sz w:val="24"/>
          <w:szCs w:val="24"/>
        </w:rPr>
        <w:t>indicate</w:t>
      </w:r>
      <w:r w:rsidRPr="00C70602">
        <w:rPr>
          <w:rFonts w:ascii="Times New Roman" w:hAnsi="Times New Roman" w:cs="Times New Roman"/>
          <w:sz w:val="24"/>
          <w:szCs w:val="24"/>
        </w:rPr>
        <w:t xml:space="preserve"> that soil amendment with raw frass did not have a significant impact on the damage caused by </w:t>
      </w:r>
      <w:r w:rsidRPr="00C70602">
        <w:rPr>
          <w:rFonts w:ascii="Times New Roman" w:hAnsi="Times New Roman" w:cs="Times New Roman"/>
          <w:sz w:val="24"/>
          <w:szCs w:val="24"/>
        </w:rPr>
        <w:t xml:space="preserve">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suggests that alternative factors, such as the presence of natural predators or the </w:t>
      </w:r>
      <w:r w:rsidRPr="00C70602">
        <w:rPr>
          <w:rFonts w:ascii="Times New Roman" w:hAnsi="Times New Roman" w:cs="Times New Roman"/>
          <w:sz w:val="24"/>
          <w:szCs w:val="24"/>
        </w:rPr>
        <w:t>use</w:t>
      </w:r>
      <w:r w:rsidRPr="00C70602">
        <w:rPr>
          <w:rFonts w:ascii="Times New Roman" w:hAnsi="Times New Roman" w:cs="Times New Roman"/>
          <w:sz w:val="24"/>
          <w:szCs w:val="24"/>
        </w:rPr>
        <w:t xml:space="preserv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1A86CA08"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2"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2"/>
      <w:r w:rsidR="008560BF"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 </w:instrText>
      </w:r>
      <w:r w:rsidR="00E976B1"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EN.CITE.DATA </w:instrText>
      </w:r>
      <w:r w:rsidR="00E976B1" w:rsidRPr="00C70602">
        <w:rPr>
          <w:rFonts w:ascii="Times New Roman" w:hAnsi="Times New Roman" w:cs="Times New Roman"/>
          <w:sz w:val="24"/>
          <w:szCs w:val="24"/>
        </w:rPr>
      </w:r>
      <w:r w:rsidR="00E976B1" w:rsidRPr="00C70602">
        <w:rPr>
          <w:rFonts w:ascii="Times New Roman" w:hAnsi="Times New Roman" w:cs="Times New Roman"/>
          <w:sz w:val="24"/>
          <w:szCs w:val="24"/>
        </w:rPr>
        <w:fldChar w:fldCharType="end"/>
      </w:r>
      <w:r w:rsidR="008560BF" w:rsidRPr="00C70602">
        <w:rPr>
          <w:rFonts w:ascii="Times New Roman" w:hAnsi="Times New Roman" w:cs="Times New Roman"/>
          <w:sz w:val="24"/>
          <w:szCs w:val="24"/>
        </w:rPr>
      </w:r>
      <w:r w:rsidR="008560BF" w:rsidRPr="00C70602">
        <w:rPr>
          <w:rFonts w:ascii="Times New Roman" w:hAnsi="Times New Roman" w:cs="Times New Roman"/>
          <w:sz w:val="24"/>
          <w:szCs w:val="24"/>
        </w:rPr>
        <w:fldChar w:fldCharType="separate"/>
      </w:r>
      <w:r w:rsidR="00E976B1" w:rsidRPr="00C70602">
        <w:rPr>
          <w:rFonts w:ascii="Times New Roman" w:hAnsi="Times New Roman" w:cs="Times New Roman"/>
          <w:noProof/>
          <w:sz w:val="24"/>
          <w:szCs w:val="24"/>
        </w:rPr>
        <w:t>(Barragán-Fonseca et al., 2022; Ray et al., 2015)</w:t>
      </w:r>
      <w:r w:rsidR="008560BF"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fldChar w:fldCharType="end"/>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(Poveda et al., 2019)</w:t>
      </w:r>
      <w:r w:rsidR="00470FDD"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011FC94E"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sz w:val="24"/>
          <w:szCs w:val="24"/>
        </w:rPr>
        <w:fldChar w:fldCharType="begin"/>
      </w:r>
      <w:r w:rsidR="002C4A66" w:rsidRPr="00C70602">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C70602">
        <w:rPr>
          <w:rFonts w:ascii="Times New Roman" w:hAnsi="Times New Roman" w:cs="Times New Roman"/>
          <w:sz w:val="24"/>
          <w:szCs w:val="24"/>
        </w:rPr>
        <w:fldChar w:fldCharType="separate"/>
      </w:r>
      <w:r w:rsidR="002C4A66" w:rsidRPr="00C70602">
        <w:rPr>
          <w:rFonts w:ascii="Times New Roman" w:hAnsi="Times New Roman" w:cs="Times New Roman"/>
          <w:noProof/>
          <w:sz w:val="24"/>
          <w:szCs w:val="24"/>
        </w:rPr>
        <w:t>(Ray et al., 2016)</w:t>
      </w:r>
      <w:r w:rsidR="002C4A66"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C70602">
        <w:rPr>
          <w:rFonts w:ascii="Times New Roman" w:hAnsi="Times New Roman" w:cs="Times New Roman"/>
          <w:sz w:val="24"/>
          <w:szCs w:val="24"/>
        </w:rPr>
        <w:fldChar w:fldCharType="begin"/>
      </w:r>
      <w:r w:rsidR="00991C7C" w:rsidRPr="00C70602">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C70602">
        <w:rPr>
          <w:rFonts w:ascii="Times New Roman" w:hAnsi="Times New Roman" w:cs="Times New Roman"/>
          <w:sz w:val="24"/>
          <w:szCs w:val="24"/>
        </w:rPr>
        <w:fldChar w:fldCharType="separate"/>
      </w:r>
      <w:r w:rsidR="00991C7C" w:rsidRPr="00C70602">
        <w:rPr>
          <w:rFonts w:ascii="Times New Roman" w:hAnsi="Times New Roman" w:cs="Times New Roman"/>
          <w:noProof/>
          <w:sz w:val="24"/>
          <w:szCs w:val="24"/>
        </w:rPr>
        <w:t>(Poveda, 2021; Ray et al., 2016)</w:t>
      </w:r>
      <w:r w:rsidR="003A1ED7" w:rsidRPr="00C70602">
        <w:rPr>
          <w:rFonts w:ascii="Times New Roman" w:hAnsi="Times New Roman" w:cs="Times New Roman"/>
          <w:sz w:val="24"/>
          <w:szCs w:val="24"/>
        </w:rPr>
        <w:fldChar w:fldCharType="end"/>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sz w:val="24"/>
          <w:szCs w:val="24"/>
        </w:rPr>
        <w:fldChar w:fldCharType="begin"/>
      </w:r>
      <w:r w:rsidR="00F446EC" w:rsidRPr="00C70602">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C70602">
        <w:rPr>
          <w:rFonts w:ascii="Times New Roman" w:hAnsi="Times New Roman" w:cs="Times New Roman"/>
          <w:sz w:val="24"/>
          <w:szCs w:val="24"/>
        </w:rPr>
        <w:fldChar w:fldCharType="separate"/>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fldChar w:fldCharType="end"/>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3"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3"/>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78B9AFEA"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 </w:instrTex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EN.CITE.DATA </w:instrText>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end"/>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separate"/>
      </w:r>
      <w:r w:rsidR="00155B51" w:rsidRPr="00C70602">
        <w:rPr>
          <w:rFonts w:ascii="Times New Roman" w:hAnsi="Times New Roman" w:cs="Times New Roman"/>
          <w:noProof/>
          <w:sz w:val="24"/>
          <w:szCs w:val="24"/>
        </w:rPr>
        <w:t>(Gärttling &amp; Schulz, 2022; Gebremikael et al., 2022; Houben et al., 2020; Poveda, 2021; Poveda et al., 2019)</w:t>
      </w:r>
      <w:r w:rsidR="00155B51" w:rsidRPr="00C70602">
        <w:rPr>
          <w:rFonts w:ascii="Times New Roman" w:hAnsi="Times New Roman" w:cs="Times New Roman"/>
          <w:sz w:val="24"/>
          <w:szCs w:val="24"/>
        </w:rPr>
        <w:fldChar w:fldCharType="end"/>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The use of organic fertili</w:t>
      </w:r>
      <w:r w:rsidR="00257B7F" w:rsidRPr="00C70602">
        <w:rPr>
          <w:rFonts w:ascii="Times New Roman" w:hAnsi="Times New Roman" w:cs="Times New Roman"/>
          <w:sz w:val="24"/>
          <w:szCs w:val="24"/>
        </w:rPr>
        <w:t>s</w:t>
      </w:r>
      <w:r w:rsidR="00257B7F" w:rsidRPr="00C70602">
        <w:rPr>
          <w:rFonts w:ascii="Times New Roman" w:hAnsi="Times New Roman" w:cs="Times New Roman"/>
          <w:sz w:val="24"/>
          <w:szCs w:val="24"/>
        </w:rPr>
        <w:t xml:space="preserve">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 </w:instrTex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EN.CITE.DATA </w:instrText>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end"/>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separate"/>
      </w:r>
      <w:r w:rsidR="006868DB" w:rsidRPr="00C70602">
        <w:rPr>
          <w:rFonts w:ascii="Times New Roman" w:hAnsi="Times New Roman" w:cs="Times New Roman"/>
          <w:noProof/>
          <w:sz w:val="24"/>
          <w:szCs w:val="24"/>
        </w:rPr>
        <w:t>(Bashir et al., 2021; Rayne &amp; Aula, 2020)</w:t>
      </w:r>
      <w:r w:rsidR="006868DB" w:rsidRPr="00C70602">
        <w:rPr>
          <w:rFonts w:ascii="Times New Roman" w:hAnsi="Times New Roman" w:cs="Times New Roman"/>
          <w:sz w:val="24"/>
          <w:szCs w:val="24"/>
        </w:rPr>
        <w:fldChar w:fldCharType="end"/>
      </w:r>
      <w:r w:rsidR="00132DFB" w:rsidRPr="00C70602">
        <w:rPr>
          <w:rFonts w:ascii="Times New Roman" w:hAnsi="Times New Roman" w:cs="Times New Roman"/>
          <w:sz w:val="24"/>
          <w:szCs w:val="24"/>
        </w:rPr>
        <w:t xml:space="preserve">, </w:t>
      </w:r>
      <w:r w:rsidR="00132DFB" w:rsidRPr="00C70602">
        <w:rPr>
          <w:rFonts w:ascii="Times New Roman" w:hAnsi="Times New Roman" w:cs="Times New Roman"/>
          <w:sz w:val="24"/>
          <w:szCs w:val="24"/>
        </w:rPr>
        <w:t>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71B56D3" w14:textId="50C8E15F" w:rsidR="00AC013F" w:rsidRPr="00C70602"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4" w:name="_Hlk132417782"/>
      <w:r w:rsidRPr="00C70602">
        <w:rPr>
          <w:rFonts w:ascii="Times New Roman" w:hAnsi="Times New Roman" w:cs="Times New Roman"/>
          <w:i/>
          <w:iCs/>
          <w:sz w:val="24"/>
          <w:szCs w:val="24"/>
        </w:rPr>
        <w:t>P. xylostella</w:t>
      </w:r>
      <w:bookmarkEnd w:id="34"/>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Future studies should compare the </w:t>
      </w:r>
      <w:r w:rsidR="00F275C0" w:rsidRPr="00C70602">
        <w:rPr>
          <w:rFonts w:ascii="Times New Roman" w:hAnsi="Times New Roman" w:cs="Times New Roman"/>
          <w:sz w:val="24"/>
          <w:szCs w:val="24"/>
        </w:rPr>
        <w:t xml:space="preserve">effects </w:t>
      </w:r>
      <w:r w:rsidR="00231204"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00231204"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00231204"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EEFD8EE"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E913C3" w:rsidRPr="00C70602">
        <w:rPr>
          <w:rFonts w:ascii="Times New Roman" w:hAnsi="Times New Roman" w:cs="Times New Roman"/>
          <w:sz w:val="24"/>
          <w:szCs w:val="24"/>
        </w:rPr>
        <w:t xml:space="preserve">preparing experimental </w:t>
      </w:r>
      <w:r w:rsidR="00865318" w:rsidRPr="00C70602">
        <w:rPr>
          <w:rFonts w:ascii="Times New Roman" w:hAnsi="Times New Roman" w:cs="Times New Roman"/>
          <w:sz w:val="24"/>
          <w:szCs w:val="24"/>
        </w:rPr>
        <w:t xml:space="preserve">frass </w:t>
      </w:r>
      <w:r w:rsidR="00865318" w:rsidRPr="00C70602">
        <w:rPr>
          <w:rFonts w:ascii="Times New Roman" w:hAnsi="Times New Roman" w:cs="Times New Roman"/>
          <w:sz w:val="24"/>
          <w:szCs w:val="24"/>
        </w:rPr>
        <w:lastRenderedPageBreak/>
        <w:t>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01881624" w14:textId="31431091"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2A6FD86" w14:textId="77777777" w:rsidR="00C63657" w:rsidRPr="00C70602" w:rsidRDefault="00C63657" w:rsidP="00C70602">
      <w:pPr>
        <w:spacing w:line="480" w:lineRule="auto"/>
        <w:jc w:val="both"/>
        <w:rPr>
          <w:rFonts w:ascii="Times New Roman" w:hAnsi="Times New Roman" w:cs="Times New Roman"/>
          <w:noProof/>
        </w:rPr>
      </w:pPr>
    </w:p>
    <w:p w14:paraId="701FCE90" w14:textId="02A7050C" w:rsidR="009D6E6D" w:rsidRPr="00C70602" w:rsidRDefault="00C63657" w:rsidP="00C70602">
      <w:pPr>
        <w:spacing w:line="480" w:lineRule="auto"/>
        <w:jc w:val="both"/>
        <w:rPr>
          <w:rFonts w:ascii="Times New Roman" w:hAnsi="Times New Roman" w:cs="Times New Roman"/>
          <w:sz w:val="24"/>
          <w:szCs w:val="24"/>
        </w:rPr>
      </w:pPr>
      <w:del w:id="35" w:author="Chia, Shaphan Yong" w:date="2023-07-02T01:40:00Z">
        <w:r w:rsidRPr="00C70602" w:rsidDel="002D1F08">
          <w:rPr>
            <w:rFonts w:ascii="Times New Roman" w:hAnsi="Times New Roman" w:cs="Times New Roman"/>
            <w:noProof/>
          </w:rPr>
          <w:lastRenderedPageBreak/>
          <w:drawing>
            <wp:inline distT="0" distB="0" distL="0" distR="0" wp14:anchorId="00D842CD" wp14:editId="0FE8DD56">
              <wp:extent cx="5731510" cy="4610735"/>
              <wp:effectExtent l="0" t="0" r="2540" b="0"/>
              <wp:docPr id="72840266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2667" name="Picture 1" descr="A picture containing text, screenshot, diagram, number&#10;&#10;Description automatically generated"/>
                      <pic:cNvPicPr/>
                    </pic:nvPicPr>
                    <pic:blipFill>
                      <a:blip r:embed="rId15"/>
                      <a:stretch>
                        <a:fillRect/>
                      </a:stretch>
                    </pic:blipFill>
                    <pic:spPr>
                      <a:xfrm>
                        <a:off x="0" y="0"/>
                        <a:ext cx="5731510" cy="4610735"/>
                      </a:xfrm>
                      <a:prstGeom prst="rect">
                        <a:avLst/>
                      </a:prstGeom>
                    </pic:spPr>
                  </pic:pic>
                </a:graphicData>
              </a:graphic>
            </wp:inline>
          </w:drawing>
        </w:r>
      </w:del>
      <w:ins w:id="36" w:author="Chia, Shaphan Yong" w:date="2023-07-02T01:41:00Z">
        <w:r w:rsidR="002D1F08" w:rsidRPr="002D1F08">
          <w:rPr>
            <w:noProof/>
          </w:rPr>
          <w:t xml:space="preserve"> </w:t>
        </w:r>
        <w:r w:rsidR="002D1F08">
          <w:rPr>
            <w:noProof/>
          </w:rPr>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ins>
      <w:r w:rsidR="00FE21DB" w:rsidRPr="00C70602" w:rsidDel="00FE21DB">
        <w:rPr>
          <w:rFonts w:ascii="Times New Roman" w:hAnsi="Times New Roman" w:cs="Times New Roman"/>
          <w:noProof/>
        </w:rPr>
        <w:t xml:space="preserve"> </w:t>
      </w:r>
    </w:p>
    <w:p w14:paraId="4F89E111" w14:textId="73BBEC24"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w:t>
      </w:r>
      <w:r w:rsidR="00C650F2" w:rsidRPr="00C70602">
        <w:rPr>
          <w:rFonts w:ascii="Times New Roman" w:hAnsi="Times New Roman" w:cs="Times New Roman"/>
          <w:sz w:val="20"/>
          <w:szCs w:val="20"/>
          <w:lang w:val="en-US"/>
        </w:rPr>
        <w:t xml:space="preserv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w:t>
      </w:r>
      <w:r w:rsidR="00C650F2" w:rsidRPr="00C70602">
        <w:rPr>
          <w:rFonts w:ascii="Times New Roman" w:hAnsi="Times New Roman" w:cs="Times New Roman"/>
          <w:sz w:val="20"/>
          <w:szCs w:val="20"/>
          <w:lang w:val="en-US"/>
        </w:rPr>
        <w:t xml:space="preserve"> quartile</w:t>
      </w:r>
      <w:r w:rsidR="00C650F2" w:rsidRPr="00C70602">
        <w:rPr>
          <w:rFonts w:ascii="Times New Roman" w:hAnsi="Times New Roman" w:cs="Times New Roman"/>
          <w:sz w:val="20"/>
          <w:szCs w:val="20"/>
          <w:lang w:val="en-US"/>
        </w:rPr>
        <w:t xml:space="preserv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respectively.</w:t>
      </w:r>
      <w:r w:rsidR="00F040B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The line within the box indicates the median value.</w:t>
      </w:r>
      <w:r w:rsidR="004E0A06" w:rsidRPr="00C70602">
        <w:rPr>
          <w:rFonts w:ascii="Times New Roman" w:hAnsi="Times New Roman" w:cs="Times New Roman"/>
          <w:sz w:val="20"/>
          <w:szCs w:val="20"/>
          <w:lang w:val="en-US"/>
        </w:rPr>
        <w:t xml:space="preserve"> The whiskers extend to the minimum </w:t>
      </w:r>
      <w:r w:rsidR="00374CB6" w:rsidRPr="00C70602">
        <w:rPr>
          <w:rFonts w:ascii="Times New Roman" w:hAnsi="Times New Roman" w:cs="Times New Roman"/>
          <w:sz w:val="20"/>
          <w:szCs w:val="20"/>
          <w:lang w:val="en-US"/>
        </w:rPr>
        <w:t xml:space="preserve">(Q1-1.5*1QR) </w:t>
      </w:r>
      <w:r w:rsidR="004E0A06" w:rsidRPr="00C70602">
        <w:rPr>
          <w:rFonts w:ascii="Times New Roman" w:hAnsi="Times New Roman" w:cs="Times New Roman"/>
          <w:sz w:val="20"/>
          <w:szCs w:val="20"/>
          <w:lang w:val="en-US"/>
        </w:rPr>
        <w:t xml:space="preserve">and maximum </w:t>
      </w:r>
      <w:r w:rsidR="00374CB6" w:rsidRPr="00C70602">
        <w:rPr>
          <w:rFonts w:ascii="Times New Roman" w:hAnsi="Times New Roman" w:cs="Times New Roman"/>
          <w:sz w:val="20"/>
          <w:szCs w:val="20"/>
          <w:lang w:val="en-US"/>
        </w:rPr>
        <w:t>(Q</w:t>
      </w:r>
      <w:r w:rsidR="00374CB6" w:rsidRPr="00C70602">
        <w:rPr>
          <w:rFonts w:ascii="Times New Roman" w:hAnsi="Times New Roman" w:cs="Times New Roman"/>
          <w:sz w:val="20"/>
          <w:szCs w:val="20"/>
          <w:lang w:val="en-US"/>
        </w:rPr>
        <w:t>3+</w:t>
      </w:r>
      <w:r w:rsidR="00374CB6" w:rsidRPr="00C70602">
        <w:rPr>
          <w:rFonts w:ascii="Times New Roman" w:hAnsi="Times New Roman" w:cs="Times New Roman"/>
          <w:sz w:val="20"/>
          <w:szCs w:val="20"/>
          <w:lang w:val="en-US"/>
        </w:rPr>
        <w:t xml:space="preserve">1.5*1QR) </w:t>
      </w:r>
      <w:r w:rsidR="004E0A06" w:rsidRPr="00C70602">
        <w:rPr>
          <w:rFonts w:ascii="Times New Roman" w:hAnsi="Times New Roman" w:cs="Times New Roman"/>
          <w:sz w:val="20"/>
          <w:szCs w:val="20"/>
          <w:lang w:val="en-US"/>
        </w:rPr>
        <w:t>values</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within 1.5 times the IQR</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7"/>
                    <a:stretch>
                      <a:fillRect/>
                    </a:stretch>
                  </pic:blipFill>
                  <pic:spPr>
                    <a:xfrm>
                      <a:off x="0" y="0"/>
                      <a:ext cx="5731510" cy="4615180"/>
                    </a:xfrm>
                    <a:prstGeom prst="rect">
                      <a:avLst/>
                    </a:prstGeom>
                  </pic:spPr>
                </pic:pic>
              </a:graphicData>
            </a:graphic>
          </wp:inline>
        </w:drawing>
      </w:r>
    </w:p>
    <w:p w14:paraId="4182988A" w14:textId="7777777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8"/>
                    <a:stretch>
                      <a:fillRect/>
                    </a:stretch>
                  </pic:blipFill>
                  <pic:spPr>
                    <a:xfrm>
                      <a:off x="0" y="0"/>
                      <a:ext cx="5731510" cy="4080510"/>
                    </a:xfrm>
                    <a:prstGeom prst="rect">
                      <a:avLst/>
                    </a:prstGeom>
                  </pic:spPr>
                </pic:pic>
              </a:graphicData>
            </a:graphic>
          </wp:inline>
        </w:drawing>
      </w:r>
    </w:p>
    <w:p w14:paraId="2A6C64DE" w14:textId="6835120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9"/>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0"/>
                    <a:stretch>
                      <a:fillRect/>
                    </a:stretch>
                  </pic:blipFill>
                  <pic:spPr>
                    <a:xfrm>
                      <a:off x="0" y="0"/>
                      <a:ext cx="2819118" cy="2770632"/>
                    </a:xfrm>
                    <a:prstGeom prst="rect">
                      <a:avLst/>
                    </a:prstGeom>
                  </pic:spPr>
                </pic:pic>
              </a:graphicData>
            </a:graphic>
          </wp:inline>
        </w:drawing>
      </w:r>
    </w:p>
    <w:p w14:paraId="0028FE86" w14:textId="4468762D"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7" w:name="_Hlk138899820"/>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7"/>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1"/>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6BE0AB71"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8" w:name="_Hlk138900097"/>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bookmarkEnd w:id="38"/>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2"/>
                    <a:stretch>
                      <a:fillRect/>
                    </a:stretch>
                  </pic:blipFill>
                  <pic:spPr>
                    <a:xfrm>
                      <a:off x="0" y="0"/>
                      <a:ext cx="4619048" cy="3933333"/>
                    </a:xfrm>
                    <a:prstGeom prst="rect">
                      <a:avLst/>
                    </a:prstGeom>
                  </pic:spPr>
                </pic:pic>
              </a:graphicData>
            </a:graphic>
          </wp:inline>
        </w:drawing>
      </w:r>
    </w:p>
    <w:p w14:paraId="49FAFECD" w14:textId="631D8B6B"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3"/>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4"/>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5"/>
                    <a:stretch>
                      <a:fillRect/>
                    </a:stretch>
                  </pic:blipFill>
                  <pic:spPr>
                    <a:xfrm>
                      <a:off x="0" y="0"/>
                      <a:ext cx="2812296" cy="2770632"/>
                    </a:xfrm>
                    <a:prstGeom prst="rect">
                      <a:avLst/>
                    </a:prstGeom>
                  </pic:spPr>
                </pic:pic>
              </a:graphicData>
            </a:graphic>
          </wp:inline>
        </w:drawing>
      </w:r>
    </w:p>
    <w:p w14:paraId="249A4787" w14:textId="5A81BE8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whiskers represent</w:t>
      </w:r>
      <w:r w:rsidR="00553A83" w:rsidRPr="00C70602">
        <w:rPr>
          <w:sz w:val="20"/>
          <w:szCs w:val="20"/>
          <w:lang w:val="en-US"/>
        </w:rPr>
        <w:t>s</w:t>
      </w:r>
      <w:r w:rsidR="00553A83" w:rsidRPr="00C70602">
        <w:rPr>
          <w:sz w:val="20"/>
          <w:szCs w:val="20"/>
          <w:lang w:val="en-US"/>
        </w:rPr>
        <w:t xml:space="preserve"> </w:t>
      </w:r>
      <w:r w:rsidR="00553A83" w:rsidRPr="00C70602">
        <w:rPr>
          <w:sz w:val="20"/>
          <w:szCs w:val="20"/>
          <w:lang w:val="en-US"/>
        </w:rPr>
        <w:t xml:space="preserve">an </w:t>
      </w:r>
      <w:r w:rsidR="00553A83" w:rsidRPr="00C70602">
        <w:rPr>
          <w:sz w:val="20"/>
          <w:szCs w:val="20"/>
          <w:lang w:val="en-US"/>
        </w:rPr>
        <w:t>outlier</w:t>
      </w:r>
      <w:r w:rsidR="00553A83" w:rsidRPr="00C70602">
        <w:rPr>
          <w:sz w:val="20"/>
          <w:szCs w:val="20"/>
          <w:lang w:val="en-US"/>
        </w:rPr>
        <w:t>.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6"/>
                    <a:stretch>
                      <a:fillRect/>
                    </a:stretch>
                  </pic:blipFill>
                  <pic:spPr>
                    <a:xfrm>
                      <a:off x="0" y="0"/>
                      <a:ext cx="4619048" cy="3933333"/>
                    </a:xfrm>
                    <a:prstGeom prst="rect">
                      <a:avLst/>
                    </a:prstGeom>
                  </pic:spPr>
                </pic:pic>
              </a:graphicData>
            </a:graphic>
          </wp:inline>
        </w:drawing>
      </w:r>
    </w:p>
    <w:p w14:paraId="1A391730" w14:textId="75E92A44"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 represent</w:t>
      </w:r>
      <w:r w:rsidR="00553A83" w:rsidRPr="00C70602">
        <w:rPr>
          <w:sz w:val="20"/>
          <w:szCs w:val="20"/>
          <w:lang w:val="en-US"/>
        </w:rPr>
        <w:t xml:space="preserve">s an </w:t>
      </w:r>
      <w:r w:rsidR="00553A83" w:rsidRPr="00C70602">
        <w:rPr>
          <w:sz w:val="20"/>
          <w:szCs w:val="20"/>
          <w:lang w:val="en-US"/>
        </w:rPr>
        <w:t>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7"/>
                    <a:stretch>
                      <a:fillRect/>
                    </a:stretch>
                  </pic:blipFill>
                  <pic:spPr>
                    <a:xfrm>
                      <a:off x="0" y="0"/>
                      <a:ext cx="5731510" cy="5097145"/>
                    </a:xfrm>
                    <a:prstGeom prst="rect">
                      <a:avLst/>
                    </a:prstGeom>
                  </pic:spPr>
                </pic:pic>
              </a:graphicData>
            </a:graphic>
          </wp:inline>
        </w:drawing>
      </w:r>
    </w:p>
    <w:p w14:paraId="7B700C3A" w14:textId="31D8F9F8"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w:t>
      </w:r>
      <w:r w:rsidR="004921A3" w:rsidRPr="00C70602">
        <w:rPr>
          <w:rFonts w:ascii="Times New Roman" w:hAnsi="Times New Roman" w:cs="Times New Roman"/>
          <w:sz w:val="20"/>
          <w:szCs w:val="20"/>
          <w:lang w:val="en-US"/>
        </w:rPr>
        <w:t xml:space="preserve"> </w:t>
      </w:r>
      <w:r w:rsidR="004921A3" w:rsidRPr="00C70602">
        <w:rPr>
          <w:rFonts w:ascii="Times New Roman" w:hAnsi="Times New Roman" w:cs="Times New Roman"/>
          <w:sz w:val="20"/>
          <w:szCs w:val="20"/>
          <w:lang w:val="en-US"/>
        </w:rPr>
        <w:t>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921A3" w:rsidRPr="00C70602">
        <w:rPr>
          <w:rFonts w:ascii="Times New Roman" w:hAnsi="Times New Roman" w:cs="Times New Roman"/>
          <w:sz w:val="20"/>
          <w:szCs w:val="20"/>
          <w:lang w:val="en-US"/>
        </w:rPr>
        <w:t xml:space="preserve">. The </w:t>
      </w:r>
      <w:r w:rsidR="004921A3" w:rsidRPr="00C70602">
        <w:rPr>
          <w:rFonts w:ascii="Times New Roman" w:hAnsi="Times New Roman" w:cs="Times New Roman"/>
          <w:sz w:val="20"/>
          <w:szCs w:val="20"/>
          <w:lang w:val="en-US"/>
        </w:rPr>
        <w:t xml:space="preserve">hollow </w:t>
      </w:r>
      <w:r w:rsidR="004921A3" w:rsidRPr="00C70602">
        <w:rPr>
          <w:rFonts w:ascii="Times New Roman" w:hAnsi="Times New Roman" w:cs="Times New Roman"/>
          <w:sz w:val="20"/>
          <w:szCs w:val="20"/>
          <w:lang w:val="en-US"/>
        </w:rPr>
        <w:t>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w:t>
      </w:r>
      <w:r w:rsidR="005F1ED6"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8"/>
                    <a:stretch>
                      <a:fillRect/>
                    </a:stretch>
                  </pic:blipFill>
                  <pic:spPr>
                    <a:xfrm>
                      <a:off x="0" y="0"/>
                      <a:ext cx="5731510" cy="4711700"/>
                    </a:xfrm>
                    <a:prstGeom prst="rect">
                      <a:avLst/>
                    </a:prstGeom>
                  </pic:spPr>
                </pic:pic>
              </a:graphicData>
            </a:graphic>
          </wp:inline>
        </w:drawing>
      </w:r>
    </w:p>
    <w:p w14:paraId="205BB2C6" w14:textId="2C5F62A8"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w:t>
      </w:r>
      <w:r w:rsidR="00916FAE" w:rsidRPr="00C70602">
        <w:rPr>
          <w:rFonts w:ascii="Times New Roman" w:hAnsi="Times New Roman" w:cs="Times New Roman"/>
          <w:sz w:val="20"/>
          <w:szCs w:val="20"/>
          <w:lang w:val="en-US"/>
        </w:rPr>
        <w:t xml:space="preserve">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Frass samples were composted for 38 days in plastic boxes and air-dried. The resulting compost was pulverized and added to the </w:t>
      </w:r>
      <w:r w:rsidR="005F586A" w:rsidRPr="00C70602">
        <w:rPr>
          <w:rFonts w:ascii="Times New Roman" w:hAnsi="Times New Roman" w:cs="Times New Roman"/>
          <w:sz w:val="20"/>
          <w:szCs w:val="20"/>
          <w:lang w:val="en-US"/>
        </w:rPr>
        <w:t>soil.</w:t>
      </w:r>
      <w:r w:rsidR="00BE4F2F" w:rsidRPr="00C70602">
        <w:rPr>
          <w:rFonts w:ascii="Times New Roman" w:hAnsi="Times New Roman" w:cs="Times New Roman"/>
          <w:sz w:val="20"/>
          <w:szCs w:val="20"/>
          <w:lang w:val="en-US"/>
        </w:rPr>
        <w:t xml:space="preserve"> </w:t>
      </w:r>
      <w:bookmarkStart w:id="39" w:name="_Hlk138903471"/>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F586A" w:rsidRPr="00C70602">
        <w:rPr>
          <w:rFonts w:ascii="Times New Roman" w:hAnsi="Times New Roman" w:cs="Times New Roman"/>
          <w:sz w:val="20"/>
          <w:szCs w:val="20"/>
          <w:lang w:val="en-US"/>
        </w:rPr>
        <w:t>. The hollow dots beyond whiskers represent outliers</w:t>
      </w:r>
      <w:bookmarkEnd w:id="39"/>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9"/>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30"/>
                    <a:stretch>
                      <a:fillRect/>
                    </a:stretch>
                  </pic:blipFill>
                  <pic:spPr>
                    <a:xfrm>
                      <a:off x="0" y="0"/>
                      <a:ext cx="2812296" cy="2770632"/>
                    </a:xfrm>
                    <a:prstGeom prst="rect">
                      <a:avLst/>
                    </a:prstGeom>
                  </pic:spPr>
                </pic:pic>
              </a:graphicData>
            </a:graphic>
          </wp:inline>
        </w:drawing>
      </w:r>
    </w:p>
    <w:p w14:paraId="4FF9C4D1" w14:textId="7DE8C82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C70602" w:rsidRDefault="00500D19" w:rsidP="00C70602">
      <w:pPr>
        <w:spacing w:line="480" w:lineRule="auto"/>
        <w:jc w:val="both"/>
        <w:rPr>
          <w:rFonts w:ascii="Times New Roman" w:hAnsi="Times New Roman" w:cs="Times New Roman"/>
          <w:b/>
          <w:bCs/>
          <w:sz w:val="28"/>
          <w:szCs w:val="28"/>
        </w:rPr>
      </w:pPr>
      <w:commentRangeStart w:id="40"/>
      <w:commentRangeStart w:id="41"/>
      <w:r w:rsidRPr="00C70602">
        <w:rPr>
          <w:rFonts w:ascii="Times New Roman" w:hAnsi="Times New Roman" w:cs="Times New Roman"/>
          <w:b/>
          <w:bCs/>
          <w:sz w:val="28"/>
          <w:szCs w:val="28"/>
        </w:rPr>
        <w:lastRenderedPageBreak/>
        <w:t>Reference</w:t>
      </w:r>
      <w:r w:rsidR="00FE62D9" w:rsidRPr="00C70602">
        <w:rPr>
          <w:rFonts w:ascii="Times New Roman" w:hAnsi="Times New Roman" w:cs="Times New Roman"/>
          <w:b/>
          <w:bCs/>
          <w:sz w:val="28"/>
          <w:szCs w:val="28"/>
        </w:rPr>
        <w:t>s</w:t>
      </w:r>
      <w:commentRangeEnd w:id="40"/>
      <w:r w:rsidR="006241DE" w:rsidRPr="00C70602">
        <w:rPr>
          <w:rStyle w:val="CommentReference"/>
          <w:rFonts w:ascii="Times New Roman" w:hAnsi="Times New Roman" w:cs="Times New Roman"/>
        </w:rPr>
        <w:commentReference w:id="40"/>
      </w:r>
      <w:commentRangeEnd w:id="41"/>
      <w:r w:rsidR="00003473" w:rsidRPr="00C70602">
        <w:rPr>
          <w:rStyle w:val="CommentReference"/>
          <w:rFonts w:ascii="Times New Roman" w:hAnsi="Times New Roman" w:cs="Times New Roman"/>
        </w:rPr>
        <w:commentReference w:id="41"/>
      </w:r>
    </w:p>
    <w:bookmarkStart w:id="42" w:name="_Hlk134550334"/>
    <w:p w14:paraId="03B00A27" w14:textId="77777777" w:rsidR="00017BC6" w:rsidRPr="00C70602" w:rsidRDefault="00383C29"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sz w:val="20"/>
          <w:szCs w:val="20"/>
        </w:rPr>
        <w:fldChar w:fldCharType="begin"/>
      </w:r>
      <w:r w:rsidRPr="00C70602">
        <w:rPr>
          <w:rFonts w:ascii="Times New Roman" w:hAnsi="Times New Roman" w:cs="Times New Roman"/>
          <w:sz w:val="20"/>
          <w:szCs w:val="20"/>
        </w:rPr>
        <w:instrText xml:space="preserve"> ADDIN EN.REFLIST </w:instrText>
      </w:r>
      <w:r w:rsidRPr="00C70602">
        <w:rPr>
          <w:rFonts w:ascii="Times New Roman" w:hAnsi="Times New Roman" w:cs="Times New Roman"/>
          <w:sz w:val="20"/>
          <w:szCs w:val="20"/>
        </w:rPr>
        <w:fldChar w:fldCharType="separate"/>
      </w:r>
      <w:r w:rsidR="00017BC6" w:rsidRPr="00C70602">
        <w:rPr>
          <w:rFonts w:ascii="Times New Roman" w:hAnsi="Times New Roman" w:cs="Times New Roman"/>
        </w:rPr>
        <w:t xml:space="preserve">Adedia, D., Asem, L., Appiah, S. K., Nanga, S., Boateng, Y., Duedu, K. O., &amp; Anani, L. (2020). Assessment of hypertension-induced deaths in Ghana: a nation-wide study from 2012 to 2016. </w:t>
      </w:r>
      <w:r w:rsidR="00017BC6" w:rsidRPr="00C70602">
        <w:rPr>
          <w:rFonts w:ascii="Times New Roman" w:hAnsi="Times New Roman" w:cs="Times New Roman"/>
          <w:i/>
        </w:rPr>
        <w:t>Journal of Data Analysis and Information Processing</w:t>
      </w:r>
      <w:r w:rsidR="00017BC6" w:rsidRPr="00C70602">
        <w:rPr>
          <w:rFonts w:ascii="Times New Roman" w:hAnsi="Times New Roman" w:cs="Times New Roman"/>
        </w:rPr>
        <w:t>,</w:t>
      </w:r>
      <w:r w:rsidR="00017BC6" w:rsidRPr="00C70602">
        <w:rPr>
          <w:rFonts w:ascii="Times New Roman" w:hAnsi="Times New Roman" w:cs="Times New Roman"/>
          <w:i/>
        </w:rPr>
        <w:t xml:space="preserve"> 8</w:t>
      </w:r>
      <w:r w:rsidR="00017BC6" w:rsidRPr="00C70602">
        <w:rPr>
          <w:rFonts w:ascii="Times New Roman" w:hAnsi="Times New Roman" w:cs="Times New Roman"/>
        </w:rPr>
        <w:t xml:space="preserve">(03), 158. </w:t>
      </w:r>
    </w:p>
    <w:p w14:paraId="5DEB387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Ahmad, A. A., Radovich, T. J., Nguyen, H. V., Uyeda, J., Arakaki, A., Cadby, J., Paull, R., Sugano, J., &amp; Teves, G. (2016). Use of organic fertilizers to enhance soil fertility, plant growth, and yield in a tropical environment. </w:t>
      </w:r>
      <w:r w:rsidRPr="00C70602">
        <w:rPr>
          <w:rFonts w:ascii="Times New Roman" w:hAnsi="Times New Roman" w:cs="Times New Roman"/>
          <w:i/>
        </w:rPr>
        <w:t>Organic Fertilizers-From Basic Concepts to Applied Outcomes</w:t>
      </w:r>
      <w:r w:rsidRPr="00C70602">
        <w:rPr>
          <w:rFonts w:ascii="Times New Roman" w:hAnsi="Times New Roman" w:cs="Times New Roman"/>
        </w:rPr>
        <w:t xml:space="preserve">, 85-108. </w:t>
      </w:r>
    </w:p>
    <w:p w14:paraId="6ECCB26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Ahuja, I., Rohloff, J., &amp; Bones, A. M. (2010). Defence mechanisms of Brassicaceae: implications for plant-insect interactions and potential for integrated pest management.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30</w:t>
      </w:r>
      <w:r w:rsidRPr="00C70602">
        <w:rPr>
          <w:rFonts w:ascii="Times New Roman" w:hAnsi="Times New Roman" w:cs="Times New Roman"/>
        </w:rPr>
        <w:t xml:space="preserve">(2), 311-348. https://doi.org/10.1051/agro/2009025 </w:t>
      </w:r>
    </w:p>
    <w:p w14:paraId="0CAF485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Alattar, M. A., Alattar, F. N., &amp; Popa, R. (2016). Effects of microaerobic fermentation and black soldier fly larvae food scrap processing residues on the growth of corn plants (Zea mays). </w:t>
      </w:r>
      <w:r w:rsidRPr="00C70602">
        <w:rPr>
          <w:rFonts w:ascii="Times New Roman" w:hAnsi="Times New Roman" w:cs="Times New Roman"/>
          <w:i/>
        </w:rPr>
        <w:t>Plant Science Today</w:t>
      </w:r>
      <w:r w:rsidRPr="00C70602">
        <w:rPr>
          <w:rFonts w:ascii="Times New Roman" w:hAnsi="Times New Roman" w:cs="Times New Roman"/>
        </w:rPr>
        <w:t>,</w:t>
      </w:r>
      <w:r w:rsidRPr="00C70602">
        <w:rPr>
          <w:rFonts w:ascii="Times New Roman" w:hAnsi="Times New Roman" w:cs="Times New Roman"/>
          <w:i/>
        </w:rPr>
        <w:t xml:space="preserve"> 3</w:t>
      </w:r>
      <w:r w:rsidRPr="00C70602">
        <w:rPr>
          <w:rFonts w:ascii="Times New Roman" w:hAnsi="Times New Roman" w:cs="Times New Roman"/>
        </w:rPr>
        <w:t xml:space="preserve">(1), 57-62. </w:t>
      </w:r>
    </w:p>
    <w:p w14:paraId="6246975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Angelova, V., Akova, V., Artinova, N., &amp; Ivanov, K. (2013). The effect of organic amendments on soil chemical characteristics. </w:t>
      </w:r>
      <w:r w:rsidRPr="00C70602">
        <w:rPr>
          <w:rFonts w:ascii="Times New Roman" w:hAnsi="Times New Roman" w:cs="Times New Roman"/>
          <w:i/>
        </w:rPr>
        <w:t>Bulgarian Journal of Agricultural Science</w:t>
      </w:r>
      <w:r w:rsidRPr="00C70602">
        <w:rPr>
          <w:rFonts w:ascii="Times New Roman" w:hAnsi="Times New Roman" w:cs="Times New Roman"/>
        </w:rPr>
        <w:t>,</w:t>
      </w:r>
      <w:r w:rsidRPr="00C70602">
        <w:rPr>
          <w:rFonts w:ascii="Times New Roman" w:hAnsi="Times New Roman" w:cs="Times New Roman"/>
          <w:i/>
        </w:rPr>
        <w:t xml:space="preserve"> 19</w:t>
      </w:r>
      <w:r w:rsidRPr="00C70602">
        <w:rPr>
          <w:rFonts w:ascii="Times New Roman" w:hAnsi="Times New Roman" w:cs="Times New Roman"/>
        </w:rPr>
        <w:t xml:space="preserve">(5), 958-971. </w:t>
      </w:r>
    </w:p>
    <w:p w14:paraId="5CFF6CD5"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Barragán-Fonseca, K. Y., Nurfikari, A., van de Zande, E. M., Wantulla, M., van Loon, J. J. A., de Boer, W., &amp; Dicke, M. (2022). Insect frass and exuviae to promote plant growth and health.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27</w:t>
      </w:r>
      <w:r w:rsidRPr="00C70602">
        <w:rPr>
          <w:rFonts w:ascii="Times New Roman" w:hAnsi="Times New Roman" w:cs="Times New Roman"/>
        </w:rPr>
        <w:t xml:space="preserve">(7), 646-654. https://doi.org/10.1016/j.tplants.2022.01.007 </w:t>
      </w:r>
    </w:p>
    <w:p w14:paraId="5F374CF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Barthod, J., Rumpel, C., &amp; Dignac, M.-F. (2018). Composting with additives to improve organic amendments.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38</w:t>
      </w:r>
      <w:r w:rsidRPr="00C70602">
        <w:rPr>
          <w:rFonts w:ascii="Times New Roman" w:hAnsi="Times New Roman" w:cs="Times New Roman"/>
        </w:rPr>
        <w:t xml:space="preserve">(2), 17. https://doi.org/10.1007/s13593-018-0491-9 </w:t>
      </w:r>
    </w:p>
    <w:p w14:paraId="38C086F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C70602">
        <w:rPr>
          <w:rFonts w:ascii="Times New Roman" w:hAnsi="Times New Roman" w:cs="Times New Roman"/>
          <w:i/>
        </w:rPr>
        <w:t>Saudi journal of biological sciences</w:t>
      </w:r>
      <w:r w:rsidRPr="00C70602">
        <w:rPr>
          <w:rFonts w:ascii="Times New Roman" w:hAnsi="Times New Roman" w:cs="Times New Roman"/>
        </w:rPr>
        <w:t>,</w:t>
      </w:r>
      <w:r w:rsidRPr="00C70602">
        <w:rPr>
          <w:rFonts w:ascii="Times New Roman" w:hAnsi="Times New Roman" w:cs="Times New Roman"/>
          <w:i/>
        </w:rPr>
        <w:t xml:space="preserve"> 28</w:t>
      </w:r>
      <w:r w:rsidRPr="00C70602">
        <w:rPr>
          <w:rFonts w:ascii="Times New Roman" w:hAnsi="Times New Roman" w:cs="Times New Roman"/>
        </w:rPr>
        <w:t xml:space="preserve">(4), 2534-2539. https://doi.org/https://doi.org/10.1016/j.sjbs.2021.01.057 </w:t>
      </w:r>
    </w:p>
    <w:p w14:paraId="3EC1F02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Basri, N. E. A., Azman, N. A., Ahmad, I. K., Suja, F., Jalil, N. A. A., &amp; Amrul, N. F. (2022). Potential Applications of Frass Derived from Black Soldier Fly Larvae Treatment of Food Waste: A Review. </w:t>
      </w:r>
      <w:r w:rsidRPr="00C70602">
        <w:rPr>
          <w:rFonts w:ascii="Times New Roman" w:hAnsi="Times New Roman" w:cs="Times New Roman"/>
          <w:i/>
        </w:rPr>
        <w:t>Foods</w:t>
      </w:r>
      <w:r w:rsidRPr="00C70602">
        <w:rPr>
          <w:rFonts w:ascii="Times New Roman" w:hAnsi="Times New Roman" w:cs="Times New Roman"/>
        </w:rPr>
        <w:t>,</w:t>
      </w:r>
      <w:r w:rsidRPr="00C70602">
        <w:rPr>
          <w:rFonts w:ascii="Times New Roman" w:hAnsi="Times New Roman" w:cs="Times New Roman"/>
          <w:i/>
        </w:rPr>
        <w:t xml:space="preserve"> 11</w:t>
      </w:r>
      <w:r w:rsidRPr="00C70602">
        <w:rPr>
          <w:rFonts w:ascii="Times New Roman" w:hAnsi="Times New Roman" w:cs="Times New Roman"/>
        </w:rPr>
        <w:t xml:space="preserve">(17), 2664. https://www.mdpi.com/2304-8158/11/17/2664 </w:t>
      </w:r>
    </w:p>
    <w:p w14:paraId="418C86F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Basu, A., Prasad, P., Das, S. N., Kalam, S., Sayyed, R., Reddy, M., &amp; El Enshasy, H. (2021). Plant growth promoting rhizobacteria (PGPR) as green bioinoculants: recent developments, constraints, and prospects. </w:t>
      </w:r>
      <w:r w:rsidRPr="00C70602">
        <w:rPr>
          <w:rFonts w:ascii="Times New Roman" w:hAnsi="Times New Roman" w:cs="Times New Roman"/>
          <w:i/>
        </w:rPr>
        <w:t>Sustainability</w:t>
      </w:r>
      <w:r w:rsidRPr="00C70602">
        <w:rPr>
          <w:rFonts w:ascii="Times New Roman" w:hAnsi="Times New Roman" w:cs="Times New Roman"/>
        </w:rPr>
        <w:t>,</w:t>
      </w:r>
      <w:r w:rsidRPr="00C70602">
        <w:rPr>
          <w:rFonts w:ascii="Times New Roman" w:hAnsi="Times New Roman" w:cs="Times New Roman"/>
          <w:i/>
        </w:rPr>
        <w:t xml:space="preserve"> 13</w:t>
      </w:r>
      <w:r w:rsidRPr="00C70602">
        <w:rPr>
          <w:rFonts w:ascii="Times New Roman" w:hAnsi="Times New Roman" w:cs="Times New Roman"/>
        </w:rPr>
        <w:t xml:space="preserve">(3), 1140. </w:t>
      </w:r>
    </w:p>
    <w:p w14:paraId="5B6DC59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Berendsen, R. L., Pieterse, C. M., &amp; Bakker, P. A. (2012). The rhizosphere microbiome and plant health.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17</w:t>
      </w:r>
      <w:r w:rsidRPr="00C70602">
        <w:rPr>
          <w:rFonts w:ascii="Times New Roman" w:hAnsi="Times New Roman" w:cs="Times New Roman"/>
        </w:rPr>
        <w:t xml:space="preserve">(8), 478-486. https://doi.org/10.1016/j.tplants.2012.04.001 </w:t>
      </w:r>
    </w:p>
    <w:p w14:paraId="183D08B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Chia, S. Y., Tanga, C. M., Osuga, I. M., Cheseto, X., Ekesi, S., Dicke, M., &amp; van Loon, J. J. (2020). Nutritional composition of black soldier fly larvae feeding on agro‐industrial by‐products. </w:t>
      </w:r>
      <w:r w:rsidRPr="00C70602">
        <w:rPr>
          <w:rFonts w:ascii="Times New Roman" w:hAnsi="Times New Roman" w:cs="Times New Roman"/>
          <w:i/>
        </w:rPr>
        <w:t>Entomologia Experimentalis et Applicata</w:t>
      </w:r>
      <w:r w:rsidRPr="00C70602">
        <w:rPr>
          <w:rFonts w:ascii="Times New Roman" w:hAnsi="Times New Roman" w:cs="Times New Roman"/>
        </w:rPr>
        <w:t>,</w:t>
      </w:r>
      <w:r w:rsidRPr="00C70602">
        <w:rPr>
          <w:rFonts w:ascii="Times New Roman" w:hAnsi="Times New Roman" w:cs="Times New Roman"/>
          <w:i/>
        </w:rPr>
        <w:t xml:space="preserve"> 168</w:t>
      </w:r>
      <w:r w:rsidRPr="00C70602">
        <w:rPr>
          <w:rFonts w:ascii="Times New Roman" w:hAnsi="Times New Roman" w:cs="Times New Roman"/>
        </w:rPr>
        <w:t xml:space="preserve">(6-7), 472-481. </w:t>
      </w:r>
    </w:p>
    <w:p w14:paraId="0BD63F8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Chia, S. Y., Tanga, C. M., van Loon, J. J., &amp; Dicke, M. (2019). Insects for sustainable animal feed: inclusive business models involving smallholder farmers. </w:t>
      </w:r>
      <w:r w:rsidRPr="00C70602">
        <w:rPr>
          <w:rFonts w:ascii="Times New Roman" w:hAnsi="Times New Roman" w:cs="Times New Roman"/>
          <w:i/>
        </w:rPr>
        <w:t>Current Opinion in Environmental Sustainability</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 23-30. </w:t>
      </w:r>
    </w:p>
    <w:p w14:paraId="13ECB39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Choi, S., &amp; Hassanzadeh, N. (2019). BSFL Frass: A novel biofertilizer for improving plant health while minimizing environmental impact. </w:t>
      </w:r>
      <w:r w:rsidRPr="00C70602">
        <w:rPr>
          <w:rFonts w:ascii="Times New Roman" w:hAnsi="Times New Roman" w:cs="Times New Roman"/>
          <w:i/>
        </w:rPr>
        <w:t>Candian Sci. Fair J</w:t>
      </w:r>
      <w:r w:rsidRPr="00C70602">
        <w:rPr>
          <w:rFonts w:ascii="Times New Roman" w:hAnsi="Times New Roman" w:cs="Times New Roman"/>
        </w:rPr>
        <w:t>,</w:t>
      </w:r>
      <w:r w:rsidRPr="00C70602">
        <w:rPr>
          <w:rFonts w:ascii="Times New Roman" w:hAnsi="Times New Roman" w:cs="Times New Roman"/>
          <w:i/>
        </w:rPr>
        <w:t xml:space="preserve"> 2</w:t>
      </w:r>
      <w:r w:rsidRPr="00C70602">
        <w:rPr>
          <w:rFonts w:ascii="Times New Roman" w:hAnsi="Times New Roman" w:cs="Times New Roman"/>
        </w:rPr>
        <w:t xml:space="preserve">, 41-46. </w:t>
      </w:r>
    </w:p>
    <w:p w14:paraId="6B6BA45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Dzepe, D., Mbenda, T. K., Ngassa, G., Mube, H., Chia, S. Y., Aoudou, Y., &amp; Djouaka, R. (2022). Application of Black Soldier Fly Frass, Hermetia illucens (Diptera: Stratiomyidae) as Sustainable Organic Fertilizer for Lettuce, Lactuca sativa Production. </w:t>
      </w:r>
      <w:r w:rsidRPr="00C70602">
        <w:rPr>
          <w:rFonts w:ascii="Times New Roman" w:hAnsi="Times New Roman" w:cs="Times New Roman"/>
          <w:i/>
        </w:rPr>
        <w:t>Open Journal of Applied Sciences</w:t>
      </w:r>
      <w:r w:rsidRPr="00C70602">
        <w:rPr>
          <w:rFonts w:ascii="Times New Roman" w:hAnsi="Times New Roman" w:cs="Times New Roman"/>
        </w:rPr>
        <w:t>,</w:t>
      </w:r>
      <w:r w:rsidRPr="00C70602">
        <w:rPr>
          <w:rFonts w:ascii="Times New Roman" w:hAnsi="Times New Roman" w:cs="Times New Roman"/>
          <w:i/>
        </w:rPr>
        <w:t xml:space="preserve"> 12</w:t>
      </w:r>
      <w:r w:rsidRPr="00C70602">
        <w:rPr>
          <w:rFonts w:ascii="Times New Roman" w:hAnsi="Times New Roman" w:cs="Times New Roman"/>
        </w:rPr>
        <w:t xml:space="preserve">(10), 1632-1648. </w:t>
      </w:r>
    </w:p>
    <w:p w14:paraId="64E6649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Fox, J., Weisberg, S., Adler, D., Bates, D., Baud-Bovy, G., Ellison, S., Firth, D., Friendly, M., Gorjanc, G., &amp; Graves, S. (2012). Package ‘car’. </w:t>
      </w:r>
      <w:r w:rsidRPr="00C70602">
        <w:rPr>
          <w:rFonts w:ascii="Times New Roman" w:hAnsi="Times New Roman" w:cs="Times New Roman"/>
          <w:i/>
        </w:rPr>
        <w:t>Vienna: R Foundation for Statistical Computing</w:t>
      </w:r>
      <w:r w:rsidRPr="00C70602">
        <w:rPr>
          <w:rFonts w:ascii="Times New Roman" w:hAnsi="Times New Roman" w:cs="Times New Roman"/>
        </w:rPr>
        <w:t>,</w:t>
      </w:r>
      <w:r w:rsidRPr="00C70602">
        <w:rPr>
          <w:rFonts w:ascii="Times New Roman" w:hAnsi="Times New Roman" w:cs="Times New Roman"/>
          <w:i/>
        </w:rPr>
        <w:t xml:space="preserve"> 16</w:t>
      </w:r>
      <w:r w:rsidRPr="00C70602">
        <w:rPr>
          <w:rFonts w:ascii="Times New Roman" w:hAnsi="Times New Roman" w:cs="Times New Roman"/>
        </w:rPr>
        <w:t xml:space="preserve">. </w:t>
      </w:r>
    </w:p>
    <w:p w14:paraId="24134693"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Gadhave, K. R., Finch, P., Gibson, T. M., &amp; Gange, A. C. (2016). Plant growth-promoting Bacillus suppress Brevicoryne brassicae field infestation and trigger density-dependent and density-independent natural enemy responses. </w:t>
      </w:r>
      <w:r w:rsidRPr="00C70602">
        <w:rPr>
          <w:rFonts w:ascii="Times New Roman" w:hAnsi="Times New Roman" w:cs="Times New Roman"/>
          <w:i/>
        </w:rPr>
        <w:t>Journal of Pest Science</w:t>
      </w:r>
      <w:r w:rsidRPr="00C70602">
        <w:rPr>
          <w:rFonts w:ascii="Times New Roman" w:hAnsi="Times New Roman" w:cs="Times New Roman"/>
        </w:rPr>
        <w:t>,</w:t>
      </w:r>
      <w:r w:rsidRPr="00C70602">
        <w:rPr>
          <w:rFonts w:ascii="Times New Roman" w:hAnsi="Times New Roman" w:cs="Times New Roman"/>
          <w:i/>
        </w:rPr>
        <w:t xml:space="preserve"> 89</w:t>
      </w:r>
      <w:r w:rsidRPr="00C70602">
        <w:rPr>
          <w:rFonts w:ascii="Times New Roman" w:hAnsi="Times New Roman" w:cs="Times New Roman"/>
        </w:rPr>
        <w:t xml:space="preserve">, 985-992. </w:t>
      </w:r>
    </w:p>
    <w:p w14:paraId="4A27826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Gärttling, D., Kirchner, S. M., &amp; Schulz, H. (2020). Assessment of the N-and P-fertilization effect of black soldier fly (Diptera: Stratiomyidae) by-products on maize. </w:t>
      </w:r>
      <w:r w:rsidRPr="00C70602">
        <w:rPr>
          <w:rFonts w:ascii="Times New Roman" w:hAnsi="Times New Roman" w:cs="Times New Roman"/>
          <w:i/>
        </w:rPr>
        <w:t>Journal of Insect Science</w:t>
      </w:r>
      <w:r w:rsidRPr="00C70602">
        <w:rPr>
          <w:rFonts w:ascii="Times New Roman" w:hAnsi="Times New Roman" w:cs="Times New Roman"/>
        </w:rPr>
        <w:t>,</w:t>
      </w:r>
      <w:r w:rsidRPr="00C70602">
        <w:rPr>
          <w:rFonts w:ascii="Times New Roman" w:hAnsi="Times New Roman" w:cs="Times New Roman"/>
          <w:i/>
        </w:rPr>
        <w:t xml:space="preserve"> 20</w:t>
      </w:r>
      <w:r w:rsidRPr="00C70602">
        <w:rPr>
          <w:rFonts w:ascii="Times New Roman" w:hAnsi="Times New Roman" w:cs="Times New Roman"/>
        </w:rPr>
        <w:t xml:space="preserve">(5), 8. </w:t>
      </w:r>
    </w:p>
    <w:p w14:paraId="17BFA50B"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Gärttling, D., &amp; Schulz, H. (2022). Compilation of black soldier fly frass analyses. </w:t>
      </w:r>
      <w:r w:rsidRPr="00C70602">
        <w:rPr>
          <w:rFonts w:ascii="Times New Roman" w:hAnsi="Times New Roman" w:cs="Times New Roman"/>
          <w:i/>
        </w:rPr>
        <w:t>Journal of Soil Science and Plant Nutrition</w:t>
      </w:r>
      <w:r w:rsidRPr="00C70602">
        <w:rPr>
          <w:rFonts w:ascii="Times New Roman" w:hAnsi="Times New Roman" w:cs="Times New Roman"/>
        </w:rPr>
        <w:t>,</w:t>
      </w:r>
      <w:r w:rsidRPr="00C70602">
        <w:rPr>
          <w:rFonts w:ascii="Times New Roman" w:hAnsi="Times New Roman" w:cs="Times New Roman"/>
          <w:i/>
        </w:rPr>
        <w:t xml:space="preserve"> 22</w:t>
      </w:r>
      <w:r w:rsidRPr="00C70602">
        <w:rPr>
          <w:rFonts w:ascii="Times New Roman" w:hAnsi="Times New Roman" w:cs="Times New Roman"/>
        </w:rPr>
        <w:t xml:space="preserve">(1), 937-943. </w:t>
      </w:r>
    </w:p>
    <w:p w14:paraId="317353C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Gebremikael, M. T., van Wickeren, N., Salehi Hosseini, P., &amp; De Neve, S. (2022). The impacts of black soldier Fly Frass on nitrogen availability, microbial activities, C sequestration, and plant growth. </w:t>
      </w:r>
      <w:r w:rsidRPr="00C70602">
        <w:rPr>
          <w:rFonts w:ascii="Times New Roman" w:hAnsi="Times New Roman" w:cs="Times New Roman"/>
          <w:i/>
        </w:rPr>
        <w:t>Frontiers in Sustainable Food Systems</w:t>
      </w:r>
      <w:r w:rsidRPr="00C70602">
        <w:rPr>
          <w:rFonts w:ascii="Times New Roman" w:hAnsi="Times New Roman" w:cs="Times New Roman"/>
        </w:rPr>
        <w:t>,</w:t>
      </w:r>
      <w:r w:rsidRPr="00C70602">
        <w:rPr>
          <w:rFonts w:ascii="Times New Roman" w:hAnsi="Times New Roman" w:cs="Times New Roman"/>
          <w:i/>
        </w:rPr>
        <w:t xml:space="preserve"> 6</w:t>
      </w:r>
      <w:r w:rsidRPr="00C70602">
        <w:rPr>
          <w:rFonts w:ascii="Times New Roman" w:hAnsi="Times New Roman" w:cs="Times New Roman"/>
        </w:rPr>
        <w:t xml:space="preserve">. </w:t>
      </w:r>
    </w:p>
    <w:p w14:paraId="2AC1BC2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Goldan, E., Nedeff, V., Barsan, N., Culea, M., Panainte-Lehadus, M., Mosnegutu, E., Tomozei, C., Chitimus, D., &amp; Irimia, O. (2023). Assessment of Manure Compost Used as Soil Amendment&amp;mdash;A Review. </w:t>
      </w:r>
      <w:r w:rsidRPr="00C70602">
        <w:rPr>
          <w:rFonts w:ascii="Times New Roman" w:hAnsi="Times New Roman" w:cs="Times New Roman"/>
          <w:i/>
        </w:rPr>
        <w:t>Processes</w:t>
      </w:r>
      <w:r w:rsidRPr="00C70602">
        <w:rPr>
          <w:rFonts w:ascii="Times New Roman" w:hAnsi="Times New Roman" w:cs="Times New Roman"/>
        </w:rPr>
        <w:t>,</w:t>
      </w:r>
      <w:r w:rsidRPr="00C70602">
        <w:rPr>
          <w:rFonts w:ascii="Times New Roman" w:hAnsi="Times New Roman" w:cs="Times New Roman"/>
          <w:i/>
        </w:rPr>
        <w:t xml:space="preserve"> 11</w:t>
      </w:r>
      <w:r w:rsidRPr="00C70602">
        <w:rPr>
          <w:rFonts w:ascii="Times New Roman" w:hAnsi="Times New Roman" w:cs="Times New Roman"/>
        </w:rPr>
        <w:t xml:space="preserve">(4), 1167. https://www.mdpi.com/2227-9717/11/4/1167 </w:t>
      </w:r>
    </w:p>
    <w:p w14:paraId="08255ED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Houben, D., Daoulas, G., &amp; Dulaurent, A.-M. (2021). Assessment of the short-term fertilizer potential of mealworm frass using a pot experiment. </w:t>
      </w:r>
      <w:r w:rsidRPr="00C70602">
        <w:rPr>
          <w:rFonts w:ascii="Times New Roman" w:hAnsi="Times New Roman" w:cs="Times New Roman"/>
          <w:i/>
        </w:rPr>
        <w:t>Frontiers in Sustainable Food Systems</w:t>
      </w:r>
      <w:r w:rsidRPr="00C70602">
        <w:rPr>
          <w:rFonts w:ascii="Times New Roman" w:hAnsi="Times New Roman" w:cs="Times New Roman"/>
        </w:rPr>
        <w:t>,</w:t>
      </w:r>
      <w:r w:rsidRPr="00C70602">
        <w:rPr>
          <w:rFonts w:ascii="Times New Roman" w:hAnsi="Times New Roman" w:cs="Times New Roman"/>
          <w:i/>
        </w:rPr>
        <w:t xml:space="preserve"> 5</w:t>
      </w:r>
      <w:r w:rsidRPr="00C70602">
        <w:rPr>
          <w:rFonts w:ascii="Times New Roman" w:hAnsi="Times New Roman" w:cs="Times New Roman"/>
        </w:rPr>
        <w:t xml:space="preserve">, 714596. </w:t>
      </w:r>
    </w:p>
    <w:p w14:paraId="18BFA8D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Houben, D., Daoulas, G., Faucon, M.-P., &amp; Dulaurent, A.-M. (2020). Potential use of mealworm frass as a fertilizer: Impact on crop growth and soil properties. </w:t>
      </w:r>
      <w:r w:rsidRPr="00C70602">
        <w:rPr>
          <w:rFonts w:ascii="Times New Roman" w:hAnsi="Times New Roman" w:cs="Times New Roman"/>
          <w:i/>
        </w:rPr>
        <w:t>Scientific Reports</w:t>
      </w:r>
      <w:r w:rsidRPr="00C70602">
        <w:rPr>
          <w:rFonts w:ascii="Times New Roman" w:hAnsi="Times New Roman" w:cs="Times New Roman"/>
        </w:rPr>
        <w:t>,</w:t>
      </w:r>
      <w:r w:rsidRPr="00C70602">
        <w:rPr>
          <w:rFonts w:ascii="Times New Roman" w:hAnsi="Times New Roman" w:cs="Times New Roman"/>
          <w:i/>
        </w:rPr>
        <w:t xml:space="preserve"> 10</w:t>
      </w:r>
      <w:r w:rsidRPr="00C70602">
        <w:rPr>
          <w:rFonts w:ascii="Times New Roman" w:hAnsi="Times New Roman" w:cs="Times New Roman"/>
        </w:rPr>
        <w:t xml:space="preserve">(1), 1-9. </w:t>
      </w:r>
    </w:p>
    <w:p w14:paraId="366F1CC6"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Hu, L., Robert, C. A. M., Cadot, S., Zhang, X., Ye, M., Li, B., Manzo, D., Chervet, N., Steinger, T., van der Heijden, M. G. A., Schlaeppi, K., &amp; Erb, M. (2018). Root exudate metabolites drive plant-soil feedbacks on growth and defense by shaping the rhizosphere microbiota. </w:t>
      </w:r>
      <w:r w:rsidRPr="00C70602">
        <w:rPr>
          <w:rFonts w:ascii="Times New Roman" w:hAnsi="Times New Roman" w:cs="Times New Roman"/>
          <w:i/>
        </w:rPr>
        <w:t>Nature Communications</w:t>
      </w:r>
      <w:r w:rsidRPr="00C70602">
        <w:rPr>
          <w:rFonts w:ascii="Times New Roman" w:hAnsi="Times New Roman" w:cs="Times New Roman"/>
        </w:rPr>
        <w:t>,</w:t>
      </w:r>
      <w:r w:rsidRPr="00C70602">
        <w:rPr>
          <w:rFonts w:ascii="Times New Roman" w:hAnsi="Times New Roman" w:cs="Times New Roman"/>
          <w:i/>
        </w:rPr>
        <w:t xml:space="preserve"> 9</w:t>
      </w:r>
      <w:r w:rsidRPr="00C70602">
        <w:rPr>
          <w:rFonts w:ascii="Times New Roman" w:hAnsi="Times New Roman" w:cs="Times New Roman"/>
        </w:rPr>
        <w:t xml:space="preserve">(1), 2738. https://doi.org/10.1038/s41467-018-05122-7 </w:t>
      </w:r>
    </w:p>
    <w:p w14:paraId="736F60C1"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Klammsteiner, T., Turan, V., Fernández-Delgado Juárez, M., Oberegger, S., &amp; Insam, H. (2020). Suitability of Black Soldier Fly Frass as Soil Amendment and Implication for Organic Waste Hygienization. </w:t>
      </w:r>
      <w:r w:rsidRPr="00C70602">
        <w:rPr>
          <w:rFonts w:ascii="Times New Roman" w:hAnsi="Times New Roman" w:cs="Times New Roman"/>
          <w:i/>
        </w:rPr>
        <w:t>Agronomy</w:t>
      </w:r>
      <w:r w:rsidRPr="00C70602">
        <w:rPr>
          <w:rFonts w:ascii="Times New Roman" w:hAnsi="Times New Roman" w:cs="Times New Roman"/>
        </w:rPr>
        <w:t>,</w:t>
      </w:r>
      <w:r w:rsidRPr="00C70602">
        <w:rPr>
          <w:rFonts w:ascii="Times New Roman" w:hAnsi="Times New Roman" w:cs="Times New Roman"/>
          <w:i/>
        </w:rPr>
        <w:t xml:space="preserve"> 10</w:t>
      </w:r>
      <w:r w:rsidRPr="00C70602">
        <w:rPr>
          <w:rFonts w:ascii="Times New Roman" w:hAnsi="Times New Roman" w:cs="Times New Roman"/>
        </w:rPr>
        <w:t xml:space="preserve">(10), 1578. https://www.mdpi.com/2073-4395/10/10/1578 </w:t>
      </w:r>
    </w:p>
    <w:p w14:paraId="301F5646"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Lenth, R., &amp; Lenth, M. R. (2018). Package ‘lsmeans’. </w:t>
      </w:r>
      <w:r w:rsidRPr="00C70602">
        <w:rPr>
          <w:rFonts w:ascii="Times New Roman" w:hAnsi="Times New Roman" w:cs="Times New Roman"/>
          <w:i/>
        </w:rPr>
        <w:t>The American Statistician</w:t>
      </w:r>
      <w:r w:rsidRPr="00C70602">
        <w:rPr>
          <w:rFonts w:ascii="Times New Roman" w:hAnsi="Times New Roman" w:cs="Times New Roman"/>
        </w:rPr>
        <w:t>,</w:t>
      </w:r>
      <w:r w:rsidRPr="00C70602">
        <w:rPr>
          <w:rFonts w:ascii="Times New Roman" w:hAnsi="Times New Roman" w:cs="Times New Roman"/>
          <w:i/>
        </w:rPr>
        <w:t xml:space="preserve"> 34</w:t>
      </w:r>
      <w:r w:rsidRPr="00C70602">
        <w:rPr>
          <w:rFonts w:ascii="Times New Roman" w:hAnsi="Times New Roman" w:cs="Times New Roman"/>
        </w:rPr>
        <w:t xml:space="preserve">(4), 216-221. </w:t>
      </w:r>
    </w:p>
    <w:p w14:paraId="2C32D8B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Lopes, I. G., Yong, J. W., &amp; Lalander, C. (2022). Frass derived from black soldier fly larvae treatment of biodegradable wastes. A critical review and future perspectives. </w:t>
      </w:r>
      <w:r w:rsidRPr="00C70602">
        <w:rPr>
          <w:rFonts w:ascii="Times New Roman" w:hAnsi="Times New Roman" w:cs="Times New Roman"/>
          <w:i/>
        </w:rPr>
        <w:t>Waste Management</w:t>
      </w:r>
      <w:r w:rsidRPr="00C70602">
        <w:rPr>
          <w:rFonts w:ascii="Times New Roman" w:hAnsi="Times New Roman" w:cs="Times New Roman"/>
        </w:rPr>
        <w:t>,</w:t>
      </w:r>
      <w:r w:rsidRPr="00C70602">
        <w:rPr>
          <w:rFonts w:ascii="Times New Roman" w:hAnsi="Times New Roman" w:cs="Times New Roman"/>
          <w:i/>
        </w:rPr>
        <w:t xml:space="preserve"> 142</w:t>
      </w:r>
      <w:r w:rsidRPr="00C70602">
        <w:rPr>
          <w:rFonts w:ascii="Times New Roman" w:hAnsi="Times New Roman" w:cs="Times New Roman"/>
        </w:rPr>
        <w:t xml:space="preserve">, 65-76. </w:t>
      </w:r>
    </w:p>
    <w:p w14:paraId="38FA8C9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Mahapatra, S., Yadav, R., &amp; Ramakrishna, W. (2022). Bacillus subtilis impact on plant growth, soil health and environment: Dr. Jekyll and Mr. Hyde. </w:t>
      </w:r>
      <w:r w:rsidRPr="00C70602">
        <w:rPr>
          <w:rFonts w:ascii="Times New Roman" w:hAnsi="Times New Roman" w:cs="Times New Roman"/>
          <w:i/>
        </w:rPr>
        <w:t>Journal of Applied Microbiology</w:t>
      </w:r>
      <w:r w:rsidRPr="00C70602">
        <w:rPr>
          <w:rFonts w:ascii="Times New Roman" w:hAnsi="Times New Roman" w:cs="Times New Roman"/>
        </w:rPr>
        <w:t>,</w:t>
      </w:r>
      <w:r w:rsidRPr="00C70602">
        <w:rPr>
          <w:rFonts w:ascii="Times New Roman" w:hAnsi="Times New Roman" w:cs="Times New Roman"/>
          <w:i/>
        </w:rPr>
        <w:t xml:space="preserve"> 132</w:t>
      </w:r>
      <w:r w:rsidRPr="00C70602">
        <w:rPr>
          <w:rFonts w:ascii="Times New Roman" w:hAnsi="Times New Roman" w:cs="Times New Roman"/>
        </w:rPr>
        <w:t xml:space="preserve">(5), 3543-3562. </w:t>
      </w:r>
    </w:p>
    <w:p w14:paraId="0138598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Mariod, A. A. (2020). Nutrient composition of mealworm (Tenebrio molitor). </w:t>
      </w:r>
      <w:r w:rsidRPr="00C70602">
        <w:rPr>
          <w:rFonts w:ascii="Times New Roman" w:hAnsi="Times New Roman" w:cs="Times New Roman"/>
          <w:i/>
        </w:rPr>
        <w:t>African Edible Insects as Alternative Source of Food, Oil, Protein and Bioactive Components</w:t>
      </w:r>
      <w:r w:rsidRPr="00C70602">
        <w:rPr>
          <w:rFonts w:ascii="Times New Roman" w:hAnsi="Times New Roman" w:cs="Times New Roman"/>
        </w:rPr>
        <w:t xml:space="preserve">, 275-280. </w:t>
      </w:r>
    </w:p>
    <w:p w14:paraId="3180CD6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Nicolopoulou-Stamati, P., Maipas, S., Kotampasi, C., Stamatis, P., &amp; Hens, L. (2016). Chemical pesticides and human health: the urgent need for a new concept in agriculture. </w:t>
      </w:r>
      <w:r w:rsidRPr="00C70602">
        <w:rPr>
          <w:rFonts w:ascii="Times New Roman" w:hAnsi="Times New Roman" w:cs="Times New Roman"/>
          <w:i/>
        </w:rPr>
        <w:t>Frontiers in public health</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 148. </w:t>
      </w:r>
    </w:p>
    <w:p w14:paraId="0B43192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Nurfikari, A., &amp; de Boer, W. (2021). Chitin determination in residual streams derived from insect production by LC-ECD and LC-MS/MS methods. </w:t>
      </w:r>
      <w:r w:rsidRPr="00C70602">
        <w:rPr>
          <w:rFonts w:ascii="Times New Roman" w:hAnsi="Times New Roman" w:cs="Times New Roman"/>
          <w:i/>
        </w:rPr>
        <w:t>Frontiers in Sustainable Food Systems</w:t>
      </w:r>
      <w:r w:rsidRPr="00C70602">
        <w:rPr>
          <w:rFonts w:ascii="Times New Roman" w:hAnsi="Times New Roman" w:cs="Times New Roman"/>
        </w:rPr>
        <w:t xml:space="preserve">, 493. </w:t>
      </w:r>
    </w:p>
    <w:p w14:paraId="3FFE806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Pangesti, N., Pineda, A., Pieterse, C. M., Dicke, M., &amp; Van Loon, J. J. (2013). Two-way plant mediated interactions between root-associated microbes and insects: from ecology to mechanisms. </w:t>
      </w:r>
      <w:r w:rsidRPr="00C70602">
        <w:rPr>
          <w:rFonts w:ascii="Times New Roman" w:hAnsi="Times New Roman" w:cs="Times New Roman"/>
          <w:i/>
        </w:rPr>
        <w:t>Frontiers in Plant Science</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 414. </w:t>
      </w:r>
    </w:p>
    <w:p w14:paraId="77B4B23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Pineda, A., Zheng, S. J., van Loon, J. J., Pieterse, C. M., &amp; Dicke, M. (2010). Helping plants to deal with insects: the role of beneficial soil-borne microbes.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15</w:t>
      </w:r>
      <w:r w:rsidRPr="00C70602">
        <w:rPr>
          <w:rFonts w:ascii="Times New Roman" w:hAnsi="Times New Roman" w:cs="Times New Roman"/>
        </w:rPr>
        <w:t xml:space="preserve">(9), 507-514. https://doi.org/10.1016/j.tplants.2010.05.007 </w:t>
      </w:r>
    </w:p>
    <w:p w14:paraId="71FE604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Poveda, J. (2021). Insect frass in the development of sustainable agriculture.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(1), 1-10. </w:t>
      </w:r>
    </w:p>
    <w:p w14:paraId="60F5E7A0"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Poveda, J., Jiménez-Gómez, A., Saati-Santamaría, Z., Usategui-Martín, R., Rivas, R., &amp; García-Fraile, P. (2019). Mealworm frass as a potential biofertilizer and abiotic stress tolerance-inductor in plants. </w:t>
      </w:r>
      <w:r w:rsidRPr="00C70602">
        <w:rPr>
          <w:rFonts w:ascii="Times New Roman" w:hAnsi="Times New Roman" w:cs="Times New Roman"/>
          <w:i/>
        </w:rPr>
        <w:t>Applied Soil Ecology</w:t>
      </w:r>
      <w:r w:rsidRPr="00C70602">
        <w:rPr>
          <w:rFonts w:ascii="Times New Roman" w:hAnsi="Times New Roman" w:cs="Times New Roman"/>
        </w:rPr>
        <w:t>,</w:t>
      </w:r>
      <w:r w:rsidRPr="00C70602">
        <w:rPr>
          <w:rFonts w:ascii="Times New Roman" w:hAnsi="Times New Roman" w:cs="Times New Roman"/>
          <w:i/>
        </w:rPr>
        <w:t xml:space="preserve"> 142</w:t>
      </w:r>
      <w:r w:rsidRPr="00C70602">
        <w:rPr>
          <w:rFonts w:ascii="Times New Roman" w:hAnsi="Times New Roman" w:cs="Times New Roman"/>
        </w:rPr>
        <w:t xml:space="preserve">, 110-122. https://doi.org/https://doi.org/10.1016/j.apsoil.2019.04.016 </w:t>
      </w:r>
    </w:p>
    <w:p w14:paraId="1A9BE5B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Ray, S., Basu, S., Rivera-Vega, L. J., Acevedo, F. E., Louis, J., Felton, G. W., &amp; Luthe, D. S. (2016). Lessons from the far end: caterpillar frass-induced defenses in maize, rice, cabbage, and tomato. </w:t>
      </w:r>
      <w:r w:rsidRPr="00C70602">
        <w:rPr>
          <w:rFonts w:ascii="Times New Roman" w:hAnsi="Times New Roman" w:cs="Times New Roman"/>
          <w:i/>
        </w:rPr>
        <w:t>Journal of chemical ecology</w:t>
      </w:r>
      <w:r w:rsidRPr="00C70602">
        <w:rPr>
          <w:rFonts w:ascii="Times New Roman" w:hAnsi="Times New Roman" w:cs="Times New Roman"/>
        </w:rPr>
        <w:t>,</w:t>
      </w:r>
      <w:r w:rsidRPr="00C70602">
        <w:rPr>
          <w:rFonts w:ascii="Times New Roman" w:hAnsi="Times New Roman" w:cs="Times New Roman"/>
          <w:i/>
        </w:rPr>
        <w:t xml:space="preserve"> 42</w:t>
      </w:r>
      <w:r w:rsidRPr="00C70602">
        <w:rPr>
          <w:rFonts w:ascii="Times New Roman" w:hAnsi="Times New Roman" w:cs="Times New Roman"/>
        </w:rPr>
        <w:t xml:space="preserve">(11), 1130-1141. </w:t>
      </w:r>
    </w:p>
    <w:p w14:paraId="449B185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Ray, S., Gaffor, I., Acevedo, F. E., Helms, A., Chuang, W.-P., Tooker, J., Felton, G. W., &amp; Luthe, D. S. (2015). Maize plants recognize herbivore-associated cues from caterpillar frass. </w:t>
      </w:r>
      <w:r w:rsidRPr="00C70602">
        <w:rPr>
          <w:rFonts w:ascii="Times New Roman" w:hAnsi="Times New Roman" w:cs="Times New Roman"/>
          <w:i/>
        </w:rPr>
        <w:t>Journal of chemical ecology</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 781-792. </w:t>
      </w:r>
    </w:p>
    <w:p w14:paraId="2CC3999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Rayne, N., &amp; Aula, L. (2020). Livestock manure and the impacts on soil health: A review. </w:t>
      </w:r>
      <w:r w:rsidRPr="00C70602">
        <w:rPr>
          <w:rFonts w:ascii="Times New Roman" w:hAnsi="Times New Roman" w:cs="Times New Roman"/>
          <w:i/>
        </w:rPr>
        <w:t>Soil Systems</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(4), 64. </w:t>
      </w:r>
    </w:p>
    <w:p w14:paraId="032652D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Reswita, R., Noli, Z. A., &amp; Rahayu, R. (2022). Effect of Giving Frass Hermetia Illucen L. on Soil Physical Chemical Properties, Chlorophyll Content and Yield of Upland Rice (Oryza Sativa L.) on Ultisol Soil. </w:t>
      </w:r>
      <w:r w:rsidRPr="00C70602">
        <w:rPr>
          <w:rFonts w:ascii="Times New Roman" w:hAnsi="Times New Roman" w:cs="Times New Roman"/>
          <w:i/>
        </w:rPr>
        <w:t>Eduvest-Journal Of Universal Studies</w:t>
      </w:r>
      <w:r w:rsidRPr="00C70602">
        <w:rPr>
          <w:rFonts w:ascii="Times New Roman" w:hAnsi="Times New Roman" w:cs="Times New Roman"/>
        </w:rPr>
        <w:t>,</w:t>
      </w:r>
      <w:r w:rsidRPr="00C70602">
        <w:rPr>
          <w:rFonts w:ascii="Times New Roman" w:hAnsi="Times New Roman" w:cs="Times New Roman"/>
          <w:i/>
        </w:rPr>
        <w:t xml:space="preserve"> 2</w:t>
      </w:r>
      <w:r w:rsidRPr="00C70602">
        <w:rPr>
          <w:rFonts w:ascii="Times New Roman" w:hAnsi="Times New Roman" w:cs="Times New Roman"/>
        </w:rPr>
        <w:t xml:space="preserve">(2), 335-346. </w:t>
      </w:r>
    </w:p>
    <w:p w14:paraId="63F391B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Robin, A. H. K., Hossain, M. R., Park, J. I., Kim, H. R., &amp; Nou, I. S. (2017). Glucosinolate Profiles in Cabbage Genotypes Influence the Preferential Feeding of Diamondback Moth (Plutella xylostella). </w:t>
      </w:r>
      <w:r w:rsidRPr="00C70602">
        <w:rPr>
          <w:rFonts w:ascii="Times New Roman" w:hAnsi="Times New Roman" w:cs="Times New Roman"/>
          <w:i/>
        </w:rPr>
        <w:t>Front Plant Sci</w:t>
      </w:r>
      <w:r w:rsidRPr="00C70602">
        <w:rPr>
          <w:rFonts w:ascii="Times New Roman" w:hAnsi="Times New Roman" w:cs="Times New Roman"/>
        </w:rPr>
        <w:t>,</w:t>
      </w:r>
      <w:r w:rsidRPr="00C70602">
        <w:rPr>
          <w:rFonts w:ascii="Times New Roman" w:hAnsi="Times New Roman" w:cs="Times New Roman"/>
          <w:i/>
        </w:rPr>
        <w:t xml:space="preserve"> 8</w:t>
      </w:r>
      <w:r w:rsidRPr="00C70602">
        <w:rPr>
          <w:rFonts w:ascii="Times New Roman" w:hAnsi="Times New Roman" w:cs="Times New Roman"/>
        </w:rPr>
        <w:t xml:space="preserve">, 1244. https://doi.org/10.3389/fpls.2017.01244 </w:t>
      </w:r>
    </w:p>
    <w:p w14:paraId="71A3C63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Salomone, R., Saija, G., Mondello, G., Giannetto, A., Fasulo, S., &amp; Savastano, D. (2017). Environmental impact of food waste bioconversion by insects: Application of Life Cycle Assessment to process using Hermetia illucens. </w:t>
      </w:r>
      <w:r w:rsidRPr="00C70602">
        <w:rPr>
          <w:rFonts w:ascii="Times New Roman" w:hAnsi="Times New Roman" w:cs="Times New Roman"/>
          <w:i/>
        </w:rPr>
        <w:t>Journal of Cleaner Production</w:t>
      </w:r>
      <w:r w:rsidRPr="00C70602">
        <w:rPr>
          <w:rFonts w:ascii="Times New Roman" w:hAnsi="Times New Roman" w:cs="Times New Roman"/>
        </w:rPr>
        <w:t>,</w:t>
      </w:r>
      <w:r w:rsidRPr="00C70602">
        <w:rPr>
          <w:rFonts w:ascii="Times New Roman" w:hAnsi="Times New Roman" w:cs="Times New Roman"/>
          <w:i/>
        </w:rPr>
        <w:t xml:space="preserve"> 140</w:t>
      </w:r>
      <w:r w:rsidRPr="00C70602">
        <w:rPr>
          <w:rFonts w:ascii="Times New Roman" w:hAnsi="Times New Roman" w:cs="Times New Roman"/>
        </w:rPr>
        <w:t xml:space="preserve">, 890-905. https://doi.org/https://doi.org/10.1016/j.jclepro.2016.06.154 </w:t>
      </w:r>
    </w:p>
    <w:p w14:paraId="5CBE171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Schmitt, E., &amp; de Vries, W. (2020). Potential benefits of using Hermetia illucens frass as a soil amendment on food production and for environmental impact reduction. </w:t>
      </w:r>
      <w:r w:rsidRPr="00C70602">
        <w:rPr>
          <w:rFonts w:ascii="Times New Roman" w:hAnsi="Times New Roman" w:cs="Times New Roman"/>
          <w:i/>
        </w:rPr>
        <w:t>Current Opinion in Green and Sustainable Chemistry</w:t>
      </w:r>
      <w:r w:rsidRPr="00C70602">
        <w:rPr>
          <w:rFonts w:ascii="Times New Roman" w:hAnsi="Times New Roman" w:cs="Times New Roman"/>
        </w:rPr>
        <w:t>,</w:t>
      </w:r>
      <w:r w:rsidRPr="00C70602">
        <w:rPr>
          <w:rFonts w:ascii="Times New Roman" w:hAnsi="Times New Roman" w:cs="Times New Roman"/>
          <w:i/>
        </w:rPr>
        <w:t xml:space="preserve"> 25</w:t>
      </w:r>
      <w:r w:rsidRPr="00C70602">
        <w:rPr>
          <w:rFonts w:ascii="Times New Roman" w:hAnsi="Times New Roman" w:cs="Times New Roman"/>
        </w:rPr>
        <w:t xml:space="preserve">, 100335. </w:t>
      </w:r>
    </w:p>
    <w:p w14:paraId="548D790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Sharp, R. G. (2013). A Review of the Applications of Chitin and Its Derivatives in Agriculture to Modify Plant-Microbial Interactions and Improve Crop Yields. </w:t>
      </w:r>
      <w:r w:rsidRPr="00C70602">
        <w:rPr>
          <w:rFonts w:ascii="Times New Roman" w:hAnsi="Times New Roman" w:cs="Times New Roman"/>
          <w:i/>
        </w:rPr>
        <w:t>Agronomy</w:t>
      </w:r>
      <w:r w:rsidRPr="00C70602">
        <w:rPr>
          <w:rFonts w:ascii="Times New Roman" w:hAnsi="Times New Roman" w:cs="Times New Roman"/>
        </w:rPr>
        <w:t>,</w:t>
      </w:r>
      <w:r w:rsidRPr="00C70602">
        <w:rPr>
          <w:rFonts w:ascii="Times New Roman" w:hAnsi="Times New Roman" w:cs="Times New Roman"/>
          <w:i/>
        </w:rPr>
        <w:t xml:space="preserve"> 3</w:t>
      </w:r>
      <w:r w:rsidRPr="00C70602">
        <w:rPr>
          <w:rFonts w:ascii="Times New Roman" w:hAnsi="Times New Roman" w:cs="Times New Roman"/>
        </w:rPr>
        <w:t xml:space="preserve">(4), 757-793. https://www.mdpi.com/2073-4395/3/4/757 </w:t>
      </w:r>
    </w:p>
    <w:p w14:paraId="630D0C9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Tartaglia, F. d. L., Righi, E. Z., Rocha, L. d., Loose, L. H., Maldaner, I. C., &amp; Heldwein, A. B. (2016). Non-destructive models for leaf area determination in canola. </w:t>
      </w:r>
      <w:r w:rsidRPr="00C70602">
        <w:rPr>
          <w:rFonts w:ascii="Times New Roman" w:hAnsi="Times New Roman" w:cs="Times New Roman"/>
          <w:i/>
        </w:rPr>
        <w:t>Revista Brasileira de Engenharia Agrícola e Ambiental</w:t>
      </w:r>
      <w:r w:rsidRPr="00C70602">
        <w:rPr>
          <w:rFonts w:ascii="Times New Roman" w:hAnsi="Times New Roman" w:cs="Times New Roman"/>
        </w:rPr>
        <w:t>,</w:t>
      </w:r>
      <w:r w:rsidRPr="00C70602">
        <w:rPr>
          <w:rFonts w:ascii="Times New Roman" w:hAnsi="Times New Roman" w:cs="Times New Roman"/>
          <w:i/>
        </w:rPr>
        <w:t xml:space="preserve"> 20</w:t>
      </w:r>
      <w:r w:rsidRPr="00C70602">
        <w:rPr>
          <w:rFonts w:ascii="Times New Roman" w:hAnsi="Times New Roman" w:cs="Times New Roman"/>
        </w:rPr>
        <w:t xml:space="preserve">, 551-556. </w:t>
      </w:r>
    </w:p>
    <w:p w14:paraId="1D9EFE81"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Toviho, O. A., &amp; Bársony, P. (2022). Nutrient Composition and Growth of Yellow Mealworm (Tenebrio molitor) at Different Ages and Stages of the Life Cycle. </w:t>
      </w:r>
      <w:r w:rsidRPr="00C70602">
        <w:rPr>
          <w:rFonts w:ascii="Times New Roman" w:hAnsi="Times New Roman" w:cs="Times New Roman"/>
          <w:i/>
        </w:rPr>
        <w:t>Agriculture</w:t>
      </w:r>
      <w:r w:rsidRPr="00C70602">
        <w:rPr>
          <w:rFonts w:ascii="Times New Roman" w:hAnsi="Times New Roman" w:cs="Times New Roman"/>
        </w:rPr>
        <w:t>,</w:t>
      </w:r>
      <w:r w:rsidRPr="00C70602">
        <w:rPr>
          <w:rFonts w:ascii="Times New Roman" w:hAnsi="Times New Roman" w:cs="Times New Roman"/>
          <w:i/>
        </w:rPr>
        <w:t xml:space="preserve"> 12</w:t>
      </w:r>
      <w:r w:rsidRPr="00C70602">
        <w:rPr>
          <w:rFonts w:ascii="Times New Roman" w:hAnsi="Times New Roman" w:cs="Times New Roman"/>
        </w:rPr>
        <w:t xml:space="preserve">(11), 1924. </w:t>
      </w:r>
    </w:p>
    <w:p w14:paraId="4E79446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Van Looveren, N., Vandeweyer, D., &amp; Van Campenhout, L. (2021). Impact of heat treatment on the microbiological quality of frass originating from black soldier fly larvae (Hermetia illucens). </w:t>
      </w:r>
      <w:r w:rsidRPr="00C70602">
        <w:rPr>
          <w:rFonts w:ascii="Times New Roman" w:hAnsi="Times New Roman" w:cs="Times New Roman"/>
          <w:i/>
        </w:rPr>
        <w:t>Insects</w:t>
      </w:r>
      <w:r w:rsidRPr="00C70602">
        <w:rPr>
          <w:rFonts w:ascii="Times New Roman" w:hAnsi="Times New Roman" w:cs="Times New Roman"/>
        </w:rPr>
        <w:t>,</w:t>
      </w:r>
      <w:r w:rsidRPr="00C70602">
        <w:rPr>
          <w:rFonts w:ascii="Times New Roman" w:hAnsi="Times New Roman" w:cs="Times New Roman"/>
          <w:i/>
        </w:rPr>
        <w:t xml:space="preserve"> 13</w:t>
      </w:r>
      <w:r w:rsidRPr="00C70602">
        <w:rPr>
          <w:rFonts w:ascii="Times New Roman" w:hAnsi="Times New Roman" w:cs="Times New Roman"/>
        </w:rPr>
        <w:t xml:space="preserve">(1), 22. </w:t>
      </w:r>
    </w:p>
    <w:p w14:paraId="5064952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Wagh, S. T., &amp; Razvi, N. A. (2016). Marascuilo method of multiple comparisons (an analytical study of caesarean section delivery). </w:t>
      </w:r>
      <w:r w:rsidRPr="00C70602">
        <w:rPr>
          <w:rFonts w:ascii="Times New Roman" w:hAnsi="Times New Roman" w:cs="Times New Roman"/>
          <w:i/>
        </w:rPr>
        <w:t>Int J Contemp Med Res</w:t>
      </w:r>
      <w:r w:rsidRPr="00C70602">
        <w:rPr>
          <w:rFonts w:ascii="Times New Roman" w:hAnsi="Times New Roman" w:cs="Times New Roman"/>
        </w:rPr>
        <w:t>,</w:t>
      </w:r>
      <w:r w:rsidRPr="00C70602">
        <w:rPr>
          <w:rFonts w:ascii="Times New Roman" w:hAnsi="Times New Roman" w:cs="Times New Roman"/>
          <w:i/>
        </w:rPr>
        <w:t xml:space="preserve"> 43</w:t>
      </w:r>
      <w:r w:rsidRPr="00C70602">
        <w:rPr>
          <w:rFonts w:ascii="Times New Roman" w:hAnsi="Times New Roman" w:cs="Times New Roman"/>
        </w:rPr>
        <w:t xml:space="preserve">(4), 1137-1140. </w:t>
      </w:r>
    </w:p>
    <w:p w14:paraId="029D59F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Wantulla, M., van Zadelhoff, K., van Loon, J. J., &amp; Dicke, M. (2022). The potential of soil amendment with insect exuviae and frass to control the cabbage root fly. </w:t>
      </w:r>
      <w:r w:rsidRPr="00C70602">
        <w:rPr>
          <w:rFonts w:ascii="Times New Roman" w:hAnsi="Times New Roman" w:cs="Times New Roman"/>
          <w:i/>
        </w:rPr>
        <w:t>Journal of Applied Entomology</w:t>
      </w:r>
      <w:r w:rsidRPr="00C70602">
        <w:rPr>
          <w:rFonts w:ascii="Times New Roman" w:hAnsi="Times New Roman" w:cs="Times New Roman"/>
        </w:rPr>
        <w:t xml:space="preserve">. </w:t>
      </w:r>
    </w:p>
    <w:p w14:paraId="593EC74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Wei, S.-J., Shi, B.-C., Gong, Y.-J., Jin, G.-H., Chen, X.-X., &amp; Meng, X.-F. (2013). Genetic Structure and Demographic History Reveal Migration of the Diamondback Moth Plutella xylostella (Lepidoptera: Plutellidae) from the Southern to Northern Regions of China. </w:t>
      </w:r>
      <w:r w:rsidRPr="00C70602">
        <w:rPr>
          <w:rFonts w:ascii="Times New Roman" w:hAnsi="Times New Roman" w:cs="Times New Roman"/>
          <w:i/>
        </w:rPr>
        <w:t>PLOS ONE</w:t>
      </w:r>
      <w:r w:rsidRPr="00C70602">
        <w:rPr>
          <w:rFonts w:ascii="Times New Roman" w:hAnsi="Times New Roman" w:cs="Times New Roman"/>
        </w:rPr>
        <w:t>,</w:t>
      </w:r>
      <w:r w:rsidRPr="00C70602">
        <w:rPr>
          <w:rFonts w:ascii="Times New Roman" w:hAnsi="Times New Roman" w:cs="Times New Roman"/>
          <w:i/>
        </w:rPr>
        <w:t xml:space="preserve"> 8</w:t>
      </w:r>
      <w:r w:rsidRPr="00C70602">
        <w:rPr>
          <w:rFonts w:ascii="Times New Roman" w:hAnsi="Times New Roman" w:cs="Times New Roman"/>
        </w:rPr>
        <w:t xml:space="preserve">(4), e59654. https://doi.org/10.1371/journal.pone.0059654 </w:t>
      </w:r>
    </w:p>
    <w:p w14:paraId="677B5BF3"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Young-Mathews, A. (2012). Plant guide for field mustard (Brassica rapa var. rapa). </w:t>
      </w:r>
      <w:r w:rsidRPr="00C70602">
        <w:rPr>
          <w:rFonts w:ascii="Times New Roman" w:hAnsi="Times New Roman" w:cs="Times New Roman"/>
          <w:i/>
        </w:rPr>
        <w:t>Corvallis, OR, USA: USDA–Natural Resources Conservation Service, Corvallis Plant Materials Centre</w:t>
      </w:r>
      <w:r w:rsidRPr="00C70602">
        <w:rPr>
          <w:rFonts w:ascii="Times New Roman" w:hAnsi="Times New Roman" w:cs="Times New Roman"/>
        </w:rPr>
        <w:t xml:space="preserve">. </w:t>
      </w:r>
    </w:p>
    <w:p w14:paraId="08AA376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Zeileis, A., Kleiber, C., &amp; Jackman, S. (2008). Regression models for count data in R. </w:t>
      </w:r>
      <w:r w:rsidRPr="00C70602">
        <w:rPr>
          <w:rFonts w:ascii="Times New Roman" w:hAnsi="Times New Roman" w:cs="Times New Roman"/>
          <w:i/>
        </w:rPr>
        <w:t>Journal of statistical software</w:t>
      </w:r>
      <w:r w:rsidRPr="00C70602">
        <w:rPr>
          <w:rFonts w:ascii="Times New Roman" w:hAnsi="Times New Roman" w:cs="Times New Roman"/>
        </w:rPr>
        <w:t>,</w:t>
      </w:r>
      <w:r w:rsidRPr="00C70602">
        <w:rPr>
          <w:rFonts w:ascii="Times New Roman" w:hAnsi="Times New Roman" w:cs="Times New Roman"/>
          <w:i/>
        </w:rPr>
        <w:t xml:space="preserve"> 27</w:t>
      </w:r>
      <w:r w:rsidRPr="00C70602">
        <w:rPr>
          <w:rFonts w:ascii="Times New Roman" w:hAnsi="Times New Roman" w:cs="Times New Roman"/>
        </w:rPr>
        <w:t xml:space="preserve">(8), 1-25. </w:t>
      </w:r>
    </w:p>
    <w:p w14:paraId="21CF9F8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Zhang, Q., Rue, K., &amp; Wang, S. (2012). Salinity Effect on Seed Germination and Growth of Two Warm-season Native Grass Species. </w:t>
      </w:r>
      <w:r w:rsidRPr="00C70602">
        <w:rPr>
          <w:rFonts w:ascii="Times New Roman" w:hAnsi="Times New Roman" w:cs="Times New Roman"/>
          <w:i/>
        </w:rPr>
        <w:t>HortScience horts</w:t>
      </w:r>
      <w:r w:rsidRPr="00C70602">
        <w:rPr>
          <w:rFonts w:ascii="Times New Roman" w:hAnsi="Times New Roman" w:cs="Times New Roman"/>
        </w:rPr>
        <w:t>,</w:t>
      </w:r>
      <w:r w:rsidRPr="00C70602">
        <w:rPr>
          <w:rFonts w:ascii="Times New Roman" w:hAnsi="Times New Roman" w:cs="Times New Roman"/>
          <w:i/>
        </w:rPr>
        <w:t xml:space="preserve"> 47</w:t>
      </w:r>
      <w:r w:rsidRPr="00C70602">
        <w:rPr>
          <w:rFonts w:ascii="Times New Roman" w:hAnsi="Times New Roman" w:cs="Times New Roman"/>
        </w:rPr>
        <w:t xml:space="preserve">(4), 527-530. https://doi.org/10.21273/hortsci.47.4.527 </w:t>
      </w:r>
    </w:p>
    <w:p w14:paraId="00924354"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Zim, J., Aitikkou, A., EL Omari, M. H., EL Malahi, S., Azim, K., Hirich, A., Nilahyane, A., &amp; Oumouloud, A. (2022). A New Organic Amendment Based on Insect Frass for Zucchini (Cucurbita pepo L.) Cultivation. </w:t>
      </w:r>
      <w:r w:rsidRPr="00C70602">
        <w:rPr>
          <w:rFonts w:ascii="Times New Roman" w:hAnsi="Times New Roman" w:cs="Times New Roman"/>
          <w:i/>
        </w:rPr>
        <w:t>Environmental Sciences Proceedings</w:t>
      </w:r>
      <w:r w:rsidRPr="00C70602">
        <w:rPr>
          <w:rFonts w:ascii="Times New Roman" w:hAnsi="Times New Roman" w:cs="Times New Roman"/>
        </w:rPr>
        <w:t>,</w:t>
      </w:r>
      <w:r w:rsidRPr="00C70602">
        <w:rPr>
          <w:rFonts w:ascii="Times New Roman" w:hAnsi="Times New Roman" w:cs="Times New Roman"/>
          <w:i/>
        </w:rPr>
        <w:t xml:space="preserve"> 16</w:t>
      </w:r>
      <w:r w:rsidRPr="00C70602">
        <w:rPr>
          <w:rFonts w:ascii="Times New Roman" w:hAnsi="Times New Roman" w:cs="Times New Roman"/>
        </w:rPr>
        <w:t xml:space="preserve">(1), 28. </w:t>
      </w:r>
    </w:p>
    <w:p w14:paraId="7F298CD2" w14:textId="77777777" w:rsidR="00017BC6" w:rsidRPr="00C70602" w:rsidRDefault="00017BC6" w:rsidP="00C70602">
      <w:pPr>
        <w:pStyle w:val="EndNoteBibliography"/>
        <w:spacing w:line="480" w:lineRule="auto"/>
        <w:ind w:left="720" w:hanging="720"/>
        <w:rPr>
          <w:rFonts w:ascii="Times New Roman" w:hAnsi="Times New Roman" w:cs="Times New Roman"/>
        </w:rPr>
      </w:pPr>
      <w:r w:rsidRPr="00C70602">
        <w:rPr>
          <w:rFonts w:ascii="Times New Roman" w:hAnsi="Times New Roman" w:cs="Times New Roman"/>
        </w:rPr>
        <w:t xml:space="preserve">Zulkifli, N. F. N. M., Seok-Kian, A. Y., Seng, L. L., Mustafa, S., Kim, Y.-S., &amp; Shapawi, R. (2022). Nutritional value of black soldier fly (Hermetia illucens) larvae processed by different methods. </w:t>
      </w:r>
      <w:r w:rsidRPr="00C70602">
        <w:rPr>
          <w:rFonts w:ascii="Times New Roman" w:hAnsi="Times New Roman" w:cs="Times New Roman"/>
          <w:i/>
        </w:rPr>
        <w:t>PLOS ONE</w:t>
      </w:r>
      <w:r w:rsidRPr="00C70602">
        <w:rPr>
          <w:rFonts w:ascii="Times New Roman" w:hAnsi="Times New Roman" w:cs="Times New Roman"/>
        </w:rPr>
        <w:t>,</w:t>
      </w:r>
      <w:r w:rsidRPr="00C70602">
        <w:rPr>
          <w:rFonts w:ascii="Times New Roman" w:hAnsi="Times New Roman" w:cs="Times New Roman"/>
          <w:i/>
        </w:rPr>
        <w:t xml:space="preserve"> 17</w:t>
      </w:r>
      <w:r w:rsidRPr="00C70602">
        <w:rPr>
          <w:rFonts w:ascii="Times New Roman" w:hAnsi="Times New Roman" w:cs="Times New Roman"/>
        </w:rPr>
        <w:t xml:space="preserve">(2), e0263924. </w:t>
      </w:r>
    </w:p>
    <w:p w14:paraId="3F916E5F" w14:textId="1A42D788" w:rsidR="00200BC5" w:rsidRPr="00C70602" w:rsidRDefault="00383C29"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fldChar w:fldCharType="end"/>
      </w:r>
      <w:bookmarkEnd w:id="42"/>
      <w:r w:rsidR="00B21061" w:rsidRPr="00C70602">
        <w:rPr>
          <w:rFonts w:ascii="Times New Roman" w:hAnsi="Times New Roman" w:cs="Times New Roman"/>
          <w:lang w:val="nl-NL"/>
        </w:rPr>
        <w:t xml:space="preserve"> </w:t>
      </w:r>
      <w:r w:rsidR="00B21061" w:rsidRPr="002D1F08">
        <w:rPr>
          <w:rFonts w:ascii="Times New Roman" w:hAnsi="Times New Roman" w:cs="Times New Roman"/>
          <w:sz w:val="20"/>
          <w:szCs w:val="20"/>
          <w:highlight w:val="yellow"/>
          <w:lang w:val="nl-NL"/>
        </w:rPr>
        <w:t xml:space="preserve">Wantulla, M., Dicke, M., &amp; van Loon, J. J. A. </w:t>
      </w:r>
      <w:r w:rsidR="00B21061" w:rsidRPr="002D1F08">
        <w:rPr>
          <w:rFonts w:ascii="Times New Roman" w:hAnsi="Times New Roman" w:cs="Times New Roman"/>
          <w:sz w:val="20"/>
          <w:szCs w:val="20"/>
          <w:highlight w:val="yellow"/>
          <w:lang w:val="nl-NL"/>
        </w:rPr>
        <w:t xml:space="preserve">(2023). </w:t>
      </w:r>
      <w:r w:rsidR="00B21061" w:rsidRPr="002D1F08">
        <w:rPr>
          <w:rFonts w:ascii="Times New Roman" w:hAnsi="Times New Roman" w:cs="Times New Roman"/>
          <w:sz w:val="20"/>
          <w:szCs w:val="20"/>
          <w:highlight w:val="yellow"/>
          <w:lang w:val="en-US"/>
        </w:rPr>
        <w:t>Effects of amending soil with black soldier fly frass on survival and growth of the cabbage root fly (</w:t>
      </w:r>
      <w:r w:rsidR="00B21061" w:rsidRPr="002D1F08">
        <w:rPr>
          <w:rFonts w:ascii="Times New Roman" w:hAnsi="Times New Roman" w:cs="Times New Roman"/>
          <w:i/>
          <w:iCs/>
          <w:sz w:val="20"/>
          <w:szCs w:val="20"/>
          <w:highlight w:val="yellow"/>
          <w:lang w:val="en-US"/>
        </w:rPr>
        <w:t>Delia radicum</w:t>
      </w:r>
      <w:r w:rsidR="00B21061" w:rsidRPr="002D1F08">
        <w:rPr>
          <w:rFonts w:ascii="Times New Roman" w:hAnsi="Times New Roman" w:cs="Times New Roman"/>
          <w:sz w:val="20"/>
          <w:szCs w:val="20"/>
          <w:highlight w:val="yellow"/>
          <w:lang w:val="en-US"/>
        </w:rPr>
        <w:t>) depend on soil type. (</w:t>
      </w:r>
      <w:r w:rsidR="00B21061" w:rsidRPr="002D1F08">
        <w:rPr>
          <w:rFonts w:ascii="Times New Roman" w:hAnsi="Times New Roman" w:cs="Times New Roman"/>
          <w:sz w:val="20"/>
          <w:szCs w:val="20"/>
          <w:highlight w:val="yellow"/>
          <w:lang w:val="en-US"/>
        </w:rPr>
        <w:t>Under</w:t>
      </w:r>
      <w:r w:rsidR="00B21061" w:rsidRPr="002D1F08">
        <w:rPr>
          <w:rFonts w:ascii="Times New Roman" w:hAnsi="Times New Roman" w:cs="Times New Roman"/>
          <w:sz w:val="20"/>
          <w:szCs w:val="20"/>
          <w:highlight w:val="yellow"/>
          <w:lang w:val="en-US"/>
        </w:rPr>
        <w:t xml:space="preserve"> review)</w:t>
      </w:r>
    </w:p>
    <w:sectPr w:rsidR="00200BC5" w:rsidRPr="00C70602" w:rsidSect="002261F4">
      <w:footerReference w:type="default" r:id="rId35"/>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41"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9C6B7" w14:textId="77777777" w:rsidR="00DA5CEF" w:rsidRDefault="00DA5CEF" w:rsidP="00AB3437">
      <w:pPr>
        <w:spacing w:after="0" w:line="240" w:lineRule="auto"/>
      </w:pPr>
      <w:r>
        <w:separator/>
      </w:r>
    </w:p>
  </w:endnote>
  <w:endnote w:type="continuationSeparator" w:id="0">
    <w:p w14:paraId="2F748345" w14:textId="77777777" w:rsidR="00DA5CEF" w:rsidRDefault="00DA5CEF"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AF480" w14:textId="77777777" w:rsidR="00DA5CEF" w:rsidRDefault="00DA5CEF" w:rsidP="00AB3437">
      <w:pPr>
        <w:spacing w:after="0" w:line="240" w:lineRule="auto"/>
      </w:pPr>
      <w:r>
        <w:separator/>
      </w:r>
    </w:p>
  </w:footnote>
  <w:footnote w:type="continuationSeparator" w:id="0">
    <w:p w14:paraId="590EB26F" w14:textId="77777777" w:rsidR="00DA5CEF" w:rsidRDefault="00DA5CEF"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zMawHmup87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1&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6571"/>
    <w:rsid w:val="0012674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1F08"/>
    <w:rsid w:val="002D2321"/>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2DCD"/>
    <w:rsid w:val="00533F98"/>
    <w:rsid w:val="00535128"/>
    <w:rsid w:val="005361CA"/>
    <w:rsid w:val="005401D4"/>
    <w:rsid w:val="005406A7"/>
    <w:rsid w:val="0054079B"/>
    <w:rsid w:val="0054207B"/>
    <w:rsid w:val="00543B20"/>
    <w:rsid w:val="0055015E"/>
    <w:rsid w:val="005504C0"/>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5513"/>
    <w:rsid w:val="007C552A"/>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2291"/>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33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0BD"/>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C2"/>
    <w:rsid w:val="00C52D2C"/>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5CEF"/>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A6C"/>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8393</TotalTime>
  <Pages>48</Pages>
  <Words>17319</Words>
  <Characters>98723</Characters>
  <Application>Microsoft Office Word</Application>
  <DocSecurity>0</DocSecurity>
  <Lines>822</Lines>
  <Paragraphs>231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249</cp:revision>
  <dcterms:created xsi:type="dcterms:W3CDTF">2023-06-21T17:06:00Z</dcterms:created>
  <dcterms:modified xsi:type="dcterms:W3CDTF">2023-07-01T23:42:00Z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
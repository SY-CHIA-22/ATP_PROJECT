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4A95483A" w:rsidR="00C47FB2" w:rsidRPr="006F7404" w:rsidRDefault="006F7404" w:rsidP="00800E69">
      <w:pPr>
        <w:spacing w:line="480" w:lineRule="auto"/>
        <w:jc w:val="both"/>
        <w:rPr>
          <w:rFonts w:ascii="Times New Roman" w:hAnsi="Times New Roman" w:cs="Times New Roman"/>
          <w:sz w:val="28"/>
          <w:szCs w:val="28"/>
        </w:rPr>
      </w:pPr>
      <w:bookmarkStart w:id="0" w:name="_Hlk133390709"/>
      <w:bookmarkStart w:id="1" w:name="_Hlk140746169"/>
      <w:bookmarkStart w:id="2" w:name="_Hlk139275244"/>
      <w:r w:rsidRPr="006F7404">
        <w:rPr>
          <w:rFonts w:ascii="Times New Roman" w:hAnsi="Times New Roman" w:cs="Times New Roman"/>
          <w:sz w:val="28"/>
          <w:szCs w:val="28"/>
        </w:rPr>
        <w:t xml:space="preserve">Original </w:t>
      </w:r>
      <w:r w:rsidR="00414F38">
        <w:rPr>
          <w:rFonts w:ascii="Times New Roman" w:hAnsi="Times New Roman" w:cs="Times New Roman"/>
          <w:sz w:val="28"/>
          <w:szCs w:val="28"/>
        </w:rPr>
        <w:t>A</w:t>
      </w:r>
      <w:r w:rsidRPr="006F7404">
        <w:rPr>
          <w:rFonts w:ascii="Times New Roman" w:hAnsi="Times New Roman" w:cs="Times New Roman"/>
          <w:sz w:val="28"/>
          <w:szCs w:val="28"/>
        </w:rPr>
        <w:t>rticle:</w:t>
      </w:r>
    </w:p>
    <w:p w14:paraId="26F057E6" w14:textId="644787F9" w:rsidR="000825D9" w:rsidRPr="00751800" w:rsidRDefault="00770B24" w:rsidP="00800E69">
      <w:pPr>
        <w:spacing w:line="480" w:lineRule="auto"/>
        <w:jc w:val="both"/>
        <w:rPr>
          <w:rFonts w:ascii="Times New Roman" w:hAnsi="Times New Roman" w:cs="Times New Roman"/>
          <w:b/>
          <w:bCs/>
          <w:sz w:val="28"/>
          <w:szCs w:val="28"/>
          <w:lang w:val="en-US"/>
        </w:rPr>
      </w:pPr>
      <w:r w:rsidRPr="00751800">
        <w:rPr>
          <w:rFonts w:ascii="Times New Roman" w:hAnsi="Times New Roman" w:cs="Times New Roman"/>
          <w:b/>
          <w:bCs/>
          <w:sz w:val="28"/>
          <w:szCs w:val="28"/>
        </w:rPr>
        <w:t>Effects of f</w:t>
      </w:r>
      <w:r w:rsidR="003B184D" w:rsidRPr="00751800">
        <w:rPr>
          <w:rFonts w:ascii="Times New Roman" w:hAnsi="Times New Roman" w:cs="Times New Roman"/>
          <w:b/>
          <w:bCs/>
          <w:sz w:val="28"/>
          <w:szCs w:val="28"/>
        </w:rPr>
        <w:t xml:space="preserve">rass from </w:t>
      </w:r>
      <w:r w:rsidR="00EE5F47" w:rsidRPr="00751800">
        <w:rPr>
          <w:rFonts w:ascii="Times New Roman" w:hAnsi="Times New Roman" w:cs="Times New Roman"/>
          <w:b/>
          <w:bCs/>
          <w:sz w:val="28"/>
          <w:szCs w:val="28"/>
        </w:rPr>
        <w:t xml:space="preserve">larvae of </w:t>
      </w:r>
      <w:r w:rsidR="003B184D" w:rsidRPr="00751800">
        <w:rPr>
          <w:rFonts w:ascii="Times New Roman" w:hAnsi="Times New Roman" w:cs="Times New Roman"/>
          <w:b/>
          <w:bCs/>
          <w:sz w:val="28"/>
          <w:szCs w:val="28"/>
        </w:rPr>
        <w:t>black soldier fly (</w:t>
      </w:r>
      <w:r w:rsidR="003B184D" w:rsidRPr="00751800">
        <w:rPr>
          <w:rFonts w:ascii="Times New Roman" w:hAnsi="Times New Roman" w:cs="Times New Roman"/>
          <w:b/>
          <w:bCs/>
          <w:i/>
          <w:iCs/>
          <w:sz w:val="28"/>
          <w:szCs w:val="28"/>
        </w:rPr>
        <w:t>Hermetia illucens</w:t>
      </w:r>
      <w:r w:rsidR="003B184D" w:rsidRPr="00751800">
        <w:rPr>
          <w:rFonts w:ascii="Times New Roman" w:hAnsi="Times New Roman" w:cs="Times New Roman"/>
          <w:b/>
          <w:bCs/>
          <w:sz w:val="28"/>
          <w:szCs w:val="28"/>
        </w:rPr>
        <w:t>) and yellow mealworm (</w:t>
      </w:r>
      <w:r w:rsidR="003B184D" w:rsidRPr="00751800">
        <w:rPr>
          <w:rFonts w:ascii="Times New Roman" w:hAnsi="Times New Roman" w:cs="Times New Roman"/>
          <w:b/>
          <w:bCs/>
          <w:i/>
          <w:iCs/>
          <w:sz w:val="28"/>
          <w:szCs w:val="28"/>
        </w:rPr>
        <w:t>Tenebrio molito</w:t>
      </w:r>
      <w:r w:rsidR="005C06EA" w:rsidRPr="00751800">
        <w:rPr>
          <w:rFonts w:ascii="Times New Roman" w:hAnsi="Times New Roman" w:cs="Times New Roman"/>
          <w:b/>
          <w:bCs/>
          <w:i/>
          <w:iCs/>
          <w:sz w:val="28"/>
          <w:szCs w:val="28"/>
        </w:rPr>
        <w:t>r</w:t>
      </w:r>
      <w:r w:rsidR="003B184D" w:rsidRPr="00751800">
        <w:rPr>
          <w:rFonts w:ascii="Times New Roman" w:hAnsi="Times New Roman" w:cs="Times New Roman"/>
          <w:b/>
          <w:bCs/>
          <w:sz w:val="28"/>
          <w:szCs w:val="28"/>
        </w:rPr>
        <w:t xml:space="preserve">) </w:t>
      </w:r>
      <w:r w:rsidRPr="00751800">
        <w:rPr>
          <w:rFonts w:ascii="Times New Roman" w:hAnsi="Times New Roman" w:cs="Times New Roman"/>
          <w:b/>
          <w:bCs/>
          <w:sz w:val="28"/>
          <w:szCs w:val="28"/>
        </w:rPr>
        <w:t xml:space="preserve">on </w:t>
      </w:r>
      <w:r w:rsidR="003B184D" w:rsidRPr="00751800">
        <w:rPr>
          <w:rFonts w:ascii="Times New Roman" w:hAnsi="Times New Roman" w:cs="Times New Roman"/>
          <w:b/>
          <w:bCs/>
          <w:sz w:val="28"/>
          <w:szCs w:val="28"/>
        </w:rPr>
        <w:t xml:space="preserve">growth and </w:t>
      </w:r>
      <w:r w:rsidR="00890B67" w:rsidRPr="00751800">
        <w:rPr>
          <w:rFonts w:ascii="Times New Roman" w:hAnsi="Times New Roman" w:cs="Times New Roman"/>
          <w:b/>
          <w:bCs/>
          <w:sz w:val="28"/>
          <w:szCs w:val="28"/>
        </w:rPr>
        <w:t xml:space="preserve">insect </w:t>
      </w:r>
      <w:r w:rsidR="003B184D" w:rsidRPr="00751800">
        <w:rPr>
          <w:rFonts w:ascii="Times New Roman" w:hAnsi="Times New Roman" w:cs="Times New Roman"/>
          <w:b/>
          <w:bCs/>
          <w:sz w:val="28"/>
          <w:szCs w:val="28"/>
        </w:rPr>
        <w:t xml:space="preserve">resistance </w:t>
      </w:r>
      <w:r w:rsidR="00890B67" w:rsidRPr="00751800">
        <w:rPr>
          <w:rFonts w:ascii="Times New Roman" w:hAnsi="Times New Roman" w:cs="Times New Roman"/>
          <w:b/>
          <w:bCs/>
          <w:sz w:val="28"/>
          <w:szCs w:val="28"/>
        </w:rPr>
        <w:t xml:space="preserve">in </w:t>
      </w:r>
      <w:r w:rsidR="005C06EA" w:rsidRPr="00751800">
        <w:rPr>
          <w:rFonts w:ascii="Times New Roman" w:hAnsi="Times New Roman" w:cs="Times New Roman"/>
          <w:b/>
          <w:bCs/>
          <w:sz w:val="28"/>
          <w:szCs w:val="28"/>
          <w:lang w:val="en-US"/>
        </w:rPr>
        <w:t>f</w:t>
      </w:r>
      <w:r w:rsidR="00EB0397" w:rsidRPr="00751800">
        <w:rPr>
          <w:rFonts w:ascii="Times New Roman" w:hAnsi="Times New Roman" w:cs="Times New Roman"/>
          <w:b/>
          <w:bCs/>
          <w:sz w:val="28"/>
          <w:szCs w:val="28"/>
          <w:lang w:val="en-US"/>
        </w:rPr>
        <w:t>ield mustard (</w:t>
      </w:r>
      <w:r w:rsidR="00EB0397" w:rsidRPr="00751800">
        <w:rPr>
          <w:rFonts w:ascii="Times New Roman" w:hAnsi="Times New Roman" w:cs="Times New Roman"/>
          <w:b/>
          <w:bCs/>
          <w:i/>
          <w:iCs/>
          <w:sz w:val="28"/>
          <w:szCs w:val="28"/>
          <w:lang w:val="en-US"/>
        </w:rPr>
        <w:t>Brassica rapa</w:t>
      </w:r>
      <w:r w:rsidR="00EB0397" w:rsidRPr="00751800">
        <w:rPr>
          <w:rFonts w:ascii="Times New Roman" w:hAnsi="Times New Roman" w:cs="Times New Roman"/>
          <w:b/>
          <w:bCs/>
          <w:sz w:val="28"/>
          <w:szCs w:val="28"/>
          <w:lang w:val="en-US"/>
        </w:rPr>
        <w:t>)</w:t>
      </w:r>
      <w:r w:rsidRPr="00751800">
        <w:rPr>
          <w:rFonts w:ascii="Times New Roman" w:hAnsi="Times New Roman" w:cs="Times New Roman"/>
          <w:b/>
          <w:bCs/>
          <w:sz w:val="28"/>
          <w:szCs w:val="28"/>
          <w:lang w:val="en-US"/>
        </w:rPr>
        <w:t xml:space="preserve">: differences between insect species and frass treatments </w:t>
      </w:r>
    </w:p>
    <w:bookmarkEnd w:id="0"/>
    <w:p w14:paraId="6601F312" w14:textId="77777777" w:rsidR="000F268A" w:rsidRPr="00011ED2" w:rsidRDefault="000F268A" w:rsidP="00800E69">
      <w:pPr>
        <w:spacing w:line="480" w:lineRule="auto"/>
        <w:jc w:val="both"/>
        <w:rPr>
          <w:rFonts w:ascii="Times New Roman" w:hAnsi="Times New Roman" w:cs="Times New Roman"/>
          <w:sz w:val="24"/>
          <w:szCs w:val="24"/>
        </w:rPr>
      </w:pPr>
    </w:p>
    <w:p w14:paraId="7AE286A7" w14:textId="105A7090" w:rsidR="000F268A" w:rsidRDefault="000F268A"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07060CE7" w14:textId="77777777" w:rsidR="00751800" w:rsidRDefault="00751800" w:rsidP="00800E69">
      <w:pPr>
        <w:spacing w:line="480" w:lineRule="auto"/>
        <w:jc w:val="both"/>
        <w:rPr>
          <w:rFonts w:ascii="Times New Roman" w:hAnsi="Times New Roman" w:cs="Times New Roman"/>
          <w:sz w:val="24"/>
          <w:szCs w:val="24"/>
          <w:lang w:val="en-US"/>
        </w:rPr>
      </w:pPr>
    </w:p>
    <w:p w14:paraId="45B8D688" w14:textId="0989D03B" w:rsidR="001849FC" w:rsidRPr="009A2AB7" w:rsidRDefault="00C47FB2" w:rsidP="00800E69">
      <w:pPr>
        <w:spacing w:line="480" w:lineRule="auto"/>
        <w:jc w:val="both"/>
        <w:rPr>
          <w:rFonts w:ascii="Times New Roman" w:hAnsi="Times New Roman" w:cs="Times New Roman"/>
          <w:sz w:val="24"/>
          <w:szCs w:val="24"/>
          <w:lang w:val="en-US"/>
        </w:rPr>
      </w:pPr>
      <w:r w:rsidRPr="009A2AB7">
        <w:rPr>
          <w:rFonts w:ascii="Times New Roman" w:hAnsi="Times New Roman" w:cs="Times New Roman"/>
          <w:sz w:val="24"/>
          <w:szCs w:val="24"/>
          <w:lang w:val="en-US"/>
        </w:rPr>
        <w:t>Short title:</w:t>
      </w:r>
    </w:p>
    <w:p w14:paraId="415F4AB3" w14:textId="5A30FEEE" w:rsidR="001849FC" w:rsidRPr="00126741" w:rsidRDefault="00DF04E5" w:rsidP="00800E69">
      <w:pPr>
        <w:spacing w:line="480" w:lineRule="auto"/>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1"/>
    <w:p w14:paraId="7CACD530" w14:textId="77777777" w:rsidR="00011ED2" w:rsidRDefault="00011ED2" w:rsidP="00800E69">
      <w:pPr>
        <w:spacing w:line="480" w:lineRule="auto"/>
        <w:jc w:val="both"/>
        <w:rPr>
          <w:rFonts w:ascii="Times New Roman" w:hAnsi="Times New Roman" w:cs="Times New Roman"/>
          <w:b/>
          <w:bCs/>
          <w:sz w:val="24"/>
          <w:szCs w:val="24"/>
          <w:lang w:val="en-US"/>
        </w:rPr>
      </w:pPr>
    </w:p>
    <w:p w14:paraId="0CE7FFAE" w14:textId="77777777" w:rsidR="002B776A" w:rsidRDefault="002B776A" w:rsidP="00800E69">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6703FC46" w14:textId="0D3E295E" w:rsidR="00751800" w:rsidRDefault="002B776A" w:rsidP="00800E69">
      <w:pPr>
        <w:spacing w:line="480" w:lineRule="auto"/>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del w:id="3" w:author="Dicke, Marcel" w:date="2023-09-22T20:24:00Z">
        <w:r w:rsidDel="00074144">
          <w:fldChar w:fldCharType="begin"/>
        </w:r>
        <w:r w:rsidDel="00074144">
          <w:delInstrText>HYPERLINK "mailto:shaphan.chia@wur.nl"</w:delInstrText>
        </w:r>
        <w:r w:rsidDel="00074144">
          <w:fldChar w:fldCharType="separate"/>
        </w:r>
        <w:r w:rsidR="00E35455" w:rsidRPr="00482DD5" w:rsidDel="00074144">
          <w:rPr>
            <w:rStyle w:val="Hyperlink"/>
            <w:rFonts w:ascii="Times New Roman" w:hAnsi="Times New Roman" w:cs="Times New Roman"/>
            <w:sz w:val="24"/>
            <w:szCs w:val="24"/>
            <w:lang w:val="en-US"/>
          </w:rPr>
          <w:delText>shaphan.chia@wur.nl</w:delText>
        </w:r>
        <w:r w:rsidDel="00074144">
          <w:rPr>
            <w:rStyle w:val="Hyperlink"/>
            <w:rFonts w:ascii="Times New Roman" w:hAnsi="Times New Roman" w:cs="Times New Roman"/>
            <w:sz w:val="24"/>
            <w:szCs w:val="24"/>
            <w:lang w:val="en-US"/>
          </w:rPr>
          <w:fldChar w:fldCharType="end"/>
        </w:r>
        <w:r w:rsidR="00E35455" w:rsidDel="00074144">
          <w:rPr>
            <w:rFonts w:ascii="Times New Roman" w:hAnsi="Times New Roman" w:cs="Times New Roman"/>
            <w:sz w:val="24"/>
            <w:szCs w:val="24"/>
            <w:lang w:val="en-US"/>
          </w:rPr>
          <w:delText xml:space="preserve"> or </w:delText>
        </w:r>
      </w:del>
      <w:hyperlink r:id="rId8"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3B487D18" w14:textId="04A91E81" w:rsidR="002B776A" w:rsidRPr="00126741" w:rsidRDefault="002B776A" w:rsidP="00800E6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800E69">
      <w:pPr>
        <w:spacing w:line="480" w:lineRule="auto"/>
        <w:jc w:val="both"/>
        <w:rPr>
          <w:rFonts w:ascii="Times New Roman" w:hAnsi="Times New Roman" w:cs="Times New Roman"/>
          <w:b/>
          <w:bCs/>
          <w:sz w:val="24"/>
          <w:szCs w:val="24"/>
          <w:lang w:val="en-US"/>
        </w:rPr>
      </w:pPr>
    </w:p>
    <w:p w14:paraId="5610397F" w14:textId="33025CBF" w:rsidR="00011ED2" w:rsidRPr="00126741" w:rsidRDefault="000D5B84" w:rsidP="00800E69">
      <w:pPr>
        <w:spacing w:line="480" w:lineRule="auto"/>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1C903521" w:rsidR="001849FC" w:rsidRPr="00126741" w:rsidRDefault="00AA33B5" w:rsidP="00800E69">
      <w:pPr>
        <w:spacing w:line="480" w:lineRule="auto"/>
        <w:jc w:val="both"/>
        <w:rPr>
          <w:rFonts w:ascii="Times New Roman" w:hAnsi="Times New Roman" w:cs="Times New Roman"/>
          <w:b/>
          <w:bCs/>
          <w:i/>
          <w:iCs/>
          <w:sz w:val="24"/>
          <w:szCs w:val="24"/>
          <w:lang w:val="en-US"/>
        </w:rPr>
      </w:pPr>
      <w:del w:id="4" w:author="SHAPHAN YONG CHIA" w:date="2023-09-12T10:12:00Z">
        <w:r w:rsidRPr="00126741" w:rsidDel="00074745">
          <w:rPr>
            <w:rFonts w:ascii="Times New Roman" w:hAnsi="Times New Roman" w:cs="Times New Roman"/>
            <w:sz w:val="24"/>
            <w:szCs w:val="24"/>
            <w:lang w:val="en-US"/>
          </w:rPr>
          <w:delText xml:space="preserve">Insect production, </w:delText>
        </w:r>
      </w:del>
      <w:r w:rsidRPr="00126741">
        <w:rPr>
          <w:rFonts w:ascii="Times New Roman" w:hAnsi="Times New Roman" w:cs="Times New Roman"/>
          <w:sz w:val="24"/>
          <w:szCs w:val="24"/>
          <w:lang w:val="en-US"/>
        </w:rPr>
        <w:t xml:space="preserve">Insect residual streams, </w:t>
      </w:r>
      <w:del w:id="5" w:author="SHAPHAN YONG CHIA" w:date="2023-09-12T09:55:00Z">
        <w:r w:rsidRPr="00126741" w:rsidDel="00C80E32">
          <w:rPr>
            <w:rFonts w:ascii="Times New Roman" w:hAnsi="Times New Roman" w:cs="Times New Roman"/>
            <w:sz w:val="24"/>
            <w:szCs w:val="24"/>
            <w:lang w:val="en-US"/>
          </w:rPr>
          <w:delText>Soil amendment,</w:delText>
        </w:r>
      </w:del>
      <w:del w:id="6" w:author="SHAPHAN YONG CHIA" w:date="2023-09-18T15:55:00Z">
        <w:r w:rsidRPr="00126741" w:rsidDel="00852F71">
          <w:rPr>
            <w:rFonts w:ascii="Times New Roman" w:hAnsi="Times New Roman" w:cs="Times New Roman"/>
            <w:sz w:val="24"/>
            <w:szCs w:val="24"/>
            <w:lang w:val="en-US"/>
          </w:rPr>
          <w:delText xml:space="preserve"> </w:delText>
        </w:r>
      </w:del>
      <w:r w:rsidRPr="00126741">
        <w:rPr>
          <w:rFonts w:ascii="Times New Roman" w:hAnsi="Times New Roman" w:cs="Times New Roman"/>
          <w:sz w:val="24"/>
          <w:szCs w:val="24"/>
          <w:lang w:val="en-US"/>
        </w:rPr>
        <w:t xml:space="preserve">Organic fertiliser, </w:t>
      </w:r>
      <w:del w:id="7" w:author="SHAPHAN YONG CHIA" w:date="2023-09-12T09:54:00Z">
        <w:r w:rsidRPr="00126741" w:rsidDel="00C80E32">
          <w:rPr>
            <w:rFonts w:ascii="Times New Roman" w:hAnsi="Times New Roman" w:cs="Times New Roman"/>
            <w:sz w:val="24"/>
            <w:szCs w:val="24"/>
            <w:lang w:val="en-US"/>
          </w:rPr>
          <w:delText>Incubated frass,</w:delText>
        </w:r>
      </w:del>
      <w:del w:id="8" w:author="SHAPHAN YONG CHIA" w:date="2023-09-18T15:55:00Z">
        <w:r w:rsidRPr="00126741" w:rsidDel="00852F71">
          <w:rPr>
            <w:rFonts w:ascii="Times New Roman" w:hAnsi="Times New Roman" w:cs="Times New Roman"/>
            <w:sz w:val="24"/>
            <w:szCs w:val="24"/>
            <w:lang w:val="en-US"/>
          </w:rPr>
          <w:delText xml:space="preserve"> </w:delText>
        </w:r>
      </w:del>
      <w:del w:id="9" w:author="SHAPHAN YONG CHIA" w:date="2023-09-12T09:53:00Z">
        <w:r w:rsidRPr="00126741" w:rsidDel="00C80E32">
          <w:rPr>
            <w:rFonts w:ascii="Times New Roman" w:hAnsi="Times New Roman" w:cs="Times New Roman"/>
            <w:sz w:val="24"/>
            <w:szCs w:val="24"/>
            <w:lang w:val="en-US"/>
          </w:rPr>
          <w:delText xml:space="preserve">Composted frass, </w:delText>
        </w:r>
      </w:del>
      <w:del w:id="10" w:author="SHAPHAN YONG CHIA" w:date="2023-09-12T09:52:00Z">
        <w:r w:rsidRPr="00126741" w:rsidDel="00C80E32">
          <w:rPr>
            <w:rFonts w:ascii="Times New Roman" w:hAnsi="Times New Roman" w:cs="Times New Roman"/>
            <w:sz w:val="24"/>
            <w:szCs w:val="24"/>
            <w:lang w:val="en-US"/>
          </w:rPr>
          <w:delText xml:space="preserve">Raw frass, </w:delText>
        </w:r>
      </w:del>
      <w:del w:id="11" w:author="SHAPHAN YONG CHIA" w:date="2023-09-12T09:55:00Z">
        <w:r w:rsidR="000D5B84" w:rsidRPr="00126741" w:rsidDel="00C80E32">
          <w:rPr>
            <w:rFonts w:ascii="Times New Roman" w:hAnsi="Times New Roman" w:cs="Times New Roman"/>
            <w:sz w:val="24"/>
            <w:szCs w:val="24"/>
            <w:lang w:val="en-US"/>
          </w:rPr>
          <w:delText>Sustainable agriculture,</w:delText>
        </w:r>
      </w:del>
      <w:del w:id="12" w:author="SHAPHAN YONG CHIA" w:date="2023-09-18T15:55:00Z">
        <w:r w:rsidR="000D5B84" w:rsidRPr="00126741" w:rsidDel="00852F71">
          <w:rPr>
            <w:rFonts w:ascii="Times New Roman" w:hAnsi="Times New Roman" w:cs="Times New Roman"/>
            <w:sz w:val="24"/>
            <w:szCs w:val="24"/>
            <w:lang w:val="en-US"/>
          </w:rPr>
          <w:delText xml:space="preserve"> </w:delText>
        </w:r>
      </w:del>
      <w:r w:rsidR="000D5B84" w:rsidRPr="00126741">
        <w:rPr>
          <w:rFonts w:ascii="Times New Roman" w:hAnsi="Times New Roman" w:cs="Times New Roman"/>
          <w:sz w:val="24"/>
          <w:szCs w:val="24"/>
          <w:lang w:val="en-US"/>
        </w:rPr>
        <w:t>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2"/>
    <w:p w14:paraId="011605A0" w14:textId="77777777" w:rsidR="00074144" w:rsidRDefault="00074144" w:rsidP="00800E69">
      <w:pPr>
        <w:spacing w:line="480" w:lineRule="auto"/>
        <w:jc w:val="both"/>
        <w:rPr>
          <w:ins w:id="13" w:author="Dicke, Marcel" w:date="2023-09-22T20:24:00Z"/>
          <w:rFonts w:ascii="Times New Roman" w:hAnsi="Times New Roman" w:cs="Times New Roman"/>
          <w:b/>
          <w:bCs/>
          <w:color w:val="000000" w:themeColor="text1"/>
          <w:sz w:val="28"/>
          <w:szCs w:val="28"/>
          <w:lang w:val="en-US"/>
        </w:rPr>
      </w:pPr>
    </w:p>
    <w:p w14:paraId="3E2A8B21" w14:textId="2ADD2660" w:rsidR="000825D9" w:rsidRPr="00C70602" w:rsidRDefault="000825D9" w:rsidP="00800E69">
      <w:pPr>
        <w:spacing w:line="480"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t>Abstract</w:t>
      </w:r>
    </w:p>
    <w:p w14:paraId="09E4FFAD" w14:textId="4BF5FDC7" w:rsidR="00727E7B" w:rsidRPr="00126741" w:rsidRDefault="002F056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14"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ins w:id="15" w:author="SHAPHAN YONG CHIA" w:date="2023-09-14T10:30:00Z">
        <w:r w:rsidR="003804BD" w:rsidRPr="00ED1647">
          <w:rPr>
            <w:rFonts w:ascii="Times New Roman" w:hAnsi="Times New Roman" w:cs="Times New Roman"/>
            <w:color w:val="FF0000"/>
            <w:sz w:val="24"/>
            <w:szCs w:val="24"/>
            <w:lang w:val="en-US"/>
            <w:rPrChange w:id="16" w:author="SHAPHAN YONG CHIA" w:date="2023-09-18T11:15:00Z">
              <w:rPr>
                <w:rFonts w:ascii="Times New Roman" w:hAnsi="Times New Roman" w:cs="Times New Roman"/>
                <w:color w:val="000000" w:themeColor="text1"/>
                <w:sz w:val="24"/>
                <w:szCs w:val="24"/>
                <w:lang w:val="en-US"/>
              </w:rPr>
            </w:rPrChange>
          </w:rPr>
          <w:t>Linnaeus</w:t>
        </w:r>
      </w:ins>
      <w:del w:id="17" w:author="SHAPHAN YONG CHIA" w:date="2023-09-14T10:30:00Z">
        <w:r w:rsidR="004823E8" w:rsidDel="003804BD">
          <w:rPr>
            <w:rFonts w:ascii="Times New Roman" w:hAnsi="Times New Roman" w:cs="Times New Roman"/>
            <w:color w:val="000000" w:themeColor="text1"/>
            <w:sz w:val="24"/>
            <w:szCs w:val="24"/>
            <w:lang w:val="en-US"/>
          </w:rPr>
          <w:delText>L</w:delText>
        </w:r>
      </w:del>
      <w:del w:id="18" w:author="SHAPHAN YONG CHIA" w:date="2023-09-14T10:33:00Z">
        <w:r w:rsidR="00AE50BD" w:rsidDel="003804BD">
          <w:rPr>
            <w:rFonts w:ascii="Times New Roman" w:hAnsi="Times New Roman" w:cs="Times New Roman"/>
            <w:color w:val="000000" w:themeColor="text1"/>
            <w:sz w:val="24"/>
            <w:szCs w:val="24"/>
            <w:lang w:val="en-US"/>
          </w:rPr>
          <w:delText>.</w:delText>
        </w:r>
      </w:del>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ins w:id="19" w:author="SHAPHAN YONG CHIA" w:date="2023-09-14T10:34:00Z">
        <w:r w:rsidR="003804BD" w:rsidRPr="00ED1647">
          <w:rPr>
            <w:rFonts w:ascii="Times New Roman" w:hAnsi="Times New Roman" w:cs="Times New Roman"/>
            <w:color w:val="FF0000"/>
            <w:sz w:val="24"/>
            <w:szCs w:val="24"/>
            <w:lang w:val="en-US"/>
            <w:rPrChange w:id="20" w:author="SHAPHAN YONG CHIA" w:date="2023-09-18T11:15:00Z">
              <w:rPr>
                <w:rFonts w:ascii="Times New Roman" w:hAnsi="Times New Roman" w:cs="Times New Roman"/>
                <w:color w:val="000000" w:themeColor="text1"/>
                <w:sz w:val="24"/>
                <w:szCs w:val="24"/>
                <w:lang w:val="en-US"/>
              </w:rPr>
            </w:rPrChange>
          </w:rPr>
          <w:t>Linnaeus</w:t>
        </w:r>
      </w:ins>
      <w:del w:id="21" w:author="SHAPHAN YONG CHIA" w:date="2023-09-14T10:34:00Z">
        <w:r w:rsidR="00425577" w:rsidRPr="000912E0" w:rsidDel="003804BD">
          <w:rPr>
            <w:rFonts w:ascii="Times New Roman" w:hAnsi="Times New Roman" w:cs="Times New Roman"/>
            <w:color w:val="000000" w:themeColor="text1"/>
            <w:sz w:val="24"/>
            <w:szCs w:val="24"/>
            <w:lang w:val="en-US"/>
          </w:rPr>
          <w:delText>L.</w:delText>
        </w:r>
      </w:del>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w:t>
      </w:r>
      <w:ins w:id="22" w:author="SHAPHAN YONG CHIA" w:date="2023-09-14T10:35:00Z">
        <w:r w:rsidR="003804BD" w:rsidRPr="00ED1647">
          <w:rPr>
            <w:rFonts w:ascii="Times New Roman" w:hAnsi="Times New Roman" w:cs="Times New Roman"/>
            <w:color w:val="FF0000"/>
            <w:sz w:val="24"/>
            <w:szCs w:val="24"/>
            <w:lang w:val="en-US"/>
            <w:rPrChange w:id="23" w:author="SHAPHAN YONG CHIA" w:date="2023-09-18T11:15:00Z">
              <w:rPr>
                <w:rFonts w:ascii="Times New Roman" w:hAnsi="Times New Roman" w:cs="Times New Roman"/>
                <w:color w:val="000000" w:themeColor="text1"/>
                <w:sz w:val="24"/>
                <w:szCs w:val="24"/>
                <w:lang w:val="en-US"/>
              </w:rPr>
            </w:rPrChange>
          </w:rPr>
          <w:t>Linnaeus</w:t>
        </w:r>
      </w:ins>
      <w:del w:id="24" w:author="SHAPHAN YONG CHIA" w:date="2023-09-14T10:35:00Z">
        <w:r w:rsidR="00425577" w:rsidDel="003804BD">
          <w:rPr>
            <w:rFonts w:ascii="Times New Roman" w:hAnsi="Times New Roman" w:cs="Times New Roman"/>
            <w:color w:val="000000" w:themeColor="text1"/>
            <w:sz w:val="24"/>
            <w:szCs w:val="24"/>
            <w:lang w:val="en-US"/>
          </w:rPr>
          <w:delText>L.</w:delText>
        </w:r>
      </w:del>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ins w:id="25" w:author="SHAPHAN YONG CHIA" w:date="2023-09-14T10:35:00Z">
        <w:r w:rsidR="003804BD" w:rsidRPr="00ED1647">
          <w:rPr>
            <w:rFonts w:ascii="Times New Roman" w:hAnsi="Times New Roman" w:cs="Times New Roman"/>
            <w:color w:val="FF0000"/>
            <w:sz w:val="24"/>
            <w:szCs w:val="24"/>
            <w:lang w:val="en-US"/>
            <w:rPrChange w:id="26" w:author="SHAPHAN YONG CHIA" w:date="2023-09-18T11:15:00Z">
              <w:rPr>
                <w:rFonts w:ascii="Times New Roman" w:hAnsi="Times New Roman" w:cs="Times New Roman"/>
                <w:color w:val="000000" w:themeColor="text1"/>
                <w:sz w:val="24"/>
                <w:szCs w:val="24"/>
                <w:lang w:val="en-US"/>
              </w:rPr>
            </w:rPrChange>
          </w:rPr>
          <w:t>Linnaeus</w:t>
        </w:r>
      </w:ins>
      <w:del w:id="27" w:author="SHAPHAN YONG CHIA" w:date="2023-09-14T10:35:00Z">
        <w:r w:rsidR="001C38A8" w:rsidDel="003804BD">
          <w:rPr>
            <w:rFonts w:ascii="Times New Roman" w:hAnsi="Times New Roman" w:cs="Times New Roman"/>
            <w:color w:val="000000" w:themeColor="text1"/>
            <w:sz w:val="24"/>
            <w:szCs w:val="24"/>
            <w:lang w:val="en-US"/>
          </w:rPr>
          <w:delText>L.</w:delText>
        </w:r>
      </w:del>
      <w:r w:rsidR="001C38A8">
        <w:rPr>
          <w:rFonts w:ascii="Times New Roman" w:hAnsi="Times New Roman" w:cs="Times New Roman"/>
          <w:color w:val="000000" w:themeColor="text1"/>
          <w:sz w:val="24"/>
          <w:szCs w:val="24"/>
          <w:lang w:val="en-US"/>
        </w:rPr>
        <w:t xml:space="preserve">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ins w:id="28" w:author="SHAPHAN YONG CHIA" w:date="2023-09-14T10:35:00Z">
        <w:r w:rsidR="003804BD" w:rsidRPr="00ED1647">
          <w:rPr>
            <w:rFonts w:ascii="Times New Roman" w:hAnsi="Times New Roman" w:cs="Times New Roman"/>
            <w:color w:val="FF0000"/>
            <w:sz w:val="24"/>
            <w:szCs w:val="24"/>
            <w:lang w:val="en-US"/>
            <w:rPrChange w:id="29" w:author="SHAPHAN YONG CHIA" w:date="2023-09-18T11:16:00Z">
              <w:rPr>
                <w:rFonts w:ascii="Times New Roman" w:hAnsi="Times New Roman" w:cs="Times New Roman"/>
                <w:color w:val="000000" w:themeColor="text1"/>
                <w:sz w:val="24"/>
                <w:szCs w:val="24"/>
                <w:lang w:val="en-US"/>
              </w:rPr>
            </w:rPrChange>
          </w:rPr>
          <w:t>Linnaeus</w:t>
        </w:r>
      </w:ins>
      <w:del w:id="30" w:author="SHAPHAN YONG CHIA" w:date="2023-09-14T10:35:00Z">
        <w:r w:rsidR="001C38A8" w:rsidDel="003804BD">
          <w:rPr>
            <w:rFonts w:ascii="Times New Roman" w:hAnsi="Times New Roman" w:cs="Times New Roman"/>
            <w:color w:val="000000" w:themeColor="text1"/>
            <w:sz w:val="24"/>
            <w:szCs w:val="24"/>
            <w:lang w:val="en-US"/>
          </w:rPr>
          <w:delText>L.</w:delText>
        </w:r>
      </w:del>
      <w:r w:rsidR="001C38A8">
        <w:rPr>
          <w:rFonts w:ascii="Times New Roman" w:hAnsi="Times New Roman" w:cs="Times New Roman"/>
          <w:color w:val="000000" w:themeColor="text1"/>
          <w:sz w:val="24"/>
          <w:szCs w:val="24"/>
          <w:lang w:val="en-US"/>
        </w:rPr>
        <w:t xml:space="preserve"> (Lepidoptera: Plutell</w:t>
      </w:r>
      <w:del w:id="31" w:author="Dicke, Marcel" w:date="2023-09-24T12:12:00Z">
        <w:r w:rsidR="001C38A8" w:rsidDel="006D134D">
          <w:rPr>
            <w:rFonts w:ascii="Times New Roman" w:hAnsi="Times New Roman" w:cs="Times New Roman"/>
            <w:color w:val="000000" w:themeColor="text1"/>
            <w:sz w:val="24"/>
            <w:szCs w:val="24"/>
            <w:lang w:val="en-US"/>
          </w:rPr>
          <w:delText>i</w:delText>
        </w:r>
      </w:del>
      <w:r w:rsidR="001C38A8">
        <w:rPr>
          <w:rFonts w:ascii="Times New Roman" w:hAnsi="Times New Roman" w:cs="Times New Roman"/>
          <w:color w:val="000000" w:themeColor="text1"/>
          <w:sz w:val="24"/>
          <w:szCs w:val="24"/>
          <w:lang w:val="en-US"/>
        </w:rPr>
        <w:t xml:space="preserve">idae), </w:t>
      </w:r>
      <w:bookmarkEnd w:id="14"/>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w:t>
      </w:r>
      <w:r w:rsidR="003324ED">
        <w:rPr>
          <w:rFonts w:ascii="Times New Roman" w:hAnsi="Times New Roman" w:cs="Times New Roman"/>
          <w:color w:val="000000" w:themeColor="text1"/>
          <w:sz w:val="24"/>
          <w:szCs w:val="24"/>
          <w:lang w:val="en-US"/>
        </w:rPr>
        <w:t xml:space="preserve">the </w:t>
      </w:r>
      <w:r w:rsidR="009D4250" w:rsidRPr="00C70602">
        <w:rPr>
          <w:rFonts w:ascii="Times New Roman" w:hAnsi="Times New Roman" w:cs="Times New Roman"/>
          <w:color w:val="000000" w:themeColor="text1"/>
          <w:sz w:val="24"/>
          <w:szCs w:val="24"/>
          <w:lang w:val="en-US"/>
        </w:rPr>
        <w:t xml:space="preserve">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w:t>
      </w:r>
      <w:r w:rsidR="00200DA9"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w:t>
      </w:r>
      <w:del w:id="32" w:author="SHAPHAN YONG CHIA" w:date="2023-09-14T16:29:00Z">
        <w:r w:rsidR="001D3988" w:rsidRPr="00C70602" w:rsidDel="00875030">
          <w:rPr>
            <w:rFonts w:ascii="Times New Roman" w:hAnsi="Times New Roman" w:cs="Times New Roman"/>
            <w:color w:val="000000" w:themeColor="text1"/>
            <w:sz w:val="24"/>
            <w:szCs w:val="24"/>
          </w:rPr>
          <w:delText>have a protective effect on</w:delText>
        </w:r>
      </w:del>
      <w:ins w:id="33" w:author="SHAPHAN YONG CHIA" w:date="2023-09-14T16:29:00Z">
        <w:r w:rsidR="00875030" w:rsidRPr="00875030">
          <w:rPr>
            <w:rFonts w:ascii="Times New Roman" w:hAnsi="Times New Roman" w:cs="Times New Roman"/>
            <w:color w:val="FF0000"/>
            <w:sz w:val="24"/>
            <w:szCs w:val="24"/>
            <w:rPrChange w:id="34" w:author="SHAPHAN YONG CHIA" w:date="2023-09-14T16:30:00Z">
              <w:rPr>
                <w:rFonts w:ascii="Times New Roman" w:hAnsi="Times New Roman" w:cs="Times New Roman"/>
                <w:color w:val="000000" w:themeColor="text1"/>
                <w:sz w:val="24"/>
                <w:szCs w:val="24"/>
              </w:rPr>
            </w:rPrChange>
          </w:rPr>
          <w:t>enhance</w:t>
        </w:r>
      </w:ins>
      <w:r w:rsidR="001D3988" w:rsidRPr="00C70602">
        <w:rPr>
          <w:rFonts w:ascii="Times New Roman" w:hAnsi="Times New Roman" w:cs="Times New Roman"/>
          <w:color w:val="000000" w:themeColor="text1"/>
          <w:sz w:val="24"/>
          <w:szCs w:val="24"/>
        </w:rPr>
        <w:t xml:space="preserve"> herbivore performance. </w:t>
      </w:r>
    </w:p>
    <w:p w14:paraId="7ADC55BE" w14:textId="26205B12" w:rsidR="00AD3560" w:rsidRDefault="00AD3560" w:rsidP="00800E69">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800E69">
      <w:pPr>
        <w:spacing w:line="480" w:lineRule="auto"/>
        <w:jc w:val="both"/>
        <w:rPr>
          <w:rFonts w:ascii="Times New Roman" w:hAnsi="Times New Roman" w:cs="Times New Roman"/>
          <w:b/>
          <w:bCs/>
          <w:sz w:val="28"/>
          <w:szCs w:val="28"/>
          <w:lang w:val="en-US"/>
        </w:rPr>
      </w:pPr>
      <w:bookmarkStart w:id="35" w:name="_Hlk133094564"/>
      <w:bookmarkStart w:id="36" w:name="_Hlk133278383"/>
      <w:r w:rsidRPr="00C70602">
        <w:rPr>
          <w:rFonts w:ascii="Times New Roman" w:hAnsi="Times New Roman" w:cs="Times New Roman"/>
          <w:b/>
          <w:bCs/>
          <w:sz w:val="28"/>
          <w:szCs w:val="28"/>
          <w:lang w:val="en-US"/>
        </w:rPr>
        <w:lastRenderedPageBreak/>
        <w:t>Introduction</w:t>
      </w:r>
    </w:p>
    <w:p w14:paraId="65C44DB1" w14:textId="2395E2D5" w:rsidR="007A3335" w:rsidRPr="00C70602" w:rsidRDefault="007A3335"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black soldier fly</w:t>
      </w:r>
      <w:ins w:id="37" w:author="SHAPHAN YONG CHIA" w:date="2023-09-12T18:17:00Z">
        <w:r w:rsidR="00E15638">
          <w:rPr>
            <w:rFonts w:ascii="Times New Roman" w:hAnsi="Times New Roman" w:cs="Times New Roman"/>
            <w:color w:val="000000" w:themeColor="text1"/>
            <w:sz w:val="24"/>
            <w:szCs w:val="24"/>
            <w:lang w:val="en-US"/>
          </w:rPr>
          <w:t xml:space="preserve"> </w:t>
        </w:r>
        <w:r w:rsidR="00E15638" w:rsidRPr="00ED1647">
          <w:rPr>
            <w:rFonts w:ascii="Times New Roman" w:hAnsi="Times New Roman" w:cs="Times New Roman"/>
            <w:color w:val="FF0000"/>
            <w:sz w:val="24"/>
            <w:szCs w:val="24"/>
            <w:lang w:val="en-US"/>
            <w:rPrChange w:id="38" w:author="SHAPHAN YONG CHIA" w:date="2023-09-18T11:16:00Z">
              <w:rPr>
                <w:rFonts w:ascii="Times New Roman" w:hAnsi="Times New Roman" w:cs="Times New Roman"/>
                <w:color w:val="000000" w:themeColor="text1"/>
                <w:sz w:val="24"/>
                <w:szCs w:val="24"/>
                <w:lang w:val="en-US"/>
              </w:rPr>
            </w:rPrChange>
          </w:rPr>
          <w:t>(BSF)</w:t>
        </w:r>
      </w:ins>
      <w:r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w:t>
      </w:r>
      <w:ins w:id="39" w:author="SHAPHAN YONG CHIA" w:date="2023-09-14T10:35:00Z">
        <w:r w:rsidR="003804BD" w:rsidRPr="00ED1647">
          <w:rPr>
            <w:rFonts w:ascii="Times New Roman" w:hAnsi="Times New Roman" w:cs="Times New Roman"/>
            <w:color w:val="FF0000"/>
            <w:sz w:val="24"/>
            <w:szCs w:val="24"/>
            <w:lang w:val="en-US"/>
            <w:rPrChange w:id="40" w:author="SHAPHAN YONG CHIA" w:date="2023-09-18T11:16:00Z">
              <w:rPr>
                <w:rFonts w:ascii="Times New Roman" w:hAnsi="Times New Roman" w:cs="Times New Roman"/>
                <w:color w:val="000000" w:themeColor="text1"/>
                <w:sz w:val="24"/>
                <w:szCs w:val="24"/>
                <w:lang w:val="en-US"/>
              </w:rPr>
            </w:rPrChange>
          </w:rPr>
          <w:t>Linnaeus</w:t>
        </w:r>
      </w:ins>
      <w:del w:id="41" w:author="SHAPHAN YONG CHIA" w:date="2023-09-14T10:35:00Z">
        <w:r w:rsidR="00E915FF" w:rsidRPr="00C70602" w:rsidDel="003804BD">
          <w:rPr>
            <w:rFonts w:ascii="Times New Roman" w:hAnsi="Times New Roman" w:cs="Times New Roman"/>
            <w:color w:val="000000" w:themeColor="text1"/>
            <w:sz w:val="24"/>
            <w:szCs w:val="24"/>
            <w:lang w:val="en-US"/>
          </w:rPr>
          <w:delText>L.</w:delText>
        </w:r>
      </w:del>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ins w:id="42" w:author="SHAPHAN YONG CHIA" w:date="2023-09-14T10:36:00Z">
        <w:r w:rsidR="003804BD" w:rsidRPr="00ED1647">
          <w:rPr>
            <w:rFonts w:ascii="Times New Roman" w:hAnsi="Times New Roman" w:cs="Times New Roman"/>
            <w:color w:val="FF0000"/>
            <w:sz w:val="24"/>
            <w:szCs w:val="24"/>
            <w:lang w:val="en-US"/>
            <w:rPrChange w:id="43" w:author="SHAPHAN YONG CHIA" w:date="2023-09-18T11:16:00Z">
              <w:rPr>
                <w:rFonts w:ascii="Times New Roman" w:hAnsi="Times New Roman" w:cs="Times New Roman"/>
                <w:color w:val="000000" w:themeColor="text1"/>
                <w:sz w:val="24"/>
                <w:szCs w:val="24"/>
                <w:lang w:val="en-US"/>
              </w:rPr>
            </w:rPrChange>
          </w:rPr>
          <w:t>Linnaeus</w:t>
        </w:r>
      </w:ins>
      <w:del w:id="44" w:author="SHAPHAN YONG CHIA" w:date="2023-09-14T10:36:00Z">
        <w:r w:rsidR="00E915FF" w:rsidRPr="003804BD" w:rsidDel="003804BD">
          <w:rPr>
            <w:rFonts w:ascii="Times New Roman" w:hAnsi="Times New Roman" w:cs="Times New Roman"/>
            <w:color w:val="FF0000"/>
            <w:sz w:val="24"/>
            <w:szCs w:val="24"/>
            <w:lang w:val="en-US"/>
            <w:rPrChange w:id="45" w:author="SHAPHAN YONG CHIA" w:date="2023-09-14T10:36:00Z">
              <w:rPr>
                <w:rFonts w:ascii="Times New Roman" w:hAnsi="Times New Roman" w:cs="Times New Roman"/>
                <w:color w:val="000000" w:themeColor="text1"/>
                <w:sz w:val="24"/>
                <w:szCs w:val="24"/>
                <w:lang w:val="en-US"/>
              </w:rPr>
            </w:rPrChange>
          </w:rPr>
          <w:delText>L</w:delText>
        </w:r>
        <w:r w:rsidR="00E915FF" w:rsidRPr="00C70602" w:rsidDel="003804BD">
          <w:rPr>
            <w:rFonts w:ascii="Times New Roman" w:hAnsi="Times New Roman" w:cs="Times New Roman"/>
            <w:color w:val="000000" w:themeColor="text1"/>
            <w:sz w:val="24"/>
            <w:szCs w:val="24"/>
            <w:lang w:val="en-US"/>
          </w:rPr>
          <w:delText>.</w:delText>
        </w:r>
      </w:del>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800E69">
      <w:pPr>
        <w:spacing w:after="0" w:line="480" w:lineRule="auto"/>
        <w:jc w:val="both"/>
        <w:rPr>
          <w:rFonts w:ascii="Times New Roman" w:hAnsi="Times New Roman" w:cs="Times New Roman"/>
          <w:color w:val="000000" w:themeColor="text1"/>
          <w:sz w:val="24"/>
          <w:szCs w:val="24"/>
          <w:lang w:val="en-US"/>
        </w:rPr>
      </w:pPr>
    </w:p>
    <w:p w14:paraId="0B5F917E" w14:textId="6022FB0F" w:rsidR="00A06885" w:rsidRPr="00A06885" w:rsidRDefault="00E52A24" w:rsidP="00A06885">
      <w:pPr>
        <w:spacing w:after="0" w:line="480" w:lineRule="auto"/>
        <w:jc w:val="both"/>
        <w:rPr>
          <w:ins w:id="46" w:author="SHAPHAN YONG CHIA" w:date="2023-09-12T11:22:00Z"/>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2E730B">
        <w:rPr>
          <w:rFonts w:ascii="Times New Roman" w:hAnsi="Times New Roman" w:cs="Times New Roman"/>
          <w:color w:val="000000" w:themeColor="text1"/>
          <w:sz w:val="24"/>
          <w:szCs w:val="24"/>
          <w:lang w:val="en-US"/>
        </w:rPr>
        <w:t>using</w:t>
      </w:r>
      <w:r w:rsidRPr="00C70602">
        <w:rPr>
          <w:rFonts w:ascii="Times New Roman" w:hAnsi="Times New Roman" w:cs="Times New Roman"/>
          <w:color w:val="000000" w:themeColor="text1"/>
          <w:sz w:val="24"/>
          <w:szCs w:val="24"/>
          <w:lang w:val="en-US"/>
        </w:rPr>
        <w:t xml:space="preserve">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w:t>
      </w:r>
      <w:r w:rsidR="002E730B">
        <w:rPr>
          <w:rFonts w:ascii="Times New Roman" w:hAnsi="Times New Roman" w:cs="Times New Roman"/>
          <w:color w:val="000000" w:themeColor="text1"/>
          <w:sz w:val="24"/>
          <w:szCs w:val="24"/>
          <w:lang w:val="en-US"/>
        </w:rPr>
        <w:t>adding</w:t>
      </w:r>
      <w:r w:rsidR="00DE0179" w:rsidRPr="00C70602">
        <w:rPr>
          <w:rFonts w:ascii="Times New Roman" w:hAnsi="Times New Roman" w:cs="Times New Roman"/>
          <w:color w:val="000000" w:themeColor="text1"/>
          <w:sz w:val="24"/>
          <w:szCs w:val="24"/>
          <w:lang w:val="en-US"/>
        </w:rPr>
        <w:t xml:space="preserve"> frass may </w:t>
      </w:r>
      <w:ins w:id="47" w:author="SHAPHAN YONG CHIA" w:date="2023-09-12T10:53:00Z">
        <w:r w:rsidR="00AB0998" w:rsidRPr="00ED1647">
          <w:rPr>
            <w:rFonts w:ascii="Times New Roman" w:hAnsi="Times New Roman" w:cs="Times New Roman"/>
            <w:color w:val="FF0000"/>
            <w:sz w:val="24"/>
            <w:szCs w:val="24"/>
            <w:lang w:val="en-US"/>
            <w:rPrChange w:id="48" w:author="SHAPHAN YONG CHIA" w:date="2023-09-18T11:16:00Z">
              <w:rPr>
                <w:rFonts w:ascii="Times New Roman" w:hAnsi="Times New Roman" w:cs="Times New Roman"/>
                <w:color w:val="000000" w:themeColor="text1"/>
                <w:sz w:val="24"/>
                <w:szCs w:val="24"/>
                <w:lang w:val="en-US"/>
              </w:rPr>
            </w:rPrChange>
          </w:rPr>
          <w:t xml:space="preserve">stimulate the growth of saprotrophic fungi, as indicated by increased extractable </w:t>
        </w:r>
        <w:r w:rsidR="00AB0998" w:rsidRPr="00496593">
          <w:rPr>
            <w:rFonts w:ascii="Times New Roman" w:hAnsi="Times New Roman" w:cs="Times New Roman"/>
            <w:color w:val="FF0000"/>
            <w:sz w:val="24"/>
            <w:szCs w:val="24"/>
            <w:lang w:val="en-US"/>
            <w:rPrChange w:id="49" w:author="SHAPHAN YONG CHIA" w:date="2023-09-18T11:49:00Z">
              <w:rPr>
                <w:rFonts w:ascii="Times New Roman" w:hAnsi="Times New Roman" w:cs="Times New Roman"/>
                <w:color w:val="000000" w:themeColor="text1"/>
                <w:sz w:val="24"/>
                <w:szCs w:val="24"/>
                <w:lang w:val="en-US"/>
              </w:rPr>
            </w:rPrChange>
          </w:rPr>
          <w:t>ergosterol</w:t>
        </w:r>
        <w:r w:rsidR="00AB0998" w:rsidRPr="00ED1647">
          <w:rPr>
            <w:rFonts w:ascii="Times New Roman" w:hAnsi="Times New Roman" w:cs="Times New Roman"/>
            <w:color w:val="FF0000"/>
            <w:sz w:val="24"/>
            <w:szCs w:val="24"/>
            <w:lang w:val="en-US"/>
            <w:rPrChange w:id="50" w:author="SHAPHAN YONG CHIA" w:date="2023-09-18T11:16:00Z">
              <w:rPr>
                <w:rFonts w:ascii="Times New Roman" w:hAnsi="Times New Roman" w:cs="Times New Roman"/>
                <w:color w:val="000000" w:themeColor="text1"/>
                <w:sz w:val="24"/>
                <w:szCs w:val="24"/>
                <w:lang w:val="en-US"/>
              </w:rPr>
            </w:rPrChange>
          </w:rPr>
          <w:t xml:space="preserve"> contents, alongside the promotion of plant growth-promoting rhizobacteria (PGPR) in the soil microbial community</w:t>
        </w:r>
      </w:ins>
      <w:ins w:id="51" w:author="SHAPHAN YONG CHIA" w:date="2023-09-12T10:59:00Z">
        <w:r w:rsidR="00AB0998" w:rsidRPr="00426655">
          <w:rPr>
            <w:rFonts w:ascii="Times New Roman" w:hAnsi="Times New Roman" w:cs="Times New Roman"/>
            <w:color w:val="FF0000"/>
            <w:sz w:val="24"/>
            <w:szCs w:val="24"/>
            <w:lang w:val="en-US"/>
            <w:rPrChange w:id="52" w:author="SHAPHAN YONG CHIA" w:date="2023-09-14T16:36:00Z">
              <w:rPr>
                <w:rFonts w:ascii="Times New Roman" w:hAnsi="Times New Roman" w:cs="Times New Roman"/>
                <w:color w:val="000000" w:themeColor="text1"/>
                <w:sz w:val="24"/>
                <w:szCs w:val="24"/>
                <w:lang w:val="en-US"/>
              </w:rPr>
            </w:rPrChange>
          </w:rPr>
          <w:t xml:space="preserve"> </w:t>
        </w:r>
      </w:ins>
      <w:r w:rsidR="00AB0998" w:rsidRPr="00496593">
        <w:rPr>
          <w:rFonts w:ascii="Times New Roman" w:hAnsi="Times New Roman" w:cs="Times New Roman"/>
          <w:noProof/>
          <w:color w:val="FF0000"/>
          <w:sz w:val="24"/>
          <w:szCs w:val="24"/>
          <w:lang w:val="en-US"/>
          <w:rPrChange w:id="53" w:author="SHAPHAN YONG CHIA" w:date="2023-09-18T11:49:00Z">
            <w:rPr>
              <w:rFonts w:ascii="Times New Roman" w:hAnsi="Times New Roman" w:cs="Times New Roman"/>
              <w:noProof/>
              <w:color w:val="000000" w:themeColor="text1"/>
              <w:sz w:val="24"/>
              <w:szCs w:val="24"/>
              <w:lang w:val="en-US"/>
            </w:rPr>
          </w:rPrChange>
        </w:rPr>
        <w:t>(</w:t>
      </w:r>
      <w:ins w:id="54" w:author="SHAPHAN YONG CHIA" w:date="2023-09-18T11:50:00Z">
        <w:r w:rsidR="00496593" w:rsidRPr="00496593">
          <w:rPr>
            <w:rFonts w:ascii="Times New Roman" w:hAnsi="Times New Roman" w:cs="Times New Roman"/>
            <w:noProof/>
            <w:color w:val="000000" w:themeColor="text1"/>
            <w:sz w:val="24"/>
            <w:szCs w:val="24"/>
            <w:lang w:val="en-US"/>
          </w:rPr>
          <w:t>Barragán-Fonseca et al.</w:t>
        </w:r>
        <w:r w:rsidR="00496593">
          <w:rPr>
            <w:rFonts w:ascii="Times New Roman" w:hAnsi="Times New Roman" w:cs="Times New Roman"/>
            <w:noProof/>
            <w:color w:val="000000" w:themeColor="text1"/>
            <w:sz w:val="24"/>
            <w:szCs w:val="24"/>
            <w:lang w:val="en-US"/>
          </w:rPr>
          <w:t xml:space="preserve"> </w:t>
        </w:r>
      </w:ins>
      <w:del w:id="55" w:author="SHAPHAN YONG CHIA" w:date="2023-09-18T11:51:00Z">
        <w:r w:rsidR="00AB0998" w:rsidRPr="00496593" w:rsidDel="00496593">
          <w:rPr>
            <w:rFonts w:ascii="Times New Roman" w:hAnsi="Times New Roman" w:cs="Times New Roman"/>
            <w:noProof/>
            <w:color w:val="FF0000"/>
            <w:sz w:val="24"/>
            <w:szCs w:val="24"/>
            <w:lang w:val="en-US"/>
          </w:rPr>
          <w:delText xml:space="preserve"> </w:delText>
        </w:r>
      </w:del>
      <w:ins w:id="56" w:author="SHAPHAN YONG CHIA" w:date="2023-09-18T11:51:00Z">
        <w:r w:rsidR="00496593">
          <w:rPr>
            <w:rFonts w:ascii="Times New Roman" w:hAnsi="Times New Roman" w:cs="Times New Roman"/>
            <w:noProof/>
            <w:color w:val="000000" w:themeColor="text1"/>
            <w:sz w:val="24"/>
            <w:szCs w:val="24"/>
            <w:lang w:val="en-US"/>
          </w:rPr>
          <w:t>2022</w:t>
        </w:r>
        <w:r w:rsidR="00496593" w:rsidRPr="00496593">
          <w:rPr>
            <w:rFonts w:ascii="Times New Roman" w:hAnsi="Times New Roman" w:cs="Times New Roman"/>
            <w:noProof/>
            <w:color w:val="FF0000"/>
            <w:sz w:val="24"/>
            <w:szCs w:val="24"/>
            <w:lang w:val="en-US"/>
          </w:rPr>
          <w:t>;</w:t>
        </w:r>
        <w:r w:rsidR="00496593">
          <w:rPr>
            <w:rFonts w:ascii="Times New Roman" w:hAnsi="Times New Roman" w:cs="Times New Roman"/>
            <w:noProof/>
            <w:color w:val="FF0000"/>
            <w:sz w:val="24"/>
            <w:szCs w:val="24"/>
            <w:lang w:val="en-US"/>
          </w:rPr>
          <w:t xml:space="preserve"> </w:t>
        </w:r>
      </w:ins>
      <w:r w:rsidR="00AB0998" w:rsidRPr="00496593">
        <w:rPr>
          <w:rFonts w:ascii="Times New Roman" w:hAnsi="Times New Roman" w:cs="Times New Roman"/>
          <w:noProof/>
          <w:color w:val="FF0000"/>
          <w:sz w:val="24"/>
          <w:szCs w:val="24"/>
          <w:lang w:val="en-US"/>
          <w:rPrChange w:id="57" w:author="SHAPHAN YONG CHIA" w:date="2023-09-18T11:49:00Z">
            <w:rPr>
              <w:rFonts w:ascii="Times New Roman" w:hAnsi="Times New Roman" w:cs="Times New Roman"/>
              <w:noProof/>
              <w:color w:val="000000" w:themeColor="text1"/>
              <w:sz w:val="24"/>
              <w:szCs w:val="24"/>
              <w:lang w:val="en-US"/>
            </w:rPr>
          </w:rPrChange>
        </w:rPr>
        <w:t>Watson et al., 2021)</w:t>
      </w:r>
      <w:ins w:id="58" w:author="SHAPHAN YONG CHIA" w:date="2023-09-12T10:53:00Z">
        <w:r w:rsidR="00AB0998" w:rsidRPr="00AB0998">
          <w:rPr>
            <w:rFonts w:ascii="Times New Roman" w:hAnsi="Times New Roman" w:cs="Times New Roman"/>
            <w:color w:val="000000" w:themeColor="text1"/>
            <w:sz w:val="24"/>
            <w:szCs w:val="24"/>
            <w:lang w:val="en-US"/>
          </w:rPr>
          <w:t xml:space="preserve">. </w:t>
        </w:r>
        <w:r w:rsidR="00AB0998" w:rsidRPr="00ED1647">
          <w:rPr>
            <w:rFonts w:ascii="Times New Roman" w:hAnsi="Times New Roman" w:cs="Times New Roman"/>
            <w:color w:val="FF0000"/>
            <w:sz w:val="24"/>
            <w:szCs w:val="24"/>
            <w:lang w:val="en-US"/>
            <w:rPrChange w:id="59" w:author="SHAPHAN YONG CHIA" w:date="2023-09-18T11:17:00Z">
              <w:rPr>
                <w:rFonts w:ascii="Times New Roman" w:hAnsi="Times New Roman" w:cs="Times New Roman"/>
                <w:color w:val="000000" w:themeColor="text1"/>
                <w:sz w:val="24"/>
                <w:szCs w:val="24"/>
                <w:lang w:val="en-US"/>
              </w:rPr>
            </w:rPrChange>
          </w:rPr>
          <w:t>This dual enhancement of beneficial soil fungi and PGPR highlights the multifaceted positive effects of frass on soil ecosystems and plant development.</w:t>
        </w:r>
      </w:ins>
      <w:del w:id="60" w:author="SHAPHAN YONG CHIA" w:date="2023-09-12T10:53:00Z">
        <w:r w:rsidR="00DE0179" w:rsidRPr="00C70602" w:rsidDel="00AB0998">
          <w:rPr>
            <w:rFonts w:ascii="Times New Roman" w:hAnsi="Times New Roman" w:cs="Times New Roman"/>
            <w:color w:val="000000" w:themeColor="text1"/>
            <w:sz w:val="24"/>
            <w:szCs w:val="24"/>
            <w:lang w:val="en-US"/>
          </w:rPr>
          <w:delText>enrich the soil with specific beneficial soil microbes, such as plant growth-promoting rhizobacteria (PGPR)</w:delText>
        </w:r>
      </w:del>
      <w:ins w:id="61" w:author="SHAPHAN YONG CHIA" w:date="2023-09-14T16:35:00Z">
        <w:r w:rsidR="00426655" w:rsidRPr="00426655">
          <w:t xml:space="preserve"> </w:t>
        </w:r>
        <w:r w:rsidR="00426655" w:rsidRPr="00ED1647">
          <w:rPr>
            <w:rFonts w:ascii="Times New Roman" w:hAnsi="Times New Roman" w:cs="Times New Roman"/>
            <w:color w:val="FF0000"/>
            <w:sz w:val="24"/>
            <w:szCs w:val="24"/>
            <w:lang w:val="en-US"/>
            <w:rPrChange w:id="62" w:author="SHAPHAN YONG CHIA" w:date="2023-09-18T11:17:00Z">
              <w:rPr>
                <w:rFonts w:ascii="Times New Roman" w:hAnsi="Times New Roman" w:cs="Times New Roman"/>
                <w:color w:val="000000" w:themeColor="text1"/>
                <w:sz w:val="24"/>
                <w:szCs w:val="24"/>
                <w:lang w:val="en-US"/>
              </w:rPr>
            </w:rPrChange>
          </w:rPr>
          <w:t>PGPRs are beneficial root-associated bacteria known for bolstering a host plant's defen</w:t>
        </w:r>
      </w:ins>
      <w:ins w:id="63" w:author="Joop van Loon" w:date="2023-09-25T15:20:00Z">
        <w:r w:rsidR="003D33ED">
          <w:rPr>
            <w:rFonts w:ascii="Times New Roman" w:hAnsi="Times New Roman" w:cs="Times New Roman"/>
            <w:color w:val="FF0000"/>
            <w:sz w:val="24"/>
            <w:szCs w:val="24"/>
            <w:lang w:val="en-US"/>
          </w:rPr>
          <w:t>c</w:t>
        </w:r>
      </w:ins>
      <w:ins w:id="64" w:author="SHAPHAN YONG CHIA" w:date="2023-09-14T16:35:00Z">
        <w:del w:id="65" w:author="Joop van Loon" w:date="2023-09-25T15:20:00Z">
          <w:r w:rsidR="00426655" w:rsidRPr="00ED1647" w:rsidDel="003D33ED">
            <w:rPr>
              <w:rFonts w:ascii="Times New Roman" w:hAnsi="Times New Roman" w:cs="Times New Roman"/>
              <w:color w:val="FF0000"/>
              <w:sz w:val="24"/>
              <w:szCs w:val="24"/>
              <w:lang w:val="en-US"/>
              <w:rPrChange w:id="66" w:author="SHAPHAN YONG CHIA" w:date="2023-09-18T11:17:00Z">
                <w:rPr>
                  <w:rFonts w:ascii="Times New Roman" w:hAnsi="Times New Roman" w:cs="Times New Roman"/>
                  <w:color w:val="000000" w:themeColor="text1"/>
                  <w:sz w:val="24"/>
                  <w:szCs w:val="24"/>
                  <w:lang w:val="en-US"/>
                </w:rPr>
              </w:rPrChange>
            </w:rPr>
            <w:delText>s</w:delText>
          </w:r>
        </w:del>
        <w:r w:rsidR="00426655" w:rsidRPr="00ED1647">
          <w:rPr>
            <w:rFonts w:ascii="Times New Roman" w:hAnsi="Times New Roman" w:cs="Times New Roman"/>
            <w:color w:val="FF0000"/>
            <w:sz w:val="24"/>
            <w:szCs w:val="24"/>
            <w:lang w:val="en-US"/>
            <w:rPrChange w:id="67" w:author="SHAPHAN YONG CHIA" w:date="2023-09-18T11:17:00Z">
              <w:rPr>
                <w:rFonts w:ascii="Times New Roman" w:hAnsi="Times New Roman" w:cs="Times New Roman"/>
                <w:color w:val="000000" w:themeColor="text1"/>
                <w:sz w:val="24"/>
                <w:szCs w:val="24"/>
                <w:lang w:val="en-US"/>
              </w:rPr>
            </w:rPrChange>
          </w:rPr>
          <w:t>es against diseases and insect pests (Basu et al., 2021; Berendsen et al., 2012; Gadhave et al., 2016; Hu et al., 2018; Mahapatra et al., 2022; Pineda et al., 2010)</w:t>
        </w:r>
      </w:ins>
      <w:r w:rsidR="00DE0179" w:rsidRPr="00ED1647">
        <w:rPr>
          <w:rFonts w:ascii="Times New Roman" w:hAnsi="Times New Roman" w:cs="Times New Roman"/>
          <w:color w:val="FF0000"/>
          <w:sz w:val="24"/>
          <w:szCs w:val="24"/>
          <w:lang w:val="en-US"/>
          <w:rPrChange w:id="68" w:author="SHAPHAN YONG CHIA" w:date="2023-09-18T11:17:00Z">
            <w:rPr>
              <w:rFonts w:ascii="Times New Roman" w:hAnsi="Times New Roman" w:cs="Times New Roman"/>
              <w:color w:val="000000" w:themeColor="text1"/>
              <w:sz w:val="24"/>
              <w:szCs w:val="24"/>
              <w:lang w:val="en-US"/>
            </w:rPr>
          </w:rPrChange>
        </w:rPr>
        <w:t>.</w:t>
      </w:r>
      <w:r w:rsidR="00DE0179" w:rsidRPr="00426655">
        <w:rPr>
          <w:rFonts w:ascii="Times New Roman" w:hAnsi="Times New Roman" w:cs="Times New Roman"/>
          <w:color w:val="FF0000"/>
          <w:sz w:val="24"/>
          <w:szCs w:val="24"/>
          <w:lang w:val="en-US"/>
          <w:rPrChange w:id="69" w:author="SHAPHAN YONG CHIA" w:date="2023-09-14T16:35:00Z">
            <w:rPr>
              <w:rFonts w:ascii="Times New Roman" w:hAnsi="Times New Roman" w:cs="Times New Roman"/>
              <w:color w:val="000000" w:themeColor="text1"/>
              <w:sz w:val="24"/>
              <w:szCs w:val="24"/>
              <w:lang w:val="en-US"/>
            </w:rPr>
          </w:rPrChange>
        </w:rPr>
        <w:t xml:space="preserve">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p>
    <w:p w14:paraId="399FC465" w14:textId="30306D5F" w:rsidR="00A06885" w:rsidRPr="00ED1647" w:rsidRDefault="00A06885" w:rsidP="00A06885">
      <w:pPr>
        <w:spacing w:after="0" w:line="480" w:lineRule="auto"/>
        <w:jc w:val="both"/>
        <w:rPr>
          <w:ins w:id="70" w:author="SHAPHAN YONG CHIA" w:date="2023-09-12T11:22:00Z"/>
          <w:rFonts w:ascii="Times New Roman" w:hAnsi="Times New Roman" w:cs="Times New Roman"/>
          <w:color w:val="FF0000"/>
          <w:sz w:val="24"/>
          <w:szCs w:val="24"/>
          <w:lang w:val="en-US"/>
          <w:rPrChange w:id="71" w:author="SHAPHAN YONG CHIA" w:date="2023-09-18T11:17:00Z">
            <w:rPr>
              <w:ins w:id="72" w:author="SHAPHAN YONG CHIA" w:date="2023-09-12T11:22:00Z"/>
              <w:rFonts w:ascii="Times New Roman" w:hAnsi="Times New Roman" w:cs="Times New Roman"/>
              <w:color w:val="000000" w:themeColor="text1"/>
              <w:sz w:val="24"/>
              <w:szCs w:val="24"/>
              <w:lang w:val="en-US"/>
            </w:rPr>
          </w:rPrChange>
        </w:rPr>
      </w:pPr>
      <w:ins w:id="73" w:author="SHAPHAN YONG CHIA" w:date="2023-09-12T11:22:00Z">
        <w:r w:rsidRPr="00ED1647">
          <w:rPr>
            <w:rFonts w:ascii="Times New Roman" w:hAnsi="Times New Roman" w:cs="Times New Roman"/>
            <w:color w:val="FF0000"/>
            <w:sz w:val="24"/>
            <w:szCs w:val="24"/>
            <w:lang w:val="en-US"/>
            <w:rPrChange w:id="74" w:author="SHAPHAN YONG CHIA" w:date="2023-09-18T11:17:00Z">
              <w:rPr>
                <w:rFonts w:ascii="Times New Roman" w:hAnsi="Times New Roman" w:cs="Times New Roman"/>
                <w:color w:val="000000" w:themeColor="text1"/>
                <w:sz w:val="24"/>
                <w:szCs w:val="24"/>
                <w:lang w:val="en-US"/>
              </w:rPr>
            </w:rPrChange>
          </w:rPr>
          <w:lastRenderedPageBreak/>
          <w:t xml:space="preserve">Incorporating frass into the soil can enhance a plant's natural </w:t>
        </w:r>
        <w:proofErr w:type="spellStart"/>
        <w:r w:rsidRPr="00ED1647">
          <w:rPr>
            <w:rFonts w:ascii="Times New Roman" w:hAnsi="Times New Roman" w:cs="Times New Roman"/>
            <w:color w:val="FF0000"/>
            <w:sz w:val="24"/>
            <w:szCs w:val="24"/>
            <w:lang w:val="en-US"/>
            <w:rPrChange w:id="75" w:author="SHAPHAN YONG CHIA" w:date="2023-09-18T11:17:00Z">
              <w:rPr>
                <w:rFonts w:ascii="Times New Roman" w:hAnsi="Times New Roman" w:cs="Times New Roman"/>
                <w:color w:val="000000" w:themeColor="text1"/>
                <w:sz w:val="24"/>
                <w:szCs w:val="24"/>
                <w:lang w:val="en-US"/>
              </w:rPr>
            </w:rPrChange>
          </w:rPr>
          <w:t>defen</w:t>
        </w:r>
      </w:ins>
      <w:ins w:id="76" w:author="Joop van Loon" w:date="2023-09-25T15:20:00Z">
        <w:r w:rsidR="003D33ED">
          <w:rPr>
            <w:rFonts w:ascii="Times New Roman" w:hAnsi="Times New Roman" w:cs="Times New Roman"/>
            <w:color w:val="FF0000"/>
            <w:sz w:val="24"/>
            <w:szCs w:val="24"/>
            <w:lang w:val="en-US"/>
          </w:rPr>
          <w:t>c</w:t>
        </w:r>
      </w:ins>
      <w:ins w:id="77" w:author="SHAPHAN YONG CHIA" w:date="2023-09-12T11:22:00Z">
        <w:del w:id="78" w:author="Joop van Loon" w:date="2023-09-25T15:20:00Z">
          <w:r w:rsidRPr="00ED1647" w:rsidDel="003D33ED">
            <w:rPr>
              <w:rFonts w:ascii="Times New Roman" w:hAnsi="Times New Roman" w:cs="Times New Roman"/>
              <w:color w:val="FF0000"/>
              <w:sz w:val="24"/>
              <w:szCs w:val="24"/>
              <w:lang w:val="en-US"/>
              <w:rPrChange w:id="79" w:author="SHAPHAN YONG CHIA" w:date="2023-09-18T11:17:00Z">
                <w:rPr>
                  <w:rFonts w:ascii="Times New Roman" w:hAnsi="Times New Roman" w:cs="Times New Roman"/>
                  <w:color w:val="000000" w:themeColor="text1"/>
                  <w:sz w:val="24"/>
                  <w:szCs w:val="24"/>
                  <w:lang w:val="en-US"/>
                </w:rPr>
              </w:rPrChange>
            </w:rPr>
            <w:delText>s</w:delText>
          </w:r>
        </w:del>
        <w:r w:rsidRPr="00ED1647">
          <w:rPr>
            <w:rFonts w:ascii="Times New Roman" w:hAnsi="Times New Roman" w:cs="Times New Roman"/>
            <w:color w:val="FF0000"/>
            <w:sz w:val="24"/>
            <w:szCs w:val="24"/>
            <w:lang w:val="en-US"/>
            <w:rPrChange w:id="80" w:author="SHAPHAN YONG CHIA" w:date="2023-09-18T11:17:00Z">
              <w:rPr>
                <w:rFonts w:ascii="Times New Roman" w:hAnsi="Times New Roman" w:cs="Times New Roman"/>
                <w:color w:val="000000" w:themeColor="text1"/>
                <w:sz w:val="24"/>
                <w:szCs w:val="24"/>
                <w:lang w:val="en-US"/>
              </w:rPr>
            </w:rPrChange>
          </w:rPr>
          <w:t>e</w:t>
        </w:r>
        <w:proofErr w:type="spellEnd"/>
        <w:r w:rsidRPr="00ED1647">
          <w:rPr>
            <w:rFonts w:ascii="Times New Roman" w:hAnsi="Times New Roman" w:cs="Times New Roman"/>
            <w:color w:val="FF0000"/>
            <w:sz w:val="24"/>
            <w:szCs w:val="24"/>
            <w:lang w:val="en-US"/>
            <w:rPrChange w:id="81" w:author="SHAPHAN YONG CHIA" w:date="2023-09-18T11:17:00Z">
              <w:rPr>
                <w:rFonts w:ascii="Times New Roman" w:hAnsi="Times New Roman" w:cs="Times New Roman"/>
                <w:color w:val="000000" w:themeColor="text1"/>
                <w:sz w:val="24"/>
                <w:szCs w:val="24"/>
                <w:lang w:val="en-US"/>
              </w:rPr>
            </w:rPrChange>
          </w:rPr>
          <w:t xml:space="preserve"> against insect herbivores (Barragán-Fonseca et al., 2022; Poveda, 2021). </w:t>
        </w:r>
        <w:del w:id="82" w:author="Joop van Loon" w:date="2023-09-25T15:17:00Z">
          <w:r w:rsidRPr="00ED1647" w:rsidDel="003D33ED">
            <w:rPr>
              <w:rFonts w:ascii="Times New Roman" w:hAnsi="Times New Roman" w:cs="Times New Roman"/>
              <w:color w:val="FF0000"/>
              <w:sz w:val="24"/>
              <w:szCs w:val="24"/>
              <w:lang w:val="en-US"/>
              <w:rPrChange w:id="83" w:author="SHAPHAN YONG CHIA" w:date="2023-09-18T11:17:00Z">
                <w:rPr>
                  <w:rFonts w:ascii="Times New Roman" w:hAnsi="Times New Roman" w:cs="Times New Roman"/>
                  <w:color w:val="000000" w:themeColor="text1"/>
                  <w:sz w:val="24"/>
                  <w:szCs w:val="24"/>
                  <w:lang w:val="en-US"/>
                </w:rPr>
              </w:rPrChange>
            </w:rPr>
            <w:delText>This enhanced resistance is often associated with bacilli, which are commonly found among PGPR in agricultural soils.</w:delText>
          </w:r>
        </w:del>
      </w:ins>
      <w:ins w:id="84" w:author="SHAPHAN YONG CHIA" w:date="2023-09-14T16:34:00Z">
        <w:del w:id="85" w:author="Joop van Loon" w:date="2023-09-25T15:17:00Z">
          <w:r w:rsidR="00426655" w:rsidRPr="00ED1647" w:rsidDel="003D33ED">
            <w:rPr>
              <w:rFonts w:ascii="Times New Roman" w:hAnsi="Times New Roman" w:cs="Times New Roman"/>
              <w:color w:val="FF0000"/>
              <w:sz w:val="24"/>
              <w:szCs w:val="24"/>
              <w:lang w:val="en-US"/>
            </w:rPr>
            <w:delText xml:space="preserve"> </w:delText>
          </w:r>
        </w:del>
      </w:ins>
      <w:ins w:id="86" w:author="SHAPHAN YONG CHIA" w:date="2023-09-12T11:22:00Z">
        <w:r w:rsidRPr="00ED1647">
          <w:rPr>
            <w:rFonts w:ascii="Times New Roman" w:hAnsi="Times New Roman" w:cs="Times New Roman"/>
            <w:color w:val="FF0000"/>
            <w:sz w:val="24"/>
            <w:szCs w:val="24"/>
            <w:lang w:val="en-US"/>
            <w:rPrChange w:id="87" w:author="SHAPHAN YONG CHIA" w:date="2023-09-18T11:17:00Z">
              <w:rPr>
                <w:rFonts w:ascii="Times New Roman" w:hAnsi="Times New Roman" w:cs="Times New Roman"/>
                <w:color w:val="000000" w:themeColor="text1"/>
                <w:sz w:val="24"/>
                <w:szCs w:val="24"/>
                <w:lang w:val="en-US"/>
              </w:rPr>
            </w:rPrChange>
          </w:rPr>
          <w:t>Bacilli</w:t>
        </w:r>
      </w:ins>
      <w:ins w:id="88" w:author="Joop van Loon" w:date="2023-09-25T15:17:00Z">
        <w:r w:rsidR="003D33ED">
          <w:rPr>
            <w:rFonts w:ascii="Times New Roman" w:hAnsi="Times New Roman" w:cs="Times New Roman"/>
            <w:color w:val="FF0000"/>
            <w:sz w:val="24"/>
            <w:szCs w:val="24"/>
            <w:lang w:val="en-US"/>
          </w:rPr>
          <w:t xml:space="preserve"> in </w:t>
        </w:r>
      </w:ins>
      <w:ins w:id="89" w:author="SHAPHAN YONG CHIA" w:date="2023-09-12T11:22:00Z">
        <w:del w:id="90" w:author="Joop van Loon" w:date="2023-09-25T15:17:00Z">
          <w:r w:rsidRPr="00ED1647" w:rsidDel="003D33ED">
            <w:rPr>
              <w:rFonts w:ascii="Times New Roman" w:hAnsi="Times New Roman" w:cs="Times New Roman"/>
              <w:color w:val="FF0000"/>
              <w:sz w:val="24"/>
              <w:szCs w:val="24"/>
              <w:lang w:val="en-US"/>
              <w:rPrChange w:id="91" w:author="SHAPHAN YONG CHIA" w:date="2023-09-18T11:17:00Z">
                <w:rPr>
                  <w:rFonts w:ascii="Times New Roman" w:hAnsi="Times New Roman" w:cs="Times New Roman"/>
                  <w:color w:val="000000" w:themeColor="text1"/>
                  <w:sz w:val="24"/>
                  <w:szCs w:val="24"/>
                  <w:lang w:val="en-US"/>
                </w:rPr>
              </w:rPrChange>
            </w:rPr>
            <w:delText xml:space="preserve">, </w:delText>
          </w:r>
        </w:del>
      </w:ins>
      <w:ins w:id="92" w:author="SHAPHAN YONG CHIA" w:date="2023-09-12T11:27:00Z">
        <w:r w:rsidR="00CE4725" w:rsidRPr="00ED1647">
          <w:rPr>
            <w:rFonts w:ascii="Times New Roman" w:hAnsi="Times New Roman" w:cs="Times New Roman"/>
            <w:color w:val="FF0000"/>
            <w:sz w:val="24"/>
            <w:szCs w:val="24"/>
            <w:lang w:val="en-US"/>
            <w:rPrChange w:id="93" w:author="SHAPHAN YONG CHIA" w:date="2023-09-18T11:17:00Z">
              <w:rPr>
                <w:rFonts w:ascii="Times New Roman" w:hAnsi="Times New Roman" w:cs="Times New Roman"/>
                <w:color w:val="000000" w:themeColor="text1"/>
                <w:sz w:val="24"/>
                <w:szCs w:val="24"/>
                <w:lang w:val="en-US"/>
              </w:rPr>
            </w:rPrChange>
          </w:rPr>
          <w:t>particular</w:t>
        </w:r>
        <w:del w:id="94" w:author="Joop van Loon" w:date="2023-09-25T15:17:00Z">
          <w:r w:rsidR="00CE4725" w:rsidRPr="00ED1647" w:rsidDel="003D33ED">
            <w:rPr>
              <w:rFonts w:ascii="Times New Roman" w:hAnsi="Times New Roman" w:cs="Times New Roman"/>
              <w:color w:val="FF0000"/>
              <w:sz w:val="24"/>
              <w:szCs w:val="24"/>
              <w:lang w:val="en-US"/>
              <w:rPrChange w:id="95" w:author="SHAPHAN YONG CHIA" w:date="2023-09-18T11:17:00Z">
                <w:rPr>
                  <w:rFonts w:ascii="Times New Roman" w:hAnsi="Times New Roman" w:cs="Times New Roman"/>
                  <w:color w:val="000000" w:themeColor="text1"/>
                  <w:sz w:val="24"/>
                  <w:szCs w:val="24"/>
                  <w:lang w:val="en-US"/>
                </w:rPr>
              </w:rPrChange>
            </w:rPr>
            <w:delText>ly</w:delText>
          </w:r>
        </w:del>
      </w:ins>
      <w:ins w:id="96" w:author="SHAPHAN YONG CHIA" w:date="2023-09-12T11:22:00Z">
        <w:r w:rsidRPr="00ED1647">
          <w:rPr>
            <w:rFonts w:ascii="Times New Roman" w:hAnsi="Times New Roman" w:cs="Times New Roman"/>
            <w:color w:val="FF0000"/>
            <w:sz w:val="24"/>
            <w:szCs w:val="24"/>
            <w:lang w:val="en-US"/>
            <w:rPrChange w:id="97" w:author="SHAPHAN YONG CHIA" w:date="2023-09-18T11:17:00Z">
              <w:rPr>
                <w:rFonts w:ascii="Times New Roman" w:hAnsi="Times New Roman" w:cs="Times New Roman"/>
                <w:color w:val="000000" w:themeColor="text1"/>
                <w:sz w:val="24"/>
                <w:szCs w:val="24"/>
                <w:lang w:val="en-US"/>
              </w:rPr>
            </w:rPrChange>
          </w:rPr>
          <w:t xml:space="preserve">, are renowned for </w:t>
        </w:r>
      </w:ins>
      <w:ins w:id="98" w:author="SHAPHAN YONG CHIA" w:date="2023-09-12T11:27:00Z">
        <w:r w:rsidR="00CE4725" w:rsidRPr="00ED1647">
          <w:rPr>
            <w:rFonts w:ascii="Times New Roman" w:hAnsi="Times New Roman" w:cs="Times New Roman"/>
            <w:color w:val="FF0000"/>
            <w:sz w:val="24"/>
            <w:szCs w:val="24"/>
            <w:lang w:val="en-US"/>
            <w:rPrChange w:id="99" w:author="SHAPHAN YONG CHIA" w:date="2023-09-18T11:17:00Z">
              <w:rPr>
                <w:rFonts w:ascii="Times New Roman" w:hAnsi="Times New Roman" w:cs="Times New Roman"/>
                <w:color w:val="000000" w:themeColor="text1"/>
                <w:sz w:val="24"/>
                <w:szCs w:val="24"/>
                <w:lang w:val="en-US"/>
              </w:rPr>
            </w:rPrChange>
          </w:rPr>
          <w:t>boosting</w:t>
        </w:r>
      </w:ins>
      <w:ins w:id="100" w:author="SHAPHAN YONG CHIA" w:date="2023-09-12T11:22:00Z">
        <w:r w:rsidRPr="00ED1647">
          <w:rPr>
            <w:rFonts w:ascii="Times New Roman" w:hAnsi="Times New Roman" w:cs="Times New Roman"/>
            <w:color w:val="FF0000"/>
            <w:sz w:val="24"/>
            <w:szCs w:val="24"/>
            <w:lang w:val="en-US"/>
            <w:rPrChange w:id="101" w:author="SHAPHAN YONG CHIA" w:date="2023-09-18T11:17:00Z">
              <w:rPr>
                <w:rFonts w:ascii="Times New Roman" w:hAnsi="Times New Roman" w:cs="Times New Roman"/>
                <w:color w:val="000000" w:themeColor="text1"/>
                <w:sz w:val="24"/>
                <w:szCs w:val="24"/>
                <w:lang w:val="en-US"/>
              </w:rPr>
            </w:rPrChange>
          </w:rPr>
          <w:t xml:space="preserve"> a plant's resistance to insect infestation</w:t>
        </w:r>
        <w:del w:id="102" w:author="Dicke, Marcel" w:date="2023-09-22T20:32:00Z">
          <w:r w:rsidRPr="00ED1647" w:rsidDel="00BA4BE5">
            <w:rPr>
              <w:rFonts w:ascii="Times New Roman" w:hAnsi="Times New Roman" w:cs="Times New Roman"/>
              <w:color w:val="FF0000"/>
              <w:sz w:val="24"/>
              <w:szCs w:val="24"/>
              <w:lang w:val="en-US"/>
              <w:rPrChange w:id="103" w:author="SHAPHAN YONG CHIA" w:date="2023-09-18T11:17:00Z">
                <w:rPr>
                  <w:rFonts w:ascii="Times New Roman" w:hAnsi="Times New Roman" w:cs="Times New Roman"/>
                  <w:color w:val="000000" w:themeColor="text1"/>
                  <w:sz w:val="24"/>
                  <w:szCs w:val="24"/>
                  <w:lang w:val="en-US"/>
                </w:rPr>
              </w:rPrChange>
            </w:rPr>
            <w:delText>s</w:delText>
          </w:r>
        </w:del>
        <w:r w:rsidRPr="00ED1647">
          <w:rPr>
            <w:rFonts w:ascii="Times New Roman" w:hAnsi="Times New Roman" w:cs="Times New Roman"/>
            <w:color w:val="FF0000"/>
            <w:sz w:val="24"/>
            <w:szCs w:val="24"/>
            <w:lang w:val="en-US"/>
            <w:rPrChange w:id="104" w:author="SHAPHAN YONG CHIA" w:date="2023-09-18T11:17:00Z">
              <w:rPr>
                <w:rFonts w:ascii="Times New Roman" w:hAnsi="Times New Roman" w:cs="Times New Roman"/>
                <w:color w:val="000000" w:themeColor="text1"/>
                <w:sz w:val="24"/>
                <w:szCs w:val="24"/>
                <w:lang w:val="en-US"/>
              </w:rPr>
            </w:rPrChange>
          </w:rPr>
          <w:t xml:space="preserve"> </w:t>
        </w:r>
      </w:ins>
      <w:ins w:id="105" w:author="Joop van Loon" w:date="2023-09-25T15:18:00Z">
        <w:r w:rsidR="003D33ED">
          <w:rPr>
            <w:rFonts w:ascii="Times New Roman" w:hAnsi="Times New Roman" w:cs="Times New Roman"/>
            <w:color w:val="FF0000"/>
            <w:sz w:val="24"/>
            <w:szCs w:val="24"/>
            <w:lang w:val="en-US"/>
          </w:rPr>
          <w:t xml:space="preserve">and </w:t>
        </w:r>
        <w:r w:rsidR="003D33ED" w:rsidRPr="00B1013C">
          <w:rPr>
            <w:rFonts w:ascii="Times New Roman" w:hAnsi="Times New Roman" w:cs="Times New Roman"/>
            <w:color w:val="FF0000"/>
            <w:sz w:val="24"/>
            <w:szCs w:val="24"/>
            <w:lang w:val="en-US"/>
          </w:rPr>
          <w:t>are commonly found among PGPR in agricultural soils</w:t>
        </w:r>
        <w:r w:rsidR="003D33ED" w:rsidRPr="00ED1647">
          <w:rPr>
            <w:rFonts w:ascii="Times New Roman" w:hAnsi="Times New Roman" w:cs="Times New Roman"/>
            <w:color w:val="FF0000"/>
            <w:sz w:val="24"/>
            <w:szCs w:val="24"/>
            <w:lang w:val="en-US"/>
          </w:rPr>
          <w:t xml:space="preserve"> </w:t>
        </w:r>
      </w:ins>
      <w:ins w:id="106" w:author="SHAPHAN YONG CHIA" w:date="2023-09-12T11:22:00Z">
        <w:r w:rsidRPr="00ED1647">
          <w:rPr>
            <w:rFonts w:ascii="Times New Roman" w:hAnsi="Times New Roman" w:cs="Times New Roman"/>
            <w:color w:val="FF0000"/>
            <w:sz w:val="24"/>
            <w:szCs w:val="24"/>
            <w:lang w:val="en-US"/>
            <w:rPrChange w:id="107" w:author="SHAPHAN YONG CHIA" w:date="2023-09-18T11:17:00Z">
              <w:rPr>
                <w:rFonts w:ascii="Times New Roman" w:hAnsi="Times New Roman" w:cs="Times New Roman"/>
                <w:color w:val="000000" w:themeColor="text1"/>
                <w:sz w:val="24"/>
                <w:szCs w:val="24"/>
                <w:lang w:val="en-US"/>
              </w:rPr>
            </w:rPrChange>
          </w:rPr>
          <w:t>(Gadhave et al., 2016; Pangesti et al., 2013).</w:t>
        </w:r>
      </w:ins>
    </w:p>
    <w:p w14:paraId="2A32B7B7" w14:textId="396396EF" w:rsidR="00ED64D8" w:rsidRPr="00C70602" w:rsidRDefault="00A06885" w:rsidP="00A06885">
      <w:pPr>
        <w:spacing w:after="0" w:line="480" w:lineRule="auto"/>
        <w:jc w:val="both"/>
        <w:rPr>
          <w:rFonts w:ascii="Times New Roman" w:hAnsi="Times New Roman" w:cs="Times New Roman"/>
          <w:color w:val="000000" w:themeColor="text1"/>
          <w:sz w:val="24"/>
          <w:szCs w:val="24"/>
          <w:lang w:val="en-US"/>
        </w:rPr>
      </w:pPr>
      <w:ins w:id="108" w:author="SHAPHAN YONG CHIA" w:date="2023-09-12T11:22:00Z">
        <w:r w:rsidRPr="00ED1647">
          <w:rPr>
            <w:rFonts w:ascii="Times New Roman" w:hAnsi="Times New Roman" w:cs="Times New Roman"/>
            <w:color w:val="FF0000"/>
            <w:sz w:val="24"/>
            <w:szCs w:val="24"/>
            <w:lang w:val="en-US"/>
            <w:rPrChange w:id="109" w:author="SHAPHAN YONG CHIA" w:date="2023-09-18T11:17:00Z">
              <w:rPr>
                <w:rFonts w:ascii="Times New Roman" w:hAnsi="Times New Roman" w:cs="Times New Roman"/>
                <w:color w:val="000000" w:themeColor="text1"/>
                <w:sz w:val="24"/>
                <w:szCs w:val="24"/>
                <w:lang w:val="en-US"/>
              </w:rPr>
            </w:rPrChange>
          </w:rPr>
          <w:t xml:space="preserve">When frass is introduced into the soil, it serves as a valuable nutrient and energy source for both plants and beneficial soil microorganisms. During microbial decomposition, inorganic nitrogen (N) is released from soil amendments. Furthermore, chitinolytic microbes, which are prevalent in frass, play a critical role in biologically controlling insect pests (Sharp, 2013). Consequently, amending the soil with chitin-rich residual streams, such as frass, can foster the proliferation of these beneficial </w:t>
        </w:r>
        <w:del w:id="110" w:author="Dicke, Marcel" w:date="2023-09-22T20:34:00Z">
          <w:r w:rsidRPr="00ED1647" w:rsidDel="008C61E6">
            <w:rPr>
              <w:rFonts w:ascii="Times New Roman" w:hAnsi="Times New Roman" w:cs="Times New Roman"/>
              <w:color w:val="FF0000"/>
              <w:sz w:val="24"/>
              <w:szCs w:val="24"/>
              <w:lang w:val="en-US"/>
              <w:rPrChange w:id="111" w:author="SHAPHAN YONG CHIA" w:date="2023-09-18T11:17:00Z">
                <w:rPr>
                  <w:rFonts w:ascii="Times New Roman" w:hAnsi="Times New Roman" w:cs="Times New Roman"/>
                  <w:color w:val="000000" w:themeColor="text1"/>
                  <w:sz w:val="24"/>
                  <w:szCs w:val="24"/>
                  <w:lang w:val="en-US"/>
                </w:rPr>
              </w:rPrChange>
            </w:rPr>
            <w:delText>antagonists</w:delText>
          </w:r>
        </w:del>
      </w:ins>
      <w:ins w:id="112" w:author="Dicke, Marcel" w:date="2023-09-22T20:34:00Z">
        <w:r w:rsidR="008C61E6">
          <w:rPr>
            <w:rFonts w:ascii="Times New Roman" w:hAnsi="Times New Roman" w:cs="Times New Roman"/>
            <w:color w:val="FF0000"/>
            <w:sz w:val="24"/>
            <w:szCs w:val="24"/>
            <w:lang w:val="en-US"/>
          </w:rPr>
          <w:t>microbes</w:t>
        </w:r>
      </w:ins>
      <w:ins w:id="113" w:author="SHAPHAN YONG CHIA" w:date="2023-09-12T11:22:00Z">
        <w:r w:rsidRPr="00ED1647">
          <w:rPr>
            <w:rFonts w:ascii="Times New Roman" w:hAnsi="Times New Roman" w:cs="Times New Roman"/>
            <w:color w:val="FF0000"/>
            <w:sz w:val="24"/>
            <w:szCs w:val="24"/>
            <w:lang w:val="en-US"/>
            <w:rPrChange w:id="114" w:author="SHAPHAN YONG CHIA" w:date="2023-09-18T11:17:00Z">
              <w:rPr>
                <w:rFonts w:ascii="Times New Roman" w:hAnsi="Times New Roman" w:cs="Times New Roman"/>
                <w:color w:val="000000" w:themeColor="text1"/>
                <w:sz w:val="24"/>
                <w:szCs w:val="24"/>
                <w:lang w:val="en-US"/>
              </w:rPr>
            </w:rPrChange>
          </w:rPr>
          <w:t>.</w:t>
        </w:r>
        <w:r>
          <w:rPr>
            <w:rFonts w:ascii="Times New Roman" w:hAnsi="Times New Roman" w:cs="Times New Roman"/>
            <w:color w:val="000000" w:themeColor="text1"/>
            <w:sz w:val="24"/>
            <w:szCs w:val="24"/>
            <w:lang w:val="en-US"/>
          </w:rPr>
          <w:t xml:space="preserve"> </w:t>
        </w:r>
      </w:ins>
      <w:del w:id="115" w:author="SHAPHAN YONG CHIA" w:date="2023-09-12T11:22:00Z">
        <w:r w:rsidR="003422FD" w:rsidRPr="00C70602" w:rsidDel="00A06885">
          <w:rPr>
            <w:rFonts w:ascii="Times New Roman" w:hAnsi="Times New Roman" w:cs="Times New Roman"/>
            <w:color w:val="000000" w:themeColor="text1"/>
            <w:sz w:val="24"/>
            <w:szCs w:val="24"/>
            <w:lang w:val="en-US"/>
          </w:rPr>
          <w:delText>F</w:delText>
        </w:r>
        <w:r w:rsidR="00ED64D8" w:rsidRPr="00C70602" w:rsidDel="00A06885">
          <w:rPr>
            <w:rFonts w:ascii="Times New Roman" w:hAnsi="Times New Roman" w:cs="Times New Roman"/>
            <w:color w:val="000000" w:themeColor="text1"/>
            <w:sz w:val="24"/>
            <w:szCs w:val="24"/>
            <w:lang w:val="en-US"/>
          </w:rPr>
          <w:delText xml:space="preserve">rass may also confer </w:delText>
        </w:r>
        <w:r w:rsidR="0040723B" w:rsidRPr="00C70602" w:rsidDel="00A06885">
          <w:rPr>
            <w:rFonts w:ascii="Times New Roman" w:hAnsi="Times New Roman" w:cs="Times New Roman"/>
            <w:color w:val="000000" w:themeColor="text1"/>
            <w:sz w:val="24"/>
            <w:szCs w:val="24"/>
            <w:lang w:val="en-US"/>
          </w:rPr>
          <w:delText xml:space="preserve">plant </w:delText>
        </w:r>
        <w:r w:rsidR="00ED64D8" w:rsidRPr="00C70602" w:rsidDel="00A06885">
          <w:rPr>
            <w:rFonts w:ascii="Times New Roman" w:hAnsi="Times New Roman" w:cs="Times New Roman"/>
            <w:color w:val="000000" w:themeColor="text1"/>
            <w:sz w:val="24"/>
            <w:szCs w:val="24"/>
            <w:lang w:val="en-US"/>
          </w:rPr>
          <w:delText xml:space="preserve">resistance to insect herbivores </w:delText>
        </w:r>
        <w:r w:rsidR="00A06B0E" w:rsidRPr="00C70602" w:rsidDel="00A06885">
          <w:rPr>
            <w:rFonts w:ascii="Times New Roman" w:hAnsi="Times New Roman" w:cs="Times New Roman"/>
            <w:noProof/>
            <w:color w:val="000000" w:themeColor="text1"/>
            <w:sz w:val="24"/>
            <w:szCs w:val="24"/>
            <w:lang w:val="en-US"/>
          </w:rPr>
          <w:delText>(Barragán-Fonseca et al., 2022; Poveda, 2021)</w:delText>
        </w:r>
        <w:r w:rsidR="002E18A5" w:rsidRPr="00C70602" w:rsidDel="00A06885">
          <w:rPr>
            <w:rFonts w:ascii="Times New Roman" w:hAnsi="Times New Roman" w:cs="Times New Roman"/>
            <w:color w:val="000000" w:themeColor="text1"/>
            <w:sz w:val="24"/>
            <w:szCs w:val="24"/>
            <w:lang w:val="en-US"/>
          </w:rPr>
          <w:delText xml:space="preserve">. Induced systemic resistance has been linked to bacilli, common </w:delText>
        </w:r>
        <w:r w:rsidR="003422FD" w:rsidRPr="00C70602" w:rsidDel="00A06885">
          <w:rPr>
            <w:rFonts w:ascii="Times New Roman" w:hAnsi="Times New Roman" w:cs="Times New Roman"/>
            <w:color w:val="000000" w:themeColor="text1"/>
            <w:sz w:val="24"/>
            <w:szCs w:val="24"/>
            <w:lang w:val="en-US"/>
          </w:rPr>
          <w:delText>PGPR</w:delText>
        </w:r>
        <w:r w:rsidR="00A26B81" w:rsidRPr="00C70602" w:rsidDel="00A06885">
          <w:rPr>
            <w:rFonts w:ascii="Times New Roman" w:hAnsi="Times New Roman" w:cs="Times New Roman"/>
            <w:color w:val="000000" w:themeColor="text1"/>
            <w:sz w:val="24"/>
            <w:szCs w:val="24"/>
            <w:lang w:val="en-US"/>
          </w:rPr>
          <w:delText>s</w:delText>
        </w:r>
        <w:r w:rsidR="003422FD" w:rsidRPr="00C70602" w:rsidDel="00A06885">
          <w:rPr>
            <w:rFonts w:ascii="Times New Roman" w:hAnsi="Times New Roman" w:cs="Times New Roman"/>
            <w:color w:val="000000" w:themeColor="text1"/>
            <w:sz w:val="24"/>
            <w:szCs w:val="24"/>
            <w:lang w:val="en-US"/>
          </w:rPr>
          <w:delText xml:space="preserve"> </w:delText>
        </w:r>
        <w:r w:rsidR="002E18A5" w:rsidRPr="00C70602" w:rsidDel="00A06885">
          <w:rPr>
            <w:rFonts w:ascii="Times New Roman" w:hAnsi="Times New Roman" w:cs="Times New Roman"/>
            <w:color w:val="000000" w:themeColor="text1"/>
            <w:sz w:val="24"/>
            <w:szCs w:val="24"/>
            <w:lang w:val="en-US"/>
          </w:rPr>
          <w:delText>in agricultural soils.</w:delText>
        </w:r>
        <w:r w:rsidR="002536FC" w:rsidRPr="00C70602" w:rsidDel="00A06885">
          <w:rPr>
            <w:rFonts w:ascii="Times New Roman" w:hAnsi="Times New Roman" w:cs="Times New Roman"/>
            <w:color w:val="000000" w:themeColor="text1"/>
            <w:sz w:val="24"/>
            <w:szCs w:val="24"/>
            <w:lang w:val="en-US"/>
          </w:rPr>
          <w:delText xml:space="preserve"> </w:delText>
        </w:r>
        <w:r w:rsidR="003422FD" w:rsidRPr="00C70602" w:rsidDel="00A06885">
          <w:rPr>
            <w:rFonts w:ascii="Times New Roman" w:hAnsi="Times New Roman" w:cs="Times New Roman"/>
            <w:color w:val="000000" w:themeColor="text1"/>
            <w:sz w:val="24"/>
            <w:szCs w:val="24"/>
            <w:lang w:val="en-US"/>
          </w:rPr>
          <w:delText xml:space="preserve">PGPRs </w:delText>
        </w:r>
        <w:r w:rsidR="002536FC" w:rsidRPr="00C70602" w:rsidDel="00A06885">
          <w:rPr>
            <w:rFonts w:ascii="Times New Roman" w:hAnsi="Times New Roman" w:cs="Times New Roman"/>
            <w:color w:val="000000" w:themeColor="text1"/>
            <w:sz w:val="24"/>
            <w:szCs w:val="24"/>
            <w:lang w:val="en-US"/>
          </w:rPr>
          <w:delText xml:space="preserve">are rhizosphere bacteria that colonise the roots and </w:delText>
        </w:r>
        <w:r w:rsidR="0040723B" w:rsidRPr="00C70602" w:rsidDel="00A06885">
          <w:rPr>
            <w:rFonts w:ascii="Times New Roman" w:hAnsi="Times New Roman" w:cs="Times New Roman"/>
            <w:color w:val="000000" w:themeColor="text1"/>
            <w:sz w:val="24"/>
            <w:szCs w:val="24"/>
            <w:lang w:val="en-US"/>
          </w:rPr>
          <w:delText xml:space="preserve">increase </w:delText>
        </w:r>
        <w:r w:rsidR="002536FC" w:rsidRPr="00C70602" w:rsidDel="00A06885">
          <w:rPr>
            <w:rFonts w:ascii="Times New Roman" w:hAnsi="Times New Roman" w:cs="Times New Roman"/>
            <w:color w:val="000000" w:themeColor="text1"/>
            <w:sz w:val="24"/>
            <w:szCs w:val="24"/>
            <w:lang w:val="en-US"/>
          </w:rPr>
          <w:delText>host plant resistan</w:delText>
        </w:r>
        <w:r w:rsidR="0040723B" w:rsidRPr="00C70602" w:rsidDel="00A06885">
          <w:rPr>
            <w:rFonts w:ascii="Times New Roman" w:hAnsi="Times New Roman" w:cs="Times New Roman"/>
            <w:color w:val="000000" w:themeColor="text1"/>
            <w:sz w:val="24"/>
            <w:szCs w:val="24"/>
            <w:lang w:val="en-US"/>
          </w:rPr>
          <w:delText>ce</w:delText>
        </w:r>
        <w:r w:rsidR="002536FC" w:rsidRPr="00C70602" w:rsidDel="00A06885">
          <w:rPr>
            <w:rFonts w:ascii="Times New Roman" w:hAnsi="Times New Roman" w:cs="Times New Roman"/>
            <w:color w:val="000000" w:themeColor="text1"/>
            <w:sz w:val="24"/>
            <w:szCs w:val="24"/>
            <w:lang w:val="en-US"/>
          </w:rPr>
          <w:delText xml:space="preserve"> to diseases and insect herbivory </w:delText>
        </w:r>
        <w:r w:rsidR="00DC16C6" w:rsidRPr="00C70602" w:rsidDel="00A06885">
          <w:rPr>
            <w:rFonts w:ascii="Times New Roman" w:hAnsi="Times New Roman" w:cs="Times New Roman"/>
            <w:noProof/>
            <w:color w:val="000000" w:themeColor="text1"/>
            <w:sz w:val="24"/>
            <w:szCs w:val="24"/>
            <w:lang w:val="en-US"/>
          </w:rPr>
          <w:delText>(Basu et al., 2021; Berendsen et al., 2012; Gadhave et al., 2016; Hu et al., 2018; Mahapatra et al., 2022; Pineda et al., 2010)</w:delText>
        </w:r>
        <w:r w:rsidR="001347E1" w:rsidRPr="00C70602" w:rsidDel="00A06885">
          <w:rPr>
            <w:rFonts w:ascii="Times New Roman" w:hAnsi="Times New Roman" w:cs="Times New Roman"/>
            <w:color w:val="000000" w:themeColor="text1"/>
            <w:sz w:val="24"/>
            <w:szCs w:val="24"/>
            <w:lang w:val="en-US"/>
          </w:rPr>
          <w:delText>.</w:delText>
        </w:r>
        <w:r w:rsidR="00D468A7" w:rsidRPr="00C70602" w:rsidDel="00A06885">
          <w:rPr>
            <w:rFonts w:ascii="Times New Roman" w:hAnsi="Times New Roman" w:cs="Times New Roman"/>
            <w:color w:val="000000" w:themeColor="text1"/>
            <w:sz w:val="24"/>
            <w:szCs w:val="24"/>
            <w:lang w:val="en-US"/>
          </w:rPr>
          <w:delText xml:space="preserve"> </w:delText>
        </w:r>
        <w:r w:rsidR="000C6C7C" w:rsidRPr="00C70602" w:rsidDel="00A06885">
          <w:rPr>
            <w:rFonts w:ascii="Times New Roman" w:hAnsi="Times New Roman" w:cs="Times New Roman"/>
            <w:color w:val="000000" w:themeColor="text1"/>
            <w:sz w:val="24"/>
            <w:szCs w:val="24"/>
            <w:lang w:val="en-US"/>
          </w:rPr>
          <w:delText>Bacill</w:delText>
        </w:r>
        <w:r w:rsidR="0040723B" w:rsidRPr="00C70602" w:rsidDel="00A06885">
          <w:rPr>
            <w:rFonts w:ascii="Times New Roman" w:hAnsi="Times New Roman" w:cs="Times New Roman"/>
            <w:color w:val="000000" w:themeColor="text1"/>
            <w:sz w:val="24"/>
            <w:szCs w:val="24"/>
            <w:lang w:val="en-US"/>
          </w:rPr>
          <w:delText>i</w:delText>
        </w:r>
        <w:r w:rsidR="000C6C7C" w:rsidRPr="00C70602" w:rsidDel="00A06885">
          <w:rPr>
            <w:rFonts w:ascii="Times New Roman" w:hAnsi="Times New Roman" w:cs="Times New Roman"/>
            <w:color w:val="000000" w:themeColor="text1"/>
            <w:sz w:val="24"/>
            <w:szCs w:val="24"/>
            <w:lang w:val="en-US"/>
          </w:rPr>
          <w:delText xml:space="preserve"> are well-known to induce plant resistance to insect infestation (Gadhave et al., 2016; Pangesti et al., 2013).</w:delText>
        </w:r>
        <w:r w:rsidR="00F85120" w:rsidRPr="00C70602" w:rsidDel="00A06885">
          <w:rPr>
            <w:rFonts w:ascii="Times New Roman" w:hAnsi="Times New Roman" w:cs="Times New Roman"/>
            <w:color w:val="000000" w:themeColor="text1"/>
            <w:sz w:val="24"/>
            <w:szCs w:val="24"/>
            <w:lang w:val="en-US"/>
          </w:rPr>
          <w:delText xml:space="preserve"> </w:delText>
        </w:r>
        <w:r w:rsidR="0040723B" w:rsidRPr="00C70602" w:rsidDel="00A06885">
          <w:rPr>
            <w:rFonts w:ascii="Times New Roman" w:hAnsi="Times New Roman" w:cs="Times New Roman"/>
            <w:color w:val="000000" w:themeColor="text1"/>
            <w:sz w:val="24"/>
            <w:szCs w:val="24"/>
            <w:lang w:val="en-US"/>
          </w:rPr>
          <w:delText>P</w:delText>
        </w:r>
        <w:r w:rsidR="00D468A7" w:rsidRPr="00C70602" w:rsidDel="00A06885">
          <w:rPr>
            <w:rFonts w:ascii="Times New Roman" w:hAnsi="Times New Roman" w:cs="Times New Roman"/>
            <w:color w:val="000000" w:themeColor="text1"/>
            <w:sz w:val="24"/>
            <w:szCs w:val="24"/>
            <w:lang w:val="en-US"/>
          </w:rPr>
          <w:delText xml:space="preserve">lants and beneficial </w:delText>
        </w:r>
        <w:r w:rsidR="003422FD" w:rsidRPr="00C70602" w:rsidDel="00A06885">
          <w:rPr>
            <w:rFonts w:ascii="Times New Roman" w:hAnsi="Times New Roman" w:cs="Times New Roman"/>
            <w:color w:val="000000" w:themeColor="text1"/>
            <w:sz w:val="24"/>
            <w:szCs w:val="24"/>
            <w:lang w:val="en-US"/>
          </w:rPr>
          <w:delText xml:space="preserve">soil </w:delText>
        </w:r>
        <w:r w:rsidR="00D468A7" w:rsidRPr="00C70602" w:rsidDel="00A06885">
          <w:rPr>
            <w:rFonts w:ascii="Times New Roman" w:hAnsi="Times New Roman" w:cs="Times New Roman"/>
            <w:color w:val="000000" w:themeColor="text1"/>
            <w:sz w:val="24"/>
            <w:szCs w:val="24"/>
            <w:lang w:val="en-US"/>
          </w:rPr>
          <w:delText xml:space="preserve">microorganisms can use frass as a nutrient and energy source when added to the soil. Inorganic </w:delText>
        </w:r>
        <w:r w:rsidR="003422FD" w:rsidRPr="00C70602" w:rsidDel="00A06885">
          <w:rPr>
            <w:rFonts w:ascii="Times New Roman" w:hAnsi="Times New Roman" w:cs="Times New Roman"/>
            <w:color w:val="000000" w:themeColor="text1"/>
            <w:sz w:val="24"/>
            <w:szCs w:val="24"/>
            <w:lang w:val="en-US"/>
          </w:rPr>
          <w:delText xml:space="preserve">nitrogen (N) </w:delText>
        </w:r>
        <w:r w:rsidR="00D468A7" w:rsidRPr="00C70602" w:rsidDel="00A06885">
          <w:rPr>
            <w:rFonts w:ascii="Times New Roman" w:hAnsi="Times New Roman" w:cs="Times New Roman"/>
            <w:color w:val="000000" w:themeColor="text1"/>
            <w:sz w:val="24"/>
            <w:szCs w:val="24"/>
            <w:lang w:val="en-US"/>
          </w:rPr>
          <w:delText xml:space="preserve">is released </w:delText>
        </w:r>
        <w:r w:rsidR="003422FD" w:rsidRPr="00C70602" w:rsidDel="00A06885">
          <w:rPr>
            <w:rFonts w:ascii="Times New Roman" w:hAnsi="Times New Roman" w:cs="Times New Roman"/>
            <w:color w:val="000000" w:themeColor="text1"/>
            <w:sz w:val="24"/>
            <w:szCs w:val="24"/>
            <w:lang w:val="en-US"/>
          </w:rPr>
          <w:delText xml:space="preserve">from soil amendments </w:delText>
        </w:r>
        <w:r w:rsidR="00D468A7" w:rsidRPr="00C70602" w:rsidDel="00A06885">
          <w:rPr>
            <w:rFonts w:ascii="Times New Roman" w:hAnsi="Times New Roman" w:cs="Times New Roman"/>
            <w:color w:val="000000" w:themeColor="text1"/>
            <w:sz w:val="24"/>
            <w:szCs w:val="24"/>
            <w:lang w:val="en-US"/>
          </w:rPr>
          <w:delText>through microbial decomposition</w:delText>
        </w:r>
        <w:r w:rsidR="00025355" w:rsidRPr="00C70602" w:rsidDel="00A06885">
          <w:rPr>
            <w:rFonts w:ascii="Times New Roman" w:hAnsi="Times New Roman" w:cs="Times New Roman"/>
            <w:color w:val="000000" w:themeColor="text1"/>
            <w:sz w:val="24"/>
            <w:szCs w:val="24"/>
            <w:lang w:val="en-US"/>
          </w:rPr>
          <w:delText>.</w:delText>
        </w:r>
        <w:r w:rsidR="003422FD" w:rsidRPr="00C70602" w:rsidDel="00A06885">
          <w:rPr>
            <w:rFonts w:ascii="Times New Roman" w:hAnsi="Times New Roman" w:cs="Times New Roman"/>
            <w:color w:val="000000" w:themeColor="text1"/>
            <w:sz w:val="24"/>
            <w:szCs w:val="24"/>
            <w:lang w:val="en-US"/>
          </w:rPr>
          <w:delText xml:space="preserve"> </w:delText>
        </w:r>
        <w:r w:rsidR="00D468A7" w:rsidRPr="00C70602" w:rsidDel="00A06885">
          <w:rPr>
            <w:rFonts w:ascii="Times New Roman" w:hAnsi="Times New Roman" w:cs="Times New Roman"/>
            <w:color w:val="000000" w:themeColor="text1"/>
            <w:sz w:val="24"/>
            <w:szCs w:val="24"/>
            <w:lang w:val="en-US"/>
          </w:rPr>
          <w:delText xml:space="preserve">Chitinolytic microbes </w:delText>
        </w:r>
        <w:r w:rsidR="006C3BDA" w:rsidRPr="00C70602" w:rsidDel="00A06885">
          <w:rPr>
            <w:rFonts w:ascii="Times New Roman" w:hAnsi="Times New Roman" w:cs="Times New Roman"/>
            <w:color w:val="000000" w:themeColor="text1"/>
            <w:sz w:val="24"/>
            <w:szCs w:val="24"/>
            <w:lang w:val="en-US"/>
          </w:rPr>
          <w:delText>can</w:delText>
        </w:r>
        <w:r w:rsidR="00D468A7" w:rsidRPr="00C70602" w:rsidDel="00A06885">
          <w:rPr>
            <w:rFonts w:ascii="Times New Roman" w:hAnsi="Times New Roman" w:cs="Times New Roman"/>
            <w:color w:val="000000" w:themeColor="text1"/>
            <w:sz w:val="24"/>
            <w:szCs w:val="24"/>
            <w:lang w:val="en-US"/>
          </w:rPr>
          <w:delText xml:space="preserve"> control insect pests biologically (Sharp, 2013). Thus, amending soil with chitin-rich residual streams may</w:delText>
        </w:r>
        <w:r w:rsidR="00124FD0" w:rsidRPr="00C70602" w:rsidDel="00A06885">
          <w:rPr>
            <w:rFonts w:ascii="Times New Roman" w:hAnsi="Times New Roman" w:cs="Times New Roman"/>
            <w:color w:val="000000" w:themeColor="text1"/>
            <w:sz w:val="24"/>
            <w:szCs w:val="24"/>
            <w:lang w:val="en-US"/>
          </w:rPr>
          <w:delText xml:space="preserve"> promote</w:delText>
        </w:r>
        <w:r w:rsidR="00D468A7" w:rsidRPr="00C70602" w:rsidDel="00A06885">
          <w:rPr>
            <w:rFonts w:ascii="Times New Roman" w:hAnsi="Times New Roman" w:cs="Times New Roman"/>
            <w:color w:val="000000" w:themeColor="text1"/>
            <w:sz w:val="24"/>
            <w:szCs w:val="24"/>
            <w:lang w:val="en-US"/>
          </w:rPr>
          <w:delText xml:space="preserve"> beneficial antagonists</w:delText>
        </w:r>
        <w:r w:rsidR="00025355" w:rsidRPr="00C70602" w:rsidDel="00A06885">
          <w:rPr>
            <w:rFonts w:ascii="Times New Roman" w:hAnsi="Times New Roman" w:cs="Times New Roman"/>
            <w:color w:val="000000" w:themeColor="text1"/>
            <w:sz w:val="24"/>
            <w:szCs w:val="24"/>
            <w:lang w:val="en-US"/>
          </w:rPr>
          <w:delText>.</w:delText>
        </w:r>
      </w:del>
      <w:r w:rsidR="00025355" w:rsidRPr="00C70602">
        <w:rPr>
          <w:rFonts w:ascii="Times New Roman" w:hAnsi="Times New Roman" w:cs="Times New Roman"/>
          <w:color w:val="000000" w:themeColor="text1"/>
          <w:sz w:val="24"/>
          <w:szCs w:val="24"/>
          <w:lang w:val="en-US"/>
        </w:rPr>
        <w:t xml:space="preserve"> </w:t>
      </w:r>
    </w:p>
    <w:p w14:paraId="65FF8A6B" w14:textId="001235BD" w:rsidR="00E62E0F" w:rsidRPr="00C70602" w:rsidRDefault="000D0519" w:rsidP="00800E69">
      <w:pPr>
        <w:spacing w:after="0" w:line="480" w:lineRule="auto"/>
        <w:jc w:val="both"/>
        <w:rPr>
          <w:rFonts w:ascii="Times New Roman" w:hAnsi="Times New Roman" w:cs="Times New Roman"/>
          <w:color w:val="000000" w:themeColor="text1"/>
          <w:sz w:val="24"/>
          <w:szCs w:val="24"/>
          <w:lang w:val="en-US"/>
        </w:rPr>
      </w:pPr>
      <w:bookmarkStart w:id="11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lastRenderedPageBreak/>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w:t>
      </w:r>
      <w:r w:rsidR="003324ED">
        <w:rPr>
          <w:rFonts w:ascii="Times New Roman" w:hAnsi="Times New Roman" w:cs="Times New Roman"/>
          <w:color w:val="000000" w:themeColor="text1"/>
          <w:sz w:val="24"/>
          <w:szCs w:val="24"/>
          <w:lang w:val="en-US"/>
        </w:rPr>
        <w:t>plant nutrients</w:t>
      </w:r>
      <w:r w:rsidR="003A2A3B" w:rsidRPr="00C70602">
        <w:rPr>
          <w:rFonts w:ascii="Times New Roman" w:hAnsi="Times New Roman" w:cs="Times New Roman"/>
          <w:color w:val="000000" w:themeColor="text1"/>
          <w:sz w:val="24"/>
          <w:szCs w:val="24"/>
          <w:lang w:val="en-US"/>
        </w:rPr>
        <w:t xml:space="preserve">,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w:t>
      </w:r>
      <w:proofErr w:type="spellStart"/>
      <w:r w:rsidR="003324ED">
        <w:rPr>
          <w:rFonts w:ascii="Times New Roman" w:hAnsi="Times New Roman" w:cs="Times New Roman"/>
          <w:color w:val="000000" w:themeColor="text1"/>
          <w:sz w:val="24"/>
          <w:szCs w:val="24"/>
          <w:lang w:val="en-US"/>
        </w:rPr>
        <w:t>valorising</w:t>
      </w:r>
      <w:proofErr w:type="spellEnd"/>
      <w:r w:rsidR="0047447E"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relevant nutrients and organic matter into the soil, </w:t>
      </w:r>
      <w:r w:rsidR="003324ED">
        <w:rPr>
          <w:rFonts w:ascii="Times New Roman" w:hAnsi="Times New Roman" w:cs="Times New Roman"/>
          <w:color w:val="000000" w:themeColor="text1"/>
          <w:sz w:val="24"/>
          <w:szCs w:val="24"/>
          <w:lang w:val="en-US"/>
        </w:rPr>
        <w:t>using frass can help</w:t>
      </w:r>
      <w:r w:rsidR="008E29CB" w:rsidRPr="00C70602">
        <w:rPr>
          <w:rFonts w:ascii="Times New Roman" w:hAnsi="Times New Roman" w:cs="Times New Roman"/>
          <w:color w:val="000000" w:themeColor="text1"/>
          <w:sz w:val="24"/>
          <w:szCs w:val="24"/>
          <w:lang w:val="en-US"/>
        </w:rPr>
        <w:t xml:space="preserve"> close the nutrient cycle in insect farming. This strategy contributes to </w:t>
      </w:r>
      <w:r w:rsidR="003324ED">
        <w:rPr>
          <w:rFonts w:ascii="Times New Roman" w:hAnsi="Times New Roman" w:cs="Times New Roman"/>
          <w:color w:val="000000" w:themeColor="text1"/>
          <w:sz w:val="24"/>
          <w:szCs w:val="24"/>
          <w:lang w:val="en-US"/>
        </w:rPr>
        <w:t>developing</w:t>
      </w:r>
      <w:r w:rsidR="008E29CB" w:rsidRPr="00C70602">
        <w:rPr>
          <w:rFonts w:ascii="Times New Roman" w:hAnsi="Times New Roman" w:cs="Times New Roman"/>
          <w:color w:val="000000" w:themeColor="text1"/>
          <w:sz w:val="24"/>
          <w:szCs w:val="24"/>
          <w:lang w:val="en-US"/>
        </w:rPr>
        <w:t xml:space="preserve">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1BB797CF" w:rsidR="008E58CC" w:rsidRDefault="00DE1727" w:rsidP="00800E69">
      <w:pPr>
        <w:spacing w:after="0" w:line="480" w:lineRule="auto"/>
        <w:jc w:val="both"/>
        <w:rPr>
          <w:rFonts w:ascii="Times New Roman" w:hAnsi="Times New Roman" w:cs="Times New Roman"/>
          <w:color w:val="000000" w:themeColor="text1"/>
          <w:sz w:val="24"/>
          <w:szCs w:val="24"/>
          <w:lang w:val="en-US"/>
        </w:rPr>
      </w:pPr>
      <w:bookmarkStart w:id="117" w:name="_Hlk145692976"/>
      <w:r w:rsidRPr="00C70602">
        <w:rPr>
          <w:rFonts w:ascii="Times New Roman" w:hAnsi="Times New Roman" w:cs="Times New Roman"/>
          <w:color w:val="000000" w:themeColor="text1"/>
          <w:sz w:val="24"/>
          <w:szCs w:val="24"/>
          <w:lang w:val="en-US"/>
        </w:rPr>
        <w:t>Field mustard</w:t>
      </w:r>
      <w:ins w:id="118" w:author="SHAPHAN YONG CHIA" w:date="2023-09-12T16:17:00Z">
        <w:r w:rsidR="00EE72ED">
          <w:rPr>
            <w:rFonts w:ascii="Times New Roman" w:hAnsi="Times New Roman" w:cs="Times New Roman"/>
            <w:color w:val="000000" w:themeColor="text1"/>
            <w:sz w:val="24"/>
            <w:szCs w:val="24"/>
            <w:lang w:val="en-US"/>
          </w:rPr>
          <w:t>,</w:t>
        </w:r>
      </w:ins>
      <w:r w:rsidRPr="00C70602">
        <w:rPr>
          <w:rFonts w:ascii="Times New Roman" w:hAnsi="Times New Roman" w:cs="Times New Roman"/>
          <w:color w:val="000000" w:themeColor="text1"/>
          <w:sz w:val="24"/>
          <w:szCs w:val="24"/>
          <w:lang w:val="en-US"/>
        </w:rPr>
        <w:t xml:space="preserve"> </w:t>
      </w:r>
      <w:del w:id="119" w:author="SHAPHAN YONG CHIA" w:date="2023-09-12T16:17:00Z">
        <w:r w:rsidRPr="00C70602" w:rsidDel="00EE72ED">
          <w:rPr>
            <w:rFonts w:ascii="Times New Roman" w:hAnsi="Times New Roman" w:cs="Times New Roman"/>
            <w:color w:val="000000" w:themeColor="text1"/>
            <w:sz w:val="24"/>
            <w:szCs w:val="24"/>
            <w:lang w:val="en-US"/>
          </w:rPr>
          <w:delText>(</w:delText>
        </w:r>
      </w:del>
      <w:r w:rsidRPr="00C70602">
        <w:rPr>
          <w:rFonts w:ascii="Times New Roman" w:hAnsi="Times New Roman" w:cs="Times New Roman"/>
          <w:i/>
          <w:iCs/>
          <w:color w:val="000000" w:themeColor="text1"/>
          <w:sz w:val="24"/>
          <w:szCs w:val="24"/>
          <w:lang w:val="en-US"/>
        </w:rPr>
        <w:t xml:space="preserve">Brassica rapa </w:t>
      </w:r>
      <w:ins w:id="120" w:author="SHAPHAN YONG CHIA" w:date="2023-09-14T10:42:00Z">
        <w:r w:rsidR="00777203" w:rsidRPr="00ED1647">
          <w:rPr>
            <w:rFonts w:ascii="Times New Roman" w:hAnsi="Times New Roman" w:cs="Times New Roman"/>
            <w:color w:val="FF0000"/>
            <w:sz w:val="24"/>
            <w:szCs w:val="24"/>
            <w:lang w:val="en-US"/>
            <w:rPrChange w:id="121" w:author="SHAPHAN YONG CHIA" w:date="2023-09-18T11:17:00Z">
              <w:rPr>
                <w:rFonts w:ascii="Times New Roman" w:hAnsi="Times New Roman" w:cs="Times New Roman"/>
                <w:color w:val="000000" w:themeColor="text1"/>
                <w:sz w:val="24"/>
                <w:szCs w:val="24"/>
                <w:lang w:val="en-US"/>
              </w:rPr>
            </w:rPrChange>
          </w:rPr>
          <w:t>Linnaeus</w:t>
        </w:r>
      </w:ins>
      <w:del w:id="122" w:author="SHAPHAN YONG CHIA" w:date="2023-09-14T10:42:00Z">
        <w:r w:rsidRPr="00C70602" w:rsidDel="00777203">
          <w:rPr>
            <w:rFonts w:ascii="Times New Roman" w:hAnsi="Times New Roman" w:cs="Times New Roman"/>
            <w:color w:val="000000" w:themeColor="text1"/>
            <w:sz w:val="24"/>
            <w:szCs w:val="24"/>
            <w:lang w:val="en-US"/>
          </w:rPr>
          <w:delText>L</w:delText>
        </w:r>
        <w:r w:rsidR="008B63B7" w:rsidRPr="00C70602" w:rsidDel="00777203">
          <w:rPr>
            <w:rFonts w:ascii="Times New Roman" w:hAnsi="Times New Roman" w:cs="Times New Roman"/>
            <w:color w:val="000000" w:themeColor="text1"/>
            <w:sz w:val="24"/>
            <w:szCs w:val="24"/>
            <w:lang w:val="en-US"/>
          </w:rPr>
          <w:delText>.</w:delText>
        </w:r>
      </w:del>
      <w:ins w:id="123" w:author="SHAPHAN YONG CHIA" w:date="2023-09-12T16:17:00Z">
        <w:del w:id="124" w:author="Joop van Loon" w:date="2023-09-25T15:20:00Z">
          <w:r w:rsidR="00EE72ED" w:rsidDel="003D33ED">
            <w:rPr>
              <w:rFonts w:ascii="Times New Roman" w:hAnsi="Times New Roman" w:cs="Times New Roman"/>
              <w:color w:val="000000" w:themeColor="text1"/>
              <w:sz w:val="24"/>
              <w:szCs w:val="24"/>
              <w:lang w:val="en-US"/>
            </w:rPr>
            <w:delText>,</w:delText>
          </w:r>
        </w:del>
      </w:ins>
      <w:del w:id="125" w:author="SHAPHAN YONG CHIA" w:date="2023-09-12T16:17:00Z">
        <w:r w:rsidRPr="00C70602" w:rsidDel="00EE72ED">
          <w:rPr>
            <w:rFonts w:ascii="Times New Roman" w:hAnsi="Times New Roman" w:cs="Times New Roman"/>
            <w:color w:val="000000" w:themeColor="text1"/>
            <w:sz w:val="24"/>
            <w:szCs w:val="24"/>
            <w:lang w:val="en-US"/>
          </w:rPr>
          <w:delText>)</w:delText>
        </w:r>
      </w:del>
      <w:ins w:id="126" w:author="SHAPHAN YONG CHIA" w:date="2023-09-12T16:17:00Z">
        <w:r w:rsidR="00EE72ED" w:rsidRPr="00EE72ED">
          <w:rPr>
            <w:rFonts w:ascii="Times New Roman" w:hAnsi="Times New Roman" w:cs="Times New Roman"/>
            <w:sz w:val="24"/>
            <w:szCs w:val="24"/>
          </w:rPr>
          <w:t xml:space="preserve"> </w:t>
        </w:r>
        <w:r w:rsidR="00EE72ED" w:rsidRPr="00ED1647">
          <w:rPr>
            <w:rFonts w:ascii="Times New Roman" w:hAnsi="Times New Roman" w:cs="Times New Roman"/>
            <w:color w:val="FF0000"/>
            <w:sz w:val="24"/>
            <w:szCs w:val="24"/>
            <w:rPrChange w:id="127" w:author="SHAPHAN YONG CHIA" w:date="2023-09-18T11:17:00Z">
              <w:rPr>
                <w:rFonts w:ascii="Times New Roman" w:hAnsi="Times New Roman" w:cs="Times New Roman"/>
                <w:sz w:val="24"/>
                <w:szCs w:val="24"/>
              </w:rPr>
            </w:rPrChange>
          </w:rPr>
          <w:t>(</w:t>
        </w:r>
        <w:proofErr w:type="spellStart"/>
        <w:r w:rsidR="00EE72ED" w:rsidRPr="00ED1647">
          <w:rPr>
            <w:rFonts w:ascii="Times New Roman" w:hAnsi="Times New Roman" w:cs="Times New Roman"/>
            <w:color w:val="FF0000"/>
            <w:sz w:val="24"/>
            <w:szCs w:val="24"/>
            <w:rPrChange w:id="128" w:author="SHAPHAN YONG CHIA" w:date="2023-09-18T11:17:00Z">
              <w:rPr>
                <w:rFonts w:ascii="Times New Roman" w:hAnsi="Times New Roman" w:cs="Times New Roman"/>
                <w:sz w:val="24"/>
                <w:szCs w:val="24"/>
              </w:rPr>
            </w:rPrChange>
          </w:rPr>
          <w:t>Brassicales</w:t>
        </w:r>
        <w:proofErr w:type="spellEnd"/>
        <w:r w:rsidR="00EE72ED" w:rsidRPr="00ED1647">
          <w:rPr>
            <w:rFonts w:ascii="Times New Roman" w:hAnsi="Times New Roman" w:cs="Times New Roman"/>
            <w:color w:val="FF0000"/>
            <w:sz w:val="24"/>
            <w:szCs w:val="24"/>
            <w:rPrChange w:id="129" w:author="SHAPHAN YONG CHIA" w:date="2023-09-18T11:17:00Z">
              <w:rPr>
                <w:rFonts w:ascii="Times New Roman" w:hAnsi="Times New Roman" w:cs="Times New Roman"/>
                <w:sz w:val="24"/>
                <w:szCs w:val="24"/>
              </w:rPr>
            </w:rPrChange>
          </w:rPr>
          <w:t>: Brassicaceae)</w:t>
        </w:r>
      </w:ins>
      <w:r w:rsidRPr="00C70602">
        <w:rPr>
          <w:rFonts w:ascii="Times New Roman" w:hAnsi="Times New Roman" w:cs="Times New Roman"/>
          <w:color w:val="000000" w:themeColor="text1"/>
          <w:sz w:val="24"/>
          <w:szCs w:val="24"/>
          <w:lang w:val="en-US"/>
        </w:rPr>
        <w:t xml:space="preserve">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w:t>
      </w:r>
      <w:r w:rsidR="003324ED">
        <w:rPr>
          <w:rFonts w:ascii="Times New Roman" w:hAnsi="Times New Roman" w:cs="Times New Roman"/>
          <w:color w:val="000000" w:themeColor="text1"/>
          <w:sz w:val="24"/>
          <w:szCs w:val="24"/>
          <w:lang w:val="en-US"/>
        </w:rPr>
        <w:t>. It</w:t>
      </w:r>
      <w:r w:rsidR="0096760F" w:rsidRPr="00C70602">
        <w:rPr>
          <w:rFonts w:ascii="Times New Roman" w:hAnsi="Times New Roman" w:cs="Times New Roman"/>
          <w:color w:val="000000" w:themeColor="text1"/>
          <w:sz w:val="24"/>
          <w:szCs w:val="24"/>
          <w:lang w:val="en-US"/>
        </w:rPr>
        <w:t xml:space="preserve">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w:t>
      </w:r>
      <w:bookmarkEnd w:id="117"/>
      <w:ins w:id="130" w:author="SHAPHAN YONG CHIA" w:date="2023-09-15T18:08:00Z">
        <w:r w:rsidR="00601B09">
          <w:rPr>
            <w:rFonts w:ascii="Times New Roman" w:hAnsi="Times New Roman" w:cs="Times New Roman"/>
            <w:color w:val="000000" w:themeColor="text1"/>
            <w:sz w:val="24"/>
            <w:szCs w:val="24"/>
            <w:lang w:val="en-US"/>
          </w:rPr>
          <w:t xml:space="preserve"> </w:t>
        </w:r>
        <w:r w:rsidR="00601B09" w:rsidRPr="00ED1647">
          <w:rPr>
            <w:rFonts w:ascii="Times New Roman" w:hAnsi="Times New Roman" w:cs="Times New Roman"/>
            <w:color w:val="FF0000"/>
            <w:sz w:val="24"/>
            <w:szCs w:val="24"/>
            <w:lang w:val="en-US"/>
            <w:rPrChange w:id="131" w:author="SHAPHAN YONG CHIA" w:date="2023-09-18T11:18:00Z">
              <w:rPr>
                <w:rFonts w:ascii="Times New Roman" w:hAnsi="Times New Roman" w:cs="Times New Roman"/>
                <w:color w:val="000000" w:themeColor="text1"/>
                <w:sz w:val="24"/>
                <w:szCs w:val="24"/>
                <w:lang w:val="en-US"/>
              </w:rPr>
            </w:rPrChange>
          </w:rPr>
          <w:t xml:space="preserve">For instance, in Bangladesh, </w:t>
        </w:r>
        <w:r w:rsidR="00601B09" w:rsidRPr="00ED1647">
          <w:rPr>
            <w:rFonts w:ascii="Times New Roman" w:hAnsi="Times New Roman" w:cs="Times New Roman"/>
            <w:i/>
            <w:iCs/>
            <w:color w:val="FF0000"/>
            <w:sz w:val="24"/>
            <w:szCs w:val="24"/>
            <w:lang w:val="en-US"/>
            <w:rPrChange w:id="132" w:author="SHAPHAN YONG CHIA" w:date="2023-09-18T11:18:00Z">
              <w:rPr>
                <w:rFonts w:ascii="Times New Roman" w:hAnsi="Times New Roman" w:cs="Times New Roman"/>
                <w:color w:val="000000" w:themeColor="text1"/>
                <w:sz w:val="24"/>
                <w:szCs w:val="24"/>
                <w:lang w:val="en-US"/>
              </w:rPr>
            </w:rPrChange>
          </w:rPr>
          <w:t>B. rapa</w:t>
        </w:r>
        <w:r w:rsidR="00601B09" w:rsidRPr="00ED1647">
          <w:rPr>
            <w:rFonts w:ascii="Times New Roman" w:hAnsi="Times New Roman" w:cs="Times New Roman"/>
            <w:color w:val="FF0000"/>
            <w:sz w:val="24"/>
            <w:szCs w:val="24"/>
            <w:lang w:val="en-US"/>
            <w:rPrChange w:id="133" w:author="SHAPHAN YONG CHIA" w:date="2023-09-18T11:18:00Z">
              <w:rPr>
                <w:rFonts w:ascii="Times New Roman" w:hAnsi="Times New Roman" w:cs="Times New Roman"/>
                <w:color w:val="000000" w:themeColor="text1"/>
                <w:sz w:val="24"/>
                <w:szCs w:val="24"/>
                <w:lang w:val="en-US"/>
              </w:rPr>
            </w:rPrChange>
          </w:rPr>
          <w:t xml:space="preserve"> serves as a major oilseed crop, contributing to approximately 70% of the total oil crop production. According to the latest available data, during the period 2017-2018, </w:t>
        </w:r>
        <w:r w:rsidR="00601B09" w:rsidRPr="00ED1647">
          <w:rPr>
            <w:rFonts w:ascii="Times New Roman" w:hAnsi="Times New Roman" w:cs="Times New Roman"/>
            <w:i/>
            <w:iCs/>
            <w:color w:val="FF0000"/>
            <w:sz w:val="24"/>
            <w:szCs w:val="24"/>
            <w:lang w:val="en-US"/>
            <w:rPrChange w:id="134" w:author="SHAPHAN YONG CHIA" w:date="2023-09-18T11:18:00Z">
              <w:rPr>
                <w:rFonts w:ascii="Times New Roman" w:hAnsi="Times New Roman" w:cs="Times New Roman"/>
                <w:color w:val="000000" w:themeColor="text1"/>
                <w:sz w:val="24"/>
                <w:szCs w:val="24"/>
                <w:lang w:val="en-US"/>
              </w:rPr>
            </w:rPrChange>
          </w:rPr>
          <w:t>B. rapa</w:t>
        </w:r>
        <w:r w:rsidR="00601B09" w:rsidRPr="00ED1647">
          <w:rPr>
            <w:rFonts w:ascii="Times New Roman" w:hAnsi="Times New Roman" w:cs="Times New Roman"/>
            <w:color w:val="FF0000"/>
            <w:sz w:val="24"/>
            <w:szCs w:val="24"/>
            <w:lang w:val="en-US"/>
            <w:rPrChange w:id="135" w:author="SHAPHAN YONG CHIA" w:date="2023-09-18T11:18:00Z">
              <w:rPr>
                <w:rFonts w:ascii="Times New Roman" w:hAnsi="Times New Roman" w:cs="Times New Roman"/>
                <w:color w:val="000000" w:themeColor="text1"/>
                <w:sz w:val="24"/>
                <w:szCs w:val="24"/>
                <w:lang w:val="en-US"/>
              </w:rPr>
            </w:rPrChange>
          </w:rPr>
          <w:t xml:space="preserve"> was cultivated across 0.308 million hectares, resulting in a total production yield of 351,537 metric tons of oilseeds</w:t>
        </w:r>
      </w:ins>
      <w:ins w:id="136" w:author="SHAPHAN YONG CHIA" w:date="2023-09-15T18:10:00Z">
        <w:r w:rsidR="00745CF9" w:rsidRPr="00ED1647">
          <w:rPr>
            <w:rFonts w:ascii="Times New Roman" w:hAnsi="Times New Roman" w:cs="Times New Roman"/>
            <w:color w:val="FF0000"/>
            <w:sz w:val="24"/>
            <w:szCs w:val="24"/>
            <w:lang w:val="en-US"/>
            <w:rPrChange w:id="137" w:author="SHAPHAN YONG CHIA" w:date="2023-09-18T11:18:00Z">
              <w:rPr>
                <w:rFonts w:ascii="Times New Roman" w:hAnsi="Times New Roman" w:cs="Times New Roman"/>
                <w:color w:val="000000" w:themeColor="text1"/>
                <w:sz w:val="24"/>
                <w:szCs w:val="24"/>
                <w:lang w:val="en-US"/>
              </w:rPr>
            </w:rPrChange>
          </w:rPr>
          <w:t xml:space="preserve"> </w:t>
        </w:r>
      </w:ins>
      <w:r w:rsidR="001B5F3F">
        <w:rPr>
          <w:rFonts w:ascii="Times New Roman" w:hAnsi="Times New Roman" w:cs="Times New Roman"/>
          <w:noProof/>
          <w:color w:val="FF0000"/>
          <w:sz w:val="24"/>
          <w:szCs w:val="24"/>
          <w:lang w:val="en-US"/>
        </w:rPr>
        <w:t>(</w:t>
      </w:r>
      <w:ins w:id="138" w:author="SHAPHAN YONG CHIA" w:date="2023-09-18T11:32:00Z">
        <w:r w:rsidR="001B5F3F">
          <w:rPr>
            <w:rFonts w:ascii="Times New Roman" w:hAnsi="Times New Roman" w:cs="Times New Roman"/>
            <w:noProof/>
            <w:color w:val="FF0000"/>
            <w:sz w:val="24"/>
            <w:szCs w:val="24"/>
            <w:lang w:val="en-US"/>
          </w:rPr>
          <w:t>R</w:t>
        </w:r>
      </w:ins>
      <w:ins w:id="139" w:author="SHAPHAN YONG CHIA" w:date="2023-09-18T11:31:00Z">
        <w:r w:rsidR="001B5F3F">
          <w:rPr>
            <w:rFonts w:ascii="Times New Roman" w:hAnsi="Times New Roman" w:cs="Times New Roman"/>
            <w:noProof/>
            <w:color w:val="FF0000"/>
            <w:sz w:val="24"/>
            <w:szCs w:val="24"/>
            <w:lang w:val="en-US"/>
          </w:rPr>
          <w:t>ah</w:t>
        </w:r>
      </w:ins>
      <w:ins w:id="140" w:author="SHAPHAN YONG CHIA" w:date="2023-09-18T11:32:00Z">
        <w:r w:rsidR="001B5F3F">
          <w:rPr>
            <w:rFonts w:ascii="Times New Roman" w:hAnsi="Times New Roman" w:cs="Times New Roman"/>
            <w:noProof/>
            <w:color w:val="FF0000"/>
            <w:sz w:val="24"/>
            <w:szCs w:val="24"/>
            <w:lang w:val="en-US"/>
          </w:rPr>
          <w:t>man et al., 2022)</w:t>
        </w:r>
      </w:ins>
      <w:ins w:id="141" w:author="SHAPHAN YONG CHIA" w:date="2023-09-15T18:08:00Z">
        <w:r w:rsidR="00601B09" w:rsidRPr="00ED1647">
          <w:rPr>
            <w:rFonts w:ascii="Times New Roman" w:hAnsi="Times New Roman" w:cs="Times New Roman"/>
            <w:color w:val="FF0000"/>
            <w:sz w:val="24"/>
            <w:szCs w:val="24"/>
            <w:lang w:val="en-US"/>
            <w:rPrChange w:id="142" w:author="SHAPHAN YONG CHIA" w:date="2023-09-18T11:18:00Z">
              <w:rPr>
                <w:rFonts w:ascii="Times New Roman" w:hAnsi="Times New Roman" w:cs="Times New Roman"/>
                <w:color w:val="000000" w:themeColor="text1"/>
                <w:sz w:val="24"/>
                <w:szCs w:val="24"/>
                <w:lang w:val="en-US"/>
              </w:rPr>
            </w:rPrChange>
          </w:rPr>
          <w:t>.</w:t>
        </w:r>
      </w:ins>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lastRenderedPageBreak/>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w:t>
      </w:r>
      <w:ins w:id="143" w:author="SHAPHAN YONG CHIA" w:date="2023-09-14T10:44:00Z">
        <w:r w:rsidR="00777203" w:rsidRPr="00ED1647">
          <w:rPr>
            <w:rFonts w:ascii="Times New Roman" w:hAnsi="Times New Roman" w:cs="Times New Roman"/>
            <w:color w:val="FF0000"/>
            <w:sz w:val="24"/>
            <w:szCs w:val="24"/>
            <w:lang w:val="en-US"/>
            <w:rPrChange w:id="144" w:author="SHAPHAN YONG CHIA" w:date="2023-09-18T11:18:00Z">
              <w:rPr>
                <w:rFonts w:ascii="Times New Roman" w:hAnsi="Times New Roman" w:cs="Times New Roman"/>
                <w:color w:val="000000" w:themeColor="text1"/>
                <w:sz w:val="24"/>
                <w:szCs w:val="24"/>
                <w:lang w:val="en-US"/>
              </w:rPr>
            </w:rPrChange>
          </w:rPr>
          <w:t>Linnaeus</w:t>
        </w:r>
        <w:r w:rsidR="00777203">
          <w:rPr>
            <w:rFonts w:ascii="Times New Roman" w:hAnsi="Times New Roman" w:cs="Times New Roman"/>
            <w:color w:val="FF0000"/>
            <w:sz w:val="24"/>
            <w:szCs w:val="24"/>
            <w:lang w:val="en-US"/>
          </w:rPr>
          <w:t xml:space="preserve"> </w:t>
        </w:r>
      </w:ins>
      <w:r w:rsidR="001D41CD" w:rsidRPr="00C70602">
        <w:rPr>
          <w:rFonts w:ascii="Times New Roman" w:hAnsi="Times New Roman" w:cs="Times New Roman"/>
          <w:color w:val="000000" w:themeColor="text1"/>
          <w:sz w:val="24"/>
          <w:szCs w:val="24"/>
          <w:lang w:val="en-US"/>
        </w:rPr>
        <w:t xml:space="preserve">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Plutella xylostella</w:t>
      </w:r>
      <w:ins w:id="145" w:author="SHAPHAN YONG CHIA" w:date="2023-09-14T10:44:00Z">
        <w:r w:rsidR="00777203">
          <w:rPr>
            <w:rFonts w:ascii="Times New Roman" w:hAnsi="Times New Roman" w:cs="Times New Roman"/>
            <w:i/>
            <w:iCs/>
            <w:color w:val="000000" w:themeColor="text1"/>
            <w:sz w:val="24"/>
            <w:szCs w:val="24"/>
            <w:lang w:val="en-US"/>
          </w:rPr>
          <w:t xml:space="preserve"> </w:t>
        </w:r>
        <w:r w:rsidR="00777203" w:rsidRPr="00745CF9">
          <w:rPr>
            <w:rFonts w:ascii="Times New Roman" w:hAnsi="Times New Roman" w:cs="Times New Roman"/>
            <w:color w:val="FF0000"/>
            <w:sz w:val="24"/>
            <w:szCs w:val="24"/>
            <w:lang w:val="en-US"/>
            <w:rPrChange w:id="146" w:author="SHAPHAN YONG CHIA" w:date="2023-09-15T18:11:00Z">
              <w:rPr>
                <w:rFonts w:ascii="Times New Roman" w:hAnsi="Times New Roman" w:cs="Times New Roman"/>
                <w:color w:val="000000" w:themeColor="text1"/>
                <w:sz w:val="24"/>
                <w:szCs w:val="24"/>
                <w:lang w:val="en-US"/>
              </w:rPr>
            </w:rPrChange>
          </w:rPr>
          <w:t>Linnaeus</w:t>
        </w:r>
      </w:ins>
      <w:del w:id="147" w:author="SHAPHAN YONG CHIA" w:date="2023-09-12T16:09:00Z">
        <w:r w:rsidR="001D41CD" w:rsidRPr="00C70602" w:rsidDel="00EE72ED">
          <w:rPr>
            <w:rFonts w:ascii="Times New Roman" w:hAnsi="Times New Roman" w:cs="Times New Roman"/>
            <w:i/>
            <w:iCs/>
            <w:color w:val="000000" w:themeColor="text1"/>
            <w:sz w:val="24"/>
            <w:szCs w:val="24"/>
            <w:lang w:val="en-US"/>
          </w:rPr>
          <w:delText xml:space="preserve"> </w:delText>
        </w:r>
        <w:r w:rsidR="001D41CD" w:rsidRPr="00C70602" w:rsidDel="00EE72ED">
          <w:rPr>
            <w:rFonts w:ascii="Times New Roman" w:hAnsi="Times New Roman" w:cs="Times New Roman"/>
            <w:noProof/>
            <w:color w:val="000000" w:themeColor="text1"/>
            <w:sz w:val="24"/>
            <w:szCs w:val="24"/>
            <w:lang w:val="en-US"/>
          </w:rPr>
          <w:delText>(Ahuja et al., 2010)</w:delText>
        </w:r>
      </w:del>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71184E">
        <w:rPr>
          <w:rFonts w:ascii="Times New Roman" w:hAnsi="Times New Roman" w:cs="Times New Roman"/>
          <w:color w:val="000000" w:themeColor="text1"/>
          <w:sz w:val="24"/>
          <w:szCs w:val="24"/>
          <w:lang w:val="en-US"/>
        </w:rPr>
        <w:t>. Therefore</w:t>
      </w:r>
      <w:r w:rsidR="00F136C8" w:rsidRPr="00C70602">
        <w:rPr>
          <w:rFonts w:ascii="Times New Roman" w:hAnsi="Times New Roman" w:cs="Times New Roman"/>
          <w:color w:val="000000" w:themeColor="text1"/>
          <w:sz w:val="24"/>
          <w:szCs w:val="24"/>
          <w:lang w:val="en-US"/>
        </w:rPr>
        <w:t>, effective, sustainable, and safe alternatives for managing insect herbivores are required.</w:t>
      </w:r>
    </w:p>
    <w:p w14:paraId="581F28A9" w14:textId="77777777" w:rsidR="00F173F6" w:rsidRPr="00C70602" w:rsidRDefault="00F173F6" w:rsidP="00800E69">
      <w:pPr>
        <w:spacing w:after="0" w:line="480" w:lineRule="auto"/>
        <w:jc w:val="both"/>
        <w:rPr>
          <w:rFonts w:ascii="Times New Roman" w:hAnsi="Times New Roman" w:cs="Times New Roman"/>
          <w:color w:val="000000" w:themeColor="text1"/>
          <w:sz w:val="24"/>
          <w:szCs w:val="24"/>
          <w:lang w:val="en-US"/>
        </w:rPr>
      </w:pPr>
    </w:p>
    <w:p w14:paraId="7F11DDC7" w14:textId="0E20E38E" w:rsidR="008676B1" w:rsidRPr="00C70602" w:rsidRDefault="00FB34B2"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ins w:id="148" w:author="SHAPHAN YONG CHIA" w:date="2023-09-14T11:17:00Z">
        <w:r w:rsidR="007D4BE3" w:rsidRPr="00FE41BC">
          <w:rPr>
            <w:rFonts w:ascii="Times New Roman" w:hAnsi="Times New Roman" w:cs="Times New Roman"/>
            <w:color w:val="FF0000"/>
            <w:sz w:val="24"/>
            <w:szCs w:val="24"/>
            <w:lang w:val="en-US"/>
            <w:rPrChange w:id="149" w:author="SHAPHAN YONG CHIA" w:date="2023-09-14T11:22:00Z">
              <w:rPr>
                <w:rFonts w:ascii="Times New Roman" w:hAnsi="Times New Roman" w:cs="Times New Roman"/>
                <w:color w:val="000000" w:themeColor="text1"/>
                <w:sz w:val="24"/>
                <w:szCs w:val="24"/>
                <w:lang w:val="en-US"/>
              </w:rPr>
            </w:rPrChange>
          </w:rPr>
          <w:t xml:space="preserve">They focused </w:t>
        </w:r>
        <w:del w:id="150" w:author="Dicke, Marcel" w:date="2023-09-22T20:37:00Z">
          <w:r w:rsidR="007D4BE3" w:rsidRPr="00FE41BC" w:rsidDel="00A53A89">
            <w:rPr>
              <w:rFonts w:ascii="Times New Roman" w:hAnsi="Times New Roman" w:cs="Times New Roman"/>
              <w:color w:val="FF0000"/>
              <w:sz w:val="24"/>
              <w:szCs w:val="24"/>
              <w:lang w:val="en-US"/>
              <w:rPrChange w:id="151" w:author="SHAPHAN YONG CHIA" w:date="2023-09-14T11:22:00Z">
                <w:rPr>
                  <w:rFonts w:ascii="Times New Roman" w:hAnsi="Times New Roman" w:cs="Times New Roman"/>
                  <w:color w:val="000000" w:themeColor="text1"/>
                  <w:sz w:val="24"/>
                  <w:szCs w:val="24"/>
                  <w:lang w:val="en-US"/>
                </w:rPr>
              </w:rPrChange>
            </w:rPr>
            <w:delText xml:space="preserve">solely </w:delText>
          </w:r>
        </w:del>
        <w:r w:rsidR="007D4BE3" w:rsidRPr="00FE41BC">
          <w:rPr>
            <w:rFonts w:ascii="Times New Roman" w:hAnsi="Times New Roman" w:cs="Times New Roman"/>
            <w:color w:val="FF0000"/>
            <w:sz w:val="24"/>
            <w:szCs w:val="24"/>
            <w:lang w:val="en-US"/>
            <w:rPrChange w:id="152" w:author="SHAPHAN YONG CHIA" w:date="2023-09-14T11:22:00Z">
              <w:rPr>
                <w:rFonts w:ascii="Times New Roman" w:hAnsi="Times New Roman" w:cs="Times New Roman"/>
                <w:color w:val="000000" w:themeColor="text1"/>
                <w:sz w:val="24"/>
                <w:szCs w:val="24"/>
                <w:lang w:val="en-US"/>
              </w:rPr>
            </w:rPrChange>
          </w:rPr>
          <w:t xml:space="preserve">on a </w:t>
        </w:r>
        <w:del w:id="153" w:author="Joop van Loon" w:date="2023-09-25T15:21:00Z">
          <w:r w:rsidR="007D4BE3" w:rsidRPr="00FE41BC" w:rsidDel="003D33ED">
            <w:rPr>
              <w:rFonts w:ascii="Times New Roman" w:hAnsi="Times New Roman" w:cs="Times New Roman"/>
              <w:color w:val="FF0000"/>
              <w:sz w:val="24"/>
              <w:szCs w:val="24"/>
              <w:lang w:val="en-US"/>
              <w:rPrChange w:id="154" w:author="SHAPHAN YONG CHIA" w:date="2023-09-14T11:22:00Z">
                <w:rPr>
                  <w:rFonts w:ascii="Times New Roman" w:hAnsi="Times New Roman" w:cs="Times New Roman"/>
                  <w:color w:val="000000" w:themeColor="text1"/>
                  <w:sz w:val="24"/>
                  <w:szCs w:val="24"/>
                  <w:lang w:val="en-US"/>
                </w:rPr>
              </w:rPrChange>
            </w:rPr>
            <w:delText xml:space="preserve">below-ground </w:delText>
          </w:r>
        </w:del>
        <w:r w:rsidR="007D4BE3" w:rsidRPr="00FE41BC">
          <w:rPr>
            <w:rFonts w:ascii="Times New Roman" w:hAnsi="Times New Roman" w:cs="Times New Roman"/>
            <w:color w:val="FF0000"/>
            <w:sz w:val="24"/>
            <w:szCs w:val="24"/>
            <w:lang w:val="en-US"/>
            <w:rPrChange w:id="155" w:author="SHAPHAN YONG CHIA" w:date="2023-09-14T11:22:00Z">
              <w:rPr>
                <w:rFonts w:ascii="Times New Roman" w:hAnsi="Times New Roman" w:cs="Times New Roman"/>
                <w:color w:val="000000" w:themeColor="text1"/>
                <w:sz w:val="24"/>
                <w:szCs w:val="24"/>
                <w:lang w:val="en-US"/>
              </w:rPr>
            </w:rPrChange>
          </w:rPr>
          <w:t xml:space="preserve">root-feeding </w:t>
        </w:r>
      </w:ins>
      <w:ins w:id="156" w:author="SHAPHAN YONG CHIA" w:date="2023-09-14T11:19:00Z">
        <w:r w:rsidR="00FE41BC" w:rsidRPr="00FE41BC">
          <w:rPr>
            <w:rFonts w:ascii="Times New Roman" w:hAnsi="Times New Roman" w:cs="Times New Roman"/>
            <w:color w:val="FF0000"/>
            <w:sz w:val="24"/>
            <w:szCs w:val="24"/>
            <w:lang w:val="en-US"/>
            <w:rPrChange w:id="157" w:author="SHAPHAN YONG CHIA" w:date="2023-09-14T11:22:00Z">
              <w:rPr>
                <w:rFonts w:ascii="Times New Roman" w:hAnsi="Times New Roman" w:cs="Times New Roman"/>
                <w:color w:val="000000" w:themeColor="text1"/>
                <w:sz w:val="24"/>
                <w:szCs w:val="24"/>
                <w:lang w:val="en-US"/>
              </w:rPr>
            </w:rPrChange>
          </w:rPr>
          <w:t>pest</w:t>
        </w:r>
      </w:ins>
      <w:ins w:id="158" w:author="SHAPHAN YONG CHIA" w:date="2023-09-14T11:17:00Z">
        <w:r w:rsidR="007D4BE3" w:rsidRPr="00FE41BC">
          <w:rPr>
            <w:rFonts w:ascii="Times New Roman" w:hAnsi="Times New Roman" w:cs="Times New Roman"/>
            <w:color w:val="FF0000"/>
            <w:sz w:val="24"/>
            <w:szCs w:val="24"/>
            <w:lang w:val="en-US"/>
            <w:rPrChange w:id="159" w:author="SHAPHAN YONG CHIA" w:date="2023-09-14T11:22:00Z">
              <w:rPr>
                <w:rFonts w:ascii="Times New Roman" w:hAnsi="Times New Roman" w:cs="Times New Roman"/>
                <w:color w:val="000000" w:themeColor="text1"/>
                <w:sz w:val="24"/>
                <w:szCs w:val="24"/>
                <w:lang w:val="en-US"/>
              </w:rPr>
            </w:rPrChange>
          </w:rPr>
          <w:t xml:space="preserve">, </w:t>
        </w:r>
        <w:r w:rsidR="007D4BE3" w:rsidRPr="00FE41BC">
          <w:rPr>
            <w:rFonts w:ascii="Times New Roman" w:hAnsi="Times New Roman" w:cs="Times New Roman"/>
            <w:i/>
            <w:iCs/>
            <w:color w:val="FF0000"/>
            <w:sz w:val="24"/>
            <w:szCs w:val="24"/>
            <w:lang w:val="en-US"/>
            <w:rPrChange w:id="160" w:author="SHAPHAN YONG CHIA" w:date="2023-09-14T11:22:00Z">
              <w:rPr>
                <w:rFonts w:ascii="Times New Roman" w:hAnsi="Times New Roman" w:cs="Times New Roman"/>
                <w:color w:val="000000" w:themeColor="text1"/>
                <w:sz w:val="24"/>
                <w:szCs w:val="24"/>
                <w:lang w:val="en-US"/>
              </w:rPr>
            </w:rPrChange>
          </w:rPr>
          <w:t>D. radicum</w:t>
        </w:r>
      </w:ins>
      <w:ins w:id="161" w:author="Dicke, Marcel" w:date="2023-09-22T20:37:00Z">
        <w:r w:rsidR="00A53A89">
          <w:rPr>
            <w:rFonts w:ascii="Times New Roman" w:hAnsi="Times New Roman" w:cs="Times New Roman"/>
            <w:i/>
            <w:iCs/>
            <w:color w:val="FF0000"/>
            <w:sz w:val="24"/>
            <w:szCs w:val="24"/>
            <w:lang w:val="en-US"/>
          </w:rPr>
          <w:t>,</w:t>
        </w:r>
      </w:ins>
      <w:ins w:id="162" w:author="SHAPHAN YONG CHIA" w:date="2023-09-14T11:17:00Z">
        <w:r w:rsidR="007D4BE3" w:rsidRPr="00FE41BC">
          <w:rPr>
            <w:rFonts w:ascii="Times New Roman" w:hAnsi="Times New Roman" w:cs="Times New Roman"/>
            <w:color w:val="FF0000"/>
            <w:sz w:val="24"/>
            <w:szCs w:val="24"/>
            <w:lang w:val="en-US"/>
            <w:rPrChange w:id="163" w:author="SHAPHAN YONG CHIA" w:date="2023-09-14T11:22:00Z">
              <w:rPr>
                <w:rFonts w:ascii="Times New Roman" w:hAnsi="Times New Roman" w:cs="Times New Roman"/>
                <w:color w:val="000000" w:themeColor="text1"/>
                <w:sz w:val="24"/>
                <w:szCs w:val="24"/>
                <w:lang w:val="en-US"/>
              </w:rPr>
            </w:rPrChange>
          </w:rPr>
          <w:t xml:space="preserve"> and did not </w:t>
        </w:r>
      </w:ins>
      <w:ins w:id="164" w:author="Dicke, Marcel" w:date="2023-09-22T20:37:00Z">
        <w:r w:rsidR="00A53A89">
          <w:rPr>
            <w:rFonts w:ascii="Times New Roman" w:hAnsi="Times New Roman" w:cs="Times New Roman"/>
            <w:color w:val="FF0000"/>
            <w:sz w:val="24"/>
            <w:szCs w:val="24"/>
            <w:lang w:val="en-US"/>
          </w:rPr>
          <w:t>include</w:t>
        </w:r>
      </w:ins>
      <w:ins w:id="165" w:author="SHAPHAN YONG CHIA" w:date="2023-09-14T11:18:00Z">
        <w:del w:id="166" w:author="Dicke, Marcel" w:date="2023-09-22T20:37:00Z">
          <w:r w:rsidR="007D4BE3" w:rsidRPr="00FE41BC" w:rsidDel="00A53A89">
            <w:rPr>
              <w:rFonts w:ascii="Times New Roman" w:hAnsi="Times New Roman" w:cs="Times New Roman"/>
              <w:color w:val="FF0000"/>
              <w:sz w:val="24"/>
              <w:szCs w:val="24"/>
              <w:lang w:val="en-US"/>
              <w:rPrChange w:id="167" w:author="SHAPHAN YONG CHIA" w:date="2023-09-14T11:22:00Z">
                <w:rPr>
                  <w:rFonts w:ascii="Times New Roman" w:hAnsi="Times New Roman" w:cs="Times New Roman"/>
                  <w:color w:val="000000" w:themeColor="text1"/>
                  <w:sz w:val="24"/>
                  <w:szCs w:val="24"/>
                  <w:lang w:val="en-US"/>
                </w:rPr>
              </w:rPrChange>
            </w:rPr>
            <w:delText>consider</w:delText>
          </w:r>
        </w:del>
        <w:r w:rsidR="007D4BE3" w:rsidRPr="00FE41BC">
          <w:rPr>
            <w:rFonts w:ascii="Times New Roman" w:hAnsi="Times New Roman" w:cs="Times New Roman"/>
            <w:color w:val="FF0000"/>
            <w:sz w:val="24"/>
            <w:szCs w:val="24"/>
            <w:lang w:val="en-US"/>
            <w:rPrChange w:id="168" w:author="SHAPHAN YONG CHIA" w:date="2023-09-14T11:22:00Z">
              <w:rPr>
                <w:rFonts w:ascii="Times New Roman" w:hAnsi="Times New Roman" w:cs="Times New Roman"/>
                <w:color w:val="000000" w:themeColor="text1"/>
                <w:sz w:val="24"/>
                <w:szCs w:val="24"/>
                <w:lang w:val="en-US"/>
              </w:rPr>
            </w:rPrChange>
          </w:rPr>
          <w:t xml:space="preserve"> </w:t>
        </w:r>
      </w:ins>
      <w:ins w:id="169" w:author="SHAPHAN YONG CHIA" w:date="2023-09-14T11:17:00Z">
        <w:r w:rsidR="007D4BE3" w:rsidRPr="00FE41BC">
          <w:rPr>
            <w:rFonts w:ascii="Times New Roman" w:hAnsi="Times New Roman" w:cs="Times New Roman"/>
            <w:color w:val="FF0000"/>
            <w:sz w:val="24"/>
            <w:szCs w:val="24"/>
            <w:lang w:val="en-US"/>
            <w:rPrChange w:id="170" w:author="SHAPHAN YONG CHIA" w:date="2023-09-14T11:22:00Z">
              <w:rPr>
                <w:rFonts w:ascii="Times New Roman" w:hAnsi="Times New Roman" w:cs="Times New Roman"/>
                <w:color w:val="000000" w:themeColor="text1"/>
                <w:sz w:val="24"/>
                <w:szCs w:val="24"/>
                <w:lang w:val="en-US"/>
              </w:rPr>
            </w:rPrChange>
          </w:rPr>
          <w:t xml:space="preserve">shoot-feeding </w:t>
        </w:r>
      </w:ins>
      <w:ins w:id="171" w:author="SHAPHAN YONG CHIA" w:date="2023-09-14T11:18:00Z">
        <w:r w:rsidR="007D4BE3" w:rsidRPr="00FE41BC">
          <w:rPr>
            <w:rFonts w:ascii="Times New Roman" w:hAnsi="Times New Roman" w:cs="Times New Roman"/>
            <w:color w:val="FF0000"/>
            <w:sz w:val="24"/>
            <w:szCs w:val="24"/>
            <w:lang w:val="en-US"/>
            <w:rPrChange w:id="172" w:author="SHAPHAN YONG CHIA" w:date="2023-09-14T11:22:00Z">
              <w:rPr>
                <w:rFonts w:ascii="Times New Roman" w:hAnsi="Times New Roman" w:cs="Times New Roman"/>
                <w:color w:val="000000" w:themeColor="text1"/>
                <w:sz w:val="24"/>
                <w:szCs w:val="24"/>
                <w:lang w:val="en-US"/>
              </w:rPr>
            </w:rPrChange>
          </w:rPr>
          <w:t xml:space="preserve">insect </w:t>
        </w:r>
      </w:ins>
      <w:ins w:id="173" w:author="SHAPHAN YONG CHIA" w:date="2023-09-14T11:17:00Z">
        <w:r w:rsidR="007D4BE3" w:rsidRPr="00FE41BC">
          <w:rPr>
            <w:rFonts w:ascii="Times New Roman" w:hAnsi="Times New Roman" w:cs="Times New Roman"/>
            <w:color w:val="FF0000"/>
            <w:sz w:val="24"/>
            <w:szCs w:val="24"/>
            <w:lang w:val="en-US"/>
            <w:rPrChange w:id="174" w:author="SHAPHAN YONG CHIA" w:date="2023-09-14T11:22:00Z">
              <w:rPr>
                <w:rFonts w:ascii="Times New Roman" w:hAnsi="Times New Roman" w:cs="Times New Roman"/>
                <w:color w:val="000000" w:themeColor="text1"/>
                <w:sz w:val="24"/>
                <w:szCs w:val="24"/>
                <w:lang w:val="en-US"/>
              </w:rPr>
            </w:rPrChange>
          </w:rPr>
          <w:t xml:space="preserve">pests. </w:t>
        </w:r>
      </w:ins>
      <w:ins w:id="175" w:author="SHAPHAN YONG CHIA" w:date="2023-09-14T11:22:00Z">
        <w:r w:rsidR="00FE41BC" w:rsidRPr="00FE41BC">
          <w:rPr>
            <w:rFonts w:ascii="Times New Roman" w:hAnsi="Times New Roman" w:cs="Times New Roman"/>
            <w:color w:val="FF0000"/>
            <w:sz w:val="24"/>
            <w:szCs w:val="24"/>
            <w:lang w:val="en-US"/>
            <w:rPrChange w:id="176" w:author="SHAPHAN YONG CHIA" w:date="2023-09-14T11:22:00Z">
              <w:rPr>
                <w:rFonts w:ascii="Times New Roman" w:hAnsi="Times New Roman" w:cs="Times New Roman"/>
                <w:color w:val="000000" w:themeColor="text1"/>
                <w:sz w:val="24"/>
                <w:szCs w:val="24"/>
                <w:lang w:val="en-US"/>
              </w:rPr>
            </w:rPrChange>
          </w:rPr>
          <w:t>Additionally</w:t>
        </w:r>
      </w:ins>
      <w:ins w:id="177" w:author="SHAPHAN YONG CHIA" w:date="2023-09-14T11:17:00Z">
        <w:r w:rsidR="007D4BE3" w:rsidRPr="00FE41BC">
          <w:rPr>
            <w:rFonts w:ascii="Times New Roman" w:hAnsi="Times New Roman" w:cs="Times New Roman"/>
            <w:color w:val="FF0000"/>
            <w:sz w:val="24"/>
            <w:szCs w:val="24"/>
            <w:lang w:val="en-US"/>
            <w:rPrChange w:id="178" w:author="SHAPHAN YONG CHIA" w:date="2023-09-14T11:22:00Z">
              <w:rPr>
                <w:rFonts w:ascii="Times New Roman" w:hAnsi="Times New Roman" w:cs="Times New Roman"/>
                <w:color w:val="000000" w:themeColor="text1"/>
                <w:sz w:val="24"/>
                <w:szCs w:val="24"/>
                <w:lang w:val="en-US"/>
              </w:rPr>
            </w:rPrChange>
          </w:rPr>
          <w:t xml:space="preserve">, Wantulla et al. (2022) </w:t>
        </w:r>
      </w:ins>
      <w:ins w:id="179" w:author="SHAPHAN YONG CHIA" w:date="2023-09-14T11:18:00Z">
        <w:r w:rsidR="00FE41BC" w:rsidRPr="00FE41BC">
          <w:rPr>
            <w:rFonts w:ascii="Times New Roman" w:hAnsi="Times New Roman" w:cs="Times New Roman"/>
            <w:color w:val="FF0000"/>
            <w:sz w:val="24"/>
            <w:szCs w:val="24"/>
            <w:lang w:val="en-US"/>
            <w:rPrChange w:id="180" w:author="SHAPHAN YONG CHIA" w:date="2023-09-14T11:22:00Z">
              <w:rPr>
                <w:rFonts w:ascii="Times New Roman" w:hAnsi="Times New Roman" w:cs="Times New Roman"/>
                <w:color w:val="000000" w:themeColor="text1"/>
                <w:sz w:val="24"/>
                <w:szCs w:val="24"/>
                <w:lang w:val="en-US"/>
              </w:rPr>
            </w:rPrChange>
          </w:rPr>
          <w:t>did not</w:t>
        </w:r>
      </w:ins>
      <w:ins w:id="181" w:author="SHAPHAN YONG CHIA" w:date="2023-09-14T11:19:00Z">
        <w:r w:rsidR="00FE41BC" w:rsidRPr="00FE41BC">
          <w:rPr>
            <w:rFonts w:ascii="Times New Roman" w:hAnsi="Times New Roman" w:cs="Times New Roman"/>
            <w:color w:val="FF0000"/>
            <w:sz w:val="24"/>
            <w:szCs w:val="24"/>
            <w:lang w:val="en-US"/>
            <w:rPrChange w:id="182" w:author="SHAPHAN YONG CHIA" w:date="2023-09-14T11:22:00Z">
              <w:rPr>
                <w:rFonts w:ascii="Times New Roman" w:hAnsi="Times New Roman" w:cs="Times New Roman"/>
                <w:color w:val="000000" w:themeColor="text1"/>
                <w:sz w:val="24"/>
                <w:szCs w:val="24"/>
                <w:lang w:val="en-US"/>
              </w:rPr>
            </w:rPrChange>
          </w:rPr>
          <w:t xml:space="preserve"> investigate</w:t>
        </w:r>
      </w:ins>
      <w:ins w:id="183" w:author="SHAPHAN YONG CHIA" w:date="2023-09-14T11:17:00Z">
        <w:r w:rsidR="007D4BE3" w:rsidRPr="00FE41BC">
          <w:rPr>
            <w:rFonts w:ascii="Times New Roman" w:hAnsi="Times New Roman" w:cs="Times New Roman"/>
            <w:color w:val="FF0000"/>
            <w:sz w:val="24"/>
            <w:szCs w:val="24"/>
            <w:lang w:val="en-US"/>
            <w:rPrChange w:id="184" w:author="SHAPHAN YONG CHIA" w:date="2023-09-14T11:22:00Z">
              <w:rPr>
                <w:rFonts w:ascii="Times New Roman" w:hAnsi="Times New Roman" w:cs="Times New Roman"/>
                <w:color w:val="000000" w:themeColor="text1"/>
                <w:sz w:val="24"/>
                <w:szCs w:val="24"/>
                <w:lang w:val="en-US"/>
              </w:rPr>
            </w:rPrChange>
          </w:rPr>
          <w:t xml:space="preserve"> the effects of preprocessing insect residual streams. </w:t>
        </w:r>
      </w:ins>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 xml:space="preserve">ve </w:t>
      </w:r>
      <w:r w:rsidR="002D7C46" w:rsidRPr="00C70602">
        <w:rPr>
          <w:rFonts w:ascii="Times New Roman" w:hAnsi="Times New Roman" w:cs="Times New Roman"/>
          <w:color w:val="000000" w:themeColor="text1"/>
          <w:sz w:val="24"/>
          <w:szCs w:val="24"/>
          <w:lang w:val="en-US"/>
        </w:rPr>
        <w:t xml:space="preserve">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w:t>
      </w:r>
      <w:r w:rsidR="006173E4" w:rsidRPr="00C70602">
        <w:rPr>
          <w:rFonts w:ascii="Times New Roman" w:hAnsi="Times New Roman" w:cs="Times New Roman"/>
          <w:color w:val="000000" w:themeColor="text1"/>
          <w:sz w:val="24"/>
          <w:szCs w:val="24"/>
          <w:lang w:val="en-US"/>
        </w:rPr>
        <w:t xml:space="preserve">whether insect frass can replace traditional organic and mineral fertilisers </w:t>
      </w:r>
      <w:r w:rsidR="0071184E">
        <w:rPr>
          <w:rFonts w:ascii="Times New Roman" w:hAnsi="Times New Roman" w:cs="Times New Roman"/>
          <w:color w:val="000000" w:themeColor="text1"/>
          <w:sz w:val="24"/>
          <w:szCs w:val="24"/>
          <w:lang w:val="en-US"/>
        </w:rPr>
        <w:t>and</w:t>
      </w:r>
      <w:r w:rsidR="00E62E0F" w:rsidRPr="00C70602">
        <w:rPr>
          <w:rFonts w:ascii="Times New Roman" w:hAnsi="Times New Roman" w:cs="Times New Roman"/>
          <w:color w:val="000000" w:themeColor="text1"/>
          <w:sz w:val="24"/>
          <w:szCs w:val="24"/>
          <w:lang w:val="en-US"/>
        </w:rPr>
        <w:t xml:space="preserve"> chemical 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w:t>
      </w:r>
      <w:r w:rsidR="0071184E">
        <w:rPr>
          <w:rFonts w:ascii="Times New Roman" w:hAnsi="Times New Roman" w:cs="Times New Roman"/>
          <w:color w:val="000000" w:themeColor="text1"/>
          <w:sz w:val="24"/>
          <w:szCs w:val="24"/>
          <w:lang w:val="en-US"/>
        </w:rPr>
        <w:t>,</w:t>
      </w:r>
      <w:r w:rsidR="006173E4" w:rsidRPr="00C70602">
        <w:rPr>
          <w:rFonts w:ascii="Times New Roman" w:hAnsi="Times New Roman" w:cs="Times New Roman"/>
          <w:color w:val="000000" w:themeColor="text1"/>
          <w:sz w:val="24"/>
          <w:szCs w:val="24"/>
          <w:lang w:val="en-US"/>
        </w:rPr>
        <w:t xml:space="preserve">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 xml:space="preserve">soil fertility </w:t>
      </w:r>
      <w:r w:rsidR="002261CE" w:rsidRPr="00C70602">
        <w:rPr>
          <w:rFonts w:ascii="Times New Roman" w:hAnsi="Times New Roman" w:cs="Times New Roman"/>
          <w:color w:val="000000" w:themeColor="text1"/>
          <w:sz w:val="24"/>
          <w:szCs w:val="24"/>
          <w:lang w:val="en-US"/>
        </w:rPr>
        <w:lastRenderedPageBreak/>
        <w:t>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xploring the effects of insect frass on plant resistance to herbivores</w:t>
      </w:r>
      <w:del w:id="185" w:author="SHAPHAN YONG CHIA" w:date="2023-09-14T16:40:00Z">
        <w:r w:rsidR="00A901B5" w:rsidRPr="00C70602" w:rsidDel="001822B6">
          <w:rPr>
            <w:rFonts w:ascii="Times New Roman" w:hAnsi="Times New Roman" w:cs="Times New Roman"/>
            <w:sz w:val="24"/>
            <w:szCs w:val="24"/>
          </w:rPr>
          <w:delText>,</w:delText>
        </w:r>
      </w:del>
      <w:r w:rsidR="00A901B5" w:rsidRPr="00C70602">
        <w:rPr>
          <w:rFonts w:ascii="Times New Roman" w:hAnsi="Times New Roman" w:cs="Times New Roman"/>
          <w:sz w:val="24"/>
          <w:szCs w:val="24"/>
        </w:rPr>
        <w:t xml:space="preserve">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800E69">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800E69">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35"/>
    <w:bookmarkEnd w:id="36"/>
    <w:bookmarkEnd w:id="116"/>
    <w:p w14:paraId="0B747D39" w14:textId="77777777" w:rsidR="001249E0" w:rsidRPr="00C70602" w:rsidRDefault="001249E0" w:rsidP="00800E69">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800E69">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800E69">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6E7B3B1" w:rsidR="009D65E1" w:rsidRPr="00C70602" w:rsidRDefault="00693435" w:rsidP="0018403F">
      <w:pPr>
        <w:spacing w:after="0" w:line="480" w:lineRule="auto"/>
        <w:jc w:val="both"/>
        <w:rPr>
          <w:rFonts w:ascii="Times New Roman" w:hAnsi="Times New Roman" w:cs="Times New Roman"/>
          <w:sz w:val="24"/>
          <w:szCs w:val="24"/>
        </w:rPr>
      </w:pPr>
      <w:bookmarkStart w:id="186"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del w:id="187" w:author="SHAPHAN YONG CHIA" w:date="2023-09-12T16:14:00Z">
        <w:r w:rsidR="00DC0C5D" w:rsidRPr="00C70602" w:rsidDel="00EE72ED">
          <w:rPr>
            <w:rFonts w:ascii="Times New Roman" w:hAnsi="Times New Roman" w:cs="Times New Roman"/>
            <w:sz w:val="24"/>
            <w:szCs w:val="24"/>
          </w:rPr>
          <w:delText>f</w:delText>
        </w:r>
        <w:r w:rsidR="009277D1" w:rsidRPr="00C70602" w:rsidDel="00EE72ED">
          <w:rPr>
            <w:rFonts w:ascii="Times New Roman" w:hAnsi="Times New Roman" w:cs="Times New Roman"/>
            <w:sz w:val="24"/>
            <w:szCs w:val="24"/>
          </w:rPr>
          <w:delText>ield mustard</w:delText>
        </w:r>
        <w:r w:rsidR="001B67B8" w:rsidDel="00EE72ED">
          <w:rPr>
            <w:rFonts w:ascii="Times New Roman" w:hAnsi="Times New Roman" w:cs="Times New Roman"/>
            <w:sz w:val="24"/>
            <w:szCs w:val="24"/>
          </w:rPr>
          <w:delText>,</w:delText>
        </w:r>
        <w:r w:rsidR="009277D1" w:rsidRPr="00C70602" w:rsidDel="00EE72ED">
          <w:rPr>
            <w:rFonts w:ascii="Times New Roman" w:hAnsi="Times New Roman" w:cs="Times New Roman"/>
            <w:sz w:val="24"/>
            <w:szCs w:val="24"/>
          </w:rPr>
          <w:delText xml:space="preserve"> </w:delText>
        </w:r>
      </w:del>
      <w:r w:rsidR="008E6313" w:rsidRPr="00C70602">
        <w:rPr>
          <w:rFonts w:ascii="Times New Roman" w:hAnsi="Times New Roman" w:cs="Times New Roman"/>
          <w:i/>
          <w:iCs/>
          <w:sz w:val="24"/>
          <w:szCs w:val="24"/>
        </w:rPr>
        <w:t>B</w:t>
      </w:r>
      <w:ins w:id="188" w:author="SHAPHAN YONG CHIA" w:date="2023-09-12T16:14:00Z">
        <w:r w:rsidR="00EE72ED">
          <w:rPr>
            <w:rFonts w:ascii="Times New Roman" w:hAnsi="Times New Roman" w:cs="Times New Roman"/>
            <w:i/>
            <w:iCs/>
            <w:sz w:val="24"/>
            <w:szCs w:val="24"/>
          </w:rPr>
          <w:t>.</w:t>
        </w:r>
      </w:ins>
      <w:del w:id="189" w:author="SHAPHAN YONG CHIA" w:date="2023-09-12T16:14:00Z">
        <w:r w:rsidR="008E6313" w:rsidRPr="00C70602" w:rsidDel="00EE72ED">
          <w:rPr>
            <w:rFonts w:ascii="Times New Roman" w:hAnsi="Times New Roman" w:cs="Times New Roman"/>
            <w:i/>
            <w:iCs/>
            <w:sz w:val="24"/>
            <w:szCs w:val="24"/>
          </w:rPr>
          <w:delText>rassica</w:delText>
        </w:r>
      </w:del>
      <w:r w:rsidR="009277D1" w:rsidRPr="00C70602">
        <w:rPr>
          <w:rFonts w:ascii="Times New Roman" w:hAnsi="Times New Roman" w:cs="Times New Roman"/>
          <w:i/>
          <w:iCs/>
          <w:sz w:val="24"/>
          <w:szCs w:val="24"/>
        </w:rPr>
        <w:t xml:space="preserve"> rapa</w:t>
      </w:r>
      <w:del w:id="190" w:author="SHAPHAN YONG CHIA" w:date="2023-09-12T16:15:00Z">
        <w:r w:rsidR="001C3FB9" w:rsidRPr="00C70602" w:rsidDel="00EE72ED">
          <w:rPr>
            <w:rFonts w:ascii="Times New Roman" w:hAnsi="Times New Roman" w:cs="Times New Roman"/>
            <w:i/>
            <w:iCs/>
            <w:sz w:val="24"/>
            <w:szCs w:val="24"/>
          </w:rPr>
          <w:delText xml:space="preserve"> </w:delText>
        </w:r>
      </w:del>
      <w:del w:id="191" w:author="SHAPHAN YONG CHIA" w:date="2023-09-12T16:14:00Z">
        <w:r w:rsidR="001C3FB9" w:rsidRPr="00C70602" w:rsidDel="00EE72ED">
          <w:rPr>
            <w:rFonts w:ascii="Times New Roman" w:hAnsi="Times New Roman" w:cs="Times New Roman"/>
            <w:sz w:val="24"/>
            <w:szCs w:val="24"/>
          </w:rPr>
          <w:delText>L</w:delText>
        </w:r>
      </w:del>
      <w:del w:id="192" w:author="SHAPHAN YONG CHIA" w:date="2023-09-12T16:15:00Z">
        <w:r w:rsidR="007334CC" w:rsidRPr="00C70602" w:rsidDel="00EE72ED">
          <w:rPr>
            <w:rFonts w:ascii="Times New Roman" w:hAnsi="Times New Roman" w:cs="Times New Roman"/>
            <w:sz w:val="24"/>
            <w:szCs w:val="24"/>
          </w:rPr>
          <w:delText>.</w:delText>
        </w:r>
        <w:r w:rsidR="00370D3E" w:rsidRPr="00C70602" w:rsidDel="00EE72ED">
          <w:rPr>
            <w:rFonts w:ascii="Times New Roman" w:hAnsi="Times New Roman" w:cs="Times New Roman"/>
            <w:sz w:val="24"/>
            <w:szCs w:val="24"/>
          </w:rPr>
          <w:delText xml:space="preserve"> </w:delText>
        </w:r>
        <w:r w:rsidR="001B67B8" w:rsidRPr="001B67B8" w:rsidDel="00EE72ED">
          <w:rPr>
            <w:rFonts w:ascii="Times New Roman" w:hAnsi="Times New Roman" w:cs="Times New Roman"/>
            <w:sz w:val="24"/>
            <w:szCs w:val="24"/>
          </w:rPr>
          <w:delText>(Brassicales: Brassicaceae)</w:delText>
        </w:r>
      </w:del>
      <w:r w:rsidR="001B67B8" w:rsidRPr="001B67B8">
        <w:rPr>
          <w:rFonts w:ascii="Times New Roman" w:hAnsi="Times New Roman" w:cs="Times New Roman"/>
          <w:sz w:val="24"/>
          <w:szCs w:val="24"/>
        </w:rPr>
        <w:t xml:space="preserv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186"/>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w:t>
      </w:r>
      <w:proofErr w:type="spellStart"/>
      <w:r w:rsidR="008B0FD0" w:rsidRPr="00C70602">
        <w:rPr>
          <w:rFonts w:ascii="Times New Roman" w:hAnsi="Times New Roman" w:cs="Times New Roman"/>
          <w:sz w:val="24"/>
          <w:szCs w:val="24"/>
        </w:rPr>
        <w:t>Unifarm</w:t>
      </w:r>
      <w:proofErr w:type="spellEnd"/>
      <w:r w:rsidR="008B0FD0" w:rsidRPr="00C70602">
        <w:rPr>
          <w:rFonts w:ascii="Times New Roman" w:hAnsi="Times New Roman" w:cs="Times New Roman"/>
          <w:sz w:val="24"/>
          <w:szCs w:val="24"/>
        </w:rPr>
        <w:t xml:space="preserve">,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w:t>
      </w:r>
      <w:r w:rsidR="003528E3" w:rsidRPr="00C70602">
        <w:rPr>
          <w:rFonts w:ascii="Times New Roman" w:hAnsi="Times New Roman" w:cs="Times New Roman"/>
          <w:sz w:val="24"/>
          <w:szCs w:val="24"/>
        </w:rPr>
        <w:lastRenderedPageBreak/>
        <w:t xml:space="preserve">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ins w:id="193" w:author="SHAPHAN YONG CHIA" w:date="2023-09-14T10:37:00Z">
        <w:r w:rsidR="003804BD" w:rsidRPr="00ED1647">
          <w:rPr>
            <w:rFonts w:ascii="Times New Roman" w:hAnsi="Times New Roman" w:cs="Times New Roman"/>
            <w:color w:val="FF0000"/>
            <w:sz w:val="24"/>
            <w:szCs w:val="24"/>
            <w:lang w:val="en-US"/>
            <w:rPrChange w:id="194" w:author="SHAPHAN YONG CHIA" w:date="2023-09-18T11:19:00Z">
              <w:rPr>
                <w:rFonts w:ascii="Times New Roman" w:hAnsi="Times New Roman" w:cs="Times New Roman"/>
                <w:color w:val="000000" w:themeColor="text1"/>
                <w:sz w:val="24"/>
                <w:szCs w:val="24"/>
                <w:lang w:val="en-US"/>
              </w:rPr>
            </w:rPrChange>
          </w:rPr>
          <w:t>Linnaeus</w:t>
        </w:r>
      </w:ins>
      <w:del w:id="195" w:author="SHAPHAN YONG CHIA" w:date="2023-09-14T10:37:00Z">
        <w:r w:rsidR="007B755D" w:rsidRPr="00C70602" w:rsidDel="003804BD">
          <w:rPr>
            <w:rFonts w:ascii="Times New Roman" w:hAnsi="Times New Roman" w:cs="Times New Roman"/>
            <w:sz w:val="24"/>
            <w:szCs w:val="24"/>
          </w:rPr>
          <w:delText>L.</w:delText>
        </w:r>
      </w:del>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ins w:id="196" w:author="SHAPHAN YONG CHIA" w:date="2023-09-15T13:12:00Z">
        <w:r w:rsidR="00A10B18">
          <w:rPr>
            <w:rFonts w:ascii="Times New Roman" w:hAnsi="Times New Roman" w:cs="Times New Roman"/>
            <w:sz w:val="24"/>
            <w:szCs w:val="24"/>
          </w:rPr>
          <w:t xml:space="preserve"> </w:t>
        </w:r>
      </w:ins>
      <w:ins w:id="197" w:author="Dicke, Marcel" w:date="2023-09-22T20:49:00Z">
        <w:r w:rsidR="0018403F" w:rsidRPr="0018403F">
          <w:rPr>
            <w:rFonts w:ascii="Times New Roman" w:hAnsi="Times New Roman" w:cs="Times New Roman"/>
            <w:color w:val="FF0000"/>
            <w:sz w:val="24"/>
            <w:szCs w:val="24"/>
          </w:rPr>
          <w:t>Soil composition was 81% sand, 14% silt and 2% clay, while the soil organic matter</w:t>
        </w:r>
      </w:ins>
      <w:ins w:id="198" w:author="Dicke, Marcel" w:date="2023-09-22T20:50:00Z">
        <w:r w:rsidR="007A7C34">
          <w:rPr>
            <w:rFonts w:ascii="Times New Roman" w:hAnsi="Times New Roman" w:cs="Times New Roman"/>
            <w:color w:val="FF0000"/>
            <w:sz w:val="24"/>
            <w:szCs w:val="24"/>
          </w:rPr>
          <w:t xml:space="preserve"> </w:t>
        </w:r>
      </w:ins>
      <w:ins w:id="199" w:author="Dicke, Marcel" w:date="2023-09-22T20:49:00Z">
        <w:r w:rsidR="0018403F" w:rsidRPr="0018403F">
          <w:rPr>
            <w:rFonts w:ascii="Times New Roman" w:hAnsi="Times New Roman" w:cs="Times New Roman"/>
            <w:color w:val="FF0000"/>
            <w:sz w:val="24"/>
            <w:szCs w:val="24"/>
          </w:rPr>
          <w:t>content was 3.2% with a nitrogen delivery capacity of 80 kg/ha</w:t>
        </w:r>
      </w:ins>
      <w:ins w:id="200" w:author="Dicke, Marcel" w:date="2023-09-22T20:50:00Z">
        <w:r w:rsidR="007A7C34">
          <w:rPr>
            <w:rFonts w:ascii="Times New Roman" w:hAnsi="Times New Roman" w:cs="Times New Roman"/>
            <w:color w:val="FF0000"/>
            <w:sz w:val="24"/>
            <w:szCs w:val="24"/>
          </w:rPr>
          <w:t xml:space="preserve"> (</w:t>
        </w:r>
      </w:ins>
      <w:ins w:id="201" w:author="SHAPHAN YONG CHIA" w:date="2023-09-15T13:26:00Z">
        <w:del w:id="202" w:author="Dicke, Marcel" w:date="2023-09-22T20:49:00Z">
          <w:r w:rsidR="00095423" w:rsidRPr="00ED1647" w:rsidDel="0018403F">
            <w:rPr>
              <w:rFonts w:ascii="Times New Roman" w:hAnsi="Times New Roman" w:cs="Times New Roman"/>
              <w:color w:val="FF0000"/>
              <w:sz w:val="24"/>
              <w:szCs w:val="24"/>
              <w:rPrChange w:id="203" w:author="SHAPHAN YONG CHIA" w:date="2023-09-18T11:19:00Z">
                <w:rPr>
                  <w:rFonts w:ascii="Times New Roman" w:hAnsi="Times New Roman" w:cs="Times New Roman"/>
                  <w:sz w:val="24"/>
                  <w:szCs w:val="24"/>
                </w:rPr>
              </w:rPrChange>
            </w:rPr>
            <w:delText>T</w:delText>
          </w:r>
        </w:del>
      </w:ins>
      <w:ins w:id="204" w:author="SHAPHAN YONG CHIA" w:date="2023-09-15T13:12:00Z">
        <w:del w:id="205" w:author="Dicke, Marcel" w:date="2023-09-22T20:49:00Z">
          <w:r w:rsidR="00A10B18" w:rsidRPr="00ED1647" w:rsidDel="0018403F">
            <w:rPr>
              <w:rFonts w:ascii="Times New Roman" w:hAnsi="Times New Roman" w:cs="Times New Roman"/>
              <w:color w:val="FF0000"/>
              <w:sz w:val="24"/>
              <w:szCs w:val="24"/>
              <w:rPrChange w:id="206" w:author="SHAPHAN YONG CHIA" w:date="2023-09-18T11:19:00Z">
                <w:rPr>
                  <w:rFonts w:ascii="Times New Roman" w:hAnsi="Times New Roman" w:cs="Times New Roman"/>
                  <w:sz w:val="24"/>
                  <w:szCs w:val="24"/>
                </w:rPr>
              </w:rPrChange>
            </w:rPr>
            <w:delText>he physicochemical properties of the soil</w:delText>
          </w:r>
        </w:del>
      </w:ins>
      <w:ins w:id="207" w:author="SHAPHAN YONG CHIA" w:date="2023-09-15T13:28:00Z">
        <w:del w:id="208" w:author="Dicke, Marcel" w:date="2023-09-22T20:49:00Z">
          <w:r w:rsidR="00095423" w:rsidRPr="00ED1647" w:rsidDel="0018403F">
            <w:rPr>
              <w:rFonts w:ascii="Times New Roman" w:hAnsi="Times New Roman" w:cs="Times New Roman"/>
              <w:color w:val="FF0000"/>
              <w:sz w:val="24"/>
              <w:szCs w:val="24"/>
              <w:rPrChange w:id="209" w:author="SHAPHAN YONG CHIA" w:date="2023-09-18T11:19:00Z">
                <w:rPr>
                  <w:rFonts w:ascii="Times New Roman" w:hAnsi="Times New Roman" w:cs="Times New Roman"/>
                  <w:sz w:val="24"/>
                  <w:szCs w:val="24"/>
                </w:rPr>
              </w:rPrChange>
            </w:rPr>
            <w:delText>,</w:delText>
          </w:r>
        </w:del>
      </w:ins>
      <w:ins w:id="210" w:author="SHAPHAN YONG CHIA" w:date="2023-09-15T13:26:00Z">
        <w:del w:id="211" w:author="Dicke, Marcel" w:date="2023-09-22T20:49:00Z">
          <w:r w:rsidR="00095423" w:rsidRPr="00ED1647" w:rsidDel="0018403F">
            <w:rPr>
              <w:rFonts w:ascii="Times New Roman" w:hAnsi="Times New Roman" w:cs="Times New Roman"/>
              <w:color w:val="FF0000"/>
              <w:sz w:val="24"/>
              <w:szCs w:val="24"/>
              <w:rPrChange w:id="212" w:author="SHAPHAN YONG CHIA" w:date="2023-09-18T11:19:00Z">
                <w:rPr>
                  <w:rFonts w:ascii="Times New Roman" w:hAnsi="Times New Roman" w:cs="Times New Roman"/>
                  <w:sz w:val="24"/>
                  <w:szCs w:val="24"/>
                </w:rPr>
              </w:rPrChange>
            </w:rPr>
            <w:delText xml:space="preserve"> </w:delText>
          </w:r>
        </w:del>
      </w:ins>
      <w:ins w:id="213" w:author="SHAPHAN YONG CHIA" w:date="2023-09-15T13:28:00Z">
        <w:del w:id="214" w:author="Dicke, Marcel" w:date="2023-09-22T20:49:00Z">
          <w:r w:rsidR="00095423" w:rsidRPr="00ED1647" w:rsidDel="0018403F">
            <w:rPr>
              <w:rFonts w:ascii="Times New Roman" w:hAnsi="Times New Roman" w:cs="Times New Roman"/>
              <w:color w:val="FF0000"/>
              <w:sz w:val="24"/>
              <w:szCs w:val="24"/>
              <w:rPrChange w:id="215" w:author="SHAPHAN YONG CHIA" w:date="2023-09-18T11:19:00Z">
                <w:rPr>
                  <w:rFonts w:ascii="Times New Roman" w:hAnsi="Times New Roman" w:cs="Times New Roman"/>
                  <w:sz w:val="24"/>
                  <w:szCs w:val="24"/>
                </w:rPr>
              </w:rPrChange>
            </w:rPr>
            <w:delText xml:space="preserve">including sand, silt, clay, organic matter, and nitrogen delivery capacity </w:delText>
          </w:r>
        </w:del>
      </w:ins>
      <w:ins w:id="216" w:author="SHAPHAN YONG CHIA" w:date="2023-09-15T13:27:00Z">
        <w:del w:id="217" w:author="Dicke, Marcel" w:date="2023-09-22T20:49:00Z">
          <w:r w:rsidR="00095423" w:rsidRPr="00ED1647" w:rsidDel="0018403F">
            <w:rPr>
              <w:rFonts w:ascii="Times New Roman" w:hAnsi="Times New Roman" w:cs="Times New Roman"/>
              <w:color w:val="FF0000"/>
              <w:sz w:val="24"/>
              <w:szCs w:val="24"/>
              <w:rPrChange w:id="218" w:author="SHAPHAN YONG CHIA" w:date="2023-09-18T11:19:00Z">
                <w:rPr>
                  <w:rFonts w:ascii="Times New Roman" w:hAnsi="Times New Roman" w:cs="Times New Roman"/>
                  <w:sz w:val="24"/>
                  <w:szCs w:val="24"/>
                </w:rPr>
              </w:rPrChange>
            </w:rPr>
            <w:delText xml:space="preserve">have been reported </w:delText>
          </w:r>
        </w:del>
        <w:del w:id="219" w:author="Dicke, Marcel" w:date="2023-09-22T20:46:00Z">
          <w:r w:rsidR="00095423" w:rsidRPr="00ED1647" w:rsidDel="00171B04">
            <w:rPr>
              <w:rFonts w:ascii="Times New Roman" w:hAnsi="Times New Roman" w:cs="Times New Roman"/>
              <w:color w:val="FF0000"/>
              <w:sz w:val="24"/>
              <w:szCs w:val="24"/>
              <w:rPrChange w:id="220" w:author="SHAPHAN YONG CHIA" w:date="2023-09-18T11:19:00Z">
                <w:rPr>
                  <w:rFonts w:ascii="Times New Roman" w:hAnsi="Times New Roman" w:cs="Times New Roman"/>
                  <w:sz w:val="24"/>
                  <w:szCs w:val="24"/>
                </w:rPr>
              </w:rPrChange>
            </w:rPr>
            <w:delText xml:space="preserve">in a previous study </w:delText>
          </w:r>
        </w:del>
        <w:del w:id="221" w:author="Dicke, Marcel" w:date="2023-09-22T20:49:00Z">
          <w:r w:rsidR="00095423" w:rsidRPr="00ED1647" w:rsidDel="0018403F">
            <w:rPr>
              <w:rFonts w:ascii="Times New Roman" w:hAnsi="Times New Roman" w:cs="Times New Roman"/>
              <w:color w:val="FF0000"/>
              <w:sz w:val="24"/>
              <w:szCs w:val="24"/>
              <w:rPrChange w:id="222" w:author="SHAPHAN YONG CHIA" w:date="2023-09-18T11:19:00Z">
                <w:rPr>
                  <w:rFonts w:ascii="Times New Roman" w:hAnsi="Times New Roman" w:cs="Times New Roman"/>
                  <w:sz w:val="24"/>
                  <w:szCs w:val="24"/>
                </w:rPr>
              </w:rPrChange>
            </w:rPr>
            <w:delText xml:space="preserve">by </w:delText>
          </w:r>
        </w:del>
        <w:r w:rsidR="00095423" w:rsidRPr="00ED1647">
          <w:rPr>
            <w:rFonts w:ascii="Times New Roman" w:hAnsi="Times New Roman" w:cs="Times New Roman"/>
            <w:color w:val="FF0000"/>
            <w:sz w:val="24"/>
            <w:szCs w:val="24"/>
            <w:rPrChange w:id="223" w:author="SHAPHAN YONG CHIA" w:date="2023-09-18T11:19:00Z">
              <w:rPr>
                <w:rFonts w:ascii="Times New Roman" w:hAnsi="Times New Roman" w:cs="Times New Roman"/>
                <w:sz w:val="24"/>
                <w:szCs w:val="24"/>
              </w:rPr>
            </w:rPrChange>
          </w:rPr>
          <w:t>Wantulla et al.</w:t>
        </w:r>
      </w:ins>
      <w:ins w:id="224" w:author="Dicke, Marcel" w:date="2023-09-22T20:50:00Z">
        <w:r w:rsidR="007A7C34">
          <w:rPr>
            <w:rFonts w:ascii="Times New Roman" w:hAnsi="Times New Roman" w:cs="Times New Roman"/>
            <w:color w:val="FF0000"/>
            <w:sz w:val="24"/>
            <w:szCs w:val="24"/>
          </w:rPr>
          <w:t>,</w:t>
        </w:r>
      </w:ins>
      <w:ins w:id="225" w:author="SHAPHAN YONG CHIA" w:date="2023-09-15T13:27:00Z">
        <w:r w:rsidR="00095423" w:rsidRPr="00ED1647">
          <w:rPr>
            <w:rFonts w:ascii="Times New Roman" w:hAnsi="Times New Roman" w:cs="Times New Roman"/>
            <w:color w:val="FF0000"/>
            <w:sz w:val="24"/>
            <w:szCs w:val="24"/>
            <w:rPrChange w:id="226" w:author="SHAPHAN YONG CHIA" w:date="2023-09-18T11:19:00Z">
              <w:rPr>
                <w:rFonts w:ascii="Times New Roman" w:hAnsi="Times New Roman" w:cs="Times New Roman"/>
                <w:sz w:val="24"/>
                <w:szCs w:val="24"/>
              </w:rPr>
            </w:rPrChange>
          </w:rPr>
          <w:t xml:space="preserve"> </w:t>
        </w:r>
        <w:del w:id="227" w:author="Dicke, Marcel" w:date="2023-09-22T20:50:00Z">
          <w:r w:rsidR="00095423" w:rsidRPr="00ED1647" w:rsidDel="007A7C34">
            <w:rPr>
              <w:rFonts w:ascii="Times New Roman" w:hAnsi="Times New Roman" w:cs="Times New Roman"/>
              <w:color w:val="FF0000"/>
              <w:sz w:val="24"/>
              <w:szCs w:val="24"/>
              <w:rPrChange w:id="228" w:author="SHAPHAN YONG CHIA" w:date="2023-09-18T11:19:00Z">
                <w:rPr>
                  <w:rFonts w:ascii="Times New Roman" w:hAnsi="Times New Roman" w:cs="Times New Roman"/>
                  <w:sz w:val="24"/>
                  <w:szCs w:val="24"/>
                </w:rPr>
              </w:rPrChange>
            </w:rPr>
            <w:delText>(</w:delText>
          </w:r>
        </w:del>
        <w:r w:rsidR="00095423" w:rsidRPr="00ED1647">
          <w:rPr>
            <w:rFonts w:ascii="Times New Roman" w:hAnsi="Times New Roman" w:cs="Times New Roman"/>
            <w:color w:val="FF0000"/>
            <w:sz w:val="24"/>
            <w:szCs w:val="24"/>
            <w:rPrChange w:id="229" w:author="SHAPHAN YONG CHIA" w:date="2023-09-18T11:19:00Z">
              <w:rPr>
                <w:rFonts w:ascii="Times New Roman" w:hAnsi="Times New Roman" w:cs="Times New Roman"/>
                <w:sz w:val="24"/>
                <w:szCs w:val="24"/>
              </w:rPr>
            </w:rPrChange>
          </w:rPr>
          <w:t>2022).</w:t>
        </w:r>
      </w:ins>
    </w:p>
    <w:p w14:paraId="54CA550B" w14:textId="77777777" w:rsidR="009D65E1" w:rsidRPr="00C70602" w:rsidRDefault="009D65E1" w:rsidP="00800E69">
      <w:pPr>
        <w:spacing w:after="0" w:line="480" w:lineRule="auto"/>
        <w:jc w:val="both"/>
        <w:rPr>
          <w:rFonts w:ascii="Times New Roman" w:hAnsi="Times New Roman" w:cs="Times New Roman"/>
          <w:sz w:val="24"/>
          <w:szCs w:val="24"/>
        </w:rPr>
      </w:pPr>
    </w:p>
    <w:p w14:paraId="3F315D56" w14:textId="072D4941" w:rsidR="00AB5165" w:rsidRPr="00C70602" w:rsidRDefault="00960122"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3BBA4554" w:rsidR="00383C29" w:rsidRPr="00C70602" w:rsidRDefault="00D23E8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del w:id="230" w:author="SHAPHAN YONG CHIA" w:date="2023-09-12T16:20:00Z">
        <w:r w:rsidR="00960122" w:rsidRPr="00C70602" w:rsidDel="00E04561">
          <w:rPr>
            <w:rFonts w:ascii="Times New Roman" w:hAnsi="Times New Roman" w:cs="Times New Roman"/>
            <w:sz w:val="24"/>
            <w:szCs w:val="24"/>
            <w:lang w:val="en-US"/>
          </w:rPr>
          <w:delText xml:space="preserve">black soldier fly </w:delText>
        </w:r>
      </w:del>
      <w:del w:id="231" w:author="SHAPHAN YONG CHIA" w:date="2023-09-12T16:23:00Z">
        <w:r w:rsidR="00960122" w:rsidRPr="00C70602" w:rsidDel="00E04561">
          <w:rPr>
            <w:rFonts w:ascii="Times New Roman" w:hAnsi="Times New Roman" w:cs="Times New Roman"/>
            <w:sz w:val="24"/>
            <w:szCs w:val="24"/>
            <w:lang w:val="en-US"/>
          </w:rPr>
          <w:delText xml:space="preserve">larvae </w:delText>
        </w:r>
      </w:del>
      <w:r w:rsidR="00960122" w:rsidRPr="00C70602">
        <w:rPr>
          <w:rFonts w:ascii="Times New Roman" w:hAnsi="Times New Roman" w:cs="Times New Roman"/>
          <w:i/>
          <w:iCs/>
          <w:sz w:val="24"/>
          <w:szCs w:val="24"/>
        </w:rPr>
        <w:t>H</w:t>
      </w:r>
      <w:ins w:id="232" w:author="SHAPHAN YONG CHIA" w:date="2023-09-12T16:21:00Z">
        <w:r w:rsidR="00E04561">
          <w:rPr>
            <w:rFonts w:ascii="Times New Roman" w:hAnsi="Times New Roman" w:cs="Times New Roman"/>
            <w:i/>
            <w:iCs/>
            <w:sz w:val="24"/>
            <w:szCs w:val="24"/>
          </w:rPr>
          <w:t>.</w:t>
        </w:r>
      </w:ins>
      <w:del w:id="233" w:author="SHAPHAN YONG CHIA" w:date="2023-09-12T16:20:00Z">
        <w:r w:rsidR="00960122" w:rsidRPr="00C70602" w:rsidDel="00E04561">
          <w:rPr>
            <w:rFonts w:ascii="Times New Roman" w:hAnsi="Times New Roman" w:cs="Times New Roman"/>
            <w:i/>
            <w:iCs/>
            <w:sz w:val="24"/>
            <w:szCs w:val="24"/>
          </w:rPr>
          <w:delText>ermetia</w:delText>
        </w:r>
      </w:del>
      <w:r w:rsidR="00960122" w:rsidRPr="00C70602">
        <w:rPr>
          <w:rFonts w:ascii="Times New Roman" w:hAnsi="Times New Roman" w:cs="Times New Roman"/>
          <w:i/>
          <w:iCs/>
          <w:sz w:val="24"/>
          <w:szCs w:val="24"/>
        </w:rPr>
        <w:t xml:space="preserve"> illucens</w:t>
      </w:r>
      <w:del w:id="234" w:author="SHAPHAN YONG CHIA" w:date="2023-09-12T16:21:00Z">
        <w:r w:rsidR="00960122" w:rsidRPr="00C70602" w:rsidDel="00E04561">
          <w:rPr>
            <w:rFonts w:ascii="Times New Roman" w:hAnsi="Times New Roman" w:cs="Times New Roman"/>
            <w:sz w:val="24"/>
            <w:szCs w:val="24"/>
          </w:rPr>
          <w:delText xml:space="preserve"> L. (Diptera: Stratiomyidae) </w:delText>
        </w:r>
      </w:del>
      <w:ins w:id="235" w:author="SHAPHAN YONG CHIA" w:date="2023-09-12T16:24:00Z">
        <w:r w:rsidR="00E04561">
          <w:rPr>
            <w:rFonts w:ascii="Times New Roman" w:hAnsi="Times New Roman" w:cs="Times New Roman"/>
            <w:sz w:val="24"/>
            <w:szCs w:val="24"/>
          </w:rPr>
          <w:t xml:space="preserve"> </w:t>
        </w:r>
      </w:ins>
      <w:r w:rsidR="00960122" w:rsidRPr="00C70602">
        <w:rPr>
          <w:rFonts w:ascii="Times New Roman" w:hAnsi="Times New Roman" w:cs="Times New Roman"/>
          <w:sz w:val="24"/>
          <w:szCs w:val="24"/>
        </w:rPr>
        <w:t xml:space="preserve">provided by Bestico, Berkel en Rodenrijs, the Netherlands and </w:t>
      </w:r>
      <w:r w:rsidR="00E316A4" w:rsidRPr="00C70602">
        <w:rPr>
          <w:rFonts w:ascii="Times New Roman" w:hAnsi="Times New Roman" w:cs="Times New Roman"/>
          <w:sz w:val="24"/>
          <w:szCs w:val="24"/>
        </w:rPr>
        <w:t xml:space="preserve">(2) </w:t>
      </w:r>
      <w:del w:id="236" w:author="SHAPHAN YONG CHIA" w:date="2023-09-12T16:22:00Z">
        <w:r w:rsidR="00960122" w:rsidRPr="00C70602" w:rsidDel="00E04561">
          <w:rPr>
            <w:rFonts w:ascii="Times New Roman" w:hAnsi="Times New Roman" w:cs="Times New Roman"/>
            <w:sz w:val="24"/>
            <w:szCs w:val="24"/>
          </w:rPr>
          <w:delText>yellow mealworm</w:delText>
        </w:r>
        <w:r w:rsidR="003E0AB7" w:rsidRPr="00C70602" w:rsidDel="00E04561">
          <w:rPr>
            <w:rFonts w:ascii="Times New Roman" w:hAnsi="Times New Roman" w:cs="Times New Roman"/>
            <w:sz w:val="24"/>
            <w:szCs w:val="24"/>
          </w:rPr>
          <w:delText xml:space="preserve"> </w:delText>
        </w:r>
      </w:del>
      <w:del w:id="237" w:author="SHAPHAN YONG CHIA" w:date="2023-09-12T16:23:00Z">
        <w:r w:rsidR="003E0AB7" w:rsidRPr="00C70602" w:rsidDel="00E04561">
          <w:rPr>
            <w:rFonts w:ascii="Times New Roman" w:hAnsi="Times New Roman" w:cs="Times New Roman"/>
            <w:sz w:val="24"/>
            <w:szCs w:val="24"/>
          </w:rPr>
          <w:delText>larvae</w:delText>
        </w:r>
      </w:del>
      <w:del w:id="238" w:author="SHAPHAN YONG CHIA" w:date="2023-09-12T16:22:00Z">
        <w:r w:rsidR="00E316A4" w:rsidRPr="00C70602" w:rsidDel="00E04561">
          <w:rPr>
            <w:rFonts w:ascii="Times New Roman" w:hAnsi="Times New Roman" w:cs="Times New Roman"/>
            <w:sz w:val="24"/>
            <w:szCs w:val="24"/>
          </w:rPr>
          <w:delText>,</w:delText>
        </w:r>
        <w:r w:rsidR="00960122" w:rsidRPr="00C70602" w:rsidDel="00E04561">
          <w:rPr>
            <w:rFonts w:ascii="Times New Roman" w:hAnsi="Times New Roman" w:cs="Times New Roman"/>
            <w:sz w:val="24"/>
            <w:szCs w:val="24"/>
          </w:rPr>
          <w:delText xml:space="preserve"> </w:delText>
        </w:r>
      </w:del>
      <w:r w:rsidR="00960122" w:rsidRPr="00C70602">
        <w:rPr>
          <w:rFonts w:ascii="Times New Roman" w:hAnsi="Times New Roman" w:cs="Times New Roman"/>
          <w:i/>
          <w:iCs/>
          <w:sz w:val="24"/>
          <w:szCs w:val="24"/>
        </w:rPr>
        <w:t>T</w:t>
      </w:r>
      <w:ins w:id="239" w:author="SHAPHAN YONG CHIA" w:date="2023-09-12T16:22:00Z">
        <w:r w:rsidR="00E04561">
          <w:rPr>
            <w:rFonts w:ascii="Times New Roman" w:hAnsi="Times New Roman" w:cs="Times New Roman"/>
            <w:i/>
            <w:iCs/>
            <w:sz w:val="24"/>
            <w:szCs w:val="24"/>
          </w:rPr>
          <w:t>.</w:t>
        </w:r>
      </w:ins>
      <w:del w:id="240" w:author="SHAPHAN YONG CHIA" w:date="2023-09-12T16:22:00Z">
        <w:r w:rsidR="00960122" w:rsidRPr="00C70602" w:rsidDel="00E04561">
          <w:rPr>
            <w:rFonts w:ascii="Times New Roman" w:hAnsi="Times New Roman" w:cs="Times New Roman"/>
            <w:i/>
            <w:iCs/>
            <w:sz w:val="24"/>
            <w:szCs w:val="24"/>
          </w:rPr>
          <w:delText>enebrio</w:delText>
        </w:r>
      </w:del>
      <w:r w:rsidR="00960122" w:rsidRPr="00C70602">
        <w:rPr>
          <w:rFonts w:ascii="Times New Roman" w:hAnsi="Times New Roman" w:cs="Times New Roman"/>
          <w:i/>
          <w:iCs/>
          <w:sz w:val="24"/>
          <w:szCs w:val="24"/>
        </w:rPr>
        <w:t xml:space="preserve"> molito</w:t>
      </w:r>
      <w:r w:rsidR="00DC0C5D" w:rsidRPr="00C70602">
        <w:rPr>
          <w:rFonts w:ascii="Times New Roman" w:hAnsi="Times New Roman" w:cs="Times New Roman"/>
          <w:i/>
          <w:iCs/>
          <w:sz w:val="24"/>
          <w:szCs w:val="24"/>
        </w:rPr>
        <w:t>r</w:t>
      </w:r>
      <w:del w:id="241" w:author="SHAPHAN YONG CHIA" w:date="2023-09-12T16:22:00Z">
        <w:r w:rsidR="00960122" w:rsidRPr="00C70602" w:rsidDel="00E04561">
          <w:rPr>
            <w:rFonts w:ascii="Times New Roman" w:hAnsi="Times New Roman" w:cs="Times New Roman"/>
            <w:sz w:val="24"/>
            <w:szCs w:val="24"/>
          </w:rPr>
          <w:delText xml:space="preserve"> L. (Coleoptera: Tenebrionidae)</w:delText>
        </w:r>
      </w:del>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Haan,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1255A7">
        <w:rPr>
          <w:rFonts w:ascii="Times New Roman" w:hAnsi="Times New Roman" w:cs="Times New Roman"/>
          <w:sz w:val="24"/>
          <w:szCs w:val="24"/>
          <w:lang w:val="en-US"/>
          <w:rPrChange w:id="242" w:author="SHAPHAN YONG CHIA" w:date="2023-09-18T16:13:00Z">
            <w:rPr>
              <w:rFonts w:ascii="Times New Roman" w:hAnsi="Times New Roman" w:cs="Times New Roman"/>
              <w:i/>
              <w:iCs/>
              <w:sz w:val="24"/>
              <w:szCs w:val="24"/>
              <w:lang w:val="en-US"/>
            </w:rPr>
          </w:rPrChange>
        </w:rPr>
        <w:t>“raw frass”</w:t>
      </w:r>
      <w:r w:rsidR="007B4AA4" w:rsidRPr="00C70602">
        <w:rPr>
          <w:rFonts w:ascii="Times New Roman" w:hAnsi="Times New Roman" w:cs="Times New Roman"/>
          <w:i/>
          <w:iCs/>
          <w:sz w:val="24"/>
          <w:szCs w:val="24"/>
          <w:lang w:val="en-US"/>
        </w:rPr>
        <w:t xml:space="preserve">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1255A7">
        <w:rPr>
          <w:rFonts w:ascii="Times New Roman" w:hAnsi="Times New Roman" w:cs="Times New Roman"/>
          <w:sz w:val="24"/>
          <w:szCs w:val="24"/>
          <w:lang w:val="en-US"/>
          <w:rPrChange w:id="243" w:author="SHAPHAN YONG CHIA" w:date="2023-09-18T16:13:00Z">
            <w:rPr>
              <w:rFonts w:ascii="Times New Roman" w:hAnsi="Times New Roman" w:cs="Times New Roman"/>
              <w:i/>
              <w:iCs/>
              <w:sz w:val="24"/>
              <w:szCs w:val="24"/>
              <w:lang w:val="en-US"/>
            </w:rPr>
          </w:rPrChange>
        </w:rPr>
        <w:t>“incubated frass”</w:t>
      </w:r>
      <w:r w:rsidR="007B4AA4" w:rsidRPr="00C70602">
        <w:rPr>
          <w:rFonts w:ascii="Times New Roman" w:hAnsi="Times New Roman" w:cs="Times New Roman"/>
          <w:i/>
          <w:iCs/>
          <w:sz w:val="24"/>
          <w:szCs w:val="24"/>
          <w:lang w:val="en-US"/>
        </w:rPr>
        <w:t xml:space="preserve"> </w:t>
      </w:r>
      <w:r w:rsidR="007B4AA4" w:rsidRPr="00C70602">
        <w:rPr>
          <w:rFonts w:ascii="Times New Roman" w:hAnsi="Times New Roman" w:cs="Times New Roman"/>
          <w:sz w:val="24"/>
          <w:szCs w:val="24"/>
          <w:lang w:val="en-US"/>
        </w:rPr>
        <w:t xml:space="preserve">and </w:t>
      </w:r>
      <w:r w:rsidR="007B4AA4" w:rsidRPr="001255A7">
        <w:rPr>
          <w:rFonts w:ascii="Times New Roman" w:hAnsi="Times New Roman" w:cs="Times New Roman"/>
          <w:sz w:val="24"/>
          <w:szCs w:val="24"/>
          <w:lang w:val="en-US"/>
          <w:rPrChange w:id="244" w:author="SHAPHAN YONG CHIA" w:date="2023-09-18T16:13:00Z">
            <w:rPr>
              <w:rFonts w:ascii="Times New Roman" w:hAnsi="Times New Roman" w:cs="Times New Roman"/>
              <w:i/>
              <w:iCs/>
              <w:sz w:val="24"/>
              <w:szCs w:val="24"/>
              <w:lang w:val="en-US"/>
            </w:rPr>
          </w:rPrChange>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71184E">
        <w:rPr>
          <w:rFonts w:ascii="Times New Roman" w:hAnsi="Times New Roman" w:cs="Times New Roman"/>
          <w:sz w:val="24"/>
          <w:szCs w:val="24"/>
          <w:lang w:val="en-US"/>
        </w:rPr>
        <w:t>previously</w:t>
      </w:r>
      <w:r w:rsidR="003B11FB"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w:t>
      </w:r>
      <w:r w:rsidR="0071184E">
        <w:rPr>
          <w:rFonts w:ascii="Times New Roman" w:hAnsi="Times New Roman" w:cs="Times New Roman"/>
          <w:sz w:val="24"/>
          <w:szCs w:val="24"/>
          <w:lang w:val="en-US"/>
        </w:rPr>
        <w:t>,</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2), raw frass was added to the soil. Subsequently, samples of the raw </w:t>
      </w:r>
      <w:r w:rsidR="00581F1C" w:rsidRPr="00C70602">
        <w:rPr>
          <w:rFonts w:ascii="Times New Roman" w:hAnsi="Times New Roman" w:cs="Times New Roman"/>
          <w:sz w:val="24"/>
          <w:szCs w:val="24"/>
        </w:rPr>
        <w:lastRenderedPageBreak/>
        <w:t>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800E69">
      <w:pPr>
        <w:spacing w:line="480" w:lineRule="auto"/>
        <w:jc w:val="both"/>
        <w:rPr>
          <w:rFonts w:ascii="Times New Roman" w:hAnsi="Times New Roman" w:cs="Times New Roman"/>
          <w:sz w:val="24"/>
          <w:szCs w:val="24"/>
        </w:rPr>
      </w:pPr>
    </w:p>
    <w:p w14:paraId="7A91033E" w14:textId="0479F6B4" w:rsidR="00500D19" w:rsidRPr="00C70602" w:rsidRDefault="00BF309A"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43C8C3CF"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w:t>
      </w:r>
      <w:ins w:id="245" w:author="SHAPHAN YONG CHIA" w:date="2023-09-12T16:27:00Z">
        <w:r w:rsidR="00E04561">
          <w:rPr>
            <w:rFonts w:ascii="Times New Roman" w:hAnsi="Times New Roman" w:cs="Times New Roman"/>
            <w:i/>
            <w:iCs/>
            <w:sz w:val="24"/>
            <w:szCs w:val="24"/>
          </w:rPr>
          <w:t>.</w:t>
        </w:r>
      </w:ins>
      <w:del w:id="246" w:author="SHAPHAN YONG CHIA" w:date="2023-09-12T16:27:00Z">
        <w:r w:rsidRPr="00C70602" w:rsidDel="00E04561">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p>
    <w:p w14:paraId="7055942D" w14:textId="0EA1B1C8" w:rsidR="00500D19" w:rsidRPr="00C70602" w:rsidRDefault="00500D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ins w:id="247" w:author="SHAPHAN YONG CHIA" w:date="2023-09-12T16:27:00Z">
        <w:r w:rsidR="00E04561">
          <w:rPr>
            <w:rFonts w:ascii="Times New Roman" w:hAnsi="Times New Roman" w:cs="Times New Roman"/>
            <w:i/>
            <w:iCs/>
            <w:sz w:val="24"/>
            <w:szCs w:val="24"/>
          </w:rPr>
          <w:t>.</w:t>
        </w:r>
      </w:ins>
      <w:del w:id="248" w:author="SHAPHAN YONG CHIA" w:date="2023-09-12T16:27:00Z">
        <w:r w:rsidRPr="00C70602" w:rsidDel="00E04561">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w:t>
      </w:r>
      <w:del w:id="249" w:author="SHAPHAN YONG CHIA" w:date="2023-09-12T16:27:00Z">
        <w:r w:rsidRPr="00C70602" w:rsidDel="00E04561">
          <w:rPr>
            <w:rFonts w:ascii="Times New Roman" w:hAnsi="Times New Roman" w:cs="Times New Roman"/>
            <w:sz w:val="24"/>
            <w:szCs w:val="24"/>
          </w:rPr>
          <w:delText xml:space="preserve">L. (Diptera: Anthomyiidae) </w:delText>
        </w:r>
      </w:del>
      <w:r w:rsidRPr="00C70602">
        <w:rPr>
          <w:rFonts w:ascii="Times New Roman" w:hAnsi="Times New Roman" w:cs="Times New Roman"/>
          <w:sz w:val="24"/>
          <w:szCs w:val="24"/>
        </w:rPr>
        <w:t xml:space="preserve">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w:t>
      </w:r>
      <w:ins w:id="250" w:author="SHAPHAN YONG CHIA" w:date="2023-09-18T16:15:00Z">
        <w:r w:rsidR="001255A7">
          <w:rPr>
            <w:rFonts w:ascii="Times New Roman" w:hAnsi="Times New Roman" w:cs="Times New Roman"/>
            <w:i/>
            <w:iCs/>
            <w:sz w:val="24"/>
            <w:szCs w:val="24"/>
          </w:rPr>
          <w:t>.</w:t>
        </w:r>
      </w:ins>
      <w:del w:id="251" w:author="SHAPHAN YONG CHIA" w:date="2023-09-18T16:15:00Z">
        <w:r w:rsidRPr="00C70602" w:rsidDel="001255A7">
          <w:rPr>
            <w:rFonts w:ascii="Times New Roman" w:hAnsi="Times New Roman" w:cs="Times New Roman"/>
            <w:i/>
            <w:iCs/>
            <w:sz w:val="24"/>
            <w:szCs w:val="24"/>
          </w:rPr>
          <w:delText>rassica</w:delText>
        </w:r>
      </w:del>
      <w:r w:rsidRPr="00C70602">
        <w:rPr>
          <w:rFonts w:ascii="Times New Roman" w:hAnsi="Times New Roman" w:cs="Times New Roman"/>
          <w:i/>
          <w:iCs/>
          <w:sz w:val="24"/>
          <w:szCs w:val="24"/>
        </w:rPr>
        <w:t xml:space="preserve">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252" w:name="_Hlk118811876"/>
      <w:r w:rsidRPr="00C70602">
        <w:rPr>
          <w:rFonts w:ascii="Times New Roman" w:hAnsi="Times New Roman" w:cs="Times New Roman"/>
          <w:sz w:val="24"/>
          <w:szCs w:val="24"/>
        </w:rPr>
        <w:t>a climate cabinet (22 ± 1 °C, 50-70 % RH)</w:t>
      </w:r>
      <w:bookmarkEnd w:id="252"/>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800E69">
      <w:pPr>
        <w:spacing w:line="480" w:lineRule="auto"/>
        <w:jc w:val="both"/>
        <w:rPr>
          <w:rFonts w:ascii="Times New Roman" w:hAnsi="Times New Roman" w:cs="Times New Roman"/>
          <w:i/>
          <w:iCs/>
          <w:sz w:val="24"/>
          <w:szCs w:val="24"/>
        </w:rPr>
      </w:pPr>
    </w:p>
    <w:p w14:paraId="4141B6AB" w14:textId="208D2FA6"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w:t>
      </w:r>
      <w:ins w:id="253" w:author="SHAPHAN YONG CHIA" w:date="2023-09-12T16:29:00Z">
        <w:r w:rsidR="00E04561">
          <w:rPr>
            <w:rFonts w:ascii="Times New Roman" w:hAnsi="Times New Roman" w:cs="Times New Roman"/>
            <w:i/>
            <w:iCs/>
            <w:sz w:val="24"/>
            <w:szCs w:val="24"/>
          </w:rPr>
          <w:t>.</w:t>
        </w:r>
      </w:ins>
      <w:del w:id="254" w:author="SHAPHAN YONG CHIA" w:date="2023-09-12T16:29:00Z">
        <w:r w:rsidRPr="00C70602" w:rsidDel="00E04561">
          <w:rPr>
            <w:rFonts w:ascii="Times New Roman" w:hAnsi="Times New Roman" w:cs="Times New Roman"/>
            <w:i/>
            <w:iCs/>
            <w:sz w:val="24"/>
            <w:szCs w:val="24"/>
          </w:rPr>
          <w:delText>lutella</w:delText>
        </w:r>
      </w:del>
      <w:r w:rsidRPr="00C70602">
        <w:rPr>
          <w:rFonts w:ascii="Times New Roman" w:hAnsi="Times New Roman" w:cs="Times New Roman"/>
          <w:i/>
          <w:iCs/>
          <w:sz w:val="24"/>
          <w:szCs w:val="24"/>
        </w:rPr>
        <w:t xml:space="preserve"> xylostella</w:t>
      </w:r>
    </w:p>
    <w:p w14:paraId="580266C4" w14:textId="072135CA" w:rsidR="00383C29" w:rsidRPr="00C70602" w:rsidRDefault="00383C2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w:t>
      </w:r>
      <w:ins w:id="255" w:author="SHAPHAN YONG CHIA" w:date="2023-09-12T16:29:00Z">
        <w:r w:rsidR="00E04561">
          <w:rPr>
            <w:rFonts w:ascii="Times New Roman" w:hAnsi="Times New Roman" w:cs="Times New Roman"/>
            <w:i/>
            <w:iCs/>
            <w:sz w:val="24"/>
            <w:szCs w:val="24"/>
          </w:rPr>
          <w:t>.</w:t>
        </w:r>
      </w:ins>
      <w:del w:id="256" w:author="SHAPHAN YONG CHIA" w:date="2023-09-12T16:29:00Z">
        <w:r w:rsidRPr="00C70602" w:rsidDel="00E04561">
          <w:rPr>
            <w:rFonts w:ascii="Times New Roman" w:hAnsi="Times New Roman" w:cs="Times New Roman"/>
            <w:i/>
            <w:iCs/>
            <w:sz w:val="24"/>
            <w:szCs w:val="24"/>
          </w:rPr>
          <w:delText>lutella</w:delText>
        </w:r>
      </w:del>
      <w:r w:rsidRPr="00C70602">
        <w:rPr>
          <w:rFonts w:ascii="Times New Roman" w:hAnsi="Times New Roman" w:cs="Times New Roman"/>
          <w:i/>
          <w:iCs/>
          <w:sz w:val="24"/>
          <w:szCs w:val="24"/>
        </w:rPr>
        <w:t xml:space="preserve"> xylostella</w:t>
      </w:r>
      <w:del w:id="257" w:author="SHAPHAN YONG CHIA" w:date="2023-09-12T16:29:00Z">
        <w:r w:rsidRPr="00C70602" w:rsidDel="00E04561">
          <w:rPr>
            <w:rFonts w:ascii="Times New Roman" w:hAnsi="Times New Roman" w:cs="Times New Roman"/>
            <w:sz w:val="24"/>
            <w:szCs w:val="24"/>
          </w:rPr>
          <w:delText xml:space="preserve"> L. (Lepidoptera: </w:delText>
        </w:r>
        <w:r w:rsidR="007B755D" w:rsidRPr="00C70602" w:rsidDel="00E04561">
          <w:rPr>
            <w:rFonts w:ascii="Times New Roman" w:hAnsi="Times New Roman" w:cs="Times New Roman"/>
            <w:sz w:val="24"/>
            <w:szCs w:val="24"/>
          </w:rPr>
          <w:delText>Plutellidae</w:delText>
        </w:r>
        <w:r w:rsidRPr="00C70602" w:rsidDel="00E04561">
          <w:rPr>
            <w:rFonts w:ascii="Times New Roman" w:hAnsi="Times New Roman" w:cs="Times New Roman"/>
            <w:sz w:val="24"/>
            <w:szCs w:val="24"/>
          </w:rPr>
          <w:delText>)</w:delText>
        </w:r>
      </w:del>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258"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w:t>
      </w:r>
      <w:ins w:id="259" w:author="SHAPHAN YONG CHIA" w:date="2023-09-18T16:15:00Z">
        <w:r w:rsidR="001255A7">
          <w:rPr>
            <w:rFonts w:ascii="Times New Roman" w:hAnsi="Times New Roman" w:cs="Times New Roman"/>
            <w:i/>
            <w:iCs/>
            <w:sz w:val="24"/>
            <w:szCs w:val="24"/>
          </w:rPr>
          <w:t>.</w:t>
        </w:r>
      </w:ins>
      <w:del w:id="260" w:author="SHAPHAN YONG CHIA" w:date="2023-09-18T16:14:00Z">
        <w:r w:rsidR="00BF309A" w:rsidRPr="00C70602" w:rsidDel="001255A7">
          <w:rPr>
            <w:rFonts w:ascii="Times New Roman" w:hAnsi="Times New Roman" w:cs="Times New Roman"/>
            <w:i/>
            <w:iCs/>
            <w:sz w:val="24"/>
            <w:szCs w:val="24"/>
          </w:rPr>
          <w:delText>rassica</w:delText>
        </w:r>
      </w:del>
      <w:r w:rsidR="00BF309A" w:rsidRPr="00C70602">
        <w:rPr>
          <w:rFonts w:ascii="Times New Roman" w:hAnsi="Times New Roman" w:cs="Times New Roman"/>
          <w:i/>
          <w:iCs/>
          <w:sz w:val="24"/>
          <w:szCs w:val="24"/>
        </w:rPr>
        <w:t xml:space="preserve">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258"/>
      <w:r w:rsidR="00BF309A" w:rsidRPr="00C70602">
        <w:rPr>
          <w:rFonts w:ascii="Times New Roman" w:hAnsi="Times New Roman" w:cs="Times New Roman"/>
          <w:sz w:val="24"/>
          <w:szCs w:val="24"/>
        </w:rPr>
        <w:t xml:space="preserve">. </w:t>
      </w:r>
    </w:p>
    <w:p w14:paraId="1571D2EB" w14:textId="77777777" w:rsidR="00741881" w:rsidRPr="00C70602" w:rsidRDefault="00741881" w:rsidP="00800E69">
      <w:pPr>
        <w:spacing w:after="0" w:line="480" w:lineRule="auto"/>
        <w:jc w:val="both"/>
        <w:rPr>
          <w:rFonts w:ascii="Times New Roman" w:hAnsi="Times New Roman" w:cs="Times New Roman"/>
          <w:sz w:val="24"/>
          <w:szCs w:val="24"/>
        </w:rPr>
      </w:pPr>
    </w:p>
    <w:p w14:paraId="191165B8" w14:textId="0B6203E2" w:rsidR="00383C29" w:rsidRPr="00C70602" w:rsidRDefault="007C41C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w:t>
      </w:r>
      <w:ins w:id="261" w:author="SHAPHAN YONG CHIA" w:date="2023-09-12T16:31:00Z">
        <w:r w:rsidR="00BA5522">
          <w:rPr>
            <w:rFonts w:ascii="Times New Roman" w:hAnsi="Times New Roman" w:cs="Times New Roman"/>
            <w:b/>
            <w:bCs/>
            <w:i/>
            <w:iCs/>
            <w:sz w:val="24"/>
            <w:szCs w:val="24"/>
          </w:rPr>
          <w:t>.</w:t>
        </w:r>
      </w:ins>
      <w:del w:id="262" w:author="SHAPHAN YONG CHIA" w:date="2023-09-12T16:31:00Z">
        <w:r w:rsidR="00383C29" w:rsidRPr="00C70602" w:rsidDel="00BA5522">
          <w:rPr>
            <w:rFonts w:ascii="Times New Roman" w:hAnsi="Times New Roman" w:cs="Times New Roman"/>
            <w:b/>
            <w:bCs/>
            <w:i/>
            <w:iCs/>
            <w:sz w:val="24"/>
            <w:szCs w:val="24"/>
          </w:rPr>
          <w:delText>rassica</w:delText>
        </w:r>
      </w:del>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76622F43" w:rsidR="00383C29" w:rsidRPr="00C70602" w:rsidRDefault="00A049E2"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ins w:id="263" w:author="SHAPHAN YONG CHIA" w:date="2023-09-12T16:32:00Z">
        <w:r w:rsidR="00BA5522">
          <w:rPr>
            <w:rFonts w:ascii="Times New Roman" w:hAnsi="Times New Roman" w:cs="Times New Roman"/>
            <w:i/>
            <w:iCs/>
            <w:sz w:val="24"/>
            <w:szCs w:val="24"/>
          </w:rPr>
          <w:t>.</w:t>
        </w:r>
      </w:ins>
      <w:del w:id="264" w:author="SHAPHAN YONG CHIA" w:date="2023-09-12T16:32:00Z">
        <w:r w:rsidR="00383C29" w:rsidRPr="00C70602" w:rsidDel="00BA5522">
          <w:rPr>
            <w:rFonts w:ascii="Times New Roman" w:hAnsi="Times New Roman" w:cs="Times New Roman"/>
            <w:i/>
            <w:iCs/>
            <w:sz w:val="24"/>
            <w:szCs w:val="24"/>
          </w:rPr>
          <w:delText>rassica</w:delText>
        </w:r>
      </w:del>
      <w:r w:rsidR="00383C29" w:rsidRPr="00C70602">
        <w:rPr>
          <w:rFonts w:ascii="Times New Roman" w:hAnsi="Times New Roman" w:cs="Times New Roman"/>
          <w:i/>
          <w:iCs/>
          <w:sz w:val="24"/>
          <w:szCs w:val="24"/>
        </w:rPr>
        <w:t xml:space="preserve"> rapa</w:t>
      </w:r>
      <w:del w:id="265" w:author="SHAPHAN YONG CHIA" w:date="2023-09-12T16:32:00Z">
        <w:r w:rsidR="00383C29" w:rsidRPr="00C70602" w:rsidDel="00BA5522">
          <w:rPr>
            <w:rFonts w:ascii="Times New Roman" w:hAnsi="Times New Roman" w:cs="Times New Roman"/>
            <w:sz w:val="24"/>
            <w:szCs w:val="24"/>
          </w:rPr>
          <w:delText xml:space="preserve"> L</w:delText>
        </w:r>
        <w:r w:rsidR="007B755D" w:rsidDel="00BA5522">
          <w:rPr>
            <w:rFonts w:ascii="Times New Roman" w:hAnsi="Times New Roman" w:cs="Times New Roman"/>
            <w:sz w:val="24"/>
            <w:szCs w:val="24"/>
          </w:rPr>
          <w:delText>. (</w:delText>
        </w:r>
        <w:r w:rsidR="007B755D" w:rsidRPr="007B755D" w:rsidDel="00BA5522">
          <w:rPr>
            <w:rFonts w:ascii="Times New Roman" w:hAnsi="Times New Roman" w:cs="Times New Roman"/>
            <w:sz w:val="24"/>
            <w:szCs w:val="24"/>
          </w:rPr>
          <w:delText>Brassicales</w:delText>
        </w:r>
        <w:r w:rsidR="007B755D" w:rsidDel="00BA5522">
          <w:rPr>
            <w:rFonts w:ascii="Times New Roman" w:hAnsi="Times New Roman" w:cs="Times New Roman"/>
            <w:sz w:val="24"/>
            <w:szCs w:val="24"/>
          </w:rPr>
          <w:delText xml:space="preserve">: </w:delText>
        </w:r>
        <w:r w:rsidR="007B755D" w:rsidRPr="001B67B8" w:rsidDel="00BA5522">
          <w:rPr>
            <w:rFonts w:ascii="Times New Roman" w:hAnsi="Times New Roman" w:cs="Times New Roman"/>
            <w:sz w:val="24"/>
            <w:szCs w:val="24"/>
          </w:rPr>
          <w:delText>Brassicaceae</w:delText>
        </w:r>
        <w:r w:rsidR="007B755D" w:rsidDel="00BA5522">
          <w:rPr>
            <w:rFonts w:ascii="Times New Roman" w:hAnsi="Times New Roman" w:cs="Times New Roman"/>
            <w:sz w:val="24"/>
            <w:szCs w:val="24"/>
          </w:rPr>
          <w:delText>)</w:delText>
        </w:r>
      </w:del>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w:t>
      </w:r>
      <w:r w:rsidR="00F93332">
        <w:rPr>
          <w:rFonts w:ascii="Times New Roman" w:hAnsi="Times New Roman" w:cs="Times New Roman"/>
          <w:sz w:val="24"/>
          <w:szCs w:val="24"/>
        </w:rPr>
        <w:fldChar w:fldCharType="begin"/>
      </w:r>
      <w:r w:rsidR="00F93332">
        <w:rPr>
          <w:rFonts w:ascii="Times New Roman" w:hAnsi="Times New Roman" w:cs="Times New Roman"/>
          <w:sz w:val="24"/>
          <w:szCs w:val="24"/>
        </w:rPr>
        <w:instrText xml:space="preserve"> ADDIN EN.CITE &lt;EndNote&gt;&lt;Cite&gt;&lt;Author&gt;Ilyas&lt;/Author&gt;&lt;Year&gt;2022&lt;/Year&gt;&lt;RecNum&gt;260&lt;/RecNum&gt;&lt;DisplayText&gt;(Ilyas et al., 2022)&lt;/DisplayText&gt;&lt;record&gt;&lt;rec-number&gt;260&lt;/rec-number&gt;&lt;foreign-keys&gt;&lt;key app="EN" db-id="xd0pawtz8pvxwper2vj52t2p9efdppdxxdrr" timestamp="1694778350"&gt;260&lt;/key&gt;&lt;/foreign-keys&gt;&lt;ref-type name="Journal Article"&gt;17&lt;/ref-type&gt;&lt;contributors&gt;&lt;authors&gt;&lt;author&gt;Ilyas, Muhammad&lt;/author&gt;&lt;author&gt;Khan, Wahid Ali&lt;/author&gt;&lt;author&gt;Ali, Tariq&lt;/author&gt;&lt;author&gt;Ahmad, Nisar&lt;/author&gt;&lt;author&gt;Khan, Zafran&lt;/author&gt;&lt;author&gt;Fazal, Hina&lt;/author&gt;&lt;author&gt;Zaman, Nasib&lt;/author&gt;&lt;author&gt;Ualiyeva, Daniya&lt;/author&gt;&lt;author&gt;Ali, Mohammad&lt;/author&gt;&lt;author&gt;Amissah, Obed Boadi&lt;/author&gt;&lt;author&gt;Rizwan, Muhammad&lt;/author&gt;&lt;/authors&gt;&lt;/contributors&gt;&lt;titles&gt;&lt;title&gt;Cold Stress-induced Seed Germination and Biosynthesis of Polyphenolics Content in Medicinally Important Brassica rapa&lt;/title&gt;&lt;secondary-title&gt;Phytomedicine Plus&lt;/secondary-title&gt;&lt;/titles&gt;&lt;periodical&gt;&lt;full-title&gt;Phytomedicine Plus&lt;/full-title&gt;&lt;/periodical&gt;&lt;pages&gt;100185&lt;/pages&gt;&lt;volume&gt;2&lt;/volume&gt;&lt;number&gt;1&lt;/number&gt;&lt;keywords&gt;&lt;keyword&gt;cold stress&lt;/keyword&gt;&lt;keyword&gt;seed germination&lt;/keyword&gt;&lt;keyword&gt;biomass gain&lt;/keyword&gt;&lt;keyword&gt;polyphenolics&lt;/keyword&gt;&lt;/keywords&gt;&lt;dates&gt;&lt;year&gt;2022&lt;/year&gt;&lt;pub-dates&gt;&lt;date&gt;2022/02/01/&lt;/date&gt;&lt;/pub-dates&gt;&lt;/dates&gt;&lt;isbn&gt;2667-0313&lt;/isbn&gt;&lt;urls&gt;&lt;related-urls&gt;&lt;url&gt;https://www.sciencedirect.com/science/article/pii/S2667031321001676&lt;/url&gt;&lt;/related-urls&gt;&lt;/urls&gt;&lt;electronic-resource-num&gt;https://doi.org/10.1016/j.phyplu.2021.100185&lt;/electronic-resource-num&gt;&lt;/record&gt;&lt;/Cite&gt;&lt;/EndNote&gt;</w:instrText>
      </w:r>
      <w:r w:rsidR="00F93332">
        <w:rPr>
          <w:rFonts w:ascii="Times New Roman" w:hAnsi="Times New Roman" w:cs="Times New Roman"/>
          <w:sz w:val="24"/>
          <w:szCs w:val="24"/>
        </w:rPr>
        <w:fldChar w:fldCharType="separate"/>
      </w:r>
      <w:r w:rsidR="00F93332">
        <w:rPr>
          <w:rFonts w:ascii="Times New Roman" w:hAnsi="Times New Roman" w:cs="Times New Roman"/>
          <w:noProof/>
          <w:sz w:val="24"/>
          <w:szCs w:val="24"/>
        </w:rPr>
        <w:t>(Ilyas et al., 2022)</w:t>
      </w:r>
      <w:r w:rsidR="00F93332">
        <w:rPr>
          <w:rFonts w:ascii="Times New Roman" w:hAnsi="Times New Roman" w:cs="Times New Roman"/>
          <w:sz w:val="24"/>
          <w:szCs w:val="24"/>
        </w:rPr>
        <w:fldChar w:fldCharType="end"/>
      </w:r>
      <w:del w:id="266" w:author="SHAPHAN YONG CHIA" w:date="2023-09-15T13:47:00Z">
        <w:r w:rsidR="00F93332" w:rsidDel="00F93332">
          <w:rPr>
            <w:rFonts w:ascii="Times New Roman" w:hAnsi="Times New Roman" w:cs="Times New Roman"/>
            <w:sz w:val="24"/>
            <w:szCs w:val="24"/>
          </w:rPr>
          <w:delText xml:space="preserve"> </w:delText>
        </w:r>
      </w:del>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ins w:id="267" w:author="SHAPHAN YONG CHIA" w:date="2023-09-12T16:32:00Z">
        <w:r w:rsidR="00BA5522">
          <w:rPr>
            <w:rFonts w:ascii="Times New Roman" w:hAnsi="Times New Roman" w:cs="Times New Roman"/>
            <w:i/>
            <w:iCs/>
            <w:sz w:val="24"/>
            <w:szCs w:val="24"/>
          </w:rPr>
          <w:t>.</w:t>
        </w:r>
      </w:ins>
      <w:del w:id="268" w:author="SHAPHAN YONG CHIA" w:date="2023-09-12T16:32:00Z">
        <w:r w:rsidR="006A17CE" w:rsidRPr="00C70602" w:rsidDel="00BA5522">
          <w:rPr>
            <w:rFonts w:ascii="Times New Roman" w:hAnsi="Times New Roman" w:cs="Times New Roman"/>
            <w:i/>
            <w:iCs/>
            <w:sz w:val="24"/>
            <w:szCs w:val="24"/>
          </w:rPr>
          <w:delText>rassica</w:delText>
        </w:r>
      </w:del>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del w:id="269" w:author="SHAPHAN YONG CHIA" w:date="2023-09-12T16:33:00Z">
        <w:r w:rsidR="00741881" w:rsidRPr="00C70602" w:rsidDel="00BA5522">
          <w:rPr>
            <w:rFonts w:ascii="Times New Roman" w:hAnsi="Times New Roman" w:cs="Times New Roman"/>
            <w:sz w:val="24"/>
            <w:szCs w:val="24"/>
          </w:rPr>
          <w:delText xml:space="preserve">seeds </w:delText>
        </w:r>
      </w:del>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800E69">
      <w:pPr>
        <w:spacing w:after="0" w:line="480" w:lineRule="auto"/>
        <w:jc w:val="both"/>
        <w:rPr>
          <w:rFonts w:ascii="Times New Roman" w:hAnsi="Times New Roman" w:cs="Times New Roman"/>
          <w:sz w:val="24"/>
          <w:szCs w:val="24"/>
        </w:rPr>
      </w:pPr>
    </w:p>
    <w:p w14:paraId="0CCAC484" w14:textId="04CF5A99" w:rsidR="00500D19" w:rsidRPr="00C70602" w:rsidRDefault="00BF294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4AFC5D93" w:rsidR="005E552B" w:rsidRPr="00C70602" w:rsidRDefault="00741881"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 xml:space="preserve">first two weeks </w:t>
      </w:r>
      <w:del w:id="270" w:author="SHAPHAN YONG CHIA" w:date="2023-09-14T16:57:00Z">
        <w:r w:rsidR="00D15F2B" w:rsidRPr="00C70602" w:rsidDel="00651795">
          <w:rPr>
            <w:rFonts w:ascii="Times New Roman" w:hAnsi="Times New Roman" w:cs="Times New Roman"/>
            <w:sz w:val="24"/>
            <w:szCs w:val="24"/>
          </w:rPr>
          <w:delText>since</w:delText>
        </w:r>
      </w:del>
      <w:ins w:id="271" w:author="SHAPHAN YONG CHIA" w:date="2023-09-14T16:57:00Z">
        <w:r w:rsidR="00651795" w:rsidRPr="00DF092E">
          <w:rPr>
            <w:rFonts w:ascii="Times New Roman" w:hAnsi="Times New Roman" w:cs="Times New Roman"/>
            <w:color w:val="FF0000"/>
            <w:sz w:val="24"/>
            <w:szCs w:val="24"/>
            <w:rPrChange w:id="272" w:author="SHAPHAN YONG CHIA" w:date="2023-09-18T11:20:00Z">
              <w:rPr>
                <w:rFonts w:ascii="Times New Roman" w:hAnsi="Times New Roman" w:cs="Times New Roman"/>
                <w:sz w:val="24"/>
                <w:szCs w:val="24"/>
              </w:rPr>
            </w:rPrChange>
          </w:rPr>
          <w:t>after</w:t>
        </w:r>
      </w:ins>
      <w:r w:rsidR="00D15F2B" w:rsidRPr="00C70602">
        <w:rPr>
          <w:rFonts w:ascii="Times New Roman" w:hAnsi="Times New Roman" w:cs="Times New Roman"/>
          <w:sz w:val="24"/>
          <w:szCs w:val="24"/>
        </w:rPr>
        <w:t xml:space="preserv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w:t>
      </w:r>
      <w:ins w:id="273" w:author="SHAPHAN YONG CHIA" w:date="2023-09-14T16:58:00Z">
        <w:del w:id="274" w:author="Dicke, Marcel" w:date="2023-09-24T11:37:00Z">
          <w:r w:rsidR="00907BDD" w:rsidRPr="00DF092E" w:rsidDel="0041060A">
            <w:rPr>
              <w:rFonts w:ascii="Times New Roman" w:hAnsi="Times New Roman" w:cs="Times New Roman"/>
              <w:color w:val="FF0000"/>
              <w:sz w:val="24"/>
              <w:szCs w:val="24"/>
              <w:rPrChange w:id="275" w:author="SHAPHAN YONG CHIA" w:date="2023-09-18T11:20:00Z">
                <w:rPr>
                  <w:rFonts w:ascii="Times New Roman" w:hAnsi="Times New Roman" w:cs="Times New Roman"/>
                  <w:sz w:val="24"/>
                  <w:szCs w:val="24"/>
                </w:rPr>
              </w:rPrChange>
            </w:rPr>
            <w:delText>and</w:delText>
          </w:r>
          <w:r w:rsidR="00907BDD" w:rsidDel="0041060A">
            <w:rPr>
              <w:rFonts w:ascii="Times New Roman" w:hAnsi="Times New Roman" w:cs="Times New Roman"/>
              <w:sz w:val="24"/>
              <w:szCs w:val="24"/>
            </w:rPr>
            <w:delText xml:space="preserve"> </w:delText>
          </w:r>
        </w:del>
      </w:ins>
      <w:r w:rsidR="00D15F2B" w:rsidRPr="00C70602">
        <w:rPr>
          <w:rFonts w:ascii="Times New Roman" w:hAnsi="Times New Roman" w:cs="Times New Roman"/>
          <w:sz w:val="24"/>
          <w:szCs w:val="24"/>
        </w:rPr>
        <w:t>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del w:id="276" w:author="SHAPHAN YONG CHIA" w:date="2023-09-14T17:01:00Z">
        <w:r w:rsidR="00D15F2B" w:rsidRPr="00C70602" w:rsidDel="00907BDD">
          <w:rPr>
            <w:rFonts w:ascii="Times New Roman" w:hAnsi="Times New Roman" w:cs="Times New Roman"/>
            <w:sz w:val="24"/>
            <w:szCs w:val="24"/>
          </w:rPr>
          <w:delText>,</w:delText>
        </w:r>
      </w:del>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277"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277"/>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lastRenderedPageBreak/>
        <w:t>daily</w:t>
      </w:r>
      <w:del w:id="278" w:author="SHAPHAN YONG CHIA" w:date="2023-09-14T17:03:00Z">
        <w:r w:rsidR="0071184E" w:rsidDel="00907BDD">
          <w:rPr>
            <w:rFonts w:ascii="Times New Roman" w:hAnsi="Times New Roman" w:cs="Times New Roman"/>
            <w:sz w:val="24"/>
            <w:szCs w:val="24"/>
          </w:rPr>
          <w:delText>,</w:delText>
        </w:r>
      </w:del>
      <w:r w:rsidR="00C62AFF" w:rsidRPr="00C70602">
        <w:rPr>
          <w:rFonts w:ascii="Times New Roman" w:hAnsi="Times New Roman" w:cs="Times New Roman"/>
          <w:sz w:val="24"/>
          <w:szCs w:val="24"/>
        </w:rPr>
        <w:t xml:space="preserve"> </w:t>
      </w:r>
      <w:r w:rsidR="00B610C0" w:rsidRPr="00C70602">
        <w:rPr>
          <w:rFonts w:ascii="Times New Roman" w:hAnsi="Times New Roman" w:cs="Times New Roman"/>
          <w:sz w:val="24"/>
          <w:szCs w:val="24"/>
        </w:rPr>
        <w:t>and the number of days</w:t>
      </w:r>
      <w:del w:id="279" w:author="SHAPHAN YONG CHIA" w:date="2023-09-14T17:03:00Z">
        <w:r w:rsidR="0071184E" w:rsidDel="00907BDD">
          <w:rPr>
            <w:rFonts w:ascii="Times New Roman" w:hAnsi="Times New Roman" w:cs="Times New Roman"/>
            <w:sz w:val="24"/>
            <w:szCs w:val="24"/>
          </w:rPr>
          <w:delText>,</w:delText>
        </w:r>
      </w:del>
      <w:r w:rsidR="0071184E">
        <w:rPr>
          <w:rFonts w:ascii="Times New Roman" w:hAnsi="Times New Roman" w:cs="Times New Roman"/>
          <w:sz w:val="24"/>
          <w:szCs w:val="24"/>
        </w:rPr>
        <w:t xml:space="preserve"> until the first flower emerged</w:t>
      </w:r>
      <w:del w:id="280" w:author="SHAPHAN YONG CHIA" w:date="2023-09-14T17:03:00Z">
        <w:r w:rsidR="0071184E" w:rsidDel="00907BDD">
          <w:rPr>
            <w:rFonts w:ascii="Times New Roman" w:hAnsi="Times New Roman" w:cs="Times New Roman"/>
            <w:sz w:val="24"/>
            <w:szCs w:val="24"/>
          </w:rPr>
          <w:delText>,</w:delText>
        </w:r>
      </w:del>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800E69">
      <w:pPr>
        <w:spacing w:after="0" w:line="480" w:lineRule="auto"/>
        <w:jc w:val="both"/>
        <w:rPr>
          <w:rFonts w:ascii="Times New Roman" w:hAnsi="Times New Roman" w:cs="Times New Roman"/>
          <w:sz w:val="24"/>
          <w:szCs w:val="24"/>
        </w:rPr>
      </w:pPr>
    </w:p>
    <w:p w14:paraId="37985908" w14:textId="4526B63B" w:rsidR="00C324F3" w:rsidRPr="00C70602" w:rsidRDefault="002B1F5F" w:rsidP="00800E69">
      <w:pPr>
        <w:spacing w:line="480" w:lineRule="auto"/>
        <w:jc w:val="both"/>
        <w:rPr>
          <w:rFonts w:ascii="Times New Roman" w:hAnsi="Times New Roman" w:cs="Times New Roman"/>
          <w:b/>
          <w:bCs/>
          <w:sz w:val="24"/>
          <w:szCs w:val="24"/>
        </w:rPr>
      </w:pPr>
      <w:bookmarkStart w:id="281" w:name="_Hlk119075696"/>
      <w:r w:rsidRPr="00C70602">
        <w:rPr>
          <w:rFonts w:ascii="Times New Roman" w:hAnsi="Times New Roman" w:cs="Times New Roman"/>
          <w:b/>
          <w:bCs/>
          <w:sz w:val="24"/>
          <w:szCs w:val="24"/>
        </w:rPr>
        <w:t>Assessment of plant resistance to insect herbivory</w:t>
      </w:r>
    </w:p>
    <w:bookmarkEnd w:id="281"/>
    <w:p w14:paraId="1F06FB6B" w14:textId="00A58E22" w:rsidR="005E552B" w:rsidRPr="00C70602" w:rsidRDefault="002B1F5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w:t>
      </w:r>
      <w:bookmarkStart w:id="282" w:name="_Hlk145597287"/>
      <w:r w:rsidR="005E552B" w:rsidRPr="00C70602">
        <w:rPr>
          <w:rFonts w:ascii="Times New Roman" w:hAnsi="Times New Roman" w:cs="Times New Roman"/>
          <w:sz w:val="24"/>
          <w:szCs w:val="24"/>
        </w:rPr>
        <w:t xml:space="preserve">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were inoculated</w:t>
      </w:r>
      <w:bookmarkEnd w:id="282"/>
      <w:r w:rsidR="005E552B" w:rsidRPr="00C70602">
        <w:rPr>
          <w:rFonts w:ascii="Times New Roman" w:hAnsi="Times New Roman" w:cs="Times New Roman"/>
          <w:sz w:val="24"/>
          <w:szCs w:val="24"/>
        </w:rPr>
        <w:t xml:space="preserve">.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283"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283"/>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284" w:name="_Hlk119075797"/>
      <w:r w:rsidR="000903C6" w:rsidRPr="00C70602">
        <w:rPr>
          <w:rFonts w:ascii="Times New Roman" w:hAnsi="Times New Roman" w:cs="Times New Roman"/>
          <w:sz w:val="24"/>
          <w:szCs w:val="24"/>
        </w:rPr>
        <w:t>pupal development,</w:t>
      </w:r>
      <w:bookmarkEnd w:id="284"/>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800E69">
      <w:pPr>
        <w:spacing w:after="0" w:line="480" w:lineRule="auto"/>
        <w:jc w:val="both"/>
        <w:rPr>
          <w:rFonts w:ascii="Times New Roman" w:hAnsi="Times New Roman" w:cs="Times New Roman"/>
          <w:sz w:val="24"/>
          <w:szCs w:val="24"/>
        </w:rPr>
      </w:pPr>
    </w:p>
    <w:p w14:paraId="7FFF9AEB" w14:textId="21C0746D" w:rsidR="00200BC5" w:rsidRPr="00C70602" w:rsidRDefault="00E158EE" w:rsidP="00800E69">
      <w:pPr>
        <w:spacing w:after="0" w:line="480" w:lineRule="auto"/>
        <w:jc w:val="both"/>
        <w:rPr>
          <w:rFonts w:ascii="Times New Roman" w:hAnsi="Times New Roman" w:cs="Times New Roman"/>
          <w:sz w:val="24"/>
          <w:szCs w:val="24"/>
        </w:rPr>
      </w:pPr>
      <w:bookmarkStart w:id="285" w:name="_Hlk145597339"/>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bookmarkEnd w:id="285"/>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w:t>
      </w:r>
      <w:commentRangeStart w:id="286"/>
      <w:ins w:id="287" w:author="SHAPHAN YONG CHIA" w:date="2023-09-14T15:19:00Z">
        <w:r w:rsidR="00F13655" w:rsidRPr="00DF092E">
          <w:rPr>
            <w:rFonts w:ascii="Times New Roman" w:hAnsi="Times New Roman" w:cs="Times New Roman"/>
            <w:color w:val="FF0000"/>
            <w:sz w:val="24"/>
            <w:szCs w:val="24"/>
            <w:rPrChange w:id="288" w:author="SHAPHAN YONG CHIA" w:date="2023-09-18T11:20:00Z">
              <w:rPr>
                <w:rFonts w:ascii="Times New Roman" w:hAnsi="Times New Roman" w:cs="Times New Roman"/>
                <w:sz w:val="24"/>
                <w:szCs w:val="24"/>
              </w:rPr>
            </w:rPrChange>
          </w:rPr>
          <w:t>Ten plants per treatment and control (BSFF, MWF and NoFrass) were inoculated.</w:t>
        </w:r>
      </w:ins>
      <w:commentRangeEnd w:id="286"/>
      <w:r w:rsidR="00372479">
        <w:rPr>
          <w:rStyle w:val="CommentReference"/>
        </w:rPr>
        <w:commentReference w:id="286"/>
      </w:r>
      <w:ins w:id="289" w:author="SHAPHAN YONG CHIA" w:date="2023-09-14T15:19:00Z">
        <w:r w:rsidR="00F13655" w:rsidRPr="00F13655">
          <w:rPr>
            <w:rFonts w:ascii="Times New Roman" w:hAnsi="Times New Roman" w:cs="Times New Roman"/>
            <w:sz w:val="24"/>
            <w:szCs w:val="24"/>
          </w:rPr>
          <w:t xml:space="preserve"> </w:t>
        </w:r>
      </w:ins>
      <w:r w:rsidRPr="00C70602">
        <w:rPr>
          <w:rFonts w:ascii="Times New Roman" w:hAnsi="Times New Roman" w:cs="Times New Roman"/>
          <w:sz w:val="24"/>
          <w:szCs w:val="24"/>
        </w:rPr>
        <w:t xml:space="preserve">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290" w:name="_Hlk119076142"/>
      <w:r w:rsidRPr="00C70602">
        <w:rPr>
          <w:rFonts w:ascii="Times New Roman" w:hAnsi="Times New Roman" w:cs="Times New Roman"/>
          <w:sz w:val="24"/>
          <w:szCs w:val="24"/>
        </w:rPr>
        <w:t>the pupation of the larvae</w:t>
      </w:r>
      <w:bookmarkEnd w:id="290"/>
      <w:r w:rsidRPr="00C70602">
        <w:rPr>
          <w:rFonts w:ascii="Times New Roman" w:hAnsi="Times New Roman" w:cs="Times New Roman"/>
          <w:sz w:val="24"/>
          <w:szCs w:val="24"/>
        </w:rPr>
        <w:t xml:space="preserve">. The </w:t>
      </w:r>
      <w:r w:rsidRPr="00C70602">
        <w:rPr>
          <w:rFonts w:ascii="Times New Roman" w:hAnsi="Times New Roman" w:cs="Times New Roman"/>
          <w:sz w:val="24"/>
          <w:szCs w:val="24"/>
        </w:rPr>
        <w:lastRenderedPageBreak/>
        <w:t xml:space="preserve">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291" w:name="_Hlk119076278"/>
      <w:r w:rsidRPr="00C70602">
        <w:rPr>
          <w:rFonts w:ascii="Times New Roman" w:hAnsi="Times New Roman" w:cs="Times New Roman"/>
          <w:sz w:val="24"/>
          <w:szCs w:val="24"/>
        </w:rPr>
        <w:t>leaf damage</w:t>
      </w:r>
      <w:bookmarkEnd w:id="291"/>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800E69">
      <w:pPr>
        <w:spacing w:after="0" w:line="480" w:lineRule="auto"/>
        <w:jc w:val="both"/>
        <w:rPr>
          <w:rFonts w:ascii="Times New Roman" w:hAnsi="Times New Roman" w:cs="Times New Roman"/>
          <w:sz w:val="24"/>
          <w:szCs w:val="24"/>
        </w:rPr>
      </w:pPr>
    </w:p>
    <w:p w14:paraId="02617757" w14:textId="5B255FCD" w:rsidR="00823A55" w:rsidRPr="00C70602" w:rsidRDefault="00823A55" w:rsidP="00800E69">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178E57F3" w:rsidR="00823A55" w:rsidRPr="00C70602" w:rsidRDefault="00823A55" w:rsidP="00800E69">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B</w:t>
      </w:r>
      <w:ins w:id="292" w:author="SHAPHAN YONG CHIA" w:date="2023-09-12T17:51:00Z">
        <w:r w:rsidR="0090103B">
          <w:rPr>
            <w:rFonts w:ascii="Times New Roman" w:hAnsi="Times New Roman" w:cs="Times New Roman"/>
            <w:i/>
            <w:iCs/>
            <w:sz w:val="20"/>
            <w:szCs w:val="20"/>
            <w:lang w:val="en-US"/>
          </w:rPr>
          <w:t>.</w:t>
        </w:r>
      </w:ins>
      <w:del w:id="293" w:author="SHAPHAN YONG CHIA" w:date="2023-09-12T17:51:00Z">
        <w:r w:rsidRPr="00C70602" w:rsidDel="0090103B">
          <w:rPr>
            <w:rFonts w:ascii="Times New Roman" w:hAnsi="Times New Roman" w:cs="Times New Roman"/>
            <w:i/>
            <w:iCs/>
            <w:sz w:val="20"/>
            <w:szCs w:val="20"/>
            <w:lang w:val="en-US"/>
          </w:rPr>
          <w:delText>rassica</w:delText>
        </w:r>
      </w:del>
      <w:r w:rsidRPr="00C70602">
        <w:rPr>
          <w:rFonts w:ascii="Times New Roman" w:hAnsi="Times New Roman" w:cs="Times New Roman"/>
          <w:i/>
          <w:iCs/>
          <w:sz w:val="20"/>
          <w:szCs w:val="20"/>
          <w:lang w:val="en-US"/>
        </w:rPr>
        <w:t xml:space="preserve"> rapa </w:t>
      </w:r>
      <w:r w:rsidRPr="00C70602">
        <w:rPr>
          <w:rFonts w:ascii="Times New Roman" w:hAnsi="Times New Roman" w:cs="Times New Roman"/>
          <w:sz w:val="20"/>
          <w:szCs w:val="20"/>
          <w:lang w:val="en-US"/>
        </w:rPr>
        <w:t xml:space="preserve">plants by larvae of </w:t>
      </w:r>
      <w:del w:id="294" w:author="SHAPHAN YONG CHIA" w:date="2023-09-12T17:51:00Z">
        <w:r w:rsidR="00D4098C" w:rsidRPr="00C70602" w:rsidDel="0090103B">
          <w:rPr>
            <w:rFonts w:ascii="Times New Roman" w:hAnsi="Times New Roman" w:cs="Times New Roman"/>
            <w:sz w:val="20"/>
            <w:szCs w:val="20"/>
            <w:lang w:val="en-US"/>
          </w:rPr>
          <w:delText>d</w:delText>
        </w:r>
        <w:r w:rsidRPr="00C70602" w:rsidDel="0090103B">
          <w:rPr>
            <w:rFonts w:ascii="Times New Roman" w:hAnsi="Times New Roman" w:cs="Times New Roman"/>
            <w:sz w:val="20"/>
            <w:szCs w:val="20"/>
            <w:lang w:val="en-US"/>
          </w:rPr>
          <w:delText>iamondback moth (DBM)</w:delText>
        </w:r>
      </w:del>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P</w:t>
      </w:r>
      <w:ins w:id="295" w:author="SHAPHAN YONG CHIA" w:date="2023-09-12T17:51:00Z">
        <w:r w:rsidR="0090103B">
          <w:rPr>
            <w:rFonts w:ascii="Times New Roman" w:hAnsi="Times New Roman" w:cs="Times New Roman"/>
            <w:i/>
            <w:iCs/>
            <w:sz w:val="20"/>
            <w:szCs w:val="20"/>
            <w:lang w:val="en-US"/>
          </w:rPr>
          <w:t>.</w:t>
        </w:r>
      </w:ins>
      <w:del w:id="296" w:author="SHAPHAN YONG CHIA" w:date="2023-09-12T17:51:00Z">
        <w:r w:rsidRPr="00C70602" w:rsidDel="0090103B">
          <w:rPr>
            <w:rFonts w:ascii="Times New Roman" w:hAnsi="Times New Roman" w:cs="Times New Roman"/>
            <w:i/>
            <w:iCs/>
            <w:sz w:val="20"/>
            <w:szCs w:val="20"/>
            <w:lang w:val="en-US"/>
          </w:rPr>
          <w:delText>lutella</w:delText>
        </w:r>
      </w:del>
      <w:r w:rsidRPr="00C70602">
        <w:rPr>
          <w:rFonts w:ascii="Times New Roman" w:hAnsi="Times New Roman" w:cs="Times New Roman"/>
          <w:i/>
          <w:iCs/>
          <w:sz w:val="20"/>
          <w:szCs w:val="20"/>
          <w:lang w:val="en-US"/>
        </w:rPr>
        <w:t xml:space="preserve">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800E69">
      <w:pPr>
        <w:spacing w:line="480" w:lineRule="auto"/>
        <w:jc w:val="both"/>
        <w:rPr>
          <w:rFonts w:ascii="Times New Roman" w:hAnsi="Times New Roman" w:cs="Times New Roman"/>
          <w:sz w:val="24"/>
          <w:szCs w:val="24"/>
        </w:rPr>
      </w:pPr>
      <w:bookmarkStart w:id="297" w:name="_Hlk119076505"/>
    </w:p>
    <w:p w14:paraId="0FD7B642" w14:textId="30C8AC5C" w:rsidR="00347DD7" w:rsidRPr="00C70602" w:rsidRDefault="00C11A87"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503392" w:rsidRDefault="008E2760" w:rsidP="00800E69">
      <w:pPr>
        <w:spacing w:line="480" w:lineRule="auto"/>
        <w:jc w:val="both"/>
        <w:rPr>
          <w:rFonts w:ascii="Times New Roman" w:hAnsi="Times New Roman" w:cs="Times New Roman"/>
          <w:sz w:val="24"/>
          <w:szCs w:val="24"/>
          <w:rPrChange w:id="298" w:author="SHAPHAN YONG CHIA" w:date="2023-09-18T16:08:00Z">
            <w:rPr>
              <w:rFonts w:ascii="Times New Roman" w:hAnsi="Times New Roman" w:cs="Times New Roman"/>
              <w:i/>
              <w:iCs/>
              <w:sz w:val="24"/>
              <w:szCs w:val="24"/>
            </w:rPr>
          </w:rPrChange>
        </w:rPr>
      </w:pPr>
      <w:bookmarkStart w:id="299" w:name="_Hlk118756127"/>
      <w:r w:rsidRPr="00503392">
        <w:rPr>
          <w:rFonts w:ascii="Times New Roman" w:hAnsi="Times New Roman" w:cs="Times New Roman"/>
          <w:sz w:val="24"/>
          <w:szCs w:val="24"/>
          <w:rPrChange w:id="300" w:author="SHAPHAN YONG CHIA" w:date="2023-09-18T16:08:00Z">
            <w:rPr>
              <w:rFonts w:ascii="Times New Roman" w:hAnsi="Times New Roman" w:cs="Times New Roman"/>
              <w:i/>
              <w:iCs/>
              <w:sz w:val="24"/>
              <w:szCs w:val="24"/>
            </w:rPr>
          </w:rPrChange>
        </w:rPr>
        <w:t xml:space="preserve">Incubation of </w:t>
      </w:r>
      <w:r w:rsidR="0061347F" w:rsidRPr="00503392">
        <w:rPr>
          <w:rFonts w:ascii="Times New Roman" w:hAnsi="Times New Roman" w:cs="Times New Roman"/>
          <w:sz w:val="24"/>
          <w:szCs w:val="24"/>
          <w:rPrChange w:id="301" w:author="SHAPHAN YONG CHIA" w:date="2023-09-18T16:08:00Z">
            <w:rPr>
              <w:rFonts w:ascii="Times New Roman" w:hAnsi="Times New Roman" w:cs="Times New Roman"/>
              <w:i/>
              <w:iCs/>
              <w:sz w:val="24"/>
              <w:szCs w:val="24"/>
            </w:rPr>
          </w:rPrChange>
        </w:rPr>
        <w:t xml:space="preserve">‘raw </w:t>
      </w:r>
      <w:r w:rsidRPr="00503392">
        <w:rPr>
          <w:rFonts w:ascii="Times New Roman" w:hAnsi="Times New Roman" w:cs="Times New Roman"/>
          <w:sz w:val="24"/>
          <w:szCs w:val="24"/>
          <w:rPrChange w:id="302" w:author="SHAPHAN YONG CHIA" w:date="2023-09-18T16:08:00Z">
            <w:rPr>
              <w:rFonts w:ascii="Times New Roman" w:hAnsi="Times New Roman" w:cs="Times New Roman"/>
              <w:i/>
              <w:iCs/>
              <w:sz w:val="24"/>
              <w:szCs w:val="24"/>
            </w:rPr>
          </w:rPrChange>
        </w:rPr>
        <w:t>frass</w:t>
      </w:r>
      <w:r w:rsidR="0061347F" w:rsidRPr="00503392">
        <w:rPr>
          <w:rFonts w:ascii="Times New Roman" w:hAnsi="Times New Roman" w:cs="Times New Roman"/>
          <w:sz w:val="24"/>
          <w:szCs w:val="24"/>
          <w:rPrChange w:id="303" w:author="SHAPHAN YONG CHIA" w:date="2023-09-18T16:08:00Z">
            <w:rPr>
              <w:rFonts w:ascii="Times New Roman" w:hAnsi="Times New Roman" w:cs="Times New Roman"/>
              <w:i/>
              <w:iCs/>
              <w:sz w:val="24"/>
              <w:szCs w:val="24"/>
            </w:rPr>
          </w:rPrChange>
        </w:rPr>
        <w:t>’</w:t>
      </w:r>
      <w:r w:rsidRPr="00503392">
        <w:rPr>
          <w:rFonts w:ascii="Times New Roman" w:hAnsi="Times New Roman" w:cs="Times New Roman"/>
          <w:sz w:val="24"/>
          <w:szCs w:val="24"/>
          <w:rPrChange w:id="304" w:author="SHAPHAN YONG CHIA" w:date="2023-09-18T16:08:00Z">
            <w:rPr>
              <w:rFonts w:ascii="Times New Roman" w:hAnsi="Times New Roman" w:cs="Times New Roman"/>
              <w:i/>
              <w:iCs/>
              <w:sz w:val="24"/>
              <w:szCs w:val="24"/>
            </w:rPr>
          </w:rPrChange>
        </w:rPr>
        <w:t xml:space="preserve"> in the soil</w:t>
      </w:r>
      <w:bookmarkEnd w:id="299"/>
    </w:p>
    <w:bookmarkEnd w:id="297"/>
    <w:p w14:paraId="474A39D5" w14:textId="24F72595" w:rsidR="00C324F3" w:rsidRPr="00C70602" w:rsidRDefault="00D2392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lastRenderedPageBreak/>
        <w:t>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305"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305"/>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1255A7">
        <w:rPr>
          <w:rFonts w:ascii="Times New Roman" w:hAnsi="Times New Roman" w:cs="Times New Roman"/>
          <w:sz w:val="24"/>
          <w:szCs w:val="24"/>
          <w:rPrChange w:id="306" w:author="SHAPHAN YONG CHIA" w:date="2023-09-18T16:12:00Z">
            <w:rPr>
              <w:rFonts w:ascii="Times New Roman" w:hAnsi="Times New Roman" w:cs="Times New Roman"/>
              <w:i/>
              <w:iCs/>
              <w:sz w:val="24"/>
              <w:szCs w:val="24"/>
            </w:rPr>
          </w:rPrChange>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800E69">
      <w:pPr>
        <w:spacing w:after="0" w:line="480" w:lineRule="auto"/>
        <w:jc w:val="both"/>
        <w:rPr>
          <w:rFonts w:ascii="Times New Roman" w:hAnsi="Times New Roman" w:cs="Times New Roman"/>
          <w:sz w:val="24"/>
          <w:szCs w:val="24"/>
        </w:rPr>
      </w:pPr>
    </w:p>
    <w:p w14:paraId="20E94A61" w14:textId="77777777" w:rsidR="005C6214" w:rsidDel="00E15638" w:rsidRDefault="005C6214" w:rsidP="00800E69">
      <w:pPr>
        <w:spacing w:line="480" w:lineRule="auto"/>
        <w:jc w:val="both"/>
        <w:rPr>
          <w:del w:id="307" w:author="SHAPHAN YONG CHIA" w:date="2023-09-12T18:18:00Z"/>
          <w:rFonts w:ascii="Times New Roman" w:hAnsi="Times New Roman" w:cs="Times New Roman"/>
          <w:i/>
          <w:iCs/>
          <w:sz w:val="24"/>
          <w:szCs w:val="24"/>
        </w:rPr>
      </w:pPr>
      <w:bookmarkStart w:id="308" w:name="_Hlk119076594"/>
    </w:p>
    <w:p w14:paraId="59DE855C" w14:textId="4B6FF3D0" w:rsidR="00283E9B" w:rsidRPr="00503392" w:rsidRDefault="00283E9B" w:rsidP="00800E69">
      <w:pPr>
        <w:spacing w:line="480" w:lineRule="auto"/>
        <w:jc w:val="both"/>
        <w:rPr>
          <w:rFonts w:ascii="Times New Roman" w:hAnsi="Times New Roman" w:cs="Times New Roman"/>
          <w:sz w:val="24"/>
          <w:szCs w:val="24"/>
          <w:rPrChange w:id="309" w:author="SHAPHAN YONG CHIA" w:date="2023-09-18T16:08:00Z">
            <w:rPr>
              <w:rFonts w:ascii="Times New Roman" w:hAnsi="Times New Roman" w:cs="Times New Roman"/>
              <w:i/>
              <w:iCs/>
              <w:sz w:val="24"/>
              <w:szCs w:val="24"/>
            </w:rPr>
          </w:rPrChange>
        </w:rPr>
      </w:pPr>
      <w:r w:rsidRPr="00503392">
        <w:rPr>
          <w:rFonts w:ascii="Times New Roman" w:hAnsi="Times New Roman" w:cs="Times New Roman"/>
          <w:sz w:val="24"/>
          <w:szCs w:val="24"/>
          <w:rPrChange w:id="310" w:author="SHAPHAN YONG CHIA" w:date="2023-09-18T16:08:00Z">
            <w:rPr>
              <w:rFonts w:ascii="Times New Roman" w:hAnsi="Times New Roman" w:cs="Times New Roman"/>
              <w:i/>
              <w:iCs/>
              <w:sz w:val="24"/>
              <w:szCs w:val="24"/>
            </w:rPr>
          </w:rPrChange>
        </w:rPr>
        <w:t xml:space="preserve">Composting of </w:t>
      </w:r>
      <w:r w:rsidR="00152902" w:rsidRPr="00503392">
        <w:rPr>
          <w:rFonts w:ascii="Times New Roman" w:hAnsi="Times New Roman" w:cs="Times New Roman"/>
          <w:sz w:val="24"/>
          <w:szCs w:val="24"/>
          <w:rPrChange w:id="311" w:author="SHAPHAN YONG CHIA" w:date="2023-09-18T16:08:00Z">
            <w:rPr>
              <w:rFonts w:ascii="Times New Roman" w:hAnsi="Times New Roman" w:cs="Times New Roman"/>
              <w:i/>
              <w:iCs/>
              <w:sz w:val="24"/>
              <w:szCs w:val="24"/>
            </w:rPr>
          </w:rPrChange>
        </w:rPr>
        <w:t>‘</w:t>
      </w:r>
      <w:r w:rsidR="00AC0ABA" w:rsidRPr="00503392">
        <w:rPr>
          <w:rFonts w:ascii="Times New Roman" w:hAnsi="Times New Roman" w:cs="Times New Roman"/>
          <w:sz w:val="24"/>
          <w:szCs w:val="24"/>
          <w:rPrChange w:id="312" w:author="SHAPHAN YONG CHIA" w:date="2023-09-18T16:08:00Z">
            <w:rPr>
              <w:rFonts w:ascii="Times New Roman" w:hAnsi="Times New Roman" w:cs="Times New Roman"/>
              <w:i/>
              <w:iCs/>
              <w:sz w:val="24"/>
              <w:szCs w:val="24"/>
            </w:rPr>
          </w:rPrChange>
        </w:rPr>
        <w:t xml:space="preserve">raw </w:t>
      </w:r>
      <w:r w:rsidRPr="00503392">
        <w:rPr>
          <w:rFonts w:ascii="Times New Roman" w:hAnsi="Times New Roman" w:cs="Times New Roman"/>
          <w:sz w:val="24"/>
          <w:szCs w:val="24"/>
          <w:rPrChange w:id="313" w:author="SHAPHAN YONG CHIA" w:date="2023-09-18T16:08:00Z">
            <w:rPr>
              <w:rFonts w:ascii="Times New Roman" w:hAnsi="Times New Roman" w:cs="Times New Roman"/>
              <w:i/>
              <w:iCs/>
              <w:sz w:val="24"/>
              <w:szCs w:val="24"/>
            </w:rPr>
          </w:rPrChange>
        </w:rPr>
        <w:t>frass</w:t>
      </w:r>
      <w:r w:rsidR="00AC0ABA" w:rsidRPr="00503392">
        <w:rPr>
          <w:rFonts w:ascii="Times New Roman" w:hAnsi="Times New Roman" w:cs="Times New Roman"/>
          <w:sz w:val="24"/>
          <w:szCs w:val="24"/>
          <w:rPrChange w:id="314" w:author="SHAPHAN YONG CHIA" w:date="2023-09-18T16:08:00Z">
            <w:rPr>
              <w:rFonts w:ascii="Times New Roman" w:hAnsi="Times New Roman" w:cs="Times New Roman"/>
              <w:i/>
              <w:iCs/>
              <w:sz w:val="24"/>
              <w:szCs w:val="24"/>
            </w:rPr>
          </w:rPrChange>
        </w:rPr>
        <w:t>’</w:t>
      </w:r>
    </w:p>
    <w:bookmarkEnd w:id="308"/>
    <w:p w14:paraId="34A0A0E8" w14:textId="3C748F6E" w:rsidR="00283E9B" w:rsidRPr="00C70602" w:rsidRDefault="00C9338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w:t>
      </w:r>
      <w:del w:id="315" w:author="SHAPHAN YONG CHIA" w:date="2023-09-12T18:18:00Z">
        <w:r w:rsidR="00283E9B" w:rsidRPr="00C70602" w:rsidDel="00E15638">
          <w:rPr>
            <w:rFonts w:ascii="Times New Roman" w:hAnsi="Times New Roman" w:cs="Times New Roman"/>
            <w:sz w:val="24"/>
            <w:szCs w:val="24"/>
          </w:rPr>
          <w:delText>black soldier fly</w:delText>
        </w:r>
      </w:del>
      <w:ins w:id="316" w:author="SHAPHAN YONG CHIA" w:date="2023-09-12T18:18:00Z">
        <w:r w:rsidR="00E15638" w:rsidRPr="00DF092E">
          <w:rPr>
            <w:rFonts w:ascii="Times New Roman" w:hAnsi="Times New Roman" w:cs="Times New Roman"/>
            <w:color w:val="FF0000"/>
            <w:sz w:val="24"/>
            <w:szCs w:val="24"/>
            <w:rPrChange w:id="317" w:author="SHAPHAN YONG CHIA" w:date="2023-09-18T11:21:00Z">
              <w:rPr>
                <w:rFonts w:ascii="Times New Roman" w:hAnsi="Times New Roman" w:cs="Times New Roman"/>
                <w:sz w:val="24"/>
                <w:szCs w:val="24"/>
              </w:rPr>
            </w:rPrChange>
          </w:rPr>
          <w:t>BSF</w:t>
        </w:r>
      </w:ins>
      <w:r w:rsidR="00283E9B" w:rsidRPr="00C70602">
        <w:rPr>
          <w:rFonts w:ascii="Times New Roman" w:hAnsi="Times New Roman" w:cs="Times New Roman"/>
          <w:sz w:val="24"/>
          <w:szCs w:val="24"/>
        </w:rPr>
        <w:t xml:space="preserve">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w:t>
      </w:r>
      <w:r w:rsidR="0071184E">
        <w:rPr>
          <w:rFonts w:ascii="Times New Roman" w:hAnsi="Times New Roman" w:cs="Times New Roman"/>
          <w:sz w:val="24"/>
          <w:szCs w:val="24"/>
        </w:rPr>
        <w:t>moisturised</w:t>
      </w:r>
      <w:r w:rsidR="00283E9B" w:rsidRPr="00C70602">
        <w:rPr>
          <w:rFonts w:ascii="Times New Roman" w:hAnsi="Times New Roman" w:cs="Times New Roman"/>
          <w:sz w:val="24"/>
          <w:szCs w:val="24"/>
        </w:rPr>
        <w:t xml:space="preserve"> with 100 mL </w:t>
      </w:r>
      <w:r w:rsidR="00457588" w:rsidRPr="00C70602">
        <w:rPr>
          <w:rFonts w:ascii="Times New Roman" w:hAnsi="Times New Roman" w:cs="Times New Roman"/>
          <w:sz w:val="24"/>
          <w:szCs w:val="24"/>
        </w:rPr>
        <w:t>of water</w:t>
      </w:r>
      <w:r w:rsidR="0071184E">
        <w:rPr>
          <w:rFonts w:ascii="Times New Roman" w:hAnsi="Times New Roman" w:cs="Times New Roman"/>
          <w:sz w:val="24"/>
          <w:szCs w:val="24"/>
        </w:rPr>
        <w:t>,</w:t>
      </w:r>
      <w:r w:rsidR="00457588"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w:t>
      </w:r>
      <w:r w:rsidR="00EB41B2">
        <w:rPr>
          <w:rFonts w:ascii="Times New Roman" w:hAnsi="Times New Roman" w:cs="Times New Roman"/>
          <w:sz w:val="24"/>
          <w:szCs w:val="24"/>
        </w:rPr>
        <w:t>,</w:t>
      </w:r>
      <w:r w:rsidR="00F97858" w:rsidRPr="00C70602">
        <w:rPr>
          <w:rFonts w:ascii="Times New Roman" w:hAnsi="Times New Roman" w:cs="Times New Roman"/>
          <w:sz w:val="24"/>
          <w:szCs w:val="24"/>
        </w:rPr>
        <w:t xml:space="preserve">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w:t>
      </w:r>
      <w:r w:rsidR="00EB41B2">
        <w:rPr>
          <w:rFonts w:ascii="Times New Roman" w:hAnsi="Times New Roman" w:cs="Times New Roman"/>
          <w:sz w:val="24"/>
          <w:szCs w:val="24"/>
        </w:rPr>
        <w:t>,</w:t>
      </w:r>
      <w:r w:rsidR="002C0811" w:rsidRPr="00C70602">
        <w:rPr>
          <w:rFonts w:ascii="Times New Roman" w:hAnsi="Times New Roman" w:cs="Times New Roman"/>
          <w:sz w:val="24"/>
          <w:szCs w:val="24"/>
        </w:rPr>
        <w:t xml:space="preserve">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w:t>
      </w:r>
      <w:r w:rsidR="00EB41B2">
        <w:rPr>
          <w:rFonts w:ascii="Times New Roman" w:hAnsi="Times New Roman" w:cs="Times New Roman"/>
          <w:sz w:val="24"/>
          <w:szCs w:val="24"/>
        </w:rPr>
        <w:t>,</w:t>
      </w:r>
      <w:r w:rsidR="004F08B7" w:rsidRPr="00C70602">
        <w:rPr>
          <w:rFonts w:ascii="Times New Roman" w:hAnsi="Times New Roman" w:cs="Times New Roman"/>
          <w:sz w:val="24"/>
          <w:szCs w:val="24"/>
        </w:rPr>
        <w:t xml:space="preserve">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800E69">
      <w:pPr>
        <w:spacing w:line="480" w:lineRule="auto"/>
        <w:jc w:val="both"/>
        <w:rPr>
          <w:rFonts w:ascii="Times New Roman" w:hAnsi="Times New Roman" w:cs="Times New Roman"/>
          <w:sz w:val="24"/>
          <w:szCs w:val="24"/>
        </w:rPr>
      </w:pPr>
    </w:p>
    <w:p w14:paraId="59D331C9" w14:textId="73195A19" w:rsidR="00FB1033" w:rsidRPr="00C70602" w:rsidRDefault="00FB103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11238448" w:rsidR="00197636" w:rsidRPr="00C70602" w:rsidRDefault="00B6356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503392">
        <w:rPr>
          <w:rFonts w:ascii="Times New Roman" w:hAnsi="Times New Roman" w:cs="Times New Roman"/>
          <w:sz w:val="24"/>
          <w:szCs w:val="24"/>
          <w:rPrChange w:id="318" w:author="SHAPHAN YONG CHIA" w:date="2023-09-18T16:11:00Z">
            <w:rPr>
              <w:rFonts w:ascii="Times New Roman" w:hAnsi="Times New Roman" w:cs="Times New Roman"/>
              <w:i/>
              <w:iCs/>
              <w:sz w:val="24"/>
              <w:szCs w:val="24"/>
            </w:rPr>
          </w:rPrChange>
        </w:rPr>
        <w:t>(area</w:t>
      </w:r>
      <w:r w:rsidR="00457588" w:rsidRPr="00503392">
        <w:rPr>
          <w:rFonts w:ascii="Times New Roman" w:hAnsi="Times New Roman" w:cs="Times New Roman"/>
          <w:sz w:val="24"/>
          <w:szCs w:val="24"/>
          <w:rPrChange w:id="319" w:author="SHAPHAN YONG CHIA" w:date="2023-09-18T16:11:00Z">
            <w:rPr>
              <w:rFonts w:ascii="Times New Roman" w:hAnsi="Times New Roman" w:cs="Times New Roman"/>
              <w:i/>
              <w:iCs/>
              <w:sz w:val="24"/>
              <w:szCs w:val="24"/>
            </w:rPr>
          </w:rPrChange>
        </w:rPr>
        <w:t xml:space="preserve"> </w:t>
      </w:r>
      <w:r w:rsidR="000903C6" w:rsidRPr="00503392">
        <w:rPr>
          <w:rFonts w:ascii="Times New Roman" w:hAnsi="Times New Roman" w:cs="Times New Roman"/>
          <w:sz w:val="24"/>
          <w:szCs w:val="24"/>
          <w:rPrChange w:id="320" w:author="SHAPHAN YONG CHIA" w:date="2023-09-18T16:11:00Z">
            <w:rPr>
              <w:rFonts w:ascii="Times New Roman" w:hAnsi="Times New Roman" w:cs="Times New Roman"/>
              <w:i/>
              <w:iCs/>
              <w:sz w:val="24"/>
              <w:szCs w:val="24"/>
            </w:rPr>
          </w:rPrChange>
        </w:rPr>
        <w:t>=</w:t>
      </w:r>
      <w:r w:rsidR="00457588" w:rsidRPr="00503392">
        <w:rPr>
          <w:rFonts w:ascii="Times New Roman" w:hAnsi="Times New Roman" w:cs="Times New Roman"/>
          <w:sz w:val="24"/>
          <w:szCs w:val="24"/>
          <w:rPrChange w:id="321" w:author="SHAPHAN YONG CHIA" w:date="2023-09-18T16:11:00Z">
            <w:rPr>
              <w:rFonts w:ascii="Times New Roman" w:hAnsi="Times New Roman" w:cs="Times New Roman"/>
              <w:i/>
              <w:iCs/>
              <w:sz w:val="24"/>
              <w:szCs w:val="24"/>
            </w:rPr>
          </w:rPrChange>
        </w:rPr>
        <w:t xml:space="preserve"> </w:t>
      </w:r>
      <w:r w:rsidR="000903C6" w:rsidRPr="00503392">
        <w:rPr>
          <w:rFonts w:ascii="Times New Roman" w:hAnsi="Times New Roman" w:cs="Times New Roman"/>
          <w:sz w:val="24"/>
          <w:szCs w:val="24"/>
          <w:rPrChange w:id="322" w:author="SHAPHAN YONG CHIA" w:date="2023-09-18T16:11:00Z">
            <w:rPr>
              <w:rFonts w:ascii="Times New Roman" w:hAnsi="Times New Roman" w:cs="Times New Roman"/>
              <w:i/>
              <w:iCs/>
              <w:sz w:val="24"/>
              <w:szCs w:val="24"/>
            </w:rPr>
          </w:rPrChange>
        </w:rPr>
        <w:t>0.88735*</w:t>
      </w:r>
      <w:r w:rsidR="00263942" w:rsidRPr="00503392">
        <w:rPr>
          <w:rFonts w:ascii="Times New Roman" w:hAnsi="Times New Roman" w:cs="Times New Roman"/>
          <w:sz w:val="24"/>
          <w:szCs w:val="24"/>
          <w:rPrChange w:id="323" w:author="SHAPHAN YONG CHIA" w:date="2023-09-18T16:11:00Z">
            <w:rPr>
              <w:rFonts w:ascii="Times New Roman" w:hAnsi="Times New Roman" w:cs="Times New Roman"/>
              <w:i/>
              <w:iCs/>
              <w:sz w:val="24"/>
              <w:szCs w:val="24"/>
            </w:rPr>
          </w:rPrChange>
        </w:rPr>
        <w:t>(</w:t>
      </w:r>
      <w:r w:rsidR="000903C6" w:rsidRPr="00503392">
        <w:rPr>
          <w:rFonts w:ascii="Times New Roman" w:hAnsi="Times New Roman" w:cs="Times New Roman"/>
          <w:sz w:val="24"/>
          <w:szCs w:val="24"/>
          <w:rPrChange w:id="324" w:author="SHAPHAN YONG CHIA" w:date="2023-09-18T16:11:00Z">
            <w:rPr>
              <w:rFonts w:ascii="Times New Roman" w:hAnsi="Times New Roman" w:cs="Times New Roman"/>
              <w:i/>
              <w:iCs/>
              <w:sz w:val="24"/>
              <w:szCs w:val="24"/>
            </w:rPr>
          </w:rPrChange>
        </w:rPr>
        <w:t>leaf width</w:t>
      </w:r>
      <w:r w:rsidR="00263942" w:rsidRPr="00503392">
        <w:rPr>
          <w:rFonts w:ascii="Times New Roman" w:hAnsi="Times New Roman" w:cs="Times New Roman"/>
          <w:sz w:val="24"/>
          <w:szCs w:val="24"/>
          <w:rPrChange w:id="325" w:author="SHAPHAN YONG CHIA" w:date="2023-09-18T16:11:00Z">
            <w:rPr>
              <w:rFonts w:ascii="Times New Roman" w:hAnsi="Times New Roman" w:cs="Times New Roman"/>
              <w:i/>
              <w:iCs/>
              <w:sz w:val="24"/>
              <w:szCs w:val="24"/>
            </w:rPr>
          </w:rPrChange>
        </w:rPr>
        <w:t>)</w:t>
      </w:r>
      <w:r w:rsidR="000903C6" w:rsidRPr="00503392">
        <w:rPr>
          <w:rFonts w:ascii="Times New Roman" w:hAnsi="Times New Roman" w:cs="Times New Roman"/>
          <w:sz w:val="24"/>
          <w:szCs w:val="24"/>
          <w:vertAlign w:val="superscript"/>
          <w:rPrChange w:id="326" w:author="SHAPHAN YONG CHIA" w:date="2023-09-18T16:11:00Z">
            <w:rPr>
              <w:rFonts w:ascii="Times New Roman" w:hAnsi="Times New Roman" w:cs="Times New Roman"/>
              <w:i/>
              <w:iCs/>
              <w:sz w:val="24"/>
              <w:szCs w:val="24"/>
              <w:vertAlign w:val="superscript"/>
            </w:rPr>
          </w:rPrChange>
        </w:rPr>
        <w:t>2</w:t>
      </w:r>
      <w:r w:rsidR="000903C6" w:rsidRPr="00503392">
        <w:rPr>
          <w:rFonts w:ascii="Times New Roman" w:hAnsi="Times New Roman" w:cs="Times New Roman"/>
          <w:sz w:val="24"/>
          <w:szCs w:val="24"/>
          <w:rPrChange w:id="327" w:author="SHAPHAN YONG CHIA" w:date="2023-09-18T16:11:00Z">
            <w:rPr>
              <w:rFonts w:ascii="Times New Roman" w:hAnsi="Times New Roman" w:cs="Times New Roman"/>
              <w:i/>
              <w:iCs/>
              <w:sz w:val="24"/>
              <w:szCs w:val="24"/>
            </w:rPr>
          </w:rPrChange>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w:t>
      </w:r>
      <w:r w:rsidR="00EB41B2">
        <w:rPr>
          <w:rFonts w:ascii="Times New Roman" w:hAnsi="Times New Roman" w:cs="Times New Roman"/>
          <w:sz w:val="24"/>
          <w:szCs w:val="24"/>
        </w:rPr>
        <w:t>and</w:t>
      </w:r>
      <w:r w:rsidR="00503F23" w:rsidRPr="00C70602">
        <w:rPr>
          <w:rFonts w:ascii="Times New Roman" w:hAnsi="Times New Roman" w:cs="Times New Roman"/>
          <w:sz w:val="24"/>
          <w:szCs w:val="24"/>
        </w:rPr>
        <w:t xml:space="preserve"> </w:t>
      </w:r>
      <w:r w:rsidR="007C7752" w:rsidRPr="00C70602">
        <w:rPr>
          <w:rFonts w:ascii="Times New Roman" w:hAnsi="Times New Roman" w:cs="Times New Roman"/>
          <w:sz w:val="24"/>
          <w:szCs w:val="24"/>
        </w:rPr>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w:t>
      </w:r>
      <w:r w:rsidR="00EB41B2">
        <w:rPr>
          <w:rFonts w:ascii="Times New Roman" w:hAnsi="Times New Roman" w:cs="Times New Roman"/>
          <w:sz w:val="24"/>
          <w:szCs w:val="24"/>
        </w:rPr>
        <w:t>The homogeneity</w:t>
      </w:r>
      <w:r w:rsidR="00457588" w:rsidRPr="00C70602">
        <w:rPr>
          <w:rFonts w:ascii="Times New Roman" w:hAnsi="Times New Roman" w:cs="Times New Roman"/>
          <w:sz w:val="24"/>
          <w:szCs w:val="24"/>
        </w:rPr>
        <w:t xml:space="preserve">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w:t>
      </w:r>
      <w:r w:rsidR="006E1E5D" w:rsidRPr="00C70602">
        <w:rPr>
          <w:rFonts w:ascii="Times New Roman" w:hAnsi="Times New Roman" w:cs="Times New Roman"/>
          <w:sz w:val="24"/>
          <w:szCs w:val="24"/>
        </w:rPr>
        <w:lastRenderedPageBreak/>
        <w:t xml:space="preserve">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significant differences among the treatment groups. However, </w:t>
      </w:r>
      <w:r w:rsidR="00EB41B2">
        <w:rPr>
          <w:rFonts w:ascii="Times New Roman" w:hAnsi="Times New Roman" w:cs="Times New Roman"/>
          <w:sz w:val="24"/>
          <w:szCs w:val="24"/>
        </w:rPr>
        <w:t>no significant differences were detected when applying the Tukey post hoc test for multiple comparisons</w:t>
      </w:r>
      <w:r w:rsidR="003E2CAD" w:rsidRPr="00C70602">
        <w:rPr>
          <w:rFonts w:ascii="Times New Roman" w:hAnsi="Times New Roman" w:cs="Times New Roman"/>
          <w:sz w:val="24"/>
          <w:szCs w:val="24"/>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Pr>
          <w:rFonts w:ascii="Times New Roman" w:hAnsi="Times New Roman" w:cs="Times New Roman"/>
          <w:sz w:val="24"/>
          <w:szCs w:val="24"/>
        </w:rPr>
        <w:t>the Tukey test may have missed</w:t>
      </w:r>
      <w:r w:rsidR="003E2CAD" w:rsidRPr="00C70602">
        <w:rPr>
          <w:rFonts w:ascii="Times New Roman" w:hAnsi="Times New Roman" w:cs="Times New Roman"/>
          <w:sz w:val="24"/>
          <w:szCs w:val="24"/>
        </w:rPr>
        <w: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800E69">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800E69">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71CC9708" w:rsidR="00973D2C" w:rsidRDefault="002B0935" w:rsidP="00800E69">
      <w:pPr>
        <w:spacing w:after="0" w:line="480" w:lineRule="auto"/>
        <w:jc w:val="both"/>
        <w:rPr>
          <w:ins w:id="328" w:author="SHAPHAN YONG CHIA" w:date="2023-09-18T11:55:00Z"/>
          <w:rFonts w:ascii="Times New Roman" w:hAnsi="Times New Roman" w:cs="Times New Roman"/>
          <w:sz w:val="24"/>
          <w:szCs w:val="24"/>
        </w:rPr>
      </w:pPr>
      <w:bookmarkStart w:id="329"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w:t>
      </w:r>
      <w:del w:id="330" w:author="SHAPHAN YONG CHIA" w:date="2023-09-15T12:44:00Z">
        <w:r w:rsidR="007D1916" w:rsidRPr="00C70602" w:rsidDel="00A16792">
          <w:rPr>
            <w:rFonts w:ascii="Times New Roman" w:hAnsi="Times New Roman" w:cs="Times New Roman"/>
            <w:sz w:val="24"/>
            <w:szCs w:val="24"/>
          </w:rPr>
          <w:delText>BSF frass (</w:delText>
        </w:r>
      </w:del>
      <w:r w:rsidR="007D1916" w:rsidRPr="00C70602">
        <w:rPr>
          <w:rFonts w:ascii="Times New Roman" w:hAnsi="Times New Roman" w:cs="Times New Roman"/>
          <w:sz w:val="24"/>
          <w:szCs w:val="24"/>
        </w:rPr>
        <w:t>BSFF</w:t>
      </w:r>
      <w:del w:id="331" w:author="SHAPHAN YONG CHIA" w:date="2023-09-15T12:44:00Z">
        <w:r w:rsidR="007D1916" w:rsidRPr="00C70602" w:rsidDel="00A16792">
          <w:rPr>
            <w:rFonts w:ascii="Times New Roman" w:hAnsi="Times New Roman" w:cs="Times New Roman"/>
            <w:sz w:val="24"/>
            <w:szCs w:val="24"/>
          </w:rPr>
          <w:delText>)</w:delText>
        </w:r>
      </w:del>
      <w:r w:rsidR="007D1916" w:rsidRPr="00C70602">
        <w:rPr>
          <w:rFonts w:ascii="Times New Roman" w:hAnsi="Times New Roman" w:cs="Times New Roman"/>
          <w:sz w:val="24"/>
          <w:szCs w:val="24"/>
        </w:rPr>
        <w:t xml:space="preserve"> and </w:t>
      </w:r>
      <w:del w:id="332" w:author="SHAPHAN YONG CHIA" w:date="2023-09-15T12:44:00Z">
        <w:r w:rsidR="007D1916" w:rsidRPr="00C70602" w:rsidDel="00A16792">
          <w:rPr>
            <w:rFonts w:ascii="Times New Roman" w:hAnsi="Times New Roman" w:cs="Times New Roman"/>
            <w:sz w:val="24"/>
            <w:szCs w:val="24"/>
          </w:rPr>
          <w:delText>yellow mealworm frass (</w:delText>
        </w:r>
      </w:del>
      <w:r w:rsidR="007D1916" w:rsidRPr="00C70602">
        <w:rPr>
          <w:rFonts w:ascii="Times New Roman" w:hAnsi="Times New Roman" w:cs="Times New Roman"/>
          <w:sz w:val="24"/>
          <w:szCs w:val="24"/>
        </w:rPr>
        <w:t>MWF</w:t>
      </w:r>
      <w:del w:id="333" w:author="SHAPHAN YONG CHIA" w:date="2023-09-15T12:44:00Z">
        <w:r w:rsidR="007D1916" w:rsidRPr="00C70602" w:rsidDel="00A16792">
          <w:rPr>
            <w:rFonts w:ascii="Times New Roman" w:hAnsi="Times New Roman" w:cs="Times New Roman"/>
            <w:sz w:val="24"/>
            <w:szCs w:val="24"/>
          </w:rPr>
          <w:delText>)</w:delText>
        </w:r>
      </w:del>
      <w:r w:rsidR="007D1916" w:rsidRPr="00C70602">
        <w:rPr>
          <w:rFonts w:ascii="Times New Roman" w:hAnsi="Times New Roman" w:cs="Times New Roman"/>
          <w:sz w:val="24"/>
          <w:szCs w:val="24"/>
        </w:rPr>
        <w:t xml:space="preserve">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commentRangeStart w:id="334"/>
      <w:r w:rsidR="007D1916"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del w:id="335" w:author="SHAPHAN YONG CHIA" w:date="2023-09-15T12:45:00Z">
        <w:r w:rsidR="00CB6E86" w:rsidRPr="00C70602" w:rsidDel="00A16792">
          <w:rPr>
            <w:rFonts w:ascii="Times New Roman" w:hAnsi="Times New Roman" w:cs="Times New Roman"/>
            <w:sz w:val="24"/>
            <w:szCs w:val="24"/>
          </w:rPr>
          <w:delText xml:space="preserve">21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14.26</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 0.0008; 28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w:delText>
        </w:r>
        <w:r w:rsidR="009265BB" w:rsidRPr="00C70602" w:rsidDel="00A16792">
          <w:rPr>
            <w:rFonts w:ascii="Times New Roman" w:hAnsi="Times New Roman" w:cs="Times New Roman"/>
            <w:sz w:val="24"/>
            <w:szCs w:val="24"/>
          </w:rPr>
          <w:delText>56.67</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&lt; 0.0001; </w:delText>
        </w:r>
      </w:del>
      <w:r w:rsidR="00CB6E86" w:rsidRPr="00C70602">
        <w:rPr>
          <w:rFonts w:ascii="Times New Roman" w:hAnsi="Times New Roman" w:cs="Times New Roman"/>
          <w:sz w:val="24"/>
          <w:szCs w:val="24"/>
        </w:rPr>
        <w:t>Figure 2)</w:t>
      </w:r>
      <w:r w:rsidR="007D1916" w:rsidRPr="00C70602">
        <w:rPr>
          <w:rFonts w:ascii="Times New Roman" w:hAnsi="Times New Roman" w:cs="Times New Roman"/>
          <w:sz w:val="24"/>
          <w:szCs w:val="24"/>
        </w:rPr>
        <w:t xml:space="preserve">. </w:t>
      </w:r>
      <w:commentRangeEnd w:id="334"/>
      <w:r w:rsidR="0058722B">
        <w:rPr>
          <w:rStyle w:val="CommentReference"/>
        </w:rPr>
        <w:commentReference w:id="334"/>
      </w:r>
      <w:r w:rsidR="007D1916" w:rsidRPr="00C70602">
        <w:rPr>
          <w:rFonts w:ascii="Times New Roman" w:hAnsi="Times New Roman" w:cs="Times New Roman"/>
          <w:sz w:val="24"/>
          <w:szCs w:val="24"/>
        </w:rPr>
        <w:t>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del w:id="336" w:author="SHAPHAN YONG CHIA" w:date="2023-09-15T12:48:00Z">
        <w:r w:rsidR="00CB6E86" w:rsidRPr="00C70602" w:rsidDel="00A16792">
          <w:rPr>
            <w:rFonts w:ascii="Times New Roman" w:hAnsi="Times New Roman" w:cs="Times New Roman"/>
            <w:sz w:val="24"/>
            <w:szCs w:val="24"/>
          </w:rPr>
          <w:delText xml:space="preserve">35 days: </w:delText>
        </w:r>
        <w:r w:rsidR="00C82453" w:rsidRPr="00C70602" w:rsidDel="00A16792">
          <w:rPr>
            <w:rFonts w:ascii="Times New Roman" w:hAnsi="Times New Roman" w:cs="Times New Roman"/>
            <w:i/>
            <w:iCs/>
            <w:sz w:val="24"/>
            <w:szCs w:val="24"/>
            <w:lang w:val="el-GR"/>
          </w:rPr>
          <w:delText>χ</w:delText>
        </w:r>
        <w:r w:rsidR="00C82453" w:rsidRPr="00C70602" w:rsidDel="00A16792">
          <w:rPr>
            <w:rFonts w:ascii="Times New Roman" w:hAnsi="Times New Roman" w:cs="Times New Roman"/>
            <w:i/>
            <w:iCs/>
            <w:sz w:val="24"/>
            <w:szCs w:val="24"/>
            <w:vertAlign w:val="superscript"/>
            <w:lang w:val="el-GR"/>
          </w:rPr>
          <w:delText>2</w:delText>
        </w:r>
        <w:r w:rsidR="00C82453"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sz w:val="24"/>
            <w:szCs w:val="24"/>
          </w:rPr>
          <w:delText xml:space="preserve"> 73.64</w:delText>
        </w:r>
        <w:r w:rsidR="007B11DC" w:rsidRPr="00C70602" w:rsidDel="00A16792">
          <w:rPr>
            <w:rFonts w:ascii="Times New Roman" w:hAnsi="Times New Roman" w:cs="Times New Roman"/>
            <w:sz w:val="24"/>
            <w:szCs w:val="24"/>
          </w:rPr>
          <w:delText>,</w:delText>
        </w:r>
        <w:r w:rsidR="00C82453"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82453" w:rsidRPr="00C70602" w:rsidDel="00A16792">
          <w:rPr>
            <w:rFonts w:ascii="Times New Roman" w:hAnsi="Times New Roman" w:cs="Times New Roman"/>
            <w:sz w:val="24"/>
            <w:szCs w:val="24"/>
          </w:rPr>
          <w:delText xml:space="preserve"> </w:delText>
        </w:r>
        <w:r w:rsidR="00C82453" w:rsidRPr="00C70602" w:rsidDel="00A16792">
          <w:rPr>
            <w:rFonts w:ascii="Times New Roman" w:hAnsi="Times New Roman" w:cs="Times New Roman"/>
            <w:i/>
            <w:iCs/>
            <w:sz w:val="24"/>
            <w:szCs w:val="24"/>
          </w:rPr>
          <w:delText>p</w:delText>
        </w:r>
        <w:r w:rsidR="00C82453" w:rsidRPr="00C70602" w:rsidDel="00A16792">
          <w:rPr>
            <w:rFonts w:ascii="Times New Roman" w:hAnsi="Times New Roman" w:cs="Times New Roman"/>
            <w:sz w:val="24"/>
            <w:szCs w:val="24"/>
          </w:rPr>
          <w:delText xml:space="preserve"> &lt; 0.0001</w:delText>
        </w:r>
        <w:r w:rsidR="00C6644C"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sz w:val="24"/>
            <w:szCs w:val="24"/>
          </w:rPr>
          <w:delText xml:space="preserve">42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94.14</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&lt; 0.0001; </w:delText>
        </w:r>
      </w:del>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34D315A2" w14:textId="77777777" w:rsidR="00721F34" w:rsidRPr="00C70602" w:rsidRDefault="00721F34" w:rsidP="00800E69">
      <w:pPr>
        <w:spacing w:after="0" w:line="480" w:lineRule="auto"/>
        <w:jc w:val="both"/>
        <w:rPr>
          <w:rFonts w:ascii="Times New Roman" w:hAnsi="Times New Roman" w:cs="Times New Roman"/>
          <w:sz w:val="24"/>
          <w:szCs w:val="24"/>
        </w:rPr>
      </w:pPr>
    </w:p>
    <w:p w14:paraId="65432534" w14:textId="26676B6A" w:rsidR="0034313E" w:rsidRPr="00C70602" w:rsidRDefault="00721F34" w:rsidP="00800E69">
      <w:pPr>
        <w:spacing w:after="0" w:line="480" w:lineRule="auto"/>
        <w:jc w:val="both"/>
        <w:rPr>
          <w:rFonts w:ascii="Times New Roman" w:hAnsi="Times New Roman" w:cs="Times New Roman"/>
          <w:sz w:val="24"/>
          <w:szCs w:val="24"/>
        </w:rPr>
      </w:pPr>
      <w:ins w:id="337" w:author="SHAPHAN YONG CHIA" w:date="2023-09-18T11:55:00Z">
        <w:r>
          <w:rPr>
            <w:noProof/>
          </w:rPr>
          <w:lastRenderedPageBreak/>
          <w:drawing>
            <wp:inline distT="0" distB="0" distL="0" distR="0" wp14:anchorId="6890895D" wp14:editId="7763D2E2">
              <wp:extent cx="5731510" cy="4560570"/>
              <wp:effectExtent l="0" t="0" r="2540" b="0"/>
              <wp:docPr id="913179378" name="Picture 1" descr="A group of blue boxe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79378" name="Picture 1" descr="A group of blue boxes with black lines&#10;&#10;Description automatically generated with medium confidence"/>
                      <pic:cNvPicPr/>
                    </pic:nvPicPr>
                    <pic:blipFill>
                      <a:blip r:embed="rId14"/>
                      <a:stretch>
                        <a:fillRect/>
                      </a:stretch>
                    </pic:blipFill>
                    <pic:spPr>
                      <a:xfrm>
                        <a:off x="0" y="0"/>
                        <a:ext cx="5731510" cy="4560570"/>
                      </a:xfrm>
                      <a:prstGeom prst="rect">
                        <a:avLst/>
                      </a:prstGeom>
                    </pic:spPr>
                  </pic:pic>
                </a:graphicData>
              </a:graphic>
            </wp:inline>
          </w:drawing>
        </w:r>
      </w:ins>
    </w:p>
    <w:p w14:paraId="78DA79A8" w14:textId="10B89A90" w:rsidR="006B695B" w:rsidRPr="00C70602" w:rsidRDefault="0015518D" w:rsidP="00800E69">
      <w:pPr>
        <w:spacing w:after="0" w:line="480" w:lineRule="auto"/>
        <w:jc w:val="both"/>
        <w:rPr>
          <w:rFonts w:ascii="Times New Roman" w:hAnsi="Times New Roman" w:cs="Times New Roman"/>
          <w:sz w:val="20"/>
          <w:szCs w:val="20"/>
          <w:lang w:val="en-US"/>
        </w:rPr>
      </w:pPr>
      <w:del w:id="338" w:author="SHAPHAN YONG CHIA" w:date="2023-09-18T11:54:00Z">
        <w:r w:rsidDel="00721F34">
          <w:rPr>
            <w:noProof/>
          </w:rPr>
          <w:lastRenderedPageBreak/>
          <w:drawing>
            <wp:inline distT="0" distB="0" distL="0" distR="0" wp14:anchorId="0B58A33A" wp14:editId="12D7DC3F">
              <wp:extent cx="5731510" cy="4560570"/>
              <wp:effectExtent l="0" t="0" r="2540" b="0"/>
              <wp:docPr id="1267343201"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3201" name="Picture 1" descr="A group of blue boxes with black text&#10;&#10;Description automatically generated"/>
                      <pic:cNvPicPr/>
                    </pic:nvPicPr>
                    <pic:blipFill>
                      <a:blip r:embed="rId15"/>
                      <a:stretch>
                        <a:fillRect/>
                      </a:stretch>
                    </pic:blipFill>
                    <pic:spPr>
                      <a:xfrm>
                        <a:off x="0" y="0"/>
                        <a:ext cx="5731510" cy="4560570"/>
                      </a:xfrm>
                      <a:prstGeom prst="rect">
                        <a:avLst/>
                      </a:prstGeom>
                    </pic:spPr>
                  </pic:pic>
                </a:graphicData>
              </a:graphic>
            </wp:inline>
          </w:drawing>
        </w:r>
      </w:del>
      <w:bookmarkEnd w:id="329"/>
      <w:r w:rsidR="002149F1"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002149F1" w:rsidRPr="00C70602">
        <w:rPr>
          <w:rFonts w:ascii="Times New Roman" w:hAnsi="Times New Roman" w:cs="Times New Roman"/>
          <w:sz w:val="24"/>
          <w:szCs w:val="24"/>
          <w:lang w:val="en-US"/>
        </w:rPr>
        <w:t>.</w:t>
      </w:r>
      <w:r w:rsidR="002149F1"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002149F1"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of </w:t>
      </w:r>
      <w:r w:rsidR="002149F1" w:rsidRPr="00C70602">
        <w:rPr>
          <w:rFonts w:ascii="Times New Roman" w:hAnsi="Times New Roman" w:cs="Times New Roman"/>
          <w:i/>
          <w:iCs/>
          <w:sz w:val="20"/>
          <w:szCs w:val="20"/>
          <w:lang w:val="en-US"/>
        </w:rPr>
        <w:t>B</w:t>
      </w:r>
      <w:ins w:id="339" w:author="SHAPHAN YONG CHIA" w:date="2023-09-12T18:20:00Z">
        <w:r w:rsidR="00E15638">
          <w:rPr>
            <w:rFonts w:ascii="Times New Roman" w:hAnsi="Times New Roman" w:cs="Times New Roman"/>
            <w:i/>
            <w:iCs/>
            <w:sz w:val="20"/>
            <w:szCs w:val="20"/>
            <w:lang w:val="en-US"/>
          </w:rPr>
          <w:t>.</w:t>
        </w:r>
      </w:ins>
      <w:del w:id="340" w:author="SHAPHAN YONG CHIA" w:date="2023-09-12T18:20:00Z">
        <w:r w:rsidR="002149F1" w:rsidRPr="00C70602" w:rsidDel="00E15638">
          <w:rPr>
            <w:rFonts w:ascii="Times New Roman" w:hAnsi="Times New Roman" w:cs="Times New Roman"/>
            <w:i/>
            <w:iCs/>
            <w:sz w:val="20"/>
            <w:szCs w:val="20"/>
            <w:lang w:val="en-US"/>
          </w:rPr>
          <w:delText>rassica</w:delText>
        </w:r>
      </w:del>
      <w:r w:rsidR="002149F1" w:rsidRPr="00C70602">
        <w:rPr>
          <w:rFonts w:ascii="Times New Roman" w:hAnsi="Times New Roman" w:cs="Times New Roman"/>
          <w:i/>
          <w:iCs/>
          <w:sz w:val="20"/>
          <w:szCs w:val="20"/>
          <w:lang w:val="en-US"/>
        </w:rPr>
        <w:t xml:space="preserve"> rapa</w:t>
      </w:r>
      <w:r w:rsidR="002149F1"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ins w:id="341" w:author="SHAPHAN YONG CHIA" w:date="2023-09-18T11:57:00Z">
        <w:r w:rsidR="00A179F6">
          <w:rPr>
            <w:rFonts w:ascii="Times New Roman" w:hAnsi="Times New Roman" w:cs="Times New Roman"/>
            <w:sz w:val="20"/>
            <w:szCs w:val="20"/>
            <w:lang w:val="en-US"/>
          </w:rPr>
          <w:t xml:space="preserve"> </w:t>
        </w:r>
      </w:ins>
      <w:ins w:id="342" w:author="SHAPHAN YONG CHIA" w:date="2023-09-18T13:36:00Z">
        <w:r w:rsidR="002055DE" w:rsidRPr="002055DE">
          <w:rPr>
            <w:rFonts w:ascii="Times New Roman" w:hAnsi="Times New Roman" w:cs="Times New Roman"/>
            <w:color w:val="FF0000"/>
            <w:sz w:val="20"/>
            <w:szCs w:val="20"/>
            <w:lang w:val="en-US"/>
          </w:rPr>
          <w:t>at</w:t>
        </w:r>
      </w:ins>
      <w:ins w:id="343" w:author="SHAPHAN YONG CHIA" w:date="2023-09-18T11:57:00Z">
        <w:r w:rsidR="00A179F6" w:rsidRPr="002055DE">
          <w:rPr>
            <w:rFonts w:ascii="Times New Roman" w:hAnsi="Times New Roman" w:cs="Times New Roman"/>
            <w:color w:val="FF0000"/>
            <w:sz w:val="20"/>
            <w:szCs w:val="20"/>
            <w:lang w:val="en-US"/>
            <w:rPrChange w:id="344" w:author="SHAPHAN YONG CHIA" w:date="2023-09-18T13:37:00Z">
              <w:rPr>
                <w:rFonts w:ascii="Times New Roman" w:hAnsi="Times New Roman" w:cs="Times New Roman"/>
                <w:sz w:val="20"/>
                <w:szCs w:val="20"/>
                <w:lang w:val="en-US"/>
              </w:rPr>
            </w:rPrChange>
          </w:rPr>
          <w:t xml:space="preserve"> </w:t>
        </w:r>
      </w:ins>
      <w:ins w:id="345" w:author="SHAPHAN YONG CHIA" w:date="2023-09-18T13:41:00Z">
        <w:r w:rsidR="00300852">
          <w:rPr>
            <w:rFonts w:ascii="Times New Roman" w:hAnsi="Times New Roman" w:cs="Times New Roman"/>
            <w:color w:val="FF0000"/>
            <w:sz w:val="20"/>
            <w:szCs w:val="20"/>
            <w:lang w:val="en-US"/>
          </w:rPr>
          <w:t xml:space="preserve">ages </w:t>
        </w:r>
      </w:ins>
      <w:ins w:id="346" w:author="SHAPHAN YONG CHIA" w:date="2023-09-18T11:58:00Z">
        <w:r w:rsidR="00A179F6" w:rsidRPr="002055DE">
          <w:rPr>
            <w:rFonts w:ascii="Times New Roman" w:hAnsi="Times New Roman" w:cs="Times New Roman"/>
            <w:color w:val="FF0000"/>
            <w:sz w:val="20"/>
            <w:szCs w:val="20"/>
            <w:lang w:val="en-US"/>
            <w:rPrChange w:id="347" w:author="SHAPHAN YONG CHIA" w:date="2023-09-18T13:37:00Z">
              <w:rPr>
                <w:rFonts w:ascii="Times New Roman" w:hAnsi="Times New Roman" w:cs="Times New Roman"/>
                <w:sz w:val="20"/>
                <w:szCs w:val="20"/>
                <w:lang w:val="en-US"/>
              </w:rPr>
            </w:rPrChange>
          </w:rPr>
          <w:t>21 days (A), 28 days</w:t>
        </w:r>
      </w:ins>
      <w:ins w:id="348" w:author="SHAPHAN YONG CHIA" w:date="2023-09-18T13:36:00Z">
        <w:r w:rsidR="002055DE" w:rsidRPr="002055DE">
          <w:rPr>
            <w:rFonts w:ascii="Times New Roman" w:hAnsi="Times New Roman" w:cs="Times New Roman"/>
            <w:color w:val="FF0000"/>
            <w:sz w:val="20"/>
            <w:szCs w:val="20"/>
            <w:lang w:val="en-US"/>
          </w:rPr>
          <w:t xml:space="preserve"> (B)</w:t>
        </w:r>
      </w:ins>
      <w:ins w:id="349" w:author="SHAPHAN YONG CHIA" w:date="2023-09-18T11:58:00Z">
        <w:r w:rsidR="00A179F6" w:rsidRPr="002055DE">
          <w:rPr>
            <w:rFonts w:ascii="Times New Roman" w:hAnsi="Times New Roman" w:cs="Times New Roman"/>
            <w:color w:val="FF0000"/>
            <w:sz w:val="20"/>
            <w:szCs w:val="20"/>
            <w:lang w:val="en-US"/>
            <w:rPrChange w:id="350" w:author="SHAPHAN YONG CHIA" w:date="2023-09-18T13:37:00Z">
              <w:rPr>
                <w:rFonts w:ascii="Times New Roman" w:hAnsi="Times New Roman" w:cs="Times New Roman"/>
                <w:sz w:val="20"/>
                <w:szCs w:val="20"/>
                <w:lang w:val="en-US"/>
              </w:rPr>
            </w:rPrChange>
          </w:rPr>
          <w:t>, 35 days</w:t>
        </w:r>
      </w:ins>
      <w:ins w:id="351" w:author="SHAPHAN YONG CHIA" w:date="2023-09-18T11:59:00Z">
        <w:r w:rsidR="00A179F6" w:rsidRPr="002055DE">
          <w:rPr>
            <w:rFonts w:ascii="Times New Roman" w:hAnsi="Times New Roman" w:cs="Times New Roman"/>
            <w:color w:val="FF0000"/>
            <w:sz w:val="20"/>
            <w:szCs w:val="20"/>
            <w:lang w:val="en-US"/>
            <w:rPrChange w:id="352" w:author="SHAPHAN YONG CHIA" w:date="2023-09-18T13:37:00Z">
              <w:rPr>
                <w:rFonts w:ascii="Times New Roman" w:hAnsi="Times New Roman" w:cs="Times New Roman"/>
                <w:sz w:val="20"/>
                <w:szCs w:val="20"/>
                <w:lang w:val="en-US"/>
              </w:rPr>
            </w:rPrChange>
          </w:rPr>
          <w:t xml:space="preserve"> (C) and 42 days (D)</w:t>
        </w:r>
      </w:ins>
      <w:r w:rsidR="002149F1" w:rsidRPr="00A179F6">
        <w:rPr>
          <w:rFonts w:ascii="Times New Roman" w:hAnsi="Times New Roman" w:cs="Times New Roman"/>
          <w:color w:val="FF0000"/>
          <w:sz w:val="20"/>
          <w:szCs w:val="20"/>
          <w:lang w:val="en-US"/>
          <w:rPrChange w:id="353" w:author="SHAPHAN YONG CHIA" w:date="2023-09-18T12:00:00Z">
            <w:rPr>
              <w:rFonts w:ascii="Times New Roman" w:hAnsi="Times New Roman" w:cs="Times New Roman"/>
              <w:sz w:val="20"/>
              <w:szCs w:val="20"/>
              <w:lang w:val="en-US"/>
            </w:rPr>
          </w:rPrChange>
        </w:rPr>
        <w:t>.</w:t>
      </w:r>
      <w:r w:rsidR="002149F1"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002149F1"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002149F1"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002149F1"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002149F1"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EB41B2">
        <w:rPr>
          <w:rFonts w:ascii="Times New Roman" w:hAnsi="Times New Roman" w:cs="Times New Roman"/>
          <w:sz w:val="20"/>
          <w:szCs w:val="20"/>
          <w:lang w:val="en-US"/>
        </w:rPr>
        <w:t>differ significantly</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800E69">
      <w:pPr>
        <w:spacing w:before="240" w:after="0" w:line="480" w:lineRule="auto"/>
        <w:jc w:val="both"/>
        <w:rPr>
          <w:rFonts w:ascii="Times New Roman" w:hAnsi="Times New Roman" w:cs="Times New Roman"/>
          <w:sz w:val="20"/>
          <w:szCs w:val="20"/>
          <w:lang w:val="en-US"/>
        </w:rPr>
      </w:pPr>
    </w:p>
    <w:p w14:paraId="5FC8870F" w14:textId="65ADD377" w:rsidR="00DA2850"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354" w:name="_Hlk127816553"/>
      <w:r w:rsidRPr="00C70602">
        <w:rPr>
          <w:rFonts w:ascii="Times New Roman" w:hAnsi="Times New Roman" w:cs="Times New Roman"/>
          <w:sz w:val="24"/>
          <w:szCs w:val="24"/>
        </w:rPr>
        <w:t>raw BSFF or raw MWF</w:t>
      </w:r>
      <w:bookmarkEnd w:id="354"/>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w:t>
      </w:r>
      <w:del w:id="355" w:author="SHAPHAN YONG CHIA" w:date="2023-09-15T12:49:00Z">
        <w:r w:rsidR="00F95059" w:rsidRPr="00C70602" w:rsidDel="00AB6141">
          <w:rPr>
            <w:rFonts w:ascii="Times New Roman" w:hAnsi="Times New Roman" w:cs="Times New Roman"/>
            <w:sz w:val="24"/>
            <w:szCs w:val="24"/>
          </w:rPr>
          <w:delText xml:space="preserve">21 days: </w:delText>
        </w:r>
        <w:r w:rsidR="00F95059" w:rsidRPr="00C70602" w:rsidDel="00AB6141">
          <w:rPr>
            <w:rFonts w:ascii="Times New Roman" w:hAnsi="Times New Roman" w:cs="Times New Roman"/>
            <w:i/>
            <w:iCs/>
            <w:sz w:val="24"/>
            <w:szCs w:val="24"/>
            <w:lang w:val="el-GR"/>
          </w:rPr>
          <w:delText>χ</w:delText>
        </w:r>
        <w:r w:rsidR="00F95059" w:rsidRPr="00C70602" w:rsidDel="00AB6141">
          <w:rPr>
            <w:rFonts w:ascii="Times New Roman" w:hAnsi="Times New Roman" w:cs="Times New Roman"/>
            <w:i/>
            <w:iCs/>
            <w:sz w:val="24"/>
            <w:szCs w:val="24"/>
            <w:vertAlign w:val="superscript"/>
            <w:lang w:val="el-GR"/>
          </w:rPr>
          <w:delText>2</w:delText>
        </w:r>
        <w:r w:rsidR="00F95059" w:rsidRPr="00C70602" w:rsidDel="00AB6141">
          <w:rPr>
            <w:rFonts w:ascii="Times New Roman" w:hAnsi="Times New Roman" w:cs="Times New Roman"/>
            <w:sz w:val="24"/>
            <w:szCs w:val="24"/>
          </w:rPr>
          <w:delText xml:space="preserve"> = 1</w:delText>
        </w:r>
        <w:r w:rsidR="00495AA6" w:rsidRPr="00C70602" w:rsidDel="00AB6141">
          <w:rPr>
            <w:rFonts w:ascii="Times New Roman" w:hAnsi="Times New Roman" w:cs="Times New Roman"/>
            <w:sz w:val="24"/>
            <w:szCs w:val="24"/>
          </w:rPr>
          <w:delText>0</w:delText>
        </w:r>
        <w:r w:rsidR="00F95059"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40</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w:delText>
        </w:r>
        <w:r w:rsidR="00F95059" w:rsidRPr="00C70602" w:rsidDel="00AB6141">
          <w:rPr>
            <w:rFonts w:ascii="Times New Roman" w:hAnsi="Times New Roman" w:cs="Times New Roman"/>
            <w:i/>
            <w:iCs/>
            <w:sz w:val="24"/>
            <w:szCs w:val="24"/>
          </w:rPr>
          <w:delText>p</w:delText>
        </w:r>
        <w:r w:rsidR="00F95059" w:rsidRPr="00C70602" w:rsidDel="00AB6141">
          <w:rPr>
            <w:rFonts w:ascii="Times New Roman" w:hAnsi="Times New Roman" w:cs="Times New Roman"/>
            <w:sz w:val="24"/>
            <w:szCs w:val="24"/>
          </w:rPr>
          <w:delText xml:space="preserve"> = 0.00</w:delText>
        </w:r>
        <w:r w:rsidR="00495AA6" w:rsidRPr="00C70602" w:rsidDel="00AB6141">
          <w:rPr>
            <w:rFonts w:ascii="Times New Roman" w:hAnsi="Times New Roman" w:cs="Times New Roman"/>
            <w:sz w:val="24"/>
            <w:szCs w:val="24"/>
          </w:rPr>
          <w:delText>55</w:delText>
        </w:r>
        <w:r w:rsidR="00F95059" w:rsidRPr="00C70602" w:rsidDel="00AB6141">
          <w:rPr>
            <w:rFonts w:ascii="Times New Roman" w:hAnsi="Times New Roman" w:cs="Times New Roman"/>
            <w:sz w:val="24"/>
            <w:szCs w:val="24"/>
          </w:rPr>
          <w:delText xml:space="preserve">; 28 days: </w:delText>
        </w:r>
        <w:r w:rsidR="00F95059" w:rsidRPr="00C70602" w:rsidDel="00AB6141">
          <w:rPr>
            <w:rFonts w:ascii="Times New Roman" w:hAnsi="Times New Roman" w:cs="Times New Roman"/>
            <w:i/>
            <w:iCs/>
            <w:sz w:val="24"/>
            <w:szCs w:val="24"/>
            <w:lang w:val="el-GR"/>
          </w:rPr>
          <w:delText>χ</w:delText>
        </w:r>
        <w:r w:rsidR="00F95059" w:rsidRPr="00C70602" w:rsidDel="00AB6141">
          <w:rPr>
            <w:rFonts w:ascii="Times New Roman" w:hAnsi="Times New Roman" w:cs="Times New Roman"/>
            <w:i/>
            <w:iCs/>
            <w:sz w:val="24"/>
            <w:szCs w:val="24"/>
            <w:vertAlign w:val="superscript"/>
            <w:lang w:val="el-GR"/>
          </w:rPr>
          <w:delText>2</w:delText>
        </w:r>
        <w:r w:rsidR="00F95059" w:rsidRPr="00C70602" w:rsidDel="00AB6141">
          <w:rPr>
            <w:rFonts w:ascii="Times New Roman" w:hAnsi="Times New Roman" w:cs="Times New Roman"/>
            <w:sz w:val="24"/>
            <w:szCs w:val="24"/>
          </w:rPr>
          <w:delText xml:space="preserve"> = </w:delText>
        </w:r>
        <w:r w:rsidR="00495AA6" w:rsidRPr="00C70602" w:rsidDel="00AB6141">
          <w:rPr>
            <w:rFonts w:ascii="Times New Roman" w:hAnsi="Times New Roman" w:cs="Times New Roman"/>
            <w:sz w:val="24"/>
            <w:szCs w:val="24"/>
          </w:rPr>
          <w:delText>32</w:delText>
        </w:r>
        <w:r w:rsidR="00F95059"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92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w:delText>
        </w:r>
        <w:r w:rsidR="00F95059" w:rsidRPr="00C70602" w:rsidDel="00AB6141">
          <w:rPr>
            <w:rFonts w:ascii="Times New Roman" w:hAnsi="Times New Roman" w:cs="Times New Roman"/>
            <w:i/>
            <w:iCs/>
            <w:sz w:val="24"/>
            <w:szCs w:val="24"/>
          </w:rPr>
          <w:delText>p</w:delText>
        </w:r>
        <w:r w:rsidR="00F95059" w:rsidRPr="00C70602" w:rsidDel="00AB6141">
          <w:rPr>
            <w:rFonts w:ascii="Times New Roman" w:hAnsi="Times New Roman" w:cs="Times New Roman"/>
            <w:sz w:val="24"/>
            <w:szCs w:val="24"/>
          </w:rPr>
          <w:delText xml:space="preserve"> &lt; 0.0001; </w:delText>
        </w:r>
      </w:del>
      <w:r w:rsidR="00F95059" w:rsidRPr="00C70602">
        <w:rPr>
          <w:rFonts w:ascii="Times New Roman" w:hAnsi="Times New Roman" w:cs="Times New Roman"/>
          <w:sz w:val="24"/>
          <w:szCs w:val="24"/>
        </w:rPr>
        <w:t xml:space="preserve">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However, over 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 xml:space="preserve">the difference in number of leaves between the MWF and NoFrass disappeared, while </w:t>
      </w:r>
      <w:r w:rsidR="00C10ABB" w:rsidRPr="00C70602">
        <w:rPr>
          <w:rFonts w:ascii="Times New Roman" w:hAnsi="Times New Roman" w:cs="Times New Roman"/>
          <w:sz w:val="24"/>
          <w:szCs w:val="24"/>
        </w:rPr>
        <w:lastRenderedPageBreak/>
        <w:t>BSFF continued to exhibit a smaller number of leaves compared to both MWF and NoFrass</w:t>
      </w:r>
      <w:r w:rsidR="00495AA6" w:rsidRPr="00C70602">
        <w:rPr>
          <w:rFonts w:ascii="Times New Roman" w:hAnsi="Times New Roman" w:cs="Times New Roman"/>
          <w:sz w:val="24"/>
          <w:szCs w:val="24"/>
        </w:rPr>
        <w:t xml:space="preserve"> (</w:t>
      </w:r>
      <w:del w:id="356" w:author="SHAPHAN YONG CHIA" w:date="2023-09-15T12:49:00Z">
        <w:r w:rsidR="00495AA6" w:rsidRPr="00C70602" w:rsidDel="00AB6141">
          <w:rPr>
            <w:rFonts w:ascii="Times New Roman" w:hAnsi="Times New Roman" w:cs="Times New Roman"/>
            <w:sz w:val="24"/>
            <w:szCs w:val="24"/>
          </w:rPr>
          <w:delText xml:space="preserve">35 days: </w:delText>
        </w:r>
        <w:r w:rsidR="00495AA6" w:rsidRPr="00C70602" w:rsidDel="00AB6141">
          <w:rPr>
            <w:rFonts w:ascii="Times New Roman" w:hAnsi="Times New Roman" w:cs="Times New Roman"/>
            <w:i/>
            <w:iCs/>
            <w:sz w:val="24"/>
            <w:szCs w:val="24"/>
            <w:lang w:val="el-GR"/>
          </w:rPr>
          <w:delText>χ</w:delText>
        </w:r>
        <w:r w:rsidR="00495AA6" w:rsidRPr="00C70602" w:rsidDel="00AB6141">
          <w:rPr>
            <w:rFonts w:ascii="Times New Roman" w:hAnsi="Times New Roman" w:cs="Times New Roman"/>
            <w:i/>
            <w:iCs/>
            <w:sz w:val="24"/>
            <w:szCs w:val="24"/>
            <w:vertAlign w:val="superscript"/>
            <w:lang w:val="el-GR"/>
          </w:rPr>
          <w:delText>2</w:delText>
        </w:r>
        <w:r w:rsidR="00495AA6" w:rsidRPr="00C70602" w:rsidDel="00AB6141">
          <w:rPr>
            <w:rFonts w:ascii="Times New Roman" w:hAnsi="Times New Roman" w:cs="Times New Roman"/>
            <w:sz w:val="24"/>
            <w:szCs w:val="24"/>
          </w:rPr>
          <w:delText xml:space="preserve"> = 44.62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w:delText>
        </w:r>
        <w:r w:rsidR="00495AA6" w:rsidRPr="00C70602" w:rsidDel="00AB6141">
          <w:rPr>
            <w:rFonts w:ascii="Times New Roman" w:hAnsi="Times New Roman" w:cs="Times New Roman"/>
            <w:i/>
            <w:iCs/>
            <w:sz w:val="24"/>
            <w:szCs w:val="24"/>
          </w:rPr>
          <w:delText>p</w:delText>
        </w:r>
        <w:r w:rsidR="00495AA6" w:rsidRPr="00C70602" w:rsidDel="00AB6141">
          <w:rPr>
            <w:rFonts w:ascii="Times New Roman" w:hAnsi="Times New Roman" w:cs="Times New Roman"/>
            <w:sz w:val="24"/>
            <w:szCs w:val="24"/>
          </w:rPr>
          <w:delText xml:space="preserve"> &lt; 0.0001; 42 days: </w:delText>
        </w:r>
        <w:r w:rsidR="00495AA6" w:rsidRPr="00C70602" w:rsidDel="00AB6141">
          <w:rPr>
            <w:rFonts w:ascii="Times New Roman" w:hAnsi="Times New Roman" w:cs="Times New Roman"/>
            <w:i/>
            <w:iCs/>
            <w:sz w:val="24"/>
            <w:szCs w:val="24"/>
            <w:lang w:val="el-GR"/>
          </w:rPr>
          <w:delText>χ</w:delText>
        </w:r>
        <w:r w:rsidR="00495AA6" w:rsidRPr="00C70602" w:rsidDel="00AB6141">
          <w:rPr>
            <w:rFonts w:ascii="Times New Roman" w:hAnsi="Times New Roman" w:cs="Times New Roman"/>
            <w:i/>
            <w:iCs/>
            <w:sz w:val="24"/>
            <w:szCs w:val="24"/>
            <w:vertAlign w:val="superscript"/>
            <w:lang w:val="el-GR"/>
          </w:rPr>
          <w:delText>2</w:delText>
        </w:r>
        <w:r w:rsidR="00495AA6" w:rsidRPr="00C70602" w:rsidDel="00AB6141">
          <w:rPr>
            <w:rFonts w:ascii="Times New Roman" w:hAnsi="Times New Roman" w:cs="Times New Roman"/>
            <w:sz w:val="24"/>
            <w:szCs w:val="24"/>
          </w:rPr>
          <w:delText xml:space="preserve"> = 33.64</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w:delText>
        </w:r>
        <w:r w:rsidR="00495AA6" w:rsidRPr="00C70602" w:rsidDel="00AB6141">
          <w:rPr>
            <w:rFonts w:ascii="Times New Roman" w:hAnsi="Times New Roman" w:cs="Times New Roman"/>
            <w:i/>
            <w:iCs/>
            <w:sz w:val="24"/>
            <w:szCs w:val="24"/>
          </w:rPr>
          <w:delText>p</w:delText>
        </w:r>
        <w:r w:rsidR="00495AA6" w:rsidRPr="00C70602" w:rsidDel="00AB6141">
          <w:rPr>
            <w:rFonts w:ascii="Times New Roman" w:hAnsi="Times New Roman" w:cs="Times New Roman"/>
            <w:sz w:val="24"/>
            <w:szCs w:val="24"/>
          </w:rPr>
          <w:delText xml:space="preserve"> &lt; 0.0001; </w:delText>
        </w:r>
      </w:del>
      <w:r w:rsidR="00495AA6" w:rsidRPr="00C70602">
        <w:rPr>
          <w:rFonts w:ascii="Times New Roman" w:hAnsi="Times New Roman" w:cs="Times New Roman"/>
          <w:sz w:val="24"/>
          <w:szCs w:val="24"/>
        </w:rPr>
        <w:t>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w:t>
      </w:r>
      <w:del w:id="357" w:author="SHAPHAN YONG CHIA" w:date="2023-09-15T12:50:00Z">
        <w:r w:rsidR="00041FE1" w:rsidRPr="00C70602" w:rsidDel="00AB6141">
          <w:rPr>
            <w:rFonts w:ascii="Times New Roman" w:hAnsi="Times New Roman" w:cs="Times New Roman"/>
            <w:sz w:val="24"/>
            <w:szCs w:val="24"/>
          </w:rPr>
          <w:delText xml:space="preserve">21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17.62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 0.0002; 28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33.15</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35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48.37</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42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49.80</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w:delText>
        </w:r>
      </w:del>
      <w:r w:rsidR="00041FE1" w:rsidRPr="00C70602">
        <w:rPr>
          <w:rFonts w:ascii="Times New Roman" w:hAnsi="Times New Roman" w:cs="Times New Roman"/>
          <w:sz w:val="24"/>
          <w:szCs w:val="24"/>
        </w:rPr>
        <w:t>Figure S3).</w:t>
      </w:r>
    </w:p>
    <w:p w14:paraId="757638D1" w14:textId="77777777" w:rsidR="0042755B" w:rsidRPr="00C70602" w:rsidRDefault="0042755B" w:rsidP="00800E69">
      <w:pPr>
        <w:spacing w:after="0" w:line="480" w:lineRule="auto"/>
        <w:jc w:val="both"/>
        <w:rPr>
          <w:rFonts w:ascii="Times New Roman" w:hAnsi="Times New Roman" w:cs="Times New Roman"/>
          <w:sz w:val="18"/>
          <w:szCs w:val="18"/>
        </w:rPr>
      </w:pPr>
    </w:p>
    <w:p w14:paraId="7C2FDA08" w14:textId="0E3D604A" w:rsidR="00BC4B02"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del w:id="358" w:author="SHAPHAN YONG CHIA" w:date="2023-09-15T12:54:00Z">
        <w:r w:rsidR="00DA2850" w:rsidRPr="00C70602" w:rsidDel="00AB6141">
          <w:rPr>
            <w:rFonts w:ascii="Times New Roman" w:hAnsi="Times New Roman" w:cs="Times New Roman"/>
            <w:i/>
            <w:iCs/>
            <w:sz w:val="24"/>
            <w:szCs w:val="24"/>
            <w:lang w:val="el-GR"/>
          </w:rPr>
          <w:delText>χ</w:delText>
        </w:r>
        <w:r w:rsidR="00DA2850" w:rsidRPr="00C70602" w:rsidDel="00AB6141">
          <w:rPr>
            <w:rFonts w:ascii="Times New Roman" w:hAnsi="Times New Roman" w:cs="Times New Roman"/>
            <w:i/>
            <w:iCs/>
            <w:sz w:val="24"/>
            <w:szCs w:val="24"/>
            <w:vertAlign w:val="superscript"/>
            <w:lang w:val="el-GR"/>
          </w:rPr>
          <w:delText>2</w:delText>
        </w:r>
        <w:r w:rsidR="00DA2850" w:rsidRPr="00C70602" w:rsidDel="00AB6141">
          <w:rPr>
            <w:rFonts w:ascii="Times New Roman" w:hAnsi="Times New Roman" w:cs="Times New Roman"/>
            <w:sz w:val="24"/>
            <w:szCs w:val="24"/>
          </w:rPr>
          <w:delText xml:space="preserve"> = 6.25</w:delText>
        </w:r>
        <w:r w:rsidR="007B11DC" w:rsidRPr="00C70602" w:rsidDel="00AB6141">
          <w:rPr>
            <w:rFonts w:ascii="Times New Roman" w:hAnsi="Times New Roman" w:cs="Times New Roman"/>
            <w:sz w:val="24"/>
            <w:szCs w:val="24"/>
          </w:rPr>
          <w:delText>,</w:delText>
        </w:r>
        <w:r w:rsidR="00DA2850"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DA2850" w:rsidRPr="00C70602" w:rsidDel="00AB6141">
          <w:rPr>
            <w:rFonts w:ascii="Times New Roman" w:hAnsi="Times New Roman" w:cs="Times New Roman"/>
            <w:sz w:val="24"/>
            <w:szCs w:val="24"/>
          </w:rPr>
          <w:delText xml:space="preserve"> </w:delText>
        </w:r>
        <w:r w:rsidR="00DA2850" w:rsidRPr="00C70602" w:rsidDel="00AB6141">
          <w:rPr>
            <w:rFonts w:ascii="Times New Roman" w:hAnsi="Times New Roman" w:cs="Times New Roman"/>
            <w:i/>
            <w:iCs/>
            <w:sz w:val="24"/>
            <w:szCs w:val="24"/>
          </w:rPr>
          <w:delText>p</w:delText>
        </w:r>
        <w:r w:rsidR="00DA2850" w:rsidRPr="00C70602" w:rsidDel="00AB6141">
          <w:rPr>
            <w:rFonts w:ascii="Times New Roman" w:hAnsi="Times New Roman" w:cs="Times New Roman"/>
            <w:sz w:val="24"/>
            <w:szCs w:val="24"/>
          </w:rPr>
          <w:delText xml:space="preserve"> = 0</w:delText>
        </w:r>
        <w:r w:rsidR="00DA2850" w:rsidRPr="00C70602" w:rsidDel="00AB6141">
          <w:rPr>
            <w:rFonts w:ascii="Times New Roman" w:hAnsi="Times New Roman" w:cs="Times New Roman"/>
            <w:sz w:val="24"/>
            <w:szCs w:val="24"/>
            <w:lang w:val="en-US"/>
          </w:rPr>
          <w:delText>.0441</w:delText>
        </w:r>
        <w:r w:rsidR="00994E27" w:rsidRPr="00C70602" w:rsidDel="00AB6141">
          <w:rPr>
            <w:rFonts w:ascii="Times New Roman" w:hAnsi="Times New Roman" w:cs="Times New Roman"/>
            <w:sz w:val="24"/>
            <w:szCs w:val="24"/>
            <w:lang w:val="en-US"/>
          </w:rPr>
          <w:delText xml:space="preserve">; </w:delText>
        </w:r>
      </w:del>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del w:id="359" w:author="SHAPHAN YONG CHIA" w:date="2023-09-15T12:54:00Z">
        <w:r w:rsidR="0034766B" w:rsidRPr="00C70602" w:rsidDel="00AB6141">
          <w:rPr>
            <w:rFonts w:ascii="Times New Roman" w:hAnsi="Times New Roman" w:cs="Times New Roman"/>
            <w:i/>
            <w:iCs/>
            <w:sz w:val="24"/>
            <w:szCs w:val="24"/>
            <w:lang w:val="el-GR"/>
          </w:rPr>
          <w:delText>χ</w:delText>
        </w:r>
        <w:r w:rsidR="0034766B" w:rsidRPr="00C70602" w:rsidDel="00AB6141">
          <w:rPr>
            <w:rFonts w:ascii="Times New Roman" w:hAnsi="Times New Roman" w:cs="Times New Roman"/>
            <w:i/>
            <w:iCs/>
            <w:sz w:val="24"/>
            <w:szCs w:val="24"/>
            <w:vertAlign w:val="superscript"/>
            <w:lang w:val="el-GR"/>
          </w:rPr>
          <w:delText>2</w:delText>
        </w:r>
        <w:r w:rsidR="0034766B" w:rsidRPr="00C70602" w:rsidDel="00AB6141">
          <w:rPr>
            <w:rFonts w:ascii="Times New Roman" w:hAnsi="Times New Roman" w:cs="Times New Roman"/>
            <w:sz w:val="24"/>
            <w:szCs w:val="24"/>
          </w:rPr>
          <w:delText xml:space="preserve"> = 1.44</w:delText>
        </w:r>
        <w:r w:rsidR="007B11DC" w:rsidRPr="00C70602" w:rsidDel="00AB6141">
          <w:rPr>
            <w:rFonts w:ascii="Times New Roman" w:hAnsi="Times New Roman" w:cs="Times New Roman"/>
            <w:sz w:val="24"/>
            <w:szCs w:val="24"/>
          </w:rPr>
          <w:delText>,</w:delText>
        </w:r>
        <w:r w:rsidR="0034766B"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34766B" w:rsidRPr="00C70602" w:rsidDel="00AB6141">
          <w:rPr>
            <w:rFonts w:ascii="Times New Roman" w:hAnsi="Times New Roman" w:cs="Times New Roman"/>
            <w:sz w:val="24"/>
            <w:szCs w:val="24"/>
          </w:rPr>
          <w:delText xml:space="preserve"> </w:delText>
        </w:r>
        <w:r w:rsidR="0034766B" w:rsidRPr="00C70602" w:rsidDel="00AB6141">
          <w:rPr>
            <w:rFonts w:ascii="Times New Roman" w:hAnsi="Times New Roman" w:cs="Times New Roman"/>
            <w:i/>
            <w:iCs/>
            <w:sz w:val="24"/>
            <w:szCs w:val="24"/>
          </w:rPr>
          <w:delText>p</w:delText>
        </w:r>
        <w:r w:rsidR="0034766B" w:rsidRPr="00C70602" w:rsidDel="00AB6141">
          <w:rPr>
            <w:rFonts w:ascii="Times New Roman" w:hAnsi="Times New Roman" w:cs="Times New Roman"/>
            <w:sz w:val="24"/>
            <w:szCs w:val="24"/>
          </w:rPr>
          <w:delText xml:space="preserve"> = 0</w:delText>
        </w:r>
        <w:r w:rsidR="0034766B" w:rsidRPr="00C70602" w:rsidDel="00AB6141">
          <w:rPr>
            <w:rFonts w:ascii="Times New Roman" w:hAnsi="Times New Roman" w:cs="Times New Roman"/>
            <w:sz w:val="24"/>
            <w:szCs w:val="24"/>
            <w:lang w:val="en-US"/>
          </w:rPr>
          <w:delText>.4859</w:delText>
        </w:r>
        <w:r w:rsidR="0034766B" w:rsidRPr="00C70602" w:rsidDel="00AB6141">
          <w:rPr>
            <w:rFonts w:ascii="Times New Roman" w:hAnsi="Times New Roman" w:cs="Times New Roman"/>
            <w:sz w:val="24"/>
            <w:szCs w:val="24"/>
          </w:rPr>
          <w:delText xml:space="preserve">; </w:delText>
        </w:r>
      </w:del>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800E69">
      <w:pPr>
        <w:spacing w:after="0" w:line="480" w:lineRule="auto"/>
        <w:jc w:val="both"/>
        <w:rPr>
          <w:rFonts w:ascii="Times New Roman" w:hAnsi="Times New Roman" w:cs="Times New Roman"/>
        </w:rPr>
      </w:pPr>
    </w:p>
    <w:p w14:paraId="3029DAC2" w14:textId="2D686506" w:rsidR="00813C46" w:rsidRPr="00C70602" w:rsidRDefault="008F11BA" w:rsidP="00800E69">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743F2115" w:rsidR="009F3D15" w:rsidRPr="00C70602" w:rsidRDefault="00242C20" w:rsidP="00800E69">
      <w:pPr>
        <w:spacing w:after="0" w:line="480" w:lineRule="auto"/>
        <w:jc w:val="both"/>
        <w:rPr>
          <w:rFonts w:ascii="Times New Roman" w:hAnsi="Times New Roman" w:cs="Times New Roman"/>
          <w:sz w:val="24"/>
          <w:szCs w:val="24"/>
        </w:rPr>
      </w:pPr>
      <w:bookmarkStart w:id="360"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del w:id="361" w:author="Dicke, Marcel" w:date="2023-09-24T11:53:00Z">
        <w:r w:rsidR="009D0294" w:rsidRPr="00C70602" w:rsidDel="00A83E0B">
          <w:rPr>
            <w:rFonts w:ascii="Times New Roman" w:hAnsi="Times New Roman" w:cs="Times New Roman"/>
            <w:i/>
            <w:iCs/>
            <w:sz w:val="24"/>
            <w:szCs w:val="24"/>
            <w:lang w:val="el-GR"/>
          </w:rPr>
          <w:delText>χ</w:delText>
        </w:r>
        <w:r w:rsidR="009D0294" w:rsidRPr="00C70602" w:rsidDel="00A83E0B">
          <w:rPr>
            <w:rFonts w:ascii="Times New Roman" w:hAnsi="Times New Roman" w:cs="Times New Roman"/>
            <w:i/>
            <w:iCs/>
            <w:sz w:val="24"/>
            <w:szCs w:val="24"/>
            <w:vertAlign w:val="superscript"/>
            <w:lang w:val="el-GR"/>
          </w:rPr>
          <w:delText>2</w:delText>
        </w:r>
        <w:r w:rsidR="009D0294" w:rsidRPr="00C70602" w:rsidDel="00A83E0B">
          <w:rPr>
            <w:rFonts w:ascii="Times New Roman" w:hAnsi="Times New Roman" w:cs="Times New Roman"/>
            <w:sz w:val="24"/>
            <w:szCs w:val="24"/>
          </w:rPr>
          <w:delText xml:space="preserve"> = </w:delText>
        </w:r>
        <w:r w:rsidR="007F6EB1" w:rsidRPr="00C70602" w:rsidDel="00A83E0B">
          <w:rPr>
            <w:rFonts w:ascii="Times New Roman" w:hAnsi="Times New Roman" w:cs="Times New Roman"/>
            <w:sz w:val="24"/>
            <w:szCs w:val="24"/>
          </w:rPr>
          <w:delText>31</w:delText>
        </w:r>
        <w:r w:rsidR="009D0294" w:rsidRPr="00C70602" w:rsidDel="00A83E0B">
          <w:rPr>
            <w:rFonts w:ascii="Times New Roman" w:hAnsi="Times New Roman" w:cs="Times New Roman"/>
            <w:sz w:val="24"/>
            <w:szCs w:val="24"/>
          </w:rPr>
          <w:delText>.</w:delText>
        </w:r>
        <w:r w:rsidR="007F6EB1" w:rsidRPr="00C70602" w:rsidDel="00A83E0B">
          <w:rPr>
            <w:rFonts w:ascii="Times New Roman" w:hAnsi="Times New Roman" w:cs="Times New Roman"/>
            <w:sz w:val="24"/>
            <w:szCs w:val="24"/>
          </w:rPr>
          <w:delText>02</w:delText>
        </w:r>
        <w:r w:rsidR="007B11DC" w:rsidRPr="00C70602" w:rsidDel="00A83E0B">
          <w:rPr>
            <w:rFonts w:ascii="Times New Roman" w:hAnsi="Times New Roman" w:cs="Times New Roman"/>
            <w:sz w:val="24"/>
            <w:szCs w:val="24"/>
          </w:rPr>
          <w:delText>,</w:delText>
        </w:r>
        <w:r w:rsidR="009D0294" w:rsidRPr="00C70602" w:rsidDel="00A83E0B">
          <w:rPr>
            <w:rFonts w:ascii="Times New Roman" w:hAnsi="Times New Roman" w:cs="Times New Roman"/>
            <w:sz w:val="24"/>
            <w:szCs w:val="24"/>
          </w:rPr>
          <w:delText xml:space="preserve"> df = 2</w:delText>
        </w:r>
        <w:r w:rsidR="007B11DC" w:rsidRPr="00C70602" w:rsidDel="00A83E0B">
          <w:rPr>
            <w:rFonts w:ascii="Times New Roman" w:hAnsi="Times New Roman" w:cs="Times New Roman"/>
            <w:sz w:val="24"/>
            <w:szCs w:val="24"/>
          </w:rPr>
          <w:delText>,</w:delText>
        </w:r>
        <w:r w:rsidR="009D0294" w:rsidRPr="00C70602" w:rsidDel="00A83E0B">
          <w:rPr>
            <w:rFonts w:ascii="Times New Roman" w:hAnsi="Times New Roman" w:cs="Times New Roman"/>
            <w:sz w:val="24"/>
            <w:szCs w:val="24"/>
          </w:rPr>
          <w:delText xml:space="preserve"> </w:delText>
        </w:r>
        <w:r w:rsidR="009D0294" w:rsidRPr="00C70602" w:rsidDel="00A83E0B">
          <w:rPr>
            <w:rFonts w:ascii="Times New Roman" w:hAnsi="Times New Roman" w:cs="Times New Roman"/>
            <w:i/>
            <w:iCs/>
            <w:sz w:val="24"/>
            <w:szCs w:val="24"/>
          </w:rPr>
          <w:delText>p</w:delText>
        </w:r>
        <w:r w:rsidR="009D0294" w:rsidRPr="00C70602" w:rsidDel="00A83E0B">
          <w:rPr>
            <w:rFonts w:ascii="Times New Roman" w:hAnsi="Times New Roman" w:cs="Times New Roman"/>
            <w:sz w:val="24"/>
            <w:szCs w:val="24"/>
          </w:rPr>
          <w:delText xml:space="preserve"> </w:delText>
        </w:r>
        <w:r w:rsidR="007F6EB1" w:rsidRPr="00C70602" w:rsidDel="00A83E0B">
          <w:rPr>
            <w:rFonts w:ascii="Times New Roman" w:hAnsi="Times New Roman" w:cs="Times New Roman"/>
            <w:sz w:val="24"/>
            <w:szCs w:val="24"/>
          </w:rPr>
          <w:delText>&lt; 0.0001</w:delText>
        </w:r>
        <w:r w:rsidR="00994E27" w:rsidRPr="00C70602" w:rsidDel="00A83E0B">
          <w:rPr>
            <w:rFonts w:ascii="Times New Roman" w:hAnsi="Times New Roman" w:cs="Times New Roman"/>
            <w:sz w:val="24"/>
            <w:szCs w:val="24"/>
          </w:rPr>
          <w:delText xml:space="preserve">; </w:delText>
        </w:r>
      </w:del>
      <w:r w:rsidR="00994E27" w:rsidRPr="00C70602">
        <w:rPr>
          <w:rFonts w:ascii="Times New Roman" w:hAnsi="Times New Roman" w:cs="Times New Roman"/>
          <w:sz w:val="24"/>
          <w:szCs w:val="24"/>
        </w:rPr>
        <w:t>Figure 3</w:t>
      </w:r>
      <w:r w:rsidR="009D0294" w:rsidRPr="00C70602">
        <w:rPr>
          <w:rFonts w:ascii="Times New Roman" w:hAnsi="Times New Roman" w:cs="Times New Roman"/>
          <w:sz w:val="24"/>
          <w:szCs w:val="24"/>
        </w:rPr>
        <w:t xml:space="preserve">). </w:t>
      </w:r>
      <w:bookmarkEnd w:id="360"/>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del w:id="362" w:author="SHAPHAN YONG CHIA" w:date="2023-09-15T12:54:00Z">
        <w:r w:rsidR="002454B9" w:rsidRPr="00C70602" w:rsidDel="00AB6141">
          <w:rPr>
            <w:rFonts w:ascii="Times New Roman" w:hAnsi="Times New Roman" w:cs="Times New Roman"/>
            <w:i/>
            <w:iCs/>
            <w:sz w:val="24"/>
            <w:szCs w:val="24"/>
            <w:lang w:val="el-GR"/>
          </w:rPr>
          <w:delText>χ</w:delText>
        </w:r>
        <w:r w:rsidR="002454B9" w:rsidRPr="00C70602" w:rsidDel="00AB6141">
          <w:rPr>
            <w:rFonts w:ascii="Times New Roman" w:hAnsi="Times New Roman" w:cs="Times New Roman"/>
            <w:i/>
            <w:iCs/>
            <w:sz w:val="24"/>
            <w:szCs w:val="24"/>
            <w:vertAlign w:val="superscript"/>
            <w:lang w:val="el-GR"/>
          </w:rPr>
          <w:delText>2</w:delText>
        </w:r>
        <w:r w:rsidR="002454B9" w:rsidRPr="00C70602" w:rsidDel="00AB6141">
          <w:rPr>
            <w:rFonts w:ascii="Times New Roman" w:hAnsi="Times New Roman" w:cs="Times New Roman"/>
            <w:sz w:val="24"/>
            <w:szCs w:val="24"/>
          </w:rPr>
          <w:delText xml:space="preserve"> = 56.28</w:delText>
        </w:r>
        <w:r w:rsidR="007B11DC" w:rsidRPr="00C70602" w:rsidDel="00AB6141">
          <w:rPr>
            <w:rFonts w:ascii="Times New Roman" w:hAnsi="Times New Roman" w:cs="Times New Roman"/>
            <w:sz w:val="24"/>
            <w:szCs w:val="24"/>
          </w:rPr>
          <w:delText>,</w:delText>
        </w:r>
        <w:r w:rsidR="002454B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2454B9" w:rsidRPr="00C70602" w:rsidDel="00AB6141">
          <w:rPr>
            <w:rFonts w:ascii="Times New Roman" w:hAnsi="Times New Roman" w:cs="Times New Roman"/>
            <w:sz w:val="24"/>
            <w:szCs w:val="24"/>
          </w:rPr>
          <w:delText xml:space="preserve"> </w:delText>
        </w:r>
        <w:r w:rsidR="002454B9" w:rsidRPr="00C70602" w:rsidDel="00AB6141">
          <w:rPr>
            <w:rFonts w:ascii="Times New Roman" w:hAnsi="Times New Roman" w:cs="Times New Roman"/>
            <w:i/>
            <w:iCs/>
            <w:sz w:val="24"/>
            <w:szCs w:val="24"/>
          </w:rPr>
          <w:delText>p</w:delText>
        </w:r>
        <w:r w:rsidR="002454B9" w:rsidRPr="00C70602" w:rsidDel="00AB6141">
          <w:rPr>
            <w:rFonts w:ascii="Times New Roman" w:hAnsi="Times New Roman" w:cs="Times New Roman"/>
            <w:sz w:val="24"/>
            <w:szCs w:val="24"/>
          </w:rPr>
          <w:delText xml:space="preserve"> &lt; 0</w:delText>
        </w:r>
        <w:r w:rsidR="002454B9" w:rsidRPr="00C70602" w:rsidDel="00AB6141">
          <w:rPr>
            <w:rFonts w:ascii="Times New Roman" w:hAnsi="Times New Roman" w:cs="Times New Roman"/>
            <w:sz w:val="24"/>
            <w:szCs w:val="24"/>
            <w:lang w:val="en-US"/>
          </w:rPr>
          <w:delText xml:space="preserve">.0001; </w:delText>
        </w:r>
      </w:del>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800E69">
      <w:pPr>
        <w:spacing w:after="0" w:line="480" w:lineRule="auto"/>
        <w:jc w:val="both"/>
        <w:rPr>
          <w:rFonts w:ascii="Times New Roman" w:hAnsi="Times New Roman" w:cs="Times New Roman"/>
          <w:sz w:val="24"/>
          <w:szCs w:val="24"/>
        </w:rPr>
      </w:pPr>
    </w:p>
    <w:p w14:paraId="7A066E50" w14:textId="657D887F" w:rsidR="0028425E" w:rsidRPr="00C70602" w:rsidRDefault="00797519" w:rsidP="00800E69">
      <w:pPr>
        <w:spacing w:after="0" w:line="480" w:lineRule="auto"/>
        <w:jc w:val="both"/>
        <w:rPr>
          <w:rFonts w:ascii="Times New Roman" w:hAnsi="Times New Roman" w:cs="Times New Roman"/>
          <w:sz w:val="24"/>
          <w:szCs w:val="24"/>
        </w:rPr>
      </w:pPr>
      <w:del w:id="363" w:author="SHAPHAN YONG CHIA" w:date="2023-09-18T12:01:00Z">
        <w:r w:rsidDel="00A179F6">
          <w:rPr>
            <w:noProof/>
          </w:rPr>
          <w:lastRenderedPageBreak/>
          <w:drawing>
            <wp:inline distT="0" distB="0" distL="0" distR="0" wp14:anchorId="0CFE458C" wp14:editId="174111F2">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6"/>
                      <a:stretch>
                        <a:fillRect/>
                      </a:stretch>
                    </pic:blipFill>
                    <pic:spPr>
                      <a:xfrm>
                        <a:off x="0" y="0"/>
                        <a:ext cx="5731510" cy="5142865"/>
                      </a:xfrm>
                      <a:prstGeom prst="rect">
                        <a:avLst/>
                      </a:prstGeom>
                    </pic:spPr>
                  </pic:pic>
                </a:graphicData>
              </a:graphic>
            </wp:inline>
          </w:drawing>
        </w:r>
      </w:del>
      <w:ins w:id="364" w:author="SHAPHAN YONG CHIA" w:date="2023-09-18T12:01:00Z">
        <w:r w:rsidR="00A179F6" w:rsidRPr="00A179F6">
          <w:rPr>
            <w:noProof/>
          </w:rPr>
          <w:t xml:space="preserve"> </w:t>
        </w:r>
        <w:r w:rsidR="00A179F6">
          <w:rPr>
            <w:noProof/>
          </w:rPr>
          <w:lastRenderedPageBreak/>
          <w:drawing>
            <wp:inline distT="0" distB="0" distL="0" distR="0" wp14:anchorId="5B243DD2" wp14:editId="65CD9616">
              <wp:extent cx="5731510" cy="5140960"/>
              <wp:effectExtent l="0" t="0" r="2540" b="2540"/>
              <wp:docPr id="163732020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20206" name="Picture 1" descr="A diagram of a graph&#10;&#10;Description automatically generated"/>
                      <pic:cNvPicPr/>
                    </pic:nvPicPr>
                    <pic:blipFill>
                      <a:blip r:embed="rId17"/>
                      <a:stretch>
                        <a:fillRect/>
                      </a:stretch>
                    </pic:blipFill>
                    <pic:spPr>
                      <a:xfrm>
                        <a:off x="0" y="0"/>
                        <a:ext cx="5731510" cy="5140960"/>
                      </a:xfrm>
                      <a:prstGeom prst="rect">
                        <a:avLst/>
                      </a:prstGeom>
                    </pic:spPr>
                  </pic:pic>
                </a:graphicData>
              </a:graphic>
            </wp:inline>
          </w:drawing>
        </w:r>
      </w:ins>
    </w:p>
    <w:p w14:paraId="21B28B2A" w14:textId="3D6DB90F" w:rsidR="00F150A4" w:rsidRPr="00C70602" w:rsidRDefault="007A0AB4"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w:t>
      </w:r>
      <w:ins w:id="365" w:author="SHAPHAN YONG CHIA" w:date="2023-09-12T18:22:00Z">
        <w:r w:rsidR="00E15638">
          <w:rPr>
            <w:rFonts w:eastAsiaTheme="minorEastAsia"/>
            <w:i/>
            <w:iCs/>
            <w:color w:val="000000" w:themeColor="text1"/>
            <w:kern w:val="24"/>
            <w:sz w:val="20"/>
            <w:szCs w:val="20"/>
            <w:lang w:val="en-US"/>
          </w:rPr>
          <w:t>.</w:t>
        </w:r>
      </w:ins>
      <w:del w:id="366" w:author="SHAPHAN YONG CHIA" w:date="2023-09-12T18:22:00Z">
        <w:r w:rsidR="00F94337" w:rsidRPr="00C70602" w:rsidDel="00E15638">
          <w:rPr>
            <w:rFonts w:eastAsiaTheme="minorEastAsia"/>
            <w:i/>
            <w:iCs/>
            <w:color w:val="000000" w:themeColor="text1"/>
            <w:kern w:val="24"/>
            <w:sz w:val="20"/>
            <w:szCs w:val="20"/>
            <w:lang w:val="en-US"/>
          </w:rPr>
          <w:delText>elia</w:delText>
        </w:r>
      </w:del>
      <w:r w:rsidR="00F94337" w:rsidRPr="00C70602">
        <w:rPr>
          <w:rFonts w:eastAsiaTheme="minorEastAsia"/>
          <w:i/>
          <w:iCs/>
          <w:color w:val="000000" w:themeColor="text1"/>
          <w:kern w:val="24"/>
          <w:sz w:val="20"/>
          <w:szCs w:val="20"/>
          <w:lang w:val="en-US"/>
        </w:rPr>
        <w:t xml:space="preserve">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ins w:id="367" w:author="SHAPHAN YONG CHIA" w:date="2023-09-18T12:01:00Z">
        <w:r w:rsidR="00A179F6">
          <w:rPr>
            <w:sz w:val="20"/>
            <w:szCs w:val="20"/>
            <w:lang w:val="en-US"/>
          </w:rPr>
          <w:t xml:space="preserve"> </w:t>
        </w:r>
      </w:ins>
      <w:r w:rsidR="00847223" w:rsidRPr="00C70602">
        <w:rPr>
          <w:sz w:val="20"/>
          <w:szCs w:val="20"/>
          <w:lang w:val="en-US"/>
        </w:rPr>
        <w:t xml:space="preserve">. </w:t>
      </w:r>
      <w:bookmarkStart w:id="368"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 xml:space="preserve">that had each been infested with </w:t>
      </w:r>
      <w:r w:rsidR="00EB41B2">
        <w:rPr>
          <w:sz w:val="20"/>
          <w:szCs w:val="20"/>
          <w:lang w:val="en-US"/>
        </w:rPr>
        <w:t>ten</w:t>
      </w:r>
      <w:r w:rsidR="00DF406E" w:rsidRPr="00C70602">
        <w:rPr>
          <w:sz w:val="20"/>
          <w:szCs w:val="20"/>
          <w:lang w:val="en-US"/>
        </w:rPr>
        <w:t xml:space="preserve"> larvae</w:t>
      </w:r>
      <w:r w:rsidR="00847223" w:rsidRPr="00C70602">
        <w:rPr>
          <w:sz w:val="20"/>
          <w:szCs w:val="20"/>
          <w:lang w:val="en-US"/>
        </w:rPr>
        <w:t xml:space="preserve">. Boxes with different letters </w:t>
      </w:r>
      <w:r w:rsidR="00EB41B2">
        <w:rPr>
          <w:sz w:val="20"/>
          <w:szCs w:val="20"/>
          <w:lang w:val="en-US"/>
        </w:rPr>
        <w:t>differ significantly</w:t>
      </w:r>
      <w:r w:rsidR="00847223" w:rsidRPr="00C70602">
        <w:rPr>
          <w:sz w:val="20"/>
          <w:szCs w:val="20"/>
          <w:lang w:val="en-US"/>
        </w:rPr>
        <w:t xml:space="preserve">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368"/>
    <w:p w14:paraId="7D13969E" w14:textId="5254567E" w:rsidR="005E29EC" w:rsidRPr="00C70602" w:rsidRDefault="005E29EC" w:rsidP="00800E69">
      <w:pPr>
        <w:pStyle w:val="NormalWeb"/>
        <w:spacing w:before="0" w:beforeAutospacing="0" w:after="0" w:afterAutospacing="0" w:line="480" w:lineRule="auto"/>
        <w:jc w:val="both"/>
      </w:pPr>
    </w:p>
    <w:p w14:paraId="4913B930" w14:textId="77777777" w:rsidR="00C77C0C" w:rsidRDefault="00C77C0C" w:rsidP="00800E69">
      <w:pPr>
        <w:spacing w:after="0" w:line="480" w:lineRule="auto"/>
        <w:jc w:val="both"/>
        <w:rPr>
          <w:rFonts w:ascii="Times New Roman" w:hAnsi="Times New Roman" w:cs="Times New Roman"/>
          <w:b/>
          <w:bCs/>
          <w:sz w:val="24"/>
          <w:szCs w:val="24"/>
        </w:rPr>
      </w:pPr>
      <w:bookmarkStart w:id="369" w:name="_Hlk133500535"/>
    </w:p>
    <w:p w14:paraId="14F76889" w14:textId="77777777" w:rsidR="00C77C0C" w:rsidRDefault="00C77C0C" w:rsidP="00800E69">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369"/>
    <w:p w14:paraId="3D7167C1" w14:textId="62BB9D34" w:rsidR="00EB0397" w:rsidRPr="00A04C9E" w:rsidRDefault="000A6C1E" w:rsidP="00800E69">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commentRangeStart w:id="370"/>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w:t>
      </w:r>
      <w:proofErr w:type="spellStart"/>
      <w:r w:rsidR="00A036AF" w:rsidRPr="00C70602">
        <w:t>df</w:t>
      </w:r>
      <w:proofErr w:type="spellEnd"/>
      <w:r w:rsidR="00A036AF" w:rsidRPr="00C70602">
        <w:t xml:space="preserve">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commentRangeEnd w:id="370"/>
      <w:r w:rsidR="0074069A">
        <w:rPr>
          <w:rStyle w:val="CommentReference"/>
          <w:rFonts w:asciiTheme="minorHAnsi" w:eastAsiaTheme="minorHAnsi" w:hAnsiTheme="minorHAnsi" w:cstheme="minorBidi"/>
          <w:lang w:eastAsia="en-US"/>
        </w:rPr>
        <w:commentReference w:id="370"/>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EB41B2">
        <w:t>,</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371"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t>
      </w:r>
      <w:commentRangeStart w:id="372"/>
      <w:r w:rsidR="00D50F7E" w:rsidRPr="00C70602">
        <w:t xml:space="preserve">were </w:t>
      </w:r>
      <w:del w:id="373" w:author="SHAPHAN YONG CHIA" w:date="2023-09-14T17:23:00Z">
        <w:r w:rsidR="00D50F7E" w:rsidRPr="00C70602" w:rsidDel="003665B6">
          <w:delText>only marginally</w:delText>
        </w:r>
      </w:del>
      <w:ins w:id="374" w:author="SHAPHAN YONG CHIA" w:date="2023-09-14T17:23:00Z">
        <w:r w:rsidR="003665B6" w:rsidRPr="00DF092E">
          <w:rPr>
            <w:color w:val="FF0000"/>
            <w:rPrChange w:id="375" w:author="SHAPHAN YONG CHIA" w:date="2023-09-18T11:21:00Z">
              <w:rPr/>
            </w:rPrChange>
          </w:rPr>
          <w:t>not sta</w:t>
        </w:r>
      </w:ins>
      <w:ins w:id="376" w:author="SHAPHAN YONG CHIA" w:date="2023-09-14T17:24:00Z">
        <w:r w:rsidR="003665B6" w:rsidRPr="00DF092E">
          <w:rPr>
            <w:color w:val="FF0000"/>
            <w:rPrChange w:id="377" w:author="SHAPHAN YONG CHIA" w:date="2023-09-18T11:21:00Z">
              <w:rPr/>
            </w:rPrChange>
          </w:rPr>
          <w:t>tistically</w:t>
        </w:r>
      </w:ins>
      <w:r w:rsidR="00D50F7E" w:rsidRPr="00DF092E">
        <w:rPr>
          <w:color w:val="FF0000"/>
          <w:rPrChange w:id="378" w:author="SHAPHAN YONG CHIA" w:date="2023-09-18T11:21:00Z">
            <w:rPr/>
          </w:rPrChange>
        </w:rPr>
        <w:t xml:space="preserve"> </w:t>
      </w:r>
      <w:r w:rsidR="00D50F7E" w:rsidRPr="00C70602">
        <w:t xml:space="preserve">significant </w:t>
      </w:r>
      <w:r w:rsidR="002454B9" w:rsidRPr="00C70602">
        <w:t>(</w:t>
      </w:r>
      <w:del w:id="379" w:author="SHAPHAN YONG CHIA" w:date="2023-09-15T12:54:00Z">
        <w:r w:rsidR="002454B9" w:rsidRPr="00C70602" w:rsidDel="00AB6141">
          <w:rPr>
            <w:i/>
            <w:iCs/>
            <w:lang w:val="el-GR"/>
          </w:rPr>
          <w:delText>χ</w:delText>
        </w:r>
        <w:r w:rsidR="002454B9" w:rsidRPr="00C70602" w:rsidDel="00AB6141">
          <w:rPr>
            <w:i/>
            <w:iCs/>
            <w:vertAlign w:val="superscript"/>
            <w:lang w:val="el-GR"/>
          </w:rPr>
          <w:delText>2</w:delText>
        </w:r>
        <w:r w:rsidR="002454B9" w:rsidRPr="00C70602" w:rsidDel="00AB6141">
          <w:delText xml:space="preserve"> = 5.12</w:delText>
        </w:r>
        <w:r w:rsidR="006000EE" w:rsidRPr="00C70602" w:rsidDel="00AB6141">
          <w:delText>,</w:delText>
        </w:r>
        <w:r w:rsidR="002454B9" w:rsidRPr="00C70602" w:rsidDel="00AB6141">
          <w:delText xml:space="preserve"> df = 2</w:delText>
        </w:r>
        <w:r w:rsidR="006000EE" w:rsidRPr="00C70602" w:rsidDel="00AB6141">
          <w:delText>,</w:delText>
        </w:r>
        <w:r w:rsidR="002454B9" w:rsidRPr="00C70602" w:rsidDel="00AB6141">
          <w:delText xml:space="preserve"> </w:delText>
        </w:r>
        <w:r w:rsidR="002454B9" w:rsidRPr="00C70602" w:rsidDel="00AB6141">
          <w:rPr>
            <w:i/>
            <w:iCs/>
          </w:rPr>
          <w:delText>p</w:delText>
        </w:r>
        <w:r w:rsidR="002454B9" w:rsidRPr="00C70602" w:rsidDel="00AB6141">
          <w:delText xml:space="preserve"> &lt; 0</w:delText>
        </w:r>
        <w:r w:rsidR="002454B9" w:rsidRPr="00C70602" w:rsidDel="00AB6141">
          <w:rPr>
            <w:lang w:val="en-US"/>
          </w:rPr>
          <w:delText xml:space="preserve">.0773; </w:delText>
        </w:r>
      </w:del>
      <w:r w:rsidR="002454B9" w:rsidRPr="00C70602">
        <w:t>F</w:t>
      </w:r>
      <w:commentRangeEnd w:id="372"/>
      <w:r w:rsidR="0074069A">
        <w:rPr>
          <w:rStyle w:val="CommentReference"/>
          <w:rFonts w:asciiTheme="minorHAnsi" w:eastAsiaTheme="minorHAnsi" w:hAnsiTheme="minorHAnsi" w:cstheme="minorBidi"/>
          <w:lang w:eastAsia="en-US"/>
        </w:rPr>
        <w:commentReference w:id="372"/>
      </w:r>
      <w:r w:rsidR="002454B9" w:rsidRPr="00C70602">
        <w:t xml:space="preserve">igure </w:t>
      </w:r>
      <w:r w:rsidR="007E5826" w:rsidRPr="00C70602">
        <w:t>S6</w:t>
      </w:r>
      <w:r w:rsidR="002454B9" w:rsidRPr="00C70602">
        <w:t>).</w:t>
      </w:r>
      <w:bookmarkEnd w:id="371"/>
    </w:p>
    <w:p w14:paraId="330274D9" w14:textId="3C55FAC7" w:rsidR="007A0AB4" w:rsidRPr="00C70602" w:rsidRDefault="00237B25" w:rsidP="00800E69">
      <w:pPr>
        <w:pStyle w:val="NormalWeb"/>
        <w:spacing w:before="0" w:beforeAutospacing="0" w:after="0" w:afterAutospacing="0" w:line="480" w:lineRule="auto"/>
        <w:jc w:val="both"/>
      </w:pPr>
      <w:del w:id="380" w:author="SHAPHAN YONG CHIA" w:date="2023-09-18T12:02:00Z">
        <w:r w:rsidDel="00A179F6">
          <w:rPr>
            <w:noProof/>
          </w:rPr>
          <w:lastRenderedPageBreak/>
          <w:drawing>
            <wp:inline distT="0" distB="0" distL="0" distR="0" wp14:anchorId="7EACCD9C" wp14:editId="65155ABC">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8"/>
                      <a:stretch>
                        <a:fillRect/>
                      </a:stretch>
                    </pic:blipFill>
                    <pic:spPr>
                      <a:xfrm>
                        <a:off x="0" y="0"/>
                        <a:ext cx="5731510" cy="5142865"/>
                      </a:xfrm>
                      <a:prstGeom prst="rect">
                        <a:avLst/>
                      </a:prstGeom>
                    </pic:spPr>
                  </pic:pic>
                </a:graphicData>
              </a:graphic>
            </wp:inline>
          </w:drawing>
        </w:r>
      </w:del>
      <w:ins w:id="381" w:author="SHAPHAN YONG CHIA" w:date="2023-09-18T12:02:00Z">
        <w:r w:rsidR="00A179F6" w:rsidRPr="00A179F6">
          <w:rPr>
            <w:noProof/>
          </w:rPr>
          <w:t xml:space="preserve"> </w:t>
        </w:r>
        <w:r w:rsidR="00A179F6">
          <w:rPr>
            <w:noProof/>
          </w:rPr>
          <w:lastRenderedPageBreak/>
          <w:drawing>
            <wp:inline distT="0" distB="0" distL="0" distR="0" wp14:anchorId="30BAA14D" wp14:editId="0F2007B4">
              <wp:extent cx="5731510" cy="5140960"/>
              <wp:effectExtent l="0" t="0" r="2540" b="2540"/>
              <wp:docPr id="88524889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48893" name="Picture 1" descr="A diagram of a graph&#10;&#10;Description automatically generated"/>
                      <pic:cNvPicPr/>
                    </pic:nvPicPr>
                    <pic:blipFill>
                      <a:blip r:embed="rId19"/>
                      <a:stretch>
                        <a:fillRect/>
                      </a:stretch>
                    </pic:blipFill>
                    <pic:spPr>
                      <a:xfrm>
                        <a:off x="0" y="0"/>
                        <a:ext cx="5731510" cy="5140960"/>
                      </a:xfrm>
                      <a:prstGeom prst="rect">
                        <a:avLst/>
                      </a:prstGeom>
                    </pic:spPr>
                  </pic:pic>
                </a:graphicData>
              </a:graphic>
            </wp:inline>
          </w:drawing>
        </w:r>
      </w:ins>
    </w:p>
    <w:p w14:paraId="7F8D9897" w14:textId="47BFD967" w:rsidR="00274E26" w:rsidRPr="00C70602" w:rsidRDefault="007D46CE" w:rsidP="00800E69">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ins w:id="382" w:author="SHAPHAN YONG CHIA" w:date="2023-09-12T18:23:00Z">
        <w:r w:rsidR="00E15638">
          <w:rPr>
            <w:rFonts w:eastAsiaTheme="minorEastAsia"/>
            <w:i/>
            <w:iCs/>
            <w:sz w:val="20"/>
            <w:szCs w:val="20"/>
            <w:lang w:val="en-US"/>
          </w:rPr>
          <w:t>.</w:t>
        </w:r>
      </w:ins>
      <w:del w:id="383" w:author="SHAPHAN YONG CHIA" w:date="2023-09-12T18:23:00Z">
        <w:r w:rsidR="00AB47FE" w:rsidRPr="00C70602" w:rsidDel="00E15638">
          <w:rPr>
            <w:rFonts w:eastAsiaTheme="minorEastAsia"/>
            <w:i/>
            <w:iCs/>
            <w:sz w:val="20"/>
            <w:szCs w:val="20"/>
            <w:lang w:val="en-US"/>
          </w:rPr>
          <w:delText>elia</w:delText>
        </w:r>
      </w:del>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 xml:space="preserve">per treatment. Boxes with different letters </w:t>
      </w:r>
      <w:r w:rsidR="00EB41B2">
        <w:rPr>
          <w:sz w:val="20"/>
          <w:szCs w:val="20"/>
          <w:lang w:val="en-US"/>
        </w:rPr>
        <w:t>differ significantly</w:t>
      </w:r>
      <w:r w:rsidR="00274E26" w:rsidRPr="00C70602">
        <w:rPr>
          <w:sz w:val="20"/>
          <w:szCs w:val="20"/>
          <w:lang w:val="en-US"/>
        </w:rPr>
        <w:t xml:space="preserve">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800E69">
      <w:pPr>
        <w:pStyle w:val="NormalWeb"/>
        <w:spacing w:before="0" w:beforeAutospacing="0" w:after="0" w:afterAutospacing="0" w:line="480" w:lineRule="auto"/>
        <w:jc w:val="both"/>
        <w:rPr>
          <w:lang w:val="en-US"/>
        </w:rPr>
      </w:pPr>
    </w:p>
    <w:p w14:paraId="67743898" w14:textId="3BEC8C78" w:rsidR="00BD242A" w:rsidRPr="00C70602" w:rsidRDefault="00FB7605" w:rsidP="00800E69">
      <w:pPr>
        <w:spacing w:after="0" w:line="480" w:lineRule="auto"/>
        <w:jc w:val="both"/>
        <w:rPr>
          <w:rFonts w:ascii="Times New Roman" w:hAnsi="Times New Roman" w:cs="Times New Roman"/>
          <w:b/>
          <w:bCs/>
          <w:sz w:val="24"/>
          <w:szCs w:val="24"/>
        </w:rPr>
      </w:pPr>
      <w:bookmarkStart w:id="384"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D</w:t>
      </w:r>
      <w:ins w:id="385" w:author="SHAPHAN YONG CHIA" w:date="2023-09-12T18:23:00Z">
        <w:r w:rsidR="00E15638">
          <w:rPr>
            <w:rFonts w:ascii="Times New Roman" w:hAnsi="Times New Roman" w:cs="Times New Roman"/>
            <w:b/>
            <w:bCs/>
            <w:i/>
            <w:iCs/>
            <w:sz w:val="24"/>
            <w:szCs w:val="24"/>
          </w:rPr>
          <w:t>.</w:t>
        </w:r>
      </w:ins>
      <w:del w:id="386" w:author="SHAPHAN YONG CHIA" w:date="2023-09-12T18:23:00Z">
        <w:r w:rsidR="00BD242A" w:rsidRPr="00C70602" w:rsidDel="00E15638">
          <w:rPr>
            <w:rFonts w:ascii="Times New Roman" w:hAnsi="Times New Roman" w:cs="Times New Roman"/>
            <w:b/>
            <w:bCs/>
            <w:i/>
            <w:iCs/>
            <w:sz w:val="24"/>
            <w:szCs w:val="24"/>
          </w:rPr>
          <w:delText>elia</w:delText>
        </w:r>
      </w:del>
      <w:r w:rsidR="00BD242A" w:rsidRPr="00C70602">
        <w:rPr>
          <w:rFonts w:ascii="Times New Roman" w:hAnsi="Times New Roman" w:cs="Times New Roman"/>
          <w:b/>
          <w:bCs/>
          <w:i/>
          <w:iCs/>
          <w:sz w:val="24"/>
          <w:szCs w:val="24"/>
        </w:rPr>
        <w:t xml:space="preserve">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384"/>
    <w:p w14:paraId="72E251AD" w14:textId="25A07168" w:rsidR="008B0F3D" w:rsidRPr="00C70602" w:rsidRDefault="00AF1BEE"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lastRenderedPageBreak/>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del w:id="387" w:author="SHAPHAN YONG CHIA" w:date="2023-09-15T12:53:00Z">
        <w:r w:rsidR="00A72BF2" w:rsidRPr="00C70602" w:rsidDel="00AB6141">
          <w:rPr>
            <w:rFonts w:ascii="Times New Roman" w:hAnsi="Times New Roman" w:cs="Times New Roman"/>
            <w:i/>
            <w:iCs/>
            <w:sz w:val="24"/>
            <w:szCs w:val="24"/>
            <w:lang w:val="el-GR"/>
          </w:rPr>
          <w:delText>χ</w:delText>
        </w:r>
        <w:r w:rsidR="00A72BF2" w:rsidRPr="00C70602" w:rsidDel="00AB6141">
          <w:rPr>
            <w:rFonts w:ascii="Times New Roman" w:hAnsi="Times New Roman" w:cs="Times New Roman"/>
            <w:i/>
            <w:iCs/>
            <w:sz w:val="24"/>
            <w:szCs w:val="24"/>
            <w:vertAlign w:val="superscript"/>
            <w:lang w:val="el-GR"/>
          </w:rPr>
          <w:delText>2</w:delText>
        </w:r>
        <w:r w:rsidR="00A72BF2" w:rsidRPr="00C70602" w:rsidDel="00AB6141">
          <w:rPr>
            <w:rFonts w:ascii="Times New Roman" w:hAnsi="Times New Roman" w:cs="Times New Roman"/>
            <w:i/>
            <w:iCs/>
            <w:sz w:val="24"/>
            <w:szCs w:val="24"/>
            <w:lang w:val="el-GR"/>
          </w:rPr>
          <w:delText xml:space="preserve"> </w:delText>
        </w:r>
        <w:r w:rsidR="00A72BF2" w:rsidRPr="00C70602" w:rsidDel="00AB6141">
          <w:rPr>
            <w:rFonts w:ascii="Times New Roman" w:hAnsi="Times New Roman" w:cs="Times New Roman"/>
            <w:sz w:val="24"/>
            <w:szCs w:val="24"/>
            <w:lang w:val="el-GR"/>
          </w:rPr>
          <w:delText>= 6.0</w:delText>
        </w:r>
        <w:r w:rsidR="009E6FC4" w:rsidRPr="00C70602" w:rsidDel="00AB6141">
          <w:rPr>
            <w:rFonts w:ascii="Times New Roman" w:hAnsi="Times New Roman" w:cs="Times New Roman"/>
            <w:sz w:val="24"/>
            <w:szCs w:val="24"/>
            <w:lang w:val="en-US"/>
          </w:rPr>
          <w:delText>6</w:delText>
        </w:r>
        <w:r w:rsidR="00A72BF2" w:rsidRPr="00C70602" w:rsidDel="00AB6141">
          <w:rPr>
            <w:rFonts w:ascii="Times New Roman" w:hAnsi="Times New Roman" w:cs="Times New Roman"/>
            <w:sz w:val="24"/>
            <w:szCs w:val="24"/>
            <w:lang w:val="el-GR"/>
          </w:rPr>
          <w:delText>, df</w:delText>
        </w:r>
        <w:r w:rsidR="00A72BF2" w:rsidRPr="00C70602" w:rsidDel="00AB6141">
          <w:rPr>
            <w:rFonts w:ascii="Times New Roman" w:hAnsi="Times New Roman" w:cs="Times New Roman"/>
            <w:i/>
            <w:iCs/>
            <w:sz w:val="24"/>
            <w:szCs w:val="24"/>
            <w:lang w:val="el-GR"/>
          </w:rPr>
          <w:delText xml:space="preserve"> =</w:delText>
        </w:r>
        <w:r w:rsidR="00A72BF2" w:rsidRPr="00C70602" w:rsidDel="00AB6141">
          <w:rPr>
            <w:rFonts w:ascii="Times New Roman" w:hAnsi="Times New Roman" w:cs="Times New Roman"/>
            <w:sz w:val="24"/>
            <w:szCs w:val="24"/>
            <w:lang w:val="el-GR"/>
          </w:rPr>
          <w:delText xml:space="preserve"> 2</w:delText>
        </w:r>
        <w:r w:rsidR="00A72BF2" w:rsidRPr="00C70602" w:rsidDel="00AB6141">
          <w:rPr>
            <w:rFonts w:ascii="Times New Roman" w:hAnsi="Times New Roman" w:cs="Times New Roman"/>
            <w:i/>
            <w:iCs/>
            <w:sz w:val="24"/>
            <w:szCs w:val="24"/>
            <w:lang w:val="el-GR"/>
          </w:rPr>
          <w:delText xml:space="preserve">, p </w:delText>
        </w:r>
        <w:r w:rsidR="00A72BF2" w:rsidRPr="00C70602" w:rsidDel="00AB6141">
          <w:rPr>
            <w:rFonts w:ascii="Times New Roman" w:hAnsi="Times New Roman" w:cs="Times New Roman"/>
            <w:sz w:val="24"/>
            <w:szCs w:val="24"/>
            <w:lang w:val="el-GR"/>
          </w:rPr>
          <w:delText>= 0.0484</w:delText>
        </w:r>
        <w:r w:rsidR="009E6FC4" w:rsidRPr="00C70602" w:rsidDel="00AB6141">
          <w:rPr>
            <w:rFonts w:ascii="Times New Roman" w:hAnsi="Times New Roman" w:cs="Times New Roman"/>
            <w:sz w:val="24"/>
            <w:szCs w:val="24"/>
            <w:lang w:val="en-US"/>
          </w:rPr>
          <w:delText xml:space="preserve">; </w:delText>
        </w:r>
      </w:del>
      <w:r w:rsidR="009E6FC4"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w:t>
      </w:r>
      <w:r w:rsidR="00EB41B2">
        <w:rPr>
          <w:rFonts w:ascii="Times New Roman" w:hAnsi="Times New Roman" w:cs="Times New Roman"/>
          <w:sz w:val="24"/>
          <w:szCs w:val="24"/>
        </w:rPr>
        <w:t>substantially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EB41B2">
        <w:rPr>
          <w:rFonts w:ascii="Times New Roman" w:hAnsi="Times New Roman" w:cs="Times New Roman"/>
          <w:sz w:val="24"/>
          <w:szCs w:val="24"/>
        </w:rPr>
        <w:t xml:space="preserve">the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w:t>
      </w:r>
      <w:r w:rsidR="00EB41B2">
        <w:rPr>
          <w:rFonts w:ascii="Times New Roman" w:hAnsi="Times New Roman" w:cs="Times New Roman"/>
          <w:sz w:val="24"/>
          <w:szCs w:val="24"/>
        </w:rPr>
        <w:t>emergence pattern</w:t>
      </w:r>
      <w:r w:rsidR="000A6C1E"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del w:id="388" w:author="SHAPHAN YONG CHIA" w:date="2023-09-15T12:53:00Z">
        <w:r w:rsidR="00C36F30" w:rsidRPr="00C70602" w:rsidDel="00AB6141">
          <w:rPr>
            <w:rFonts w:ascii="Times New Roman" w:hAnsi="Times New Roman" w:cs="Times New Roman"/>
            <w:i/>
            <w:iCs/>
            <w:sz w:val="24"/>
            <w:szCs w:val="24"/>
            <w:lang w:val="el-GR"/>
          </w:rPr>
          <w:delText>χ</w:delText>
        </w:r>
        <w:r w:rsidR="00C36F30" w:rsidRPr="00C70602" w:rsidDel="00AB6141">
          <w:rPr>
            <w:rFonts w:ascii="Times New Roman" w:hAnsi="Times New Roman" w:cs="Times New Roman"/>
            <w:i/>
            <w:iCs/>
            <w:sz w:val="24"/>
            <w:szCs w:val="24"/>
            <w:vertAlign w:val="superscript"/>
            <w:lang w:val="el-GR"/>
          </w:rPr>
          <w:delText>2</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w:delText>
        </w:r>
        <w:r w:rsidR="00C36F30" w:rsidRPr="00C70602" w:rsidDel="00AB6141">
          <w:rPr>
            <w:rFonts w:ascii="Times New Roman" w:hAnsi="Times New Roman" w:cs="Times New Roman"/>
            <w:sz w:val="24"/>
            <w:szCs w:val="24"/>
            <w:lang w:val="en-US"/>
          </w:rPr>
          <w:delText>0.24</w:delText>
        </w:r>
        <w:r w:rsidR="00C36F30" w:rsidRPr="00C70602" w:rsidDel="00AB6141">
          <w:rPr>
            <w:rFonts w:ascii="Times New Roman" w:hAnsi="Times New Roman" w:cs="Times New Roman"/>
            <w:sz w:val="24"/>
            <w:szCs w:val="24"/>
            <w:lang w:val="el-GR"/>
          </w:rPr>
          <w:delText>, df</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2</w:delText>
        </w:r>
        <w:r w:rsidR="00C36F30" w:rsidRPr="00C70602" w:rsidDel="00AB6141">
          <w:rPr>
            <w:rFonts w:ascii="Times New Roman" w:hAnsi="Times New Roman" w:cs="Times New Roman"/>
            <w:i/>
            <w:iCs/>
            <w:sz w:val="24"/>
            <w:szCs w:val="24"/>
            <w:lang w:val="el-GR"/>
          </w:rPr>
          <w:delText xml:space="preserve">, p </w:delText>
        </w:r>
        <w:r w:rsidR="00C36F30" w:rsidRPr="00C70602" w:rsidDel="00AB6141">
          <w:rPr>
            <w:rFonts w:ascii="Times New Roman" w:hAnsi="Times New Roman" w:cs="Times New Roman"/>
            <w:sz w:val="24"/>
            <w:szCs w:val="24"/>
            <w:lang w:val="el-GR"/>
          </w:rPr>
          <w:delText>= 0.</w:delText>
        </w:r>
        <w:r w:rsidR="00C36F30" w:rsidRPr="00C70602" w:rsidDel="00AB6141">
          <w:rPr>
            <w:rFonts w:ascii="Times New Roman" w:hAnsi="Times New Roman" w:cs="Times New Roman"/>
            <w:sz w:val="24"/>
            <w:szCs w:val="24"/>
            <w:lang w:val="en-US"/>
          </w:rPr>
          <w:delText xml:space="preserve">8896; </w:delText>
        </w:r>
      </w:del>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del w:id="389" w:author="SHAPHAN YONG CHIA" w:date="2023-09-15T12:53:00Z">
        <w:r w:rsidR="005D79E6" w:rsidRPr="00C70602" w:rsidDel="00AB6141">
          <w:rPr>
            <w:rFonts w:ascii="Times New Roman" w:hAnsi="Times New Roman" w:cs="Times New Roman"/>
            <w:i/>
            <w:iCs/>
            <w:sz w:val="24"/>
            <w:szCs w:val="24"/>
            <w:lang w:val="el-GR"/>
          </w:rPr>
          <w:delText>χ</w:delText>
        </w:r>
        <w:r w:rsidR="005D79E6" w:rsidRPr="00C70602" w:rsidDel="00AB6141">
          <w:rPr>
            <w:rFonts w:ascii="Times New Roman" w:hAnsi="Times New Roman" w:cs="Times New Roman"/>
            <w:i/>
            <w:iCs/>
            <w:sz w:val="24"/>
            <w:szCs w:val="24"/>
            <w:vertAlign w:val="superscript"/>
            <w:lang w:val="el-GR"/>
          </w:rPr>
          <w:delText>2</w:delText>
        </w:r>
        <w:r w:rsidR="005D79E6" w:rsidRPr="00C70602" w:rsidDel="00AB6141">
          <w:rPr>
            <w:rFonts w:ascii="Times New Roman" w:hAnsi="Times New Roman" w:cs="Times New Roman"/>
            <w:i/>
            <w:iCs/>
            <w:sz w:val="24"/>
            <w:szCs w:val="24"/>
            <w:lang w:val="el-GR"/>
          </w:rPr>
          <w:delText xml:space="preserve"> </w:delText>
        </w:r>
        <w:r w:rsidR="005D79E6" w:rsidRPr="00C70602" w:rsidDel="00AB6141">
          <w:rPr>
            <w:rFonts w:ascii="Times New Roman" w:hAnsi="Times New Roman" w:cs="Times New Roman"/>
            <w:sz w:val="24"/>
            <w:szCs w:val="24"/>
            <w:lang w:val="el-GR"/>
          </w:rPr>
          <w:delText xml:space="preserve">= </w:delText>
        </w:r>
        <w:r w:rsidR="005D79E6" w:rsidRPr="00C70602" w:rsidDel="00AB6141">
          <w:rPr>
            <w:rFonts w:ascii="Times New Roman" w:hAnsi="Times New Roman" w:cs="Times New Roman"/>
            <w:sz w:val="24"/>
            <w:szCs w:val="24"/>
            <w:lang w:val="en-US"/>
          </w:rPr>
          <w:delText>0.92</w:delText>
        </w:r>
        <w:r w:rsidR="005D79E6" w:rsidRPr="00C70602" w:rsidDel="00AB6141">
          <w:rPr>
            <w:rFonts w:ascii="Times New Roman" w:hAnsi="Times New Roman" w:cs="Times New Roman"/>
            <w:sz w:val="24"/>
            <w:szCs w:val="24"/>
            <w:lang w:val="el-GR"/>
          </w:rPr>
          <w:delText>, df</w:delText>
        </w:r>
        <w:r w:rsidR="005D79E6" w:rsidRPr="00C70602" w:rsidDel="00AB6141">
          <w:rPr>
            <w:rFonts w:ascii="Times New Roman" w:hAnsi="Times New Roman" w:cs="Times New Roman"/>
            <w:i/>
            <w:iCs/>
            <w:sz w:val="24"/>
            <w:szCs w:val="24"/>
            <w:lang w:val="el-GR"/>
          </w:rPr>
          <w:delText xml:space="preserve"> =</w:delText>
        </w:r>
        <w:r w:rsidR="005D79E6" w:rsidRPr="00C70602" w:rsidDel="00AB6141">
          <w:rPr>
            <w:rFonts w:ascii="Times New Roman" w:hAnsi="Times New Roman" w:cs="Times New Roman"/>
            <w:sz w:val="24"/>
            <w:szCs w:val="24"/>
            <w:lang w:val="el-GR"/>
          </w:rPr>
          <w:delText xml:space="preserve"> 2</w:delText>
        </w:r>
        <w:r w:rsidR="005D79E6" w:rsidRPr="00C70602" w:rsidDel="00AB6141">
          <w:rPr>
            <w:rFonts w:ascii="Times New Roman" w:hAnsi="Times New Roman" w:cs="Times New Roman"/>
            <w:i/>
            <w:iCs/>
            <w:sz w:val="24"/>
            <w:szCs w:val="24"/>
            <w:lang w:val="el-GR"/>
          </w:rPr>
          <w:delText xml:space="preserve">, p </w:delText>
        </w:r>
        <w:r w:rsidR="005D79E6" w:rsidRPr="00C70602" w:rsidDel="00AB6141">
          <w:rPr>
            <w:rFonts w:ascii="Times New Roman" w:hAnsi="Times New Roman" w:cs="Times New Roman"/>
            <w:sz w:val="24"/>
            <w:szCs w:val="24"/>
            <w:lang w:val="el-GR"/>
          </w:rPr>
          <w:delText>= 0.</w:delText>
        </w:r>
        <w:r w:rsidR="005D79E6" w:rsidRPr="00C70602" w:rsidDel="00AB6141">
          <w:rPr>
            <w:rFonts w:ascii="Times New Roman" w:hAnsi="Times New Roman" w:cs="Times New Roman"/>
            <w:sz w:val="24"/>
            <w:szCs w:val="24"/>
            <w:lang w:val="en-US"/>
          </w:rPr>
          <w:delText xml:space="preserve">6314; </w:delText>
        </w:r>
      </w:del>
      <w:r w:rsidR="005D79E6" w:rsidRPr="00C70602">
        <w:rPr>
          <w:rFonts w:ascii="Times New Roman" w:hAnsi="Times New Roman" w:cs="Times New Roman"/>
          <w:sz w:val="24"/>
          <w:szCs w:val="24"/>
          <w:lang w:val="en-US"/>
        </w:rPr>
        <w:t xml:space="preserve">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del w:id="390" w:author="SHAPHAN YONG CHIA" w:date="2023-09-15T12:52:00Z">
        <w:r w:rsidR="00C36F30" w:rsidRPr="00C70602" w:rsidDel="00AB6141">
          <w:rPr>
            <w:rFonts w:ascii="Times New Roman" w:hAnsi="Times New Roman" w:cs="Times New Roman"/>
            <w:i/>
            <w:iCs/>
            <w:sz w:val="24"/>
            <w:szCs w:val="24"/>
            <w:lang w:val="el-GR"/>
          </w:rPr>
          <w:delText>χ</w:delText>
        </w:r>
        <w:r w:rsidR="00C36F30" w:rsidRPr="00C70602" w:rsidDel="00AB6141">
          <w:rPr>
            <w:rFonts w:ascii="Times New Roman" w:hAnsi="Times New Roman" w:cs="Times New Roman"/>
            <w:i/>
            <w:iCs/>
            <w:sz w:val="24"/>
            <w:szCs w:val="24"/>
            <w:vertAlign w:val="superscript"/>
            <w:lang w:val="el-GR"/>
          </w:rPr>
          <w:delText>2</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w:delText>
        </w:r>
        <w:r w:rsidR="00C36F30" w:rsidRPr="00C70602" w:rsidDel="00AB6141">
          <w:rPr>
            <w:rFonts w:ascii="Times New Roman" w:hAnsi="Times New Roman" w:cs="Times New Roman"/>
            <w:sz w:val="24"/>
            <w:szCs w:val="24"/>
            <w:lang w:val="en-US"/>
          </w:rPr>
          <w:delText>0.11</w:delText>
        </w:r>
        <w:r w:rsidR="00C36F30" w:rsidRPr="00C70602" w:rsidDel="00AB6141">
          <w:rPr>
            <w:rFonts w:ascii="Times New Roman" w:hAnsi="Times New Roman" w:cs="Times New Roman"/>
            <w:sz w:val="24"/>
            <w:szCs w:val="24"/>
            <w:lang w:val="el-GR"/>
          </w:rPr>
          <w:delText>, df</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2</w:delText>
        </w:r>
        <w:r w:rsidR="00C36F30" w:rsidRPr="00C70602" w:rsidDel="00AB6141">
          <w:rPr>
            <w:rFonts w:ascii="Times New Roman" w:hAnsi="Times New Roman" w:cs="Times New Roman"/>
            <w:i/>
            <w:iCs/>
            <w:sz w:val="24"/>
            <w:szCs w:val="24"/>
            <w:lang w:val="el-GR"/>
          </w:rPr>
          <w:delText xml:space="preserve">, p </w:delText>
        </w:r>
        <w:r w:rsidR="00C36F30" w:rsidRPr="00C70602" w:rsidDel="00AB6141">
          <w:rPr>
            <w:rFonts w:ascii="Times New Roman" w:hAnsi="Times New Roman" w:cs="Times New Roman"/>
            <w:sz w:val="24"/>
            <w:szCs w:val="24"/>
            <w:lang w:val="el-GR"/>
          </w:rPr>
          <w:delText>= 0.</w:delText>
        </w:r>
        <w:r w:rsidR="00C36F30" w:rsidRPr="00C70602" w:rsidDel="00AB6141">
          <w:rPr>
            <w:rFonts w:ascii="Times New Roman" w:hAnsi="Times New Roman" w:cs="Times New Roman"/>
            <w:sz w:val="24"/>
            <w:szCs w:val="24"/>
            <w:lang w:val="en-US"/>
          </w:rPr>
          <w:delText xml:space="preserve">9468; </w:delText>
        </w:r>
      </w:del>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36D3B170" w:rsidR="007E5826" w:rsidRPr="00074144" w:rsidRDefault="007E5826" w:rsidP="00800E69">
      <w:pPr>
        <w:spacing w:after="0" w:line="480" w:lineRule="auto"/>
        <w:jc w:val="both"/>
        <w:rPr>
          <w:rFonts w:ascii="Times New Roman" w:hAnsi="Times New Roman" w:cs="Times New Roman"/>
          <w:b/>
          <w:bCs/>
          <w:sz w:val="24"/>
          <w:szCs w:val="24"/>
          <w:lang w:val="fr-FR"/>
          <w:rPrChange w:id="391" w:author="Dicke, Marcel" w:date="2023-09-22T20:24:00Z">
            <w:rPr>
              <w:rFonts w:ascii="Times New Roman" w:hAnsi="Times New Roman" w:cs="Times New Roman"/>
              <w:b/>
              <w:bCs/>
              <w:sz w:val="24"/>
              <w:szCs w:val="24"/>
            </w:rPr>
          </w:rPrChange>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P</w:t>
      </w:r>
      <w:ins w:id="392" w:author="SHAPHAN YONG CHIA" w:date="2023-09-12T18:25:00Z">
        <w:r w:rsidR="00E15638">
          <w:rPr>
            <w:rFonts w:ascii="Times New Roman" w:hAnsi="Times New Roman" w:cs="Times New Roman"/>
            <w:b/>
            <w:bCs/>
            <w:i/>
            <w:iCs/>
            <w:sz w:val="24"/>
            <w:szCs w:val="24"/>
          </w:rPr>
          <w:t>.</w:t>
        </w:r>
      </w:ins>
      <w:del w:id="393" w:author="SHAPHAN YONG CHIA" w:date="2023-09-12T18:25:00Z">
        <w:r w:rsidRPr="00C70602" w:rsidDel="00E15638">
          <w:rPr>
            <w:rFonts w:ascii="Times New Roman" w:hAnsi="Times New Roman" w:cs="Times New Roman"/>
            <w:b/>
            <w:bCs/>
            <w:i/>
            <w:iCs/>
            <w:sz w:val="24"/>
            <w:szCs w:val="24"/>
          </w:rPr>
          <w:delText>lutella</w:delText>
        </w:r>
      </w:del>
      <w:r w:rsidRPr="00C70602">
        <w:rPr>
          <w:rFonts w:ascii="Times New Roman" w:hAnsi="Times New Roman" w:cs="Times New Roman"/>
          <w:b/>
          <w:bCs/>
          <w:i/>
          <w:iCs/>
          <w:sz w:val="24"/>
          <w:szCs w:val="24"/>
        </w:rPr>
        <w:t xml:space="preserve"> </w:t>
      </w:r>
      <w:r w:rsidRPr="00074144">
        <w:rPr>
          <w:rFonts w:ascii="Times New Roman" w:hAnsi="Times New Roman" w:cs="Times New Roman"/>
          <w:b/>
          <w:bCs/>
          <w:i/>
          <w:iCs/>
          <w:sz w:val="24"/>
          <w:szCs w:val="24"/>
          <w:lang w:val="fr-FR"/>
          <w:rPrChange w:id="394" w:author="Dicke, Marcel" w:date="2023-09-22T20:24:00Z">
            <w:rPr>
              <w:rFonts w:ascii="Times New Roman" w:hAnsi="Times New Roman" w:cs="Times New Roman"/>
              <w:b/>
              <w:bCs/>
              <w:i/>
              <w:iCs/>
              <w:sz w:val="24"/>
              <w:szCs w:val="24"/>
            </w:rPr>
          </w:rPrChange>
        </w:rPr>
        <w:t xml:space="preserve">xylostella </w:t>
      </w:r>
      <w:proofErr w:type="spellStart"/>
      <w:r w:rsidRPr="00074144">
        <w:rPr>
          <w:rFonts w:ascii="Times New Roman" w:hAnsi="Times New Roman" w:cs="Times New Roman"/>
          <w:b/>
          <w:bCs/>
          <w:sz w:val="24"/>
          <w:szCs w:val="24"/>
          <w:lang w:val="fr-FR"/>
          <w:rPrChange w:id="395" w:author="Dicke, Marcel" w:date="2023-09-22T20:24:00Z">
            <w:rPr>
              <w:rFonts w:ascii="Times New Roman" w:hAnsi="Times New Roman" w:cs="Times New Roman"/>
              <w:b/>
              <w:bCs/>
              <w:sz w:val="24"/>
              <w:szCs w:val="24"/>
            </w:rPr>
          </w:rPrChange>
        </w:rPr>
        <w:t>larvae</w:t>
      </w:r>
      <w:proofErr w:type="spellEnd"/>
      <w:r w:rsidRPr="00074144">
        <w:rPr>
          <w:rFonts w:ascii="Times New Roman" w:hAnsi="Times New Roman" w:cs="Times New Roman"/>
          <w:b/>
          <w:bCs/>
          <w:sz w:val="24"/>
          <w:szCs w:val="24"/>
          <w:lang w:val="fr-FR"/>
          <w:rPrChange w:id="396" w:author="Dicke, Marcel" w:date="2023-09-22T20:24:00Z">
            <w:rPr>
              <w:rFonts w:ascii="Times New Roman" w:hAnsi="Times New Roman" w:cs="Times New Roman"/>
              <w:b/>
              <w:bCs/>
              <w:sz w:val="24"/>
              <w:szCs w:val="24"/>
            </w:rPr>
          </w:rPrChange>
        </w:rPr>
        <w:t xml:space="preserve"> on </w:t>
      </w:r>
      <w:proofErr w:type="spellStart"/>
      <w:r w:rsidRPr="00074144">
        <w:rPr>
          <w:rFonts w:ascii="Times New Roman" w:hAnsi="Times New Roman" w:cs="Times New Roman"/>
          <w:b/>
          <w:bCs/>
          <w:i/>
          <w:iCs/>
          <w:sz w:val="24"/>
          <w:szCs w:val="24"/>
          <w:lang w:val="fr-FR"/>
          <w:rPrChange w:id="397" w:author="Dicke, Marcel" w:date="2023-09-22T20:24:00Z">
            <w:rPr>
              <w:rFonts w:ascii="Times New Roman" w:hAnsi="Times New Roman" w:cs="Times New Roman"/>
              <w:b/>
              <w:bCs/>
              <w:i/>
              <w:iCs/>
              <w:sz w:val="24"/>
              <w:szCs w:val="24"/>
            </w:rPr>
          </w:rPrChange>
        </w:rPr>
        <w:t>Brassica</w:t>
      </w:r>
      <w:proofErr w:type="spellEnd"/>
      <w:r w:rsidRPr="00074144">
        <w:rPr>
          <w:rFonts w:ascii="Times New Roman" w:hAnsi="Times New Roman" w:cs="Times New Roman"/>
          <w:b/>
          <w:bCs/>
          <w:i/>
          <w:iCs/>
          <w:sz w:val="24"/>
          <w:szCs w:val="24"/>
          <w:lang w:val="fr-FR"/>
          <w:rPrChange w:id="398" w:author="Dicke, Marcel" w:date="2023-09-22T20:24:00Z">
            <w:rPr>
              <w:rFonts w:ascii="Times New Roman" w:hAnsi="Times New Roman" w:cs="Times New Roman"/>
              <w:b/>
              <w:bCs/>
              <w:i/>
              <w:iCs/>
              <w:sz w:val="24"/>
              <w:szCs w:val="24"/>
            </w:rPr>
          </w:rPrChange>
        </w:rPr>
        <w:t xml:space="preserve"> rapa </w:t>
      </w:r>
      <w:r w:rsidRPr="00074144">
        <w:rPr>
          <w:rFonts w:ascii="Times New Roman" w:hAnsi="Times New Roman" w:cs="Times New Roman"/>
          <w:b/>
          <w:bCs/>
          <w:sz w:val="24"/>
          <w:szCs w:val="24"/>
          <w:lang w:val="fr-FR"/>
          <w:rPrChange w:id="399" w:author="Dicke, Marcel" w:date="2023-09-22T20:24:00Z">
            <w:rPr>
              <w:rFonts w:ascii="Times New Roman" w:hAnsi="Times New Roman" w:cs="Times New Roman"/>
              <w:b/>
              <w:bCs/>
              <w:sz w:val="24"/>
              <w:szCs w:val="24"/>
            </w:rPr>
          </w:rPrChange>
        </w:rPr>
        <w:t xml:space="preserve">plants </w:t>
      </w:r>
    </w:p>
    <w:p w14:paraId="5B4CD7D7" w14:textId="56ACDBA6" w:rsidR="00EA7514" w:rsidRPr="00C70602" w:rsidRDefault="007E5826" w:rsidP="00800E69">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w:t>
      </w:r>
      <w:del w:id="400" w:author="SHAPHAN YONG CHIA" w:date="2023-09-15T12:52:00Z">
        <w:r w:rsidRPr="00C70602" w:rsidDel="00AB6141">
          <w:rPr>
            <w:rFonts w:ascii="Times New Roman" w:hAnsi="Times New Roman" w:cs="Times New Roman"/>
            <w:sz w:val="24"/>
            <w:szCs w:val="24"/>
          </w:rPr>
          <w:delText xml:space="preserve">Trial 1: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2.46</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df = 2</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Pr="00C70602" w:rsidDel="00AB6141">
          <w:rPr>
            <w:rFonts w:ascii="Times New Roman" w:eastAsia="Times New Roman" w:hAnsi="Times New Roman" w:cs="Times New Roman"/>
            <w:sz w:val="24"/>
            <w:szCs w:val="24"/>
          </w:rPr>
          <w:delText xml:space="preserve"> 0.2931; Trial 2: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5.40</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df = 2</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Pr="00C70602" w:rsidDel="00AB6141">
          <w:rPr>
            <w:rFonts w:ascii="Times New Roman" w:eastAsia="Times New Roman" w:hAnsi="Times New Roman" w:cs="Times New Roman"/>
            <w:sz w:val="24"/>
            <w:szCs w:val="24"/>
          </w:rPr>
          <w:delText xml:space="preserve"> 0.0672; </w:delText>
        </w:r>
      </w:del>
      <w:r w:rsidRPr="00C70602">
        <w:rPr>
          <w:rFonts w:ascii="Times New Roman" w:eastAsia="Times New Roman" w:hAnsi="Times New Roman" w:cs="Times New Roman"/>
          <w:sz w:val="24"/>
          <w:szCs w:val="24"/>
        </w:rPr>
        <w:t>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800E69">
      <w:pPr>
        <w:spacing w:after="0" w:line="480" w:lineRule="auto"/>
        <w:jc w:val="both"/>
        <w:rPr>
          <w:rFonts w:ascii="Times New Roman" w:eastAsia="Calibri" w:hAnsi="Times New Roman" w:cs="Times New Roman"/>
          <w:sz w:val="24"/>
          <w:szCs w:val="24"/>
        </w:rPr>
      </w:pPr>
    </w:p>
    <w:p w14:paraId="4CACCF0E" w14:textId="252FA953" w:rsidR="001F5E00" w:rsidRPr="00074144" w:rsidRDefault="005D5DE0" w:rsidP="00800E69">
      <w:pPr>
        <w:spacing w:after="0" w:line="480" w:lineRule="auto"/>
        <w:jc w:val="both"/>
        <w:rPr>
          <w:rFonts w:ascii="Times New Roman" w:hAnsi="Times New Roman" w:cs="Times New Roman"/>
          <w:b/>
          <w:bCs/>
          <w:sz w:val="24"/>
          <w:szCs w:val="24"/>
          <w:lang w:val="fr-FR"/>
          <w:rPrChange w:id="401" w:author="Dicke, Marcel" w:date="2023-09-22T20:24:00Z">
            <w:rPr>
              <w:rFonts w:ascii="Times New Roman" w:hAnsi="Times New Roman" w:cs="Times New Roman"/>
              <w:b/>
              <w:bCs/>
              <w:sz w:val="24"/>
              <w:szCs w:val="24"/>
            </w:rPr>
          </w:rPrChange>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P</w:t>
      </w:r>
      <w:ins w:id="402" w:author="SHAPHAN YONG CHIA" w:date="2023-09-12T18:25:00Z">
        <w:r w:rsidR="00E15638">
          <w:rPr>
            <w:rFonts w:ascii="Times New Roman" w:hAnsi="Times New Roman" w:cs="Times New Roman"/>
            <w:b/>
            <w:bCs/>
            <w:i/>
            <w:iCs/>
            <w:sz w:val="24"/>
            <w:szCs w:val="24"/>
          </w:rPr>
          <w:t>.</w:t>
        </w:r>
      </w:ins>
      <w:del w:id="403" w:author="SHAPHAN YONG CHIA" w:date="2023-09-12T18:25:00Z">
        <w:r w:rsidR="001F5E00" w:rsidRPr="00C70602" w:rsidDel="00E15638">
          <w:rPr>
            <w:rFonts w:ascii="Times New Roman" w:hAnsi="Times New Roman" w:cs="Times New Roman"/>
            <w:b/>
            <w:bCs/>
            <w:i/>
            <w:iCs/>
            <w:sz w:val="24"/>
            <w:szCs w:val="24"/>
          </w:rPr>
          <w:delText>lutella</w:delText>
        </w:r>
      </w:del>
      <w:r w:rsidR="001F5E00" w:rsidRPr="00C70602">
        <w:rPr>
          <w:rFonts w:ascii="Times New Roman" w:hAnsi="Times New Roman" w:cs="Times New Roman"/>
          <w:b/>
          <w:bCs/>
          <w:i/>
          <w:iCs/>
          <w:sz w:val="24"/>
          <w:szCs w:val="24"/>
        </w:rPr>
        <w:t xml:space="preserve"> </w:t>
      </w:r>
      <w:r w:rsidR="001F5E00" w:rsidRPr="00074144">
        <w:rPr>
          <w:rFonts w:ascii="Times New Roman" w:hAnsi="Times New Roman" w:cs="Times New Roman"/>
          <w:b/>
          <w:bCs/>
          <w:i/>
          <w:iCs/>
          <w:sz w:val="24"/>
          <w:szCs w:val="24"/>
          <w:lang w:val="fr-FR"/>
          <w:rPrChange w:id="404" w:author="Dicke, Marcel" w:date="2023-09-22T20:24:00Z">
            <w:rPr>
              <w:rFonts w:ascii="Times New Roman" w:hAnsi="Times New Roman" w:cs="Times New Roman"/>
              <w:b/>
              <w:bCs/>
              <w:i/>
              <w:iCs/>
              <w:sz w:val="24"/>
              <w:szCs w:val="24"/>
            </w:rPr>
          </w:rPrChange>
        </w:rPr>
        <w:t xml:space="preserve">xylostella </w:t>
      </w:r>
      <w:proofErr w:type="spellStart"/>
      <w:r w:rsidR="001F5E00" w:rsidRPr="00074144">
        <w:rPr>
          <w:rFonts w:ascii="Times New Roman" w:hAnsi="Times New Roman" w:cs="Times New Roman"/>
          <w:b/>
          <w:bCs/>
          <w:sz w:val="24"/>
          <w:szCs w:val="24"/>
          <w:lang w:val="fr-FR"/>
          <w:rPrChange w:id="405" w:author="Dicke, Marcel" w:date="2023-09-22T20:24:00Z">
            <w:rPr>
              <w:rFonts w:ascii="Times New Roman" w:hAnsi="Times New Roman" w:cs="Times New Roman"/>
              <w:b/>
              <w:bCs/>
              <w:sz w:val="24"/>
              <w:szCs w:val="24"/>
            </w:rPr>
          </w:rPrChange>
        </w:rPr>
        <w:t>larvae</w:t>
      </w:r>
      <w:proofErr w:type="spellEnd"/>
      <w:r w:rsidR="001F5E00" w:rsidRPr="00074144">
        <w:rPr>
          <w:rFonts w:ascii="Times New Roman" w:hAnsi="Times New Roman" w:cs="Times New Roman"/>
          <w:b/>
          <w:bCs/>
          <w:sz w:val="24"/>
          <w:szCs w:val="24"/>
          <w:lang w:val="fr-FR"/>
          <w:rPrChange w:id="406" w:author="Dicke, Marcel" w:date="2023-09-22T20:24:00Z">
            <w:rPr>
              <w:rFonts w:ascii="Times New Roman" w:hAnsi="Times New Roman" w:cs="Times New Roman"/>
              <w:b/>
              <w:bCs/>
              <w:sz w:val="24"/>
              <w:szCs w:val="24"/>
            </w:rPr>
          </w:rPrChange>
        </w:rPr>
        <w:t xml:space="preserve"> on </w:t>
      </w:r>
      <w:proofErr w:type="spellStart"/>
      <w:r w:rsidR="001F5E00" w:rsidRPr="00074144">
        <w:rPr>
          <w:rFonts w:ascii="Times New Roman" w:hAnsi="Times New Roman" w:cs="Times New Roman"/>
          <w:b/>
          <w:bCs/>
          <w:i/>
          <w:iCs/>
          <w:sz w:val="24"/>
          <w:szCs w:val="24"/>
          <w:lang w:val="fr-FR"/>
          <w:rPrChange w:id="407" w:author="Dicke, Marcel" w:date="2023-09-22T20:24:00Z">
            <w:rPr>
              <w:rFonts w:ascii="Times New Roman" w:hAnsi="Times New Roman" w:cs="Times New Roman"/>
              <w:b/>
              <w:bCs/>
              <w:i/>
              <w:iCs/>
              <w:sz w:val="24"/>
              <w:szCs w:val="24"/>
            </w:rPr>
          </w:rPrChange>
        </w:rPr>
        <w:t>Brassica</w:t>
      </w:r>
      <w:proofErr w:type="spellEnd"/>
      <w:r w:rsidR="001F5E00" w:rsidRPr="00074144">
        <w:rPr>
          <w:rFonts w:ascii="Times New Roman" w:hAnsi="Times New Roman" w:cs="Times New Roman"/>
          <w:b/>
          <w:bCs/>
          <w:i/>
          <w:iCs/>
          <w:sz w:val="24"/>
          <w:szCs w:val="24"/>
          <w:lang w:val="fr-FR"/>
          <w:rPrChange w:id="408" w:author="Dicke, Marcel" w:date="2023-09-22T20:24:00Z">
            <w:rPr>
              <w:rFonts w:ascii="Times New Roman" w:hAnsi="Times New Roman" w:cs="Times New Roman"/>
              <w:b/>
              <w:bCs/>
              <w:i/>
              <w:iCs/>
              <w:sz w:val="24"/>
              <w:szCs w:val="24"/>
            </w:rPr>
          </w:rPrChange>
        </w:rPr>
        <w:t xml:space="preserve"> rapa </w:t>
      </w:r>
      <w:r w:rsidR="001F5E00" w:rsidRPr="00074144">
        <w:rPr>
          <w:rFonts w:ascii="Times New Roman" w:hAnsi="Times New Roman" w:cs="Times New Roman"/>
          <w:b/>
          <w:bCs/>
          <w:sz w:val="24"/>
          <w:szCs w:val="24"/>
          <w:lang w:val="fr-FR"/>
          <w:rPrChange w:id="409" w:author="Dicke, Marcel" w:date="2023-09-22T20:24:00Z">
            <w:rPr>
              <w:rFonts w:ascii="Times New Roman" w:hAnsi="Times New Roman" w:cs="Times New Roman"/>
              <w:b/>
              <w:bCs/>
              <w:sz w:val="24"/>
              <w:szCs w:val="24"/>
            </w:rPr>
          </w:rPrChange>
        </w:rPr>
        <w:t>plants</w:t>
      </w:r>
    </w:p>
    <w:p w14:paraId="00B112C4" w14:textId="644FEDCA" w:rsidR="00F17333" w:rsidRPr="00C70602" w:rsidRDefault="008660AA" w:rsidP="00751800">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BSFF resulted in the lowest mean larval survival</w:t>
      </w:r>
      <w:r w:rsidR="00EB41B2">
        <w:rPr>
          <w:rFonts w:ascii="Times New Roman" w:hAnsi="Times New Roman" w:cs="Times New Roman"/>
          <w:sz w:val="24"/>
          <w:szCs w:val="24"/>
        </w:rPr>
        <w:t>,</w:t>
      </w:r>
      <w:r w:rsidR="00905ED6" w:rsidRPr="00C70602">
        <w:rPr>
          <w:rFonts w:ascii="Times New Roman" w:hAnsi="Times New Roman" w:cs="Times New Roman"/>
          <w:sz w:val="24"/>
          <w:szCs w:val="24"/>
        </w:rPr>
        <w:t xml:space="preserve"> whereas MWF resulted in the highest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ins w:id="410" w:author="SHAPHAN YONG CHIA" w:date="2023-09-14T17:27:00Z">
        <w:r w:rsidR="00A1206C" w:rsidRPr="00DF092E">
          <w:rPr>
            <w:rFonts w:ascii="Times New Roman" w:hAnsi="Times New Roman" w:cs="Times New Roman"/>
            <w:color w:val="FF0000"/>
            <w:sz w:val="24"/>
            <w:szCs w:val="24"/>
            <w:rPrChange w:id="411" w:author="SHAPHAN YONG CHIA" w:date="2023-09-18T11:21:00Z">
              <w:rPr>
                <w:rFonts w:ascii="Times New Roman" w:hAnsi="Times New Roman" w:cs="Times New Roman"/>
                <w:sz w:val="24"/>
                <w:szCs w:val="24"/>
              </w:rPr>
            </w:rPrChange>
          </w:rPr>
          <w:t xml:space="preserve">There </w:t>
        </w:r>
        <w:commentRangeStart w:id="412"/>
        <w:r w:rsidR="00A1206C" w:rsidRPr="00DF092E">
          <w:rPr>
            <w:rFonts w:ascii="Times New Roman" w:hAnsi="Times New Roman" w:cs="Times New Roman"/>
            <w:color w:val="FF0000"/>
            <w:sz w:val="24"/>
            <w:szCs w:val="24"/>
            <w:rPrChange w:id="413" w:author="SHAPHAN YONG CHIA" w:date="2023-09-18T11:21:00Z">
              <w:rPr>
                <w:rFonts w:ascii="Times New Roman" w:hAnsi="Times New Roman" w:cs="Times New Roman"/>
                <w:sz w:val="24"/>
                <w:szCs w:val="24"/>
              </w:rPr>
            </w:rPrChange>
          </w:rPr>
          <w:t xml:space="preserve">was no significant </w:t>
        </w:r>
      </w:ins>
      <w:del w:id="414" w:author="SHAPHAN YONG CHIA" w:date="2023-09-14T17:28:00Z">
        <w:r w:rsidR="00FC0DD4" w:rsidRPr="00C70602" w:rsidDel="00A1206C">
          <w:rPr>
            <w:rFonts w:ascii="Times New Roman" w:hAnsi="Times New Roman" w:cs="Times New Roman"/>
            <w:sz w:val="24"/>
            <w:szCs w:val="24"/>
          </w:rPr>
          <w:delText xml:space="preserve">A </w:delText>
        </w:r>
        <w:r w:rsidR="00905ED6" w:rsidRPr="00C70602" w:rsidDel="00A1206C">
          <w:rPr>
            <w:rFonts w:ascii="Times New Roman" w:hAnsi="Times New Roman" w:cs="Times New Roman"/>
            <w:sz w:val="24"/>
            <w:szCs w:val="24"/>
          </w:rPr>
          <w:delText xml:space="preserve">marginally </w:delText>
        </w:r>
      </w:del>
      <w:r w:rsidR="00905ED6" w:rsidRPr="00C70602">
        <w:rPr>
          <w:rFonts w:ascii="Times New Roman" w:hAnsi="Times New Roman" w:cs="Times New Roman"/>
          <w:sz w:val="24"/>
          <w:szCs w:val="24"/>
        </w:rPr>
        <w:t>differen</w:t>
      </w:r>
      <w:ins w:id="415" w:author="SHAPHAN YONG CHIA" w:date="2023-09-14T17:28:00Z">
        <w:r w:rsidR="00A1206C">
          <w:rPr>
            <w:rFonts w:ascii="Times New Roman" w:hAnsi="Times New Roman" w:cs="Times New Roman"/>
            <w:sz w:val="24"/>
            <w:szCs w:val="24"/>
          </w:rPr>
          <w:t>ce</w:t>
        </w:r>
      </w:ins>
      <w:del w:id="416" w:author="SHAPHAN YONG CHIA" w:date="2023-09-14T17:28:00Z">
        <w:r w:rsidR="00905ED6" w:rsidRPr="00C70602" w:rsidDel="00A1206C">
          <w:rPr>
            <w:rFonts w:ascii="Times New Roman" w:hAnsi="Times New Roman" w:cs="Times New Roman"/>
            <w:sz w:val="24"/>
            <w:szCs w:val="24"/>
          </w:rPr>
          <w:delText>t</w:delText>
        </w:r>
      </w:del>
      <w:ins w:id="417" w:author="SHAPHAN YONG CHIA" w:date="2023-09-14T17:28:00Z">
        <w:r w:rsidR="00A1206C">
          <w:rPr>
            <w:rFonts w:ascii="Times New Roman" w:hAnsi="Times New Roman" w:cs="Times New Roman"/>
            <w:sz w:val="24"/>
            <w:szCs w:val="24"/>
          </w:rPr>
          <w:t xml:space="preserve"> </w:t>
        </w:r>
        <w:r w:rsidR="00A1206C" w:rsidRPr="00DF092E">
          <w:rPr>
            <w:rFonts w:ascii="Times New Roman" w:hAnsi="Times New Roman" w:cs="Times New Roman"/>
            <w:color w:val="FF0000"/>
            <w:sz w:val="24"/>
            <w:szCs w:val="24"/>
            <w:rPrChange w:id="418" w:author="SHAPHAN YONG CHIA" w:date="2023-09-18T11:22:00Z">
              <w:rPr>
                <w:rFonts w:ascii="Times New Roman" w:hAnsi="Times New Roman" w:cs="Times New Roman"/>
                <w:sz w:val="24"/>
                <w:szCs w:val="24"/>
              </w:rPr>
            </w:rPrChange>
          </w:rPr>
          <w:t>in</w:t>
        </w:r>
      </w:ins>
      <w:r w:rsidR="00905ED6" w:rsidRPr="00C70602">
        <w:rPr>
          <w:rFonts w:ascii="Times New Roman" w:hAnsi="Times New Roman" w:cs="Times New Roman"/>
          <w:sz w:val="24"/>
          <w:szCs w:val="24"/>
        </w:rPr>
        <w:t xml:space="preserve"> mean larval </w:t>
      </w:r>
      <w:commentRangeEnd w:id="412"/>
      <w:r w:rsidR="009F5570">
        <w:rPr>
          <w:rStyle w:val="CommentReference"/>
        </w:rPr>
        <w:commentReference w:id="412"/>
      </w:r>
      <w:r w:rsidR="00905ED6" w:rsidRPr="00C70602">
        <w:rPr>
          <w:rFonts w:ascii="Times New Roman" w:hAnsi="Times New Roman" w:cs="Times New Roman"/>
          <w:sz w:val="24"/>
          <w:szCs w:val="24"/>
        </w:rPr>
        <w:t xml:space="preserve">survival </w:t>
      </w:r>
      <w:del w:id="419" w:author="SHAPHAN YONG CHIA" w:date="2023-09-14T17:28:00Z">
        <w:r w:rsidR="00905ED6" w:rsidRPr="00C70602" w:rsidDel="0049196B">
          <w:rPr>
            <w:rFonts w:ascii="Times New Roman" w:hAnsi="Times New Roman" w:cs="Times New Roman"/>
            <w:sz w:val="24"/>
            <w:szCs w:val="24"/>
          </w:rPr>
          <w:delText xml:space="preserve">was recorded </w:delText>
        </w:r>
      </w:del>
      <w:r w:rsidR="00905ED6" w:rsidRPr="00C70602">
        <w:rPr>
          <w:rFonts w:ascii="Times New Roman" w:hAnsi="Times New Roman" w:cs="Times New Roman"/>
          <w:sz w:val="24"/>
          <w:szCs w:val="24"/>
        </w:rPr>
        <w:t>when this experiment was repeated under similar conditions (</w:t>
      </w:r>
      <w:del w:id="420" w:author="SHAPHAN YONG CHIA" w:date="2023-09-15T12:52:00Z">
        <w:r w:rsidR="00905ED6" w:rsidRPr="00C70602" w:rsidDel="00AB6141">
          <w:rPr>
            <w:rFonts w:ascii="Times New Roman" w:hAnsi="Times New Roman" w:cs="Times New Roman"/>
            <w:i/>
            <w:iCs/>
            <w:sz w:val="24"/>
            <w:szCs w:val="24"/>
            <w:lang w:val="el-GR"/>
          </w:rPr>
          <w:delText>χ</w:delText>
        </w:r>
        <w:r w:rsidR="00905ED6" w:rsidRPr="00C70602" w:rsidDel="00AB6141">
          <w:rPr>
            <w:rFonts w:ascii="Times New Roman" w:hAnsi="Times New Roman" w:cs="Times New Roman"/>
            <w:i/>
            <w:iCs/>
            <w:sz w:val="24"/>
            <w:szCs w:val="24"/>
            <w:vertAlign w:val="superscript"/>
            <w:lang w:val="el-GR"/>
          </w:rPr>
          <w:delText>2</w:delText>
        </w:r>
        <w:r w:rsidR="00905ED6" w:rsidRPr="00C70602" w:rsidDel="00AB6141">
          <w:rPr>
            <w:rFonts w:ascii="Times New Roman" w:hAnsi="Times New Roman" w:cs="Times New Roman"/>
            <w:sz w:val="24"/>
            <w:szCs w:val="24"/>
          </w:rPr>
          <w:delText xml:space="preserve"> = 5.84</w:delText>
        </w:r>
        <w:r w:rsidR="00057D71" w:rsidRPr="00C70602" w:rsidDel="00AB6141">
          <w:rPr>
            <w:rFonts w:ascii="Times New Roman" w:hAnsi="Times New Roman" w:cs="Times New Roman"/>
            <w:sz w:val="24"/>
            <w:szCs w:val="24"/>
          </w:rPr>
          <w:delText>,</w:delText>
        </w:r>
        <w:r w:rsidR="00905ED6" w:rsidRPr="00C70602" w:rsidDel="00AB6141">
          <w:rPr>
            <w:rFonts w:ascii="Times New Roman" w:hAnsi="Times New Roman" w:cs="Times New Roman"/>
            <w:sz w:val="24"/>
            <w:szCs w:val="24"/>
          </w:rPr>
          <w:delText xml:space="preserve"> df = 2</w:delText>
        </w:r>
        <w:r w:rsidR="00057D71" w:rsidRPr="00C70602" w:rsidDel="00AB6141">
          <w:rPr>
            <w:rFonts w:ascii="Times New Roman" w:hAnsi="Times New Roman" w:cs="Times New Roman"/>
            <w:sz w:val="24"/>
            <w:szCs w:val="24"/>
          </w:rPr>
          <w:delText>,</w:delText>
        </w:r>
        <w:r w:rsidR="00905ED6" w:rsidRPr="00C70602" w:rsidDel="00AB6141">
          <w:rPr>
            <w:rFonts w:ascii="Times New Roman" w:hAnsi="Times New Roman" w:cs="Times New Roman"/>
            <w:sz w:val="24"/>
            <w:szCs w:val="24"/>
          </w:rPr>
          <w:delText xml:space="preserve"> </w:delText>
        </w:r>
        <w:r w:rsidR="00905ED6" w:rsidRPr="00C70602" w:rsidDel="00AB6141">
          <w:rPr>
            <w:rFonts w:ascii="Times New Roman" w:hAnsi="Times New Roman" w:cs="Times New Roman"/>
            <w:i/>
            <w:iCs/>
            <w:sz w:val="24"/>
            <w:szCs w:val="24"/>
          </w:rPr>
          <w:delText>p</w:delText>
        </w:r>
        <w:r w:rsidR="00905ED6" w:rsidRPr="00C70602" w:rsidDel="00AB6141">
          <w:rPr>
            <w:rFonts w:ascii="Times New Roman" w:hAnsi="Times New Roman" w:cs="Times New Roman"/>
            <w:sz w:val="24"/>
            <w:szCs w:val="24"/>
          </w:rPr>
          <w:delText xml:space="preserve"> &lt; 0.0540; </w:delText>
        </w:r>
      </w:del>
      <w:r w:rsidR="00905ED6" w:rsidRPr="00C70602">
        <w:rPr>
          <w:rFonts w:ascii="Times New Roman" w:hAnsi="Times New Roman" w:cs="Times New Roman"/>
          <w:sz w:val="24"/>
          <w:szCs w:val="24"/>
        </w:rPr>
        <w:t>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10939FA7" w14:textId="77777777" w:rsidR="00A179F6" w:rsidRDefault="00B55CCF" w:rsidP="00800E69">
      <w:pPr>
        <w:spacing w:line="480" w:lineRule="auto"/>
        <w:jc w:val="both"/>
        <w:rPr>
          <w:ins w:id="421" w:author="SHAPHAN YONG CHIA" w:date="2023-09-18T12:04:00Z"/>
          <w:rFonts w:eastAsiaTheme="minorEastAsia"/>
          <w:b/>
          <w:bCs/>
          <w:color w:val="000000" w:themeColor="text1"/>
          <w:kern w:val="24"/>
          <w:lang w:val="en-US"/>
        </w:rPr>
      </w:pPr>
      <w:del w:id="422" w:author="SHAPHAN YONG CHIA" w:date="2023-09-18T12:03:00Z">
        <w:r w:rsidDel="00A179F6">
          <w:rPr>
            <w:noProof/>
          </w:rPr>
          <w:lastRenderedPageBreak/>
          <w:drawing>
            <wp:inline distT="0" distB="0" distL="0" distR="0" wp14:anchorId="49F09AA0" wp14:editId="11348254">
              <wp:extent cx="5731510" cy="5142865"/>
              <wp:effectExtent l="0" t="0" r="2540" b="635"/>
              <wp:docPr id="12937098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9807" name="Picture 1" descr="A diagram of a graph&#10;&#10;Description automatically generated"/>
                      <pic:cNvPicPr/>
                    </pic:nvPicPr>
                    <pic:blipFill>
                      <a:blip r:embed="rId20"/>
                      <a:stretch>
                        <a:fillRect/>
                      </a:stretch>
                    </pic:blipFill>
                    <pic:spPr>
                      <a:xfrm>
                        <a:off x="0" y="0"/>
                        <a:ext cx="5731510" cy="5142865"/>
                      </a:xfrm>
                      <a:prstGeom prst="rect">
                        <a:avLst/>
                      </a:prstGeom>
                    </pic:spPr>
                  </pic:pic>
                </a:graphicData>
              </a:graphic>
            </wp:inline>
          </w:drawing>
        </w:r>
      </w:del>
      <w:bookmarkStart w:id="423" w:name="_Hlk127451932"/>
    </w:p>
    <w:p w14:paraId="0E6CB9C9" w14:textId="0ED5B2E4" w:rsidR="00A179F6" w:rsidRDefault="0070793D" w:rsidP="00800E69">
      <w:pPr>
        <w:spacing w:line="480" w:lineRule="auto"/>
        <w:jc w:val="both"/>
        <w:rPr>
          <w:ins w:id="424" w:author="SHAPHAN YONG CHIA" w:date="2023-09-18T12:03:00Z"/>
          <w:rFonts w:eastAsiaTheme="minorEastAsia"/>
          <w:b/>
          <w:bCs/>
          <w:color w:val="000000" w:themeColor="text1"/>
          <w:kern w:val="24"/>
          <w:lang w:val="en-US"/>
        </w:rPr>
      </w:pPr>
      <w:ins w:id="425" w:author="SHAPHAN YONG CHIA" w:date="2023-09-18T12:04:00Z">
        <w:r>
          <w:rPr>
            <w:noProof/>
          </w:rPr>
          <w:lastRenderedPageBreak/>
          <w:drawing>
            <wp:inline distT="0" distB="0" distL="0" distR="0" wp14:anchorId="373C7CC4" wp14:editId="2D06E749">
              <wp:extent cx="5731510" cy="5140960"/>
              <wp:effectExtent l="0" t="0" r="2540" b="2540"/>
              <wp:docPr id="2246559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55998" name="Picture 1" descr="A diagram of a graph&#10;&#10;Description automatically generated"/>
                      <pic:cNvPicPr/>
                    </pic:nvPicPr>
                    <pic:blipFill>
                      <a:blip r:embed="rId21"/>
                      <a:stretch>
                        <a:fillRect/>
                      </a:stretch>
                    </pic:blipFill>
                    <pic:spPr>
                      <a:xfrm>
                        <a:off x="0" y="0"/>
                        <a:ext cx="5731510" cy="5140960"/>
                      </a:xfrm>
                      <a:prstGeom prst="rect">
                        <a:avLst/>
                      </a:prstGeom>
                    </pic:spPr>
                  </pic:pic>
                </a:graphicData>
              </a:graphic>
            </wp:inline>
          </w:drawing>
        </w:r>
      </w:ins>
    </w:p>
    <w:p w14:paraId="47047197" w14:textId="4A96A70E" w:rsidR="00905ED6" w:rsidRDefault="00905ED6" w:rsidP="00800E69">
      <w:pPr>
        <w:spacing w:line="480" w:lineRule="auto"/>
        <w:jc w:val="both"/>
        <w:rPr>
          <w:sz w:val="20"/>
          <w:szCs w:val="20"/>
          <w:lang w:val="en-US"/>
        </w:rPr>
      </w:pPr>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Survival</w:t>
      </w:r>
      <w:del w:id="426" w:author="SHAPHAN YONG CHIA" w:date="2023-09-18T12:03:00Z">
        <w:r w:rsidRPr="00C70602" w:rsidDel="00A179F6">
          <w:rPr>
            <w:rFonts w:eastAsiaTheme="minorEastAsia"/>
            <w:color w:val="000000" w:themeColor="text1"/>
            <w:kern w:val="24"/>
            <w:sz w:val="20"/>
            <w:szCs w:val="20"/>
            <w:lang w:val="en-US"/>
          </w:rPr>
          <w:delText xml:space="preserve"> </w:delText>
        </w:r>
        <w:r w:rsidR="00B55CCF" w:rsidDel="00A179F6">
          <w:rPr>
            <w:rFonts w:eastAsiaTheme="minorEastAsia"/>
            <w:color w:val="000000" w:themeColor="text1"/>
            <w:kern w:val="24"/>
            <w:sz w:val="20"/>
            <w:szCs w:val="20"/>
            <w:lang w:val="en-US"/>
          </w:rPr>
          <w:delText>(%)</w:delText>
        </w:r>
      </w:del>
      <w:r w:rsidR="00B55CCF">
        <w:rPr>
          <w:rFonts w:eastAsiaTheme="minorEastAsia"/>
          <w:color w:val="000000" w:themeColor="text1"/>
          <w:kern w:val="24"/>
          <w:sz w:val="20"/>
          <w:szCs w:val="20"/>
          <w:lang w:val="en-US"/>
        </w:rPr>
        <w:t xml:space="preserve"> </w:t>
      </w:r>
      <w:r w:rsidRPr="00C70602">
        <w:rPr>
          <w:rFonts w:eastAsiaTheme="minorEastAsia"/>
          <w:color w:val="000000" w:themeColor="text1"/>
          <w:kern w:val="24"/>
          <w:sz w:val="20"/>
          <w:szCs w:val="20"/>
          <w:lang w:val="en-US"/>
        </w:rPr>
        <w:t xml:space="preserve">of </w:t>
      </w:r>
      <w:r w:rsidRPr="00C70602">
        <w:rPr>
          <w:rFonts w:eastAsiaTheme="minorEastAsia"/>
          <w:i/>
          <w:iCs/>
          <w:color w:val="000000" w:themeColor="text1"/>
          <w:kern w:val="24"/>
          <w:sz w:val="20"/>
          <w:szCs w:val="20"/>
          <w:lang w:val="en-US"/>
        </w:rPr>
        <w:t>P</w:t>
      </w:r>
      <w:ins w:id="427" w:author="SHAPHAN YONG CHIA" w:date="2023-09-12T18:26:00Z">
        <w:r w:rsidR="00E15638">
          <w:rPr>
            <w:rFonts w:eastAsiaTheme="minorEastAsia"/>
            <w:i/>
            <w:iCs/>
            <w:color w:val="000000" w:themeColor="text1"/>
            <w:kern w:val="24"/>
            <w:sz w:val="20"/>
            <w:szCs w:val="20"/>
            <w:lang w:val="en-US"/>
          </w:rPr>
          <w:t>.</w:t>
        </w:r>
      </w:ins>
      <w:del w:id="428" w:author="SHAPHAN YONG CHIA" w:date="2023-09-12T18:26:00Z">
        <w:r w:rsidRPr="00C70602" w:rsidDel="00E15638">
          <w:rPr>
            <w:rFonts w:eastAsiaTheme="minorEastAsia"/>
            <w:i/>
            <w:iCs/>
            <w:color w:val="000000" w:themeColor="text1"/>
            <w:kern w:val="24"/>
            <w:sz w:val="20"/>
            <w:szCs w:val="20"/>
            <w:lang w:val="en-US"/>
          </w:rPr>
          <w:delText>lutella</w:delText>
        </w:r>
      </w:del>
      <w:r w:rsidRPr="00C70602">
        <w:rPr>
          <w:rFonts w:eastAsiaTheme="minorEastAsia"/>
          <w:i/>
          <w:iCs/>
          <w:color w:val="000000" w:themeColor="text1"/>
          <w:kern w:val="24"/>
          <w:sz w:val="20"/>
          <w:szCs w:val="20"/>
          <w:lang w:val="en-US"/>
        </w:rPr>
        <w:t xml:space="preserve">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Data were analysed by </w:t>
      </w:r>
      <w:r w:rsidR="00EB41B2">
        <w:rPr>
          <w:sz w:val="20"/>
          <w:szCs w:val="20"/>
          <w:lang w:val="en-US"/>
        </w:rPr>
        <w:t>generalised</w:t>
      </w:r>
      <w:r w:rsidRPr="00C70602">
        <w:rPr>
          <w:sz w:val="20"/>
          <w:szCs w:val="20"/>
          <w:lang w:val="en-US"/>
        </w:rPr>
        <w:t xml:space="preserve"> linear models (GLM). </w:t>
      </w:r>
      <w:bookmarkStart w:id="429" w:name="_Hlk138900017"/>
      <w:r w:rsidR="005359B5">
        <w:rPr>
          <w:sz w:val="20"/>
          <w:szCs w:val="20"/>
          <w:lang w:val="en-US"/>
        </w:rPr>
        <w:t>n</w:t>
      </w:r>
      <w:r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w:t>
      </w:r>
      <w:r w:rsidR="00375EC7">
        <w:rPr>
          <w:sz w:val="20"/>
          <w:szCs w:val="20"/>
          <w:lang w:val="en-US"/>
        </w:rPr>
        <w:t>ten</w:t>
      </w:r>
      <w:r w:rsidR="00CA3B7A" w:rsidRPr="00C70602">
        <w:rPr>
          <w:sz w:val="20"/>
          <w:szCs w:val="20"/>
          <w:lang w:val="en-US"/>
        </w:rPr>
        <w:t xml:space="preserve"> larvae</w:t>
      </w:r>
      <w:bookmarkEnd w:id="429"/>
      <w:r w:rsidRPr="00C70602">
        <w:rPr>
          <w:sz w:val="20"/>
          <w:szCs w:val="20"/>
          <w:lang w:val="en-US"/>
        </w:rPr>
        <w:t xml:space="preserve">. Boxes with different letters </w:t>
      </w:r>
      <w:r w:rsidR="00EB41B2">
        <w:rPr>
          <w:sz w:val="20"/>
          <w:szCs w:val="20"/>
          <w:lang w:val="en-US"/>
        </w:rPr>
        <w:t>differ significantly</w:t>
      </w:r>
      <w:r w:rsidRPr="00C70602">
        <w:rPr>
          <w:sz w:val="20"/>
          <w:szCs w:val="20"/>
          <w:lang w:val="en-US"/>
        </w:rPr>
        <w:t xml:space="preserve"> (</w:t>
      </w:r>
      <w:r w:rsidRPr="00C70602">
        <w:rPr>
          <w:color w:val="1C1D1E"/>
          <w:sz w:val="20"/>
          <w:szCs w:val="20"/>
          <w:shd w:val="clear" w:color="auto" w:fill="FFFFFF"/>
        </w:rPr>
        <w:t>Tukey</w:t>
      </w:r>
      <w:r w:rsidR="00857146">
        <w:rPr>
          <w:color w:val="1C1D1E"/>
          <w:sz w:val="20"/>
          <w:szCs w:val="20"/>
          <w:shd w:val="clear" w:color="auto" w:fill="FFFFFF"/>
        </w:rPr>
        <w:t>’</w:t>
      </w:r>
      <w:r w:rsidRPr="00C70602">
        <w:rPr>
          <w:color w:val="1C1D1E"/>
          <w:sz w:val="20"/>
          <w:szCs w:val="20"/>
          <w:shd w:val="clear" w:color="auto" w:fill="FFFFFF"/>
        </w:rPr>
        <w:t xml:space="preserve">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p w14:paraId="68F75B71" w14:textId="77777777" w:rsidR="00751800" w:rsidRPr="00C70602" w:rsidRDefault="00751800" w:rsidP="00800E69">
      <w:pPr>
        <w:spacing w:line="480" w:lineRule="auto"/>
        <w:jc w:val="both"/>
        <w:rPr>
          <w:sz w:val="20"/>
          <w:szCs w:val="20"/>
          <w:lang w:val="en-US"/>
        </w:rPr>
      </w:pPr>
    </w:p>
    <w:bookmarkEnd w:id="423"/>
    <w:p w14:paraId="4F3F2B40" w14:textId="5E3CC2BE" w:rsidR="009F3D15" w:rsidRPr="00C70602" w:rsidRDefault="009F3D15"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w:t>
      </w:r>
      <w:ins w:id="430" w:author="SHAPHAN YONG CHIA" w:date="2023-09-12T18:27:00Z">
        <w:r w:rsidR="00E15638">
          <w:rPr>
            <w:rFonts w:ascii="Times New Roman" w:hAnsi="Times New Roman" w:cs="Times New Roman"/>
            <w:b/>
            <w:bCs/>
            <w:i/>
            <w:iCs/>
            <w:sz w:val="24"/>
            <w:szCs w:val="24"/>
          </w:rPr>
          <w:t>.</w:t>
        </w:r>
      </w:ins>
      <w:del w:id="431" w:author="SHAPHAN YONG CHIA" w:date="2023-09-12T18:27:00Z">
        <w:r w:rsidRPr="00C70602" w:rsidDel="00E15638">
          <w:rPr>
            <w:rFonts w:ascii="Times New Roman" w:hAnsi="Times New Roman" w:cs="Times New Roman"/>
            <w:b/>
            <w:bCs/>
            <w:i/>
            <w:iCs/>
            <w:sz w:val="24"/>
            <w:szCs w:val="24"/>
          </w:rPr>
          <w:delText>rassica</w:delText>
        </w:r>
      </w:del>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7B5EC699" w14:textId="032608FF" w:rsidR="000C1B6B" w:rsidRPr="00C70602" w:rsidRDefault="009F3D1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432"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del w:id="433" w:author="SHAPHAN YONG CHIA" w:date="2023-09-15T12:56:00Z">
        <w:r w:rsidR="00784CAA" w:rsidRPr="00C70602" w:rsidDel="00AB6141">
          <w:rPr>
            <w:rFonts w:ascii="Times New Roman" w:hAnsi="Times New Roman" w:cs="Times New Roman"/>
            <w:sz w:val="24"/>
            <w:szCs w:val="24"/>
          </w:rPr>
          <w:delText xml:space="preserve">14 days: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w:delText>
        </w:r>
        <w:r w:rsidR="0035343A" w:rsidRPr="00C70602" w:rsidDel="00AB6141">
          <w:rPr>
            <w:rFonts w:ascii="Times New Roman" w:hAnsi="Times New Roman" w:cs="Times New Roman"/>
            <w:sz w:val="24"/>
            <w:szCs w:val="24"/>
          </w:rPr>
          <w:delText>1</w:delText>
        </w:r>
        <w:r w:rsidR="00784CAA" w:rsidRPr="00C70602" w:rsidDel="00AB6141">
          <w:rPr>
            <w:rFonts w:ascii="Times New Roman" w:hAnsi="Times New Roman" w:cs="Times New Roman"/>
            <w:sz w:val="24"/>
            <w:szCs w:val="24"/>
          </w:rPr>
          <w:delText>.22,</w:delText>
        </w:r>
        <w:r w:rsidRPr="00C70602" w:rsidDel="00AB6141">
          <w:rPr>
            <w:rFonts w:ascii="Times New Roman" w:hAnsi="Times New Roman" w:cs="Times New Roman"/>
            <w:sz w:val="24"/>
            <w:szCs w:val="24"/>
          </w:rPr>
          <w:delText xml:space="preserve"> df = 2</w:delText>
        </w:r>
        <w:r w:rsidR="00784CAA"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0035343A"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0.</w:delText>
        </w:r>
        <w:r w:rsidR="00784CAA" w:rsidRPr="00C70602" w:rsidDel="00AB6141">
          <w:rPr>
            <w:rFonts w:ascii="Times New Roman" w:hAnsi="Times New Roman" w:cs="Times New Roman"/>
            <w:sz w:val="24"/>
            <w:szCs w:val="24"/>
          </w:rPr>
          <w:delText>5438</w:delText>
        </w:r>
        <w:r w:rsidR="005B3DC0"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00784CAA" w:rsidRPr="00C70602" w:rsidDel="00AB6141">
          <w:rPr>
            <w:rFonts w:ascii="Times New Roman" w:hAnsi="Times New Roman" w:cs="Times New Roman"/>
            <w:sz w:val="24"/>
            <w:szCs w:val="24"/>
          </w:rPr>
          <w:delText xml:space="preserve">21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4.65,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0.0977; 28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3.40,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0.1656; 35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13.48,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0.0012; </w:delText>
        </w:r>
      </w:del>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432"/>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434" w:name="_Hlk127784575"/>
    </w:p>
    <w:p w14:paraId="4A1610C5" w14:textId="77777777" w:rsidR="00C541FD" w:rsidRDefault="00C541FD" w:rsidP="00800E69">
      <w:pPr>
        <w:spacing w:after="0" w:line="480" w:lineRule="auto"/>
        <w:jc w:val="both"/>
        <w:rPr>
          <w:rFonts w:ascii="Times New Roman" w:hAnsi="Times New Roman" w:cs="Times New Roman"/>
          <w:sz w:val="24"/>
          <w:szCs w:val="24"/>
        </w:rPr>
      </w:pPr>
    </w:p>
    <w:p w14:paraId="1D00C9C3" w14:textId="105B2D49" w:rsidR="00591C05"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w:t>
      </w:r>
      <w:r w:rsidR="00375EC7">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at days 14 and 35 (</w:t>
      </w:r>
      <w:del w:id="435" w:author="SHAPHAN YONG CHIA" w:date="2023-09-15T12:56:00Z">
        <w:r w:rsidR="00824357" w:rsidRPr="00C70602" w:rsidDel="00AB6141">
          <w:rPr>
            <w:rFonts w:ascii="Times New Roman" w:hAnsi="Times New Roman" w:cs="Times New Roman"/>
            <w:sz w:val="24"/>
            <w:szCs w:val="24"/>
          </w:rPr>
          <w:delText xml:space="preserve">14 days: </w:delText>
        </w:r>
        <w:r w:rsidR="00824357" w:rsidRPr="00C70602" w:rsidDel="00AB6141">
          <w:rPr>
            <w:rFonts w:ascii="Times New Roman" w:hAnsi="Times New Roman" w:cs="Times New Roman"/>
            <w:i/>
            <w:iCs/>
            <w:sz w:val="24"/>
            <w:szCs w:val="24"/>
          </w:rPr>
          <w:delText>χ</w:delText>
        </w:r>
        <w:r w:rsidR="00824357" w:rsidRPr="00C70602" w:rsidDel="00AB6141">
          <w:rPr>
            <w:rFonts w:ascii="Times New Roman" w:hAnsi="Times New Roman" w:cs="Times New Roman"/>
            <w:i/>
            <w:iCs/>
            <w:sz w:val="24"/>
            <w:szCs w:val="24"/>
            <w:vertAlign w:val="superscript"/>
          </w:rPr>
          <w:delText xml:space="preserve">2 </w:delText>
        </w:r>
        <w:r w:rsidR="00824357" w:rsidRPr="00C70602" w:rsidDel="00AB6141">
          <w:rPr>
            <w:rFonts w:ascii="Times New Roman" w:hAnsi="Times New Roman" w:cs="Times New Roman"/>
            <w:sz w:val="24"/>
            <w:szCs w:val="24"/>
          </w:rPr>
          <w:delText>= 6.99</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w:delText>
        </w:r>
        <w:r w:rsidR="00824357" w:rsidRPr="00C70602" w:rsidDel="00AB6141">
          <w:rPr>
            <w:rFonts w:ascii="Times New Roman" w:hAnsi="Times New Roman" w:cs="Times New Roman"/>
            <w:i/>
            <w:iCs/>
            <w:sz w:val="24"/>
            <w:szCs w:val="24"/>
          </w:rPr>
          <w:delText>p</w:delText>
        </w:r>
        <w:r w:rsidR="00824357" w:rsidRPr="00C70602" w:rsidDel="00AB6141">
          <w:rPr>
            <w:rFonts w:ascii="Times New Roman" w:hAnsi="Times New Roman" w:cs="Times New Roman"/>
            <w:sz w:val="24"/>
            <w:szCs w:val="24"/>
          </w:rPr>
          <w:delText xml:space="preserve"> = 0.0303; 35 days: </w:delText>
        </w:r>
        <w:r w:rsidR="00824357" w:rsidRPr="00C70602" w:rsidDel="00AB6141">
          <w:rPr>
            <w:rFonts w:ascii="Times New Roman" w:hAnsi="Times New Roman" w:cs="Times New Roman"/>
            <w:i/>
            <w:iCs/>
            <w:sz w:val="24"/>
            <w:szCs w:val="24"/>
          </w:rPr>
          <w:delText>χ</w:delText>
        </w:r>
        <w:r w:rsidR="00824357" w:rsidRPr="00C70602" w:rsidDel="00AB6141">
          <w:rPr>
            <w:rFonts w:ascii="Times New Roman" w:hAnsi="Times New Roman" w:cs="Times New Roman"/>
            <w:i/>
            <w:iCs/>
            <w:sz w:val="24"/>
            <w:szCs w:val="24"/>
            <w:vertAlign w:val="superscript"/>
          </w:rPr>
          <w:delText xml:space="preserve">2 </w:delText>
        </w:r>
        <w:r w:rsidR="00824357" w:rsidRPr="00C70602" w:rsidDel="00AB6141">
          <w:rPr>
            <w:rFonts w:ascii="Times New Roman" w:hAnsi="Times New Roman" w:cs="Times New Roman"/>
            <w:sz w:val="24"/>
            <w:szCs w:val="24"/>
          </w:rPr>
          <w:delText>= 8.86</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w:delText>
        </w:r>
        <w:r w:rsidR="00824357" w:rsidRPr="00C70602" w:rsidDel="00AB6141">
          <w:rPr>
            <w:rFonts w:ascii="Times New Roman" w:hAnsi="Times New Roman" w:cs="Times New Roman"/>
            <w:i/>
            <w:iCs/>
            <w:sz w:val="24"/>
            <w:szCs w:val="24"/>
          </w:rPr>
          <w:delText>p</w:delText>
        </w:r>
        <w:r w:rsidR="00824357" w:rsidRPr="00C70602" w:rsidDel="00AB6141">
          <w:rPr>
            <w:rFonts w:ascii="Times New Roman" w:hAnsi="Times New Roman" w:cs="Times New Roman"/>
            <w:sz w:val="24"/>
            <w:szCs w:val="24"/>
          </w:rPr>
          <w:delText xml:space="preserve"> = 0.0119; </w:delText>
        </w:r>
      </w:del>
      <w:r w:rsidR="00824357" w:rsidRPr="00C70602">
        <w:rPr>
          <w:rFonts w:ascii="Times New Roman" w:hAnsi="Times New Roman" w:cs="Times New Roman"/>
          <w:sz w:val="24"/>
          <w:szCs w:val="24"/>
        </w:rPr>
        <w:t>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del w:id="436" w:author="SHAPHAN YONG CHIA" w:date="2023-09-15T12:56:00Z">
        <w:r w:rsidR="00DF3AF8" w:rsidRPr="00C70602" w:rsidDel="00AB6141">
          <w:rPr>
            <w:rFonts w:ascii="Times New Roman" w:hAnsi="Times New Roman" w:cs="Times New Roman"/>
            <w:sz w:val="24"/>
            <w:szCs w:val="24"/>
          </w:rPr>
          <w:delText xml:space="preserve">21 days: </w:delText>
        </w:r>
        <w:r w:rsidR="004C1EFC" w:rsidRPr="00C70602" w:rsidDel="00AB6141">
          <w:rPr>
            <w:rFonts w:ascii="Times New Roman" w:hAnsi="Times New Roman" w:cs="Times New Roman"/>
            <w:i/>
            <w:iCs/>
            <w:sz w:val="24"/>
            <w:szCs w:val="24"/>
          </w:rPr>
          <w:delText>χ</w:delText>
        </w:r>
        <w:r w:rsidR="004C1EFC" w:rsidRPr="00C70602" w:rsidDel="00AB6141">
          <w:rPr>
            <w:rFonts w:ascii="Times New Roman" w:hAnsi="Times New Roman" w:cs="Times New Roman"/>
            <w:i/>
            <w:iCs/>
            <w:sz w:val="24"/>
            <w:szCs w:val="24"/>
            <w:vertAlign w:val="superscript"/>
          </w:rPr>
          <w:delText xml:space="preserve">2 </w:delText>
        </w:r>
        <w:r w:rsidR="004C1EFC"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sz w:val="24"/>
            <w:szCs w:val="24"/>
          </w:rPr>
          <w:delText>2.23</w:delText>
        </w:r>
        <w:r w:rsidR="00D371A1" w:rsidRPr="00C70602" w:rsidDel="00AB6141">
          <w:rPr>
            <w:rFonts w:ascii="Times New Roman" w:hAnsi="Times New Roman" w:cs="Times New Roman"/>
            <w:sz w:val="24"/>
            <w:szCs w:val="24"/>
          </w:rPr>
          <w:delText>,</w:delText>
        </w:r>
        <w:r w:rsidR="004C1EFC"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4C1EFC" w:rsidRPr="00C70602" w:rsidDel="00AB6141">
          <w:rPr>
            <w:rFonts w:ascii="Times New Roman" w:hAnsi="Times New Roman" w:cs="Times New Roman"/>
            <w:sz w:val="24"/>
            <w:szCs w:val="24"/>
          </w:rPr>
          <w:delText xml:space="preserve"> </w:delText>
        </w:r>
        <w:r w:rsidR="004C1EFC" w:rsidRPr="00C70602" w:rsidDel="00AB6141">
          <w:rPr>
            <w:rFonts w:ascii="Times New Roman" w:hAnsi="Times New Roman" w:cs="Times New Roman"/>
            <w:i/>
            <w:iCs/>
            <w:sz w:val="24"/>
            <w:szCs w:val="24"/>
          </w:rPr>
          <w:delText>p</w:delText>
        </w:r>
        <w:r w:rsidR="004C1EFC" w:rsidRPr="00C70602" w:rsidDel="00AB6141">
          <w:rPr>
            <w:rFonts w:ascii="Times New Roman" w:hAnsi="Times New Roman" w:cs="Times New Roman"/>
            <w:sz w:val="24"/>
            <w:szCs w:val="24"/>
          </w:rPr>
          <w:delText xml:space="preserve"> = 0.</w:delText>
        </w:r>
        <w:r w:rsidR="00DF3AF8" w:rsidRPr="00C70602" w:rsidDel="00AB6141">
          <w:rPr>
            <w:rFonts w:ascii="Times New Roman" w:hAnsi="Times New Roman" w:cs="Times New Roman"/>
            <w:sz w:val="24"/>
            <w:szCs w:val="24"/>
          </w:rPr>
          <w:delText>3279</w:delText>
        </w:r>
        <w:r w:rsidR="004C1EFC"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sz w:val="24"/>
            <w:szCs w:val="24"/>
          </w:rPr>
          <w:delText xml:space="preserve">28 days: </w:delText>
        </w:r>
        <w:r w:rsidR="00DF3AF8" w:rsidRPr="00C70602" w:rsidDel="00AB6141">
          <w:rPr>
            <w:rFonts w:ascii="Times New Roman" w:hAnsi="Times New Roman" w:cs="Times New Roman"/>
            <w:i/>
            <w:iCs/>
            <w:sz w:val="24"/>
            <w:szCs w:val="24"/>
          </w:rPr>
          <w:delText>χ</w:delText>
        </w:r>
        <w:r w:rsidR="00DF3AF8" w:rsidRPr="00C70602" w:rsidDel="00AB6141">
          <w:rPr>
            <w:rFonts w:ascii="Times New Roman" w:hAnsi="Times New Roman" w:cs="Times New Roman"/>
            <w:i/>
            <w:iCs/>
            <w:sz w:val="24"/>
            <w:szCs w:val="24"/>
            <w:vertAlign w:val="superscript"/>
          </w:rPr>
          <w:delText xml:space="preserve">2 </w:delText>
        </w:r>
        <w:r w:rsidR="00DF3AF8" w:rsidRPr="00C70602" w:rsidDel="00AB6141">
          <w:rPr>
            <w:rFonts w:ascii="Times New Roman" w:hAnsi="Times New Roman" w:cs="Times New Roman"/>
            <w:sz w:val="24"/>
            <w:szCs w:val="24"/>
          </w:rPr>
          <w:delText>= 3.23</w:delText>
        </w:r>
        <w:r w:rsidR="00D371A1" w:rsidRPr="00C70602" w:rsidDel="00AB6141">
          <w:rPr>
            <w:rFonts w:ascii="Times New Roman" w:hAnsi="Times New Roman" w:cs="Times New Roman"/>
            <w:sz w:val="24"/>
            <w:szCs w:val="24"/>
          </w:rPr>
          <w:delText>,</w:delText>
        </w:r>
        <w:r w:rsidR="00DF3AF8"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DF3AF8"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i/>
            <w:iCs/>
            <w:sz w:val="24"/>
            <w:szCs w:val="24"/>
          </w:rPr>
          <w:delText>p</w:delText>
        </w:r>
        <w:r w:rsidR="00DF3AF8" w:rsidRPr="00C70602" w:rsidDel="00AB6141">
          <w:rPr>
            <w:rFonts w:ascii="Times New Roman" w:hAnsi="Times New Roman" w:cs="Times New Roman"/>
            <w:sz w:val="24"/>
            <w:szCs w:val="24"/>
          </w:rPr>
          <w:delText xml:space="preserve"> = 0.1993; </w:delText>
        </w:r>
      </w:del>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434"/>
    </w:p>
    <w:p w14:paraId="5D51944F" w14:textId="77777777" w:rsidR="007B6B5E" w:rsidRPr="00C70602" w:rsidRDefault="007B6B5E" w:rsidP="00800E69">
      <w:pPr>
        <w:spacing w:after="0" w:line="480" w:lineRule="auto"/>
        <w:jc w:val="both"/>
        <w:rPr>
          <w:rFonts w:ascii="Times New Roman" w:hAnsi="Times New Roman" w:cs="Times New Roman"/>
          <w:sz w:val="24"/>
          <w:szCs w:val="24"/>
        </w:rPr>
      </w:pPr>
    </w:p>
    <w:p w14:paraId="1CFBD8DA" w14:textId="5A54F0CC" w:rsidR="00591C05" w:rsidRPr="00C70602" w:rsidRDefault="00991EB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del w:id="437" w:author="SHAPHAN YONG CHIA" w:date="2023-09-15T12:56:00Z">
        <w:r w:rsidR="00BA7B50" w:rsidRPr="00C70602" w:rsidDel="00AB6141">
          <w:rPr>
            <w:rFonts w:ascii="Times New Roman" w:hAnsi="Times New Roman" w:cs="Times New Roman"/>
            <w:sz w:val="24"/>
            <w:szCs w:val="24"/>
          </w:rPr>
          <w:delText xml:space="preserve">14 days: </w:delText>
        </w:r>
        <w:r w:rsidR="00591C05" w:rsidRPr="00C70602" w:rsidDel="00AB6141">
          <w:rPr>
            <w:rFonts w:ascii="Times New Roman" w:hAnsi="Times New Roman" w:cs="Times New Roman"/>
            <w:i/>
            <w:iCs/>
            <w:sz w:val="24"/>
            <w:szCs w:val="24"/>
          </w:rPr>
          <w:delText>χ</w:delText>
        </w:r>
        <w:r w:rsidR="00591C05" w:rsidRPr="00C70602" w:rsidDel="00AB6141">
          <w:rPr>
            <w:rFonts w:ascii="Times New Roman" w:hAnsi="Times New Roman" w:cs="Times New Roman"/>
            <w:i/>
            <w:iCs/>
            <w:sz w:val="24"/>
            <w:szCs w:val="24"/>
            <w:vertAlign w:val="superscript"/>
          </w:rPr>
          <w:delText xml:space="preserve">2 </w:delText>
        </w:r>
        <w:r w:rsidR="00591C05" w:rsidRPr="00C70602" w:rsidDel="00AB6141">
          <w:rPr>
            <w:rFonts w:ascii="Times New Roman" w:hAnsi="Times New Roman" w:cs="Times New Roman"/>
            <w:sz w:val="24"/>
            <w:szCs w:val="24"/>
          </w:rPr>
          <w:delText>= 2.0</w:delText>
        </w:r>
        <w:r w:rsidR="00BA7B50"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df = 2</w:delText>
        </w:r>
        <w:r w:rsidR="00BA7B50"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w:delText>
        </w:r>
        <w:r w:rsidR="00591C05" w:rsidRPr="00C70602" w:rsidDel="00AB6141">
          <w:rPr>
            <w:rFonts w:ascii="Times New Roman" w:hAnsi="Times New Roman" w:cs="Times New Roman"/>
            <w:i/>
            <w:iCs/>
            <w:sz w:val="24"/>
            <w:szCs w:val="24"/>
          </w:rPr>
          <w:delText>p</w:delText>
        </w:r>
        <w:r w:rsidR="00591C05" w:rsidRPr="00C70602" w:rsidDel="00AB6141">
          <w:rPr>
            <w:rFonts w:ascii="Times New Roman" w:hAnsi="Times New Roman" w:cs="Times New Roman"/>
            <w:sz w:val="24"/>
            <w:szCs w:val="24"/>
          </w:rPr>
          <w:delText xml:space="preserve"> = 0.36</w:delText>
        </w:r>
        <w:r w:rsidR="00BA7B50" w:rsidRPr="00C70602" w:rsidDel="00AB6141">
          <w:rPr>
            <w:rFonts w:ascii="Times New Roman" w:hAnsi="Times New Roman" w:cs="Times New Roman"/>
            <w:sz w:val="24"/>
            <w:szCs w:val="24"/>
          </w:rPr>
          <w:delText>79</w:delText>
        </w:r>
        <w:r w:rsidR="00591C05" w:rsidRPr="00C70602" w:rsidDel="00AB6141">
          <w:rPr>
            <w:rFonts w:ascii="Times New Roman" w:hAnsi="Times New Roman" w:cs="Times New Roman"/>
            <w:sz w:val="24"/>
            <w:szCs w:val="24"/>
          </w:rPr>
          <w:delText xml:space="preserve">; </w:delText>
        </w:r>
        <w:r w:rsidR="00BA7B50" w:rsidRPr="00C70602" w:rsidDel="00AB6141">
          <w:rPr>
            <w:rFonts w:ascii="Times New Roman" w:hAnsi="Times New Roman" w:cs="Times New Roman"/>
            <w:sz w:val="24"/>
            <w:szCs w:val="24"/>
          </w:rPr>
          <w:delText xml:space="preserve">21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3.42,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0.1808; 28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0.60,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0.7419; 35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1.77,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0.4138; </w:delText>
        </w:r>
      </w:del>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438"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del w:id="439" w:author="SHAPHAN YONG CHIA" w:date="2023-09-15T12:57:00Z">
        <w:r w:rsidR="00C764A3" w:rsidRPr="00C70602" w:rsidDel="00AB6141">
          <w:rPr>
            <w:rFonts w:ascii="Times New Roman" w:hAnsi="Times New Roman" w:cs="Times New Roman"/>
            <w:sz w:val="24"/>
            <w:szCs w:val="24"/>
          </w:rPr>
          <w:delText xml:space="preserve">14 days: </w:delText>
        </w:r>
        <w:r w:rsidR="00591C05" w:rsidRPr="00C70602" w:rsidDel="00AB6141">
          <w:rPr>
            <w:rFonts w:ascii="Times New Roman" w:hAnsi="Times New Roman" w:cs="Times New Roman"/>
            <w:i/>
            <w:iCs/>
            <w:sz w:val="24"/>
            <w:szCs w:val="24"/>
          </w:rPr>
          <w:delText>χ</w:delText>
        </w:r>
        <w:r w:rsidR="00591C05" w:rsidRPr="00C70602" w:rsidDel="00AB6141">
          <w:rPr>
            <w:rFonts w:ascii="Times New Roman" w:hAnsi="Times New Roman" w:cs="Times New Roman"/>
            <w:i/>
            <w:iCs/>
            <w:sz w:val="24"/>
            <w:szCs w:val="24"/>
            <w:vertAlign w:val="superscript"/>
          </w:rPr>
          <w:delText xml:space="preserve">2 </w:delText>
        </w:r>
        <w:r w:rsidR="00591C05" w:rsidRPr="00C70602" w:rsidDel="00AB6141">
          <w:rPr>
            <w:rFonts w:ascii="Times New Roman" w:hAnsi="Times New Roman" w:cs="Times New Roman"/>
            <w:sz w:val="24"/>
            <w:szCs w:val="24"/>
          </w:rPr>
          <w:delText>= 1</w:delText>
        </w:r>
        <w:r w:rsidR="00C764A3" w:rsidRPr="00C70602" w:rsidDel="00AB6141">
          <w:rPr>
            <w:rFonts w:ascii="Times New Roman" w:hAnsi="Times New Roman" w:cs="Times New Roman"/>
            <w:sz w:val="24"/>
            <w:szCs w:val="24"/>
          </w:rPr>
          <w:delText>1.69,</w:delText>
        </w:r>
        <w:r w:rsidR="00591C05" w:rsidRPr="00C70602" w:rsidDel="00AB6141">
          <w:rPr>
            <w:rFonts w:ascii="Times New Roman" w:hAnsi="Times New Roman" w:cs="Times New Roman"/>
            <w:sz w:val="24"/>
            <w:szCs w:val="24"/>
          </w:rPr>
          <w:delText xml:space="preserve"> df = 2</w:delText>
        </w:r>
        <w:r w:rsidR="00C764A3"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w:delText>
        </w:r>
        <w:r w:rsidR="00591C05" w:rsidRPr="00C70602" w:rsidDel="00AB6141">
          <w:rPr>
            <w:rFonts w:ascii="Times New Roman" w:hAnsi="Times New Roman" w:cs="Times New Roman"/>
            <w:i/>
            <w:iCs/>
            <w:sz w:val="24"/>
            <w:szCs w:val="24"/>
          </w:rPr>
          <w:delText>p</w:delText>
        </w:r>
        <w:r w:rsidR="00591C05" w:rsidRPr="00C70602" w:rsidDel="00AB6141">
          <w:rPr>
            <w:rFonts w:ascii="Times New Roman" w:hAnsi="Times New Roman" w:cs="Times New Roman"/>
            <w:sz w:val="24"/>
            <w:szCs w:val="24"/>
          </w:rPr>
          <w:delText xml:space="preserve"> = 0.00</w:delText>
        </w:r>
        <w:r w:rsidR="00C764A3" w:rsidRPr="00C70602" w:rsidDel="00AB6141">
          <w:rPr>
            <w:rFonts w:ascii="Times New Roman" w:hAnsi="Times New Roman" w:cs="Times New Roman"/>
            <w:sz w:val="24"/>
            <w:szCs w:val="24"/>
          </w:rPr>
          <w:delText>29</w:delText>
        </w:r>
        <w:r w:rsidR="00591C05" w:rsidRPr="00C70602" w:rsidDel="00AB6141">
          <w:rPr>
            <w:rFonts w:ascii="Times New Roman" w:hAnsi="Times New Roman" w:cs="Times New Roman"/>
            <w:sz w:val="24"/>
            <w:szCs w:val="24"/>
          </w:rPr>
          <w:delText>;</w:delText>
        </w:r>
        <w:r w:rsidR="00C764A3" w:rsidRPr="00C70602" w:rsidDel="00AB6141">
          <w:rPr>
            <w:rFonts w:ascii="Times New Roman" w:hAnsi="Times New Roman" w:cs="Times New Roman"/>
            <w:sz w:val="24"/>
            <w:szCs w:val="24"/>
          </w:rPr>
          <w:delText xml:space="preserve"> 21 days: </w:delText>
        </w:r>
        <w:r w:rsidR="00C764A3" w:rsidRPr="00C70602" w:rsidDel="00AB6141">
          <w:rPr>
            <w:rFonts w:ascii="Times New Roman" w:hAnsi="Times New Roman" w:cs="Times New Roman"/>
            <w:i/>
            <w:iCs/>
            <w:sz w:val="24"/>
            <w:szCs w:val="24"/>
          </w:rPr>
          <w:delText>χ</w:delText>
        </w:r>
        <w:r w:rsidR="00C764A3" w:rsidRPr="00C70602" w:rsidDel="00AB6141">
          <w:rPr>
            <w:rFonts w:ascii="Times New Roman" w:hAnsi="Times New Roman" w:cs="Times New Roman"/>
            <w:i/>
            <w:iCs/>
            <w:sz w:val="24"/>
            <w:szCs w:val="24"/>
            <w:vertAlign w:val="superscript"/>
          </w:rPr>
          <w:delText xml:space="preserve">2 </w:delText>
        </w:r>
        <w:r w:rsidR="00C764A3" w:rsidRPr="00C70602" w:rsidDel="00AB6141">
          <w:rPr>
            <w:rFonts w:ascii="Times New Roman" w:hAnsi="Times New Roman" w:cs="Times New Roman"/>
            <w:sz w:val="24"/>
            <w:szCs w:val="24"/>
          </w:rPr>
          <w:delText xml:space="preserve">= 7.72, df = 2, </w:delText>
        </w:r>
        <w:r w:rsidR="00C764A3" w:rsidRPr="00C70602" w:rsidDel="00AB6141">
          <w:rPr>
            <w:rFonts w:ascii="Times New Roman" w:hAnsi="Times New Roman" w:cs="Times New Roman"/>
            <w:i/>
            <w:iCs/>
            <w:sz w:val="24"/>
            <w:szCs w:val="24"/>
          </w:rPr>
          <w:delText>p</w:delText>
        </w:r>
        <w:r w:rsidR="00C764A3" w:rsidRPr="00C70602" w:rsidDel="00AB6141">
          <w:rPr>
            <w:rFonts w:ascii="Times New Roman" w:hAnsi="Times New Roman" w:cs="Times New Roman"/>
            <w:sz w:val="24"/>
            <w:szCs w:val="24"/>
          </w:rPr>
          <w:delText xml:space="preserve"> = 0.0211;</w:delText>
        </w:r>
        <w:r w:rsidR="00591C05" w:rsidRPr="00C70602" w:rsidDel="00AB6141">
          <w:rPr>
            <w:rFonts w:ascii="Times New Roman" w:hAnsi="Times New Roman" w:cs="Times New Roman"/>
            <w:sz w:val="24"/>
            <w:szCs w:val="24"/>
          </w:rPr>
          <w:delText xml:space="preserve"> </w:delText>
        </w:r>
      </w:del>
      <w:r w:rsidR="00591C05" w:rsidRPr="00C70602">
        <w:rPr>
          <w:rFonts w:ascii="Times New Roman" w:hAnsi="Times New Roman" w:cs="Times New Roman"/>
          <w:sz w:val="24"/>
          <w:szCs w:val="24"/>
        </w:rPr>
        <w:t>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w:t>
      </w:r>
      <w:del w:id="440" w:author="SHAPHAN YONG CHIA" w:date="2023-09-15T12:57:00Z">
        <w:r w:rsidR="00EF2B8C" w:rsidRPr="00C70602" w:rsidDel="00AB6141">
          <w:rPr>
            <w:rFonts w:ascii="Times New Roman" w:hAnsi="Times New Roman" w:cs="Times New Roman"/>
            <w:sz w:val="24"/>
            <w:szCs w:val="24"/>
          </w:rPr>
          <w:delText xml:space="preserve">28 days: </w:delText>
        </w:r>
        <w:r w:rsidR="00EF2B8C" w:rsidRPr="00C70602" w:rsidDel="00AB6141">
          <w:rPr>
            <w:rFonts w:ascii="Times New Roman" w:hAnsi="Times New Roman" w:cs="Times New Roman"/>
            <w:i/>
            <w:iCs/>
            <w:sz w:val="24"/>
            <w:szCs w:val="24"/>
          </w:rPr>
          <w:delText>χ</w:delText>
        </w:r>
        <w:r w:rsidR="00EF2B8C" w:rsidRPr="00C70602" w:rsidDel="00AB6141">
          <w:rPr>
            <w:rFonts w:ascii="Times New Roman" w:hAnsi="Times New Roman" w:cs="Times New Roman"/>
            <w:i/>
            <w:iCs/>
            <w:sz w:val="24"/>
            <w:szCs w:val="24"/>
            <w:vertAlign w:val="superscript"/>
          </w:rPr>
          <w:delText xml:space="preserve">2 </w:delText>
        </w:r>
        <w:r w:rsidR="00EF2B8C" w:rsidRPr="00C70602" w:rsidDel="00AB6141">
          <w:rPr>
            <w:rFonts w:ascii="Times New Roman" w:hAnsi="Times New Roman" w:cs="Times New Roman"/>
            <w:sz w:val="24"/>
            <w:szCs w:val="24"/>
          </w:rPr>
          <w:delText xml:space="preserve">= 4.14, df = 2, </w:delText>
        </w:r>
        <w:r w:rsidR="00EF2B8C" w:rsidRPr="00C70602" w:rsidDel="00AB6141">
          <w:rPr>
            <w:rFonts w:ascii="Times New Roman" w:hAnsi="Times New Roman" w:cs="Times New Roman"/>
            <w:i/>
            <w:iCs/>
            <w:sz w:val="24"/>
            <w:szCs w:val="24"/>
          </w:rPr>
          <w:delText>p</w:delText>
        </w:r>
        <w:r w:rsidR="00EF2B8C" w:rsidRPr="00C70602" w:rsidDel="00AB6141">
          <w:rPr>
            <w:rFonts w:ascii="Times New Roman" w:hAnsi="Times New Roman" w:cs="Times New Roman"/>
            <w:sz w:val="24"/>
            <w:szCs w:val="24"/>
          </w:rPr>
          <w:delText xml:space="preserve"> = 0.1260; 35 days: </w:delText>
        </w:r>
        <w:r w:rsidR="00EF2B8C" w:rsidRPr="00C70602" w:rsidDel="00AB6141">
          <w:rPr>
            <w:rFonts w:ascii="Times New Roman" w:hAnsi="Times New Roman" w:cs="Times New Roman"/>
            <w:i/>
            <w:iCs/>
            <w:sz w:val="24"/>
            <w:szCs w:val="24"/>
          </w:rPr>
          <w:delText>χ</w:delText>
        </w:r>
        <w:r w:rsidR="00EF2B8C" w:rsidRPr="00C70602" w:rsidDel="00AB6141">
          <w:rPr>
            <w:rFonts w:ascii="Times New Roman" w:hAnsi="Times New Roman" w:cs="Times New Roman"/>
            <w:i/>
            <w:iCs/>
            <w:sz w:val="24"/>
            <w:szCs w:val="24"/>
            <w:vertAlign w:val="superscript"/>
          </w:rPr>
          <w:delText xml:space="preserve">2 </w:delText>
        </w:r>
        <w:r w:rsidR="00EF2B8C" w:rsidRPr="00C70602" w:rsidDel="00AB6141">
          <w:rPr>
            <w:rFonts w:ascii="Times New Roman" w:hAnsi="Times New Roman" w:cs="Times New Roman"/>
            <w:sz w:val="24"/>
            <w:szCs w:val="24"/>
          </w:rPr>
          <w:delText xml:space="preserve">= 3.64, df = 2, </w:delText>
        </w:r>
        <w:r w:rsidR="00EF2B8C" w:rsidRPr="00C70602" w:rsidDel="00AB6141">
          <w:rPr>
            <w:rFonts w:ascii="Times New Roman" w:hAnsi="Times New Roman" w:cs="Times New Roman"/>
            <w:i/>
            <w:iCs/>
            <w:sz w:val="24"/>
            <w:szCs w:val="24"/>
          </w:rPr>
          <w:delText>p</w:delText>
        </w:r>
        <w:r w:rsidR="00EF2B8C" w:rsidRPr="00C70602" w:rsidDel="00AB6141">
          <w:rPr>
            <w:rFonts w:ascii="Times New Roman" w:hAnsi="Times New Roman" w:cs="Times New Roman"/>
            <w:sz w:val="24"/>
            <w:szCs w:val="24"/>
          </w:rPr>
          <w:delText xml:space="preserve"> = 0.1622; </w:delText>
        </w:r>
      </w:del>
      <w:r w:rsidR="00EF2B8C" w:rsidRPr="00C70602">
        <w:rPr>
          <w:rFonts w:ascii="Times New Roman" w:hAnsi="Times New Roman" w:cs="Times New Roman"/>
          <w:sz w:val="24"/>
          <w:szCs w:val="24"/>
        </w:rPr>
        <w:t xml:space="preserve">Figure S11). </w:t>
      </w:r>
      <w:bookmarkEnd w:id="438"/>
    </w:p>
    <w:p w14:paraId="2C5E4499" w14:textId="77777777" w:rsidR="00591C05" w:rsidRPr="00C70602" w:rsidRDefault="00591C05" w:rsidP="00800E69">
      <w:pPr>
        <w:spacing w:after="0" w:line="480" w:lineRule="auto"/>
        <w:jc w:val="both"/>
        <w:rPr>
          <w:rFonts w:ascii="Times New Roman" w:hAnsi="Times New Roman" w:cs="Times New Roman"/>
          <w:sz w:val="24"/>
          <w:szCs w:val="24"/>
        </w:rPr>
      </w:pPr>
    </w:p>
    <w:p w14:paraId="5A7A26B3" w14:textId="1252487E" w:rsidR="004B2A39"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del w:id="441" w:author="SHAPHAN YONG CHIA" w:date="2023-09-15T12:57:00Z">
        <w:r w:rsidR="000010E7" w:rsidRPr="00C70602" w:rsidDel="00AB6141">
          <w:rPr>
            <w:rFonts w:ascii="Times New Roman" w:hAnsi="Times New Roman" w:cs="Times New Roman"/>
            <w:i/>
            <w:iCs/>
            <w:sz w:val="24"/>
            <w:szCs w:val="24"/>
          </w:rPr>
          <w:delText>χ</w:delText>
        </w:r>
        <w:r w:rsidR="000010E7" w:rsidRPr="00C70602" w:rsidDel="00AB6141">
          <w:rPr>
            <w:rFonts w:ascii="Times New Roman" w:hAnsi="Times New Roman" w:cs="Times New Roman"/>
            <w:i/>
            <w:iCs/>
            <w:sz w:val="24"/>
            <w:szCs w:val="24"/>
            <w:vertAlign w:val="superscript"/>
          </w:rPr>
          <w:delText>2</w:delText>
        </w:r>
        <w:r w:rsidR="000010E7" w:rsidRPr="00C70602" w:rsidDel="00AB6141">
          <w:rPr>
            <w:rFonts w:ascii="Times New Roman" w:hAnsi="Times New Roman" w:cs="Times New Roman"/>
            <w:sz w:val="24"/>
            <w:szCs w:val="24"/>
            <w:vertAlign w:val="superscript"/>
          </w:rPr>
          <w:delText xml:space="preserve"> </w:delText>
        </w:r>
        <w:r w:rsidR="000010E7" w:rsidRPr="00C70602" w:rsidDel="00AB6141">
          <w:rPr>
            <w:rFonts w:ascii="Times New Roman" w:hAnsi="Times New Roman" w:cs="Times New Roman"/>
            <w:sz w:val="24"/>
            <w:szCs w:val="24"/>
          </w:rPr>
          <w:delText>= 0.13</w:delText>
        </w:r>
        <w:r w:rsidR="00106865" w:rsidRPr="00C70602" w:rsidDel="00AB6141">
          <w:rPr>
            <w:rFonts w:ascii="Times New Roman" w:hAnsi="Times New Roman" w:cs="Times New Roman"/>
            <w:sz w:val="24"/>
            <w:szCs w:val="24"/>
          </w:rPr>
          <w:delText>,</w:delText>
        </w:r>
        <w:r w:rsidR="000010E7" w:rsidRPr="00C70602" w:rsidDel="00AB6141">
          <w:rPr>
            <w:rFonts w:ascii="Times New Roman" w:hAnsi="Times New Roman" w:cs="Times New Roman"/>
            <w:sz w:val="24"/>
            <w:szCs w:val="24"/>
          </w:rPr>
          <w:delText xml:space="preserve"> df = 2</w:delText>
        </w:r>
        <w:r w:rsidR="00106865" w:rsidRPr="00C70602" w:rsidDel="00AB6141">
          <w:rPr>
            <w:rFonts w:ascii="Times New Roman" w:hAnsi="Times New Roman" w:cs="Times New Roman"/>
            <w:sz w:val="24"/>
            <w:szCs w:val="24"/>
          </w:rPr>
          <w:delText>,</w:delText>
        </w:r>
        <w:r w:rsidR="000010E7" w:rsidRPr="00C70602" w:rsidDel="00AB6141">
          <w:rPr>
            <w:rFonts w:ascii="Times New Roman" w:hAnsi="Times New Roman" w:cs="Times New Roman"/>
            <w:sz w:val="24"/>
            <w:szCs w:val="24"/>
          </w:rPr>
          <w:delText xml:space="preserve"> </w:delText>
        </w:r>
        <w:r w:rsidR="000010E7" w:rsidRPr="00C70602" w:rsidDel="00AB6141">
          <w:rPr>
            <w:rFonts w:ascii="Times New Roman" w:hAnsi="Times New Roman" w:cs="Times New Roman"/>
            <w:i/>
            <w:iCs/>
            <w:sz w:val="24"/>
            <w:szCs w:val="24"/>
          </w:rPr>
          <w:delText>p</w:delText>
        </w:r>
        <w:r w:rsidR="000010E7" w:rsidRPr="00C70602" w:rsidDel="00AB6141">
          <w:rPr>
            <w:rFonts w:ascii="Times New Roman" w:hAnsi="Times New Roman" w:cs="Times New Roman"/>
            <w:sz w:val="24"/>
            <w:szCs w:val="24"/>
          </w:rPr>
          <w:delText xml:space="preserve"> = 0.9355; </w:delText>
        </w:r>
      </w:del>
      <w:r w:rsidR="000010E7"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lastRenderedPageBreak/>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del w:id="442" w:author="SHAPHAN YONG CHIA" w:date="2023-09-15T12:57:00Z">
        <w:r w:rsidR="007B6B5E" w:rsidRPr="00C70602" w:rsidDel="00AB6141">
          <w:rPr>
            <w:rFonts w:ascii="Times New Roman" w:hAnsi="Times New Roman" w:cs="Times New Roman"/>
            <w:i/>
            <w:iCs/>
            <w:sz w:val="24"/>
            <w:szCs w:val="24"/>
          </w:rPr>
          <w:delText>χ</w:delText>
        </w:r>
        <w:r w:rsidR="007B6B5E" w:rsidRPr="00C70602" w:rsidDel="00AB6141">
          <w:rPr>
            <w:rFonts w:ascii="Times New Roman" w:hAnsi="Times New Roman" w:cs="Times New Roman"/>
            <w:i/>
            <w:iCs/>
            <w:sz w:val="24"/>
            <w:szCs w:val="24"/>
            <w:vertAlign w:val="superscript"/>
          </w:rPr>
          <w:delText>2</w:delText>
        </w:r>
        <w:r w:rsidR="007B6B5E" w:rsidRPr="00C70602" w:rsidDel="00AB6141">
          <w:rPr>
            <w:rFonts w:ascii="Times New Roman" w:hAnsi="Times New Roman" w:cs="Times New Roman"/>
            <w:sz w:val="24"/>
            <w:szCs w:val="24"/>
            <w:vertAlign w:val="superscript"/>
          </w:rPr>
          <w:delText xml:space="preserve"> </w:delText>
        </w:r>
        <w:r w:rsidR="007B6B5E" w:rsidRPr="00C70602" w:rsidDel="00AB6141">
          <w:rPr>
            <w:rFonts w:ascii="Times New Roman" w:hAnsi="Times New Roman" w:cs="Times New Roman"/>
            <w:sz w:val="24"/>
            <w:szCs w:val="24"/>
          </w:rPr>
          <w:delText>= 0.26</w:delText>
        </w:r>
        <w:r w:rsidR="00106865" w:rsidRPr="00C70602" w:rsidDel="00AB6141">
          <w:rPr>
            <w:rFonts w:ascii="Times New Roman" w:hAnsi="Times New Roman" w:cs="Times New Roman"/>
            <w:sz w:val="24"/>
            <w:szCs w:val="24"/>
          </w:rPr>
          <w:delText>,</w:delText>
        </w:r>
        <w:r w:rsidR="007B6B5E" w:rsidRPr="00C70602" w:rsidDel="00AB6141">
          <w:rPr>
            <w:rFonts w:ascii="Times New Roman" w:hAnsi="Times New Roman" w:cs="Times New Roman"/>
            <w:sz w:val="24"/>
            <w:szCs w:val="24"/>
          </w:rPr>
          <w:delText xml:space="preserve"> df = 2</w:delText>
        </w:r>
        <w:r w:rsidR="00106865" w:rsidRPr="00C70602" w:rsidDel="00AB6141">
          <w:rPr>
            <w:rFonts w:ascii="Times New Roman" w:hAnsi="Times New Roman" w:cs="Times New Roman"/>
            <w:sz w:val="24"/>
            <w:szCs w:val="24"/>
          </w:rPr>
          <w:delText>,</w:delText>
        </w:r>
        <w:r w:rsidR="007B6B5E" w:rsidRPr="00C70602" w:rsidDel="00AB6141">
          <w:rPr>
            <w:rFonts w:ascii="Times New Roman" w:hAnsi="Times New Roman" w:cs="Times New Roman"/>
            <w:sz w:val="24"/>
            <w:szCs w:val="24"/>
          </w:rPr>
          <w:delText xml:space="preserve"> </w:delText>
        </w:r>
        <w:r w:rsidR="007B6B5E" w:rsidRPr="00C70602" w:rsidDel="00AB6141">
          <w:rPr>
            <w:rFonts w:ascii="Times New Roman" w:hAnsi="Times New Roman" w:cs="Times New Roman"/>
            <w:i/>
            <w:iCs/>
            <w:sz w:val="24"/>
            <w:szCs w:val="24"/>
          </w:rPr>
          <w:delText>p</w:delText>
        </w:r>
        <w:r w:rsidR="007B6B5E" w:rsidRPr="00C70602" w:rsidDel="00AB6141">
          <w:rPr>
            <w:rFonts w:ascii="Times New Roman" w:hAnsi="Times New Roman" w:cs="Times New Roman"/>
            <w:sz w:val="24"/>
            <w:szCs w:val="24"/>
          </w:rPr>
          <w:delText xml:space="preserve"> = 0.8782; </w:delText>
        </w:r>
      </w:del>
      <w:r w:rsidR="007B6B5E"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855D649" w:rsidR="00085E71" w:rsidRDefault="004B2A39" w:rsidP="00800E69">
      <w:pPr>
        <w:spacing w:after="0" w:line="480" w:lineRule="auto"/>
        <w:jc w:val="both"/>
        <w:rPr>
          <w:ins w:id="443" w:author="SHAPHAN YONG CHIA" w:date="2023-09-18T13:25:00Z"/>
          <w:rFonts w:ascii="Times New Roman" w:hAnsi="Times New Roman" w:cs="Times New Roman"/>
          <w:sz w:val="24"/>
          <w:szCs w:val="24"/>
          <w:lang w:val="en-US"/>
        </w:rPr>
      </w:pPr>
      <w:del w:id="444" w:author="SHAPHAN YONG CHIA" w:date="2023-09-18T13:25:00Z">
        <w:r w:rsidDel="00B533FA">
          <w:rPr>
            <w:noProof/>
          </w:rPr>
          <w:drawing>
            <wp:inline distT="0" distB="0" distL="0" distR="0" wp14:anchorId="25064451" wp14:editId="600A65AA">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22"/>
                      <a:stretch>
                        <a:fillRect/>
                      </a:stretch>
                    </pic:blipFill>
                    <pic:spPr>
                      <a:xfrm>
                        <a:off x="0" y="0"/>
                        <a:ext cx="5731510" cy="4563110"/>
                      </a:xfrm>
                      <a:prstGeom prst="rect">
                        <a:avLst/>
                      </a:prstGeom>
                    </pic:spPr>
                  </pic:pic>
                </a:graphicData>
              </a:graphic>
            </wp:inline>
          </w:drawing>
        </w:r>
      </w:del>
    </w:p>
    <w:p w14:paraId="6377BE92" w14:textId="11FC067C" w:rsidR="00B533FA" w:rsidRPr="00C70602" w:rsidRDefault="00B533FA" w:rsidP="00800E69">
      <w:pPr>
        <w:spacing w:after="0" w:line="480" w:lineRule="auto"/>
        <w:jc w:val="both"/>
        <w:rPr>
          <w:rFonts w:ascii="Times New Roman" w:hAnsi="Times New Roman" w:cs="Times New Roman"/>
          <w:sz w:val="24"/>
          <w:szCs w:val="24"/>
          <w:lang w:val="en-US"/>
        </w:rPr>
      </w:pPr>
      <w:ins w:id="445" w:author="SHAPHAN YONG CHIA" w:date="2023-09-18T13:25:00Z">
        <w:r>
          <w:rPr>
            <w:noProof/>
          </w:rPr>
          <w:lastRenderedPageBreak/>
          <w:drawing>
            <wp:inline distT="0" distB="0" distL="0" distR="0" wp14:anchorId="0C917E8B" wp14:editId="40D652F5">
              <wp:extent cx="5731510" cy="4560570"/>
              <wp:effectExtent l="0" t="0" r="2540" b="0"/>
              <wp:docPr id="187816557"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557" name="Picture 1" descr="A group of graphs with numbers and symbols&#10;&#10;Description automatically generated with medium confidence"/>
                      <pic:cNvPicPr/>
                    </pic:nvPicPr>
                    <pic:blipFill>
                      <a:blip r:embed="rId23"/>
                      <a:stretch>
                        <a:fillRect/>
                      </a:stretch>
                    </pic:blipFill>
                    <pic:spPr>
                      <a:xfrm>
                        <a:off x="0" y="0"/>
                        <a:ext cx="5731510" cy="4560570"/>
                      </a:xfrm>
                      <a:prstGeom prst="rect">
                        <a:avLst/>
                      </a:prstGeom>
                    </pic:spPr>
                  </pic:pic>
                </a:graphicData>
              </a:graphic>
            </wp:inline>
          </w:drawing>
        </w:r>
      </w:ins>
    </w:p>
    <w:p w14:paraId="07B4F0A9" w14:textId="508A4A35" w:rsidR="00A21EF4" w:rsidRDefault="00FE7109" w:rsidP="00800E69">
      <w:pPr>
        <w:spacing w:after="0" w:line="480" w:lineRule="auto"/>
        <w:jc w:val="both"/>
        <w:rPr>
          <w:ins w:id="446" w:author="SHAPHAN YONG CHIA" w:date="2023-09-18T13:42:00Z"/>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xml:space="preserve">. </w:t>
      </w:r>
      <w:ins w:id="447" w:author="SHAPHAN YONG CHIA" w:date="2023-09-18T13:34:00Z">
        <w:r w:rsidR="002055DE" w:rsidRPr="002055DE">
          <w:rPr>
            <w:rFonts w:ascii="Times New Roman" w:hAnsi="Times New Roman" w:cs="Times New Roman"/>
            <w:color w:val="FF0000"/>
            <w:sz w:val="20"/>
            <w:szCs w:val="20"/>
            <w:lang w:val="en-US"/>
            <w:rPrChange w:id="448" w:author="SHAPHAN YONG CHIA" w:date="2023-09-18T13:35:00Z">
              <w:rPr>
                <w:rFonts w:ascii="Times New Roman" w:hAnsi="Times New Roman" w:cs="Times New Roman"/>
                <w:sz w:val="20"/>
                <w:szCs w:val="20"/>
                <w:lang w:val="en-US"/>
              </w:rPr>
            </w:rPrChange>
          </w:rPr>
          <w:t xml:space="preserve">Leaf measurements were taken at </w:t>
        </w:r>
      </w:ins>
      <w:ins w:id="449" w:author="SHAPHAN YONG CHIA" w:date="2023-09-18T13:41:00Z">
        <w:r w:rsidR="00107D43">
          <w:rPr>
            <w:rFonts w:ascii="Times New Roman" w:hAnsi="Times New Roman" w:cs="Times New Roman"/>
            <w:color w:val="FF0000"/>
            <w:sz w:val="20"/>
            <w:szCs w:val="20"/>
            <w:lang w:val="en-US"/>
          </w:rPr>
          <w:t xml:space="preserve">plant </w:t>
        </w:r>
      </w:ins>
      <w:ins w:id="450" w:author="SHAPHAN YONG CHIA" w:date="2023-09-18T13:34:00Z">
        <w:r w:rsidR="002055DE" w:rsidRPr="002055DE">
          <w:rPr>
            <w:rFonts w:ascii="Times New Roman" w:hAnsi="Times New Roman" w:cs="Times New Roman"/>
            <w:color w:val="FF0000"/>
            <w:sz w:val="20"/>
            <w:szCs w:val="20"/>
            <w:lang w:val="en-US"/>
            <w:rPrChange w:id="451" w:author="SHAPHAN YONG CHIA" w:date="2023-09-18T13:35:00Z">
              <w:rPr>
                <w:rFonts w:ascii="Times New Roman" w:hAnsi="Times New Roman" w:cs="Times New Roman"/>
                <w:sz w:val="20"/>
                <w:szCs w:val="20"/>
                <w:lang w:val="en-US"/>
              </w:rPr>
            </w:rPrChange>
          </w:rPr>
          <w:t xml:space="preserve">ages </w:t>
        </w:r>
      </w:ins>
      <w:ins w:id="452" w:author="SHAPHAN YONG CHIA" w:date="2023-09-18T13:35:00Z">
        <w:r w:rsidR="002055DE">
          <w:rPr>
            <w:rFonts w:ascii="Times New Roman" w:hAnsi="Times New Roman" w:cs="Times New Roman"/>
            <w:color w:val="FF0000"/>
            <w:sz w:val="20"/>
            <w:szCs w:val="20"/>
            <w:lang w:val="en-US"/>
          </w:rPr>
          <w:t>14</w:t>
        </w:r>
      </w:ins>
      <w:ins w:id="453" w:author="SHAPHAN YONG CHIA" w:date="2023-09-18T13:34:00Z">
        <w:r w:rsidR="002055DE" w:rsidRPr="002055DE">
          <w:rPr>
            <w:rFonts w:ascii="Times New Roman" w:hAnsi="Times New Roman" w:cs="Times New Roman"/>
            <w:color w:val="FF0000"/>
            <w:sz w:val="20"/>
            <w:szCs w:val="20"/>
            <w:lang w:val="en-US"/>
            <w:rPrChange w:id="454" w:author="SHAPHAN YONG CHIA" w:date="2023-09-18T13:35:00Z">
              <w:rPr>
                <w:rFonts w:ascii="Times New Roman" w:hAnsi="Times New Roman" w:cs="Times New Roman"/>
                <w:sz w:val="20"/>
                <w:szCs w:val="20"/>
                <w:lang w:val="en-US"/>
              </w:rPr>
            </w:rPrChange>
          </w:rPr>
          <w:t xml:space="preserve"> days (A), 2</w:t>
        </w:r>
      </w:ins>
      <w:ins w:id="455" w:author="SHAPHAN YONG CHIA" w:date="2023-09-18T13:35:00Z">
        <w:r w:rsidR="002055DE">
          <w:rPr>
            <w:rFonts w:ascii="Times New Roman" w:hAnsi="Times New Roman" w:cs="Times New Roman"/>
            <w:color w:val="FF0000"/>
            <w:sz w:val="20"/>
            <w:szCs w:val="20"/>
            <w:lang w:val="en-US"/>
          </w:rPr>
          <w:t>1</w:t>
        </w:r>
      </w:ins>
      <w:ins w:id="456" w:author="SHAPHAN YONG CHIA" w:date="2023-09-18T13:34:00Z">
        <w:r w:rsidR="002055DE" w:rsidRPr="002055DE">
          <w:rPr>
            <w:rFonts w:ascii="Times New Roman" w:hAnsi="Times New Roman" w:cs="Times New Roman"/>
            <w:color w:val="FF0000"/>
            <w:sz w:val="20"/>
            <w:szCs w:val="20"/>
            <w:lang w:val="en-US"/>
            <w:rPrChange w:id="457" w:author="SHAPHAN YONG CHIA" w:date="2023-09-18T13:35:00Z">
              <w:rPr>
                <w:rFonts w:ascii="Times New Roman" w:hAnsi="Times New Roman" w:cs="Times New Roman"/>
                <w:sz w:val="20"/>
                <w:szCs w:val="20"/>
                <w:lang w:val="en-US"/>
              </w:rPr>
            </w:rPrChange>
          </w:rPr>
          <w:t xml:space="preserve"> days </w:t>
        </w:r>
      </w:ins>
      <w:ins w:id="458" w:author="SHAPHAN YONG CHIA" w:date="2023-09-18T13:35:00Z">
        <w:r w:rsidR="002055DE" w:rsidRPr="002055DE">
          <w:rPr>
            <w:rFonts w:ascii="Times New Roman" w:hAnsi="Times New Roman" w:cs="Times New Roman"/>
            <w:color w:val="FF0000"/>
            <w:sz w:val="20"/>
            <w:szCs w:val="20"/>
            <w:lang w:val="en-US"/>
            <w:rPrChange w:id="459" w:author="SHAPHAN YONG CHIA" w:date="2023-09-18T13:35:00Z">
              <w:rPr>
                <w:rFonts w:ascii="Times New Roman" w:hAnsi="Times New Roman" w:cs="Times New Roman"/>
                <w:sz w:val="20"/>
                <w:szCs w:val="20"/>
                <w:lang w:val="en-US"/>
              </w:rPr>
            </w:rPrChange>
          </w:rPr>
          <w:t>(B)</w:t>
        </w:r>
      </w:ins>
      <w:ins w:id="460" w:author="SHAPHAN YONG CHIA" w:date="2023-09-18T13:34:00Z">
        <w:r w:rsidR="002055DE" w:rsidRPr="002055DE">
          <w:rPr>
            <w:rFonts w:ascii="Times New Roman" w:hAnsi="Times New Roman" w:cs="Times New Roman"/>
            <w:color w:val="FF0000"/>
            <w:sz w:val="20"/>
            <w:szCs w:val="20"/>
            <w:lang w:val="en-US"/>
            <w:rPrChange w:id="461" w:author="SHAPHAN YONG CHIA" w:date="2023-09-18T13:35:00Z">
              <w:rPr>
                <w:rFonts w:ascii="Times New Roman" w:hAnsi="Times New Roman" w:cs="Times New Roman"/>
                <w:sz w:val="20"/>
                <w:szCs w:val="20"/>
                <w:lang w:val="en-US"/>
              </w:rPr>
            </w:rPrChange>
          </w:rPr>
          <w:t xml:space="preserve">, </w:t>
        </w:r>
      </w:ins>
      <w:ins w:id="462" w:author="SHAPHAN YONG CHIA" w:date="2023-09-18T13:35:00Z">
        <w:r w:rsidR="002055DE">
          <w:rPr>
            <w:rFonts w:ascii="Times New Roman" w:hAnsi="Times New Roman" w:cs="Times New Roman"/>
            <w:color w:val="FF0000"/>
            <w:sz w:val="20"/>
            <w:szCs w:val="20"/>
            <w:lang w:val="en-US"/>
          </w:rPr>
          <w:t>28</w:t>
        </w:r>
      </w:ins>
      <w:ins w:id="463" w:author="SHAPHAN YONG CHIA" w:date="2023-09-18T13:34:00Z">
        <w:r w:rsidR="002055DE" w:rsidRPr="002055DE">
          <w:rPr>
            <w:rFonts w:ascii="Times New Roman" w:hAnsi="Times New Roman" w:cs="Times New Roman"/>
            <w:color w:val="FF0000"/>
            <w:sz w:val="20"/>
            <w:szCs w:val="20"/>
            <w:lang w:val="en-US"/>
            <w:rPrChange w:id="464" w:author="SHAPHAN YONG CHIA" w:date="2023-09-18T13:35:00Z">
              <w:rPr>
                <w:rFonts w:ascii="Times New Roman" w:hAnsi="Times New Roman" w:cs="Times New Roman"/>
                <w:sz w:val="20"/>
                <w:szCs w:val="20"/>
                <w:lang w:val="en-US"/>
              </w:rPr>
            </w:rPrChange>
          </w:rPr>
          <w:t xml:space="preserve"> days (C) and </w:t>
        </w:r>
      </w:ins>
      <w:ins w:id="465" w:author="SHAPHAN YONG CHIA" w:date="2023-09-18T13:35:00Z">
        <w:r w:rsidR="002055DE">
          <w:rPr>
            <w:rFonts w:ascii="Times New Roman" w:hAnsi="Times New Roman" w:cs="Times New Roman"/>
            <w:color w:val="FF0000"/>
            <w:sz w:val="20"/>
            <w:szCs w:val="20"/>
            <w:lang w:val="en-US"/>
          </w:rPr>
          <w:t>35</w:t>
        </w:r>
      </w:ins>
      <w:ins w:id="466" w:author="SHAPHAN YONG CHIA" w:date="2023-09-18T13:34:00Z">
        <w:r w:rsidR="002055DE" w:rsidRPr="002055DE">
          <w:rPr>
            <w:rFonts w:ascii="Times New Roman" w:hAnsi="Times New Roman" w:cs="Times New Roman"/>
            <w:color w:val="FF0000"/>
            <w:sz w:val="20"/>
            <w:szCs w:val="20"/>
            <w:lang w:val="en-US"/>
            <w:rPrChange w:id="467" w:author="SHAPHAN YONG CHIA" w:date="2023-09-18T13:35:00Z">
              <w:rPr>
                <w:rFonts w:ascii="Times New Roman" w:hAnsi="Times New Roman" w:cs="Times New Roman"/>
                <w:sz w:val="20"/>
                <w:szCs w:val="20"/>
                <w:lang w:val="en-US"/>
              </w:rPr>
            </w:rPrChange>
          </w:rPr>
          <w:t xml:space="preserve"> days (D).</w:t>
        </w:r>
      </w:ins>
      <w:ins w:id="468" w:author="SHAPHAN YONG CHIA" w:date="2023-09-18T13:29:00Z">
        <w:r w:rsidR="00B533FA" w:rsidRPr="002055DE">
          <w:rPr>
            <w:rFonts w:ascii="Times New Roman" w:hAnsi="Times New Roman" w:cs="Times New Roman"/>
            <w:color w:val="FF0000"/>
            <w:sz w:val="20"/>
            <w:szCs w:val="20"/>
            <w:lang w:val="en-US"/>
          </w:rPr>
          <w:t xml:space="preserve"> </w:t>
        </w:r>
      </w:ins>
      <w:r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2ECA246F" w14:textId="77777777" w:rsidR="00E35B7D" w:rsidRDefault="00E35B7D" w:rsidP="00800E69">
      <w:pPr>
        <w:spacing w:after="0" w:line="480" w:lineRule="auto"/>
        <w:jc w:val="both"/>
        <w:rPr>
          <w:ins w:id="469" w:author="SHAPHAN YONG CHIA" w:date="2023-09-18T13:42:00Z"/>
          <w:rFonts w:ascii="Times New Roman" w:hAnsi="Times New Roman" w:cs="Times New Roman"/>
          <w:sz w:val="20"/>
          <w:szCs w:val="20"/>
          <w:lang w:val="en-US"/>
        </w:rPr>
      </w:pPr>
    </w:p>
    <w:p w14:paraId="682DADB2" w14:textId="07BE267C" w:rsidR="00E35B7D" w:rsidRDefault="00E35B7D" w:rsidP="00800E69">
      <w:pPr>
        <w:spacing w:after="0" w:line="480" w:lineRule="auto"/>
        <w:jc w:val="both"/>
        <w:rPr>
          <w:rFonts w:ascii="Times New Roman" w:hAnsi="Times New Roman" w:cs="Times New Roman"/>
          <w:sz w:val="20"/>
          <w:szCs w:val="20"/>
          <w:lang w:val="en-US"/>
        </w:rPr>
      </w:pPr>
      <w:ins w:id="470" w:author="SHAPHAN YONG CHIA" w:date="2023-09-18T13:43:00Z">
        <w:r>
          <w:rPr>
            <w:noProof/>
          </w:rPr>
          <w:lastRenderedPageBreak/>
          <w:drawing>
            <wp:inline distT="0" distB="0" distL="0" distR="0" wp14:anchorId="24D71B9F" wp14:editId="48B38CFF">
              <wp:extent cx="5731510" cy="4560570"/>
              <wp:effectExtent l="0" t="0" r="2540" b="0"/>
              <wp:docPr id="487935062"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35062" name="Picture 1" descr="A group of blue boxes with black text&#10;&#10;Description automatically generated"/>
                      <pic:cNvPicPr/>
                    </pic:nvPicPr>
                    <pic:blipFill>
                      <a:blip r:embed="rId24"/>
                      <a:stretch>
                        <a:fillRect/>
                      </a:stretch>
                    </pic:blipFill>
                    <pic:spPr>
                      <a:xfrm>
                        <a:off x="0" y="0"/>
                        <a:ext cx="5731510" cy="4560570"/>
                      </a:xfrm>
                      <a:prstGeom prst="rect">
                        <a:avLst/>
                      </a:prstGeom>
                    </pic:spPr>
                  </pic:pic>
                </a:graphicData>
              </a:graphic>
            </wp:inline>
          </w:drawing>
        </w:r>
      </w:ins>
    </w:p>
    <w:p w14:paraId="19441715" w14:textId="101C5740" w:rsidR="00C97DF7" w:rsidDel="00E15638" w:rsidRDefault="00F71214" w:rsidP="00800E69">
      <w:pPr>
        <w:spacing w:after="0" w:line="480" w:lineRule="auto"/>
        <w:jc w:val="both"/>
        <w:rPr>
          <w:del w:id="471" w:author="SHAPHAN YONG CHIA" w:date="2023-09-12T18:28:00Z"/>
          <w:rFonts w:ascii="Times New Roman" w:hAnsi="Times New Roman" w:cs="Times New Roman"/>
          <w:sz w:val="20"/>
          <w:szCs w:val="20"/>
          <w:lang w:val="en-US"/>
        </w:rPr>
      </w:pPr>
      <w:del w:id="472" w:author="SHAPHAN YONG CHIA" w:date="2023-09-18T13:42:00Z">
        <w:r w:rsidDel="00E35B7D">
          <w:rPr>
            <w:noProof/>
          </w:rPr>
          <w:lastRenderedPageBreak/>
          <w:drawing>
            <wp:inline distT="0" distB="0" distL="0" distR="0" wp14:anchorId="3F9C253B" wp14:editId="2623D5CD">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25"/>
                      <a:stretch>
                        <a:fillRect/>
                      </a:stretch>
                    </pic:blipFill>
                    <pic:spPr>
                      <a:xfrm>
                        <a:off x="0" y="0"/>
                        <a:ext cx="5731510" cy="4563110"/>
                      </a:xfrm>
                      <a:prstGeom prst="rect">
                        <a:avLst/>
                      </a:prstGeom>
                    </pic:spPr>
                  </pic:pic>
                </a:graphicData>
              </a:graphic>
            </wp:inline>
          </w:drawing>
        </w:r>
      </w:del>
      <w:r w:rsidR="00F35D14"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00F35D14"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00F35D14" w:rsidRPr="00C70602">
        <w:rPr>
          <w:rFonts w:ascii="Times New Roman" w:hAnsi="Times New Roman" w:cs="Times New Roman"/>
          <w:sz w:val="20"/>
          <w:szCs w:val="20"/>
          <w:lang w:val="en-US"/>
        </w:rPr>
        <w:t xml:space="preserve"> </w:t>
      </w:r>
      <w:ins w:id="473" w:author="SHAPHAN YONG CHIA" w:date="2023-09-18T13:43:00Z">
        <w:r w:rsidR="0061765F" w:rsidRPr="005966F1">
          <w:rPr>
            <w:rFonts w:ascii="Times New Roman" w:hAnsi="Times New Roman" w:cs="Times New Roman"/>
            <w:color w:val="FF0000"/>
            <w:sz w:val="20"/>
            <w:szCs w:val="20"/>
            <w:lang w:val="en-US"/>
          </w:rPr>
          <w:t xml:space="preserve">Leaf measurements were taken at </w:t>
        </w:r>
        <w:r w:rsidR="0061765F">
          <w:rPr>
            <w:rFonts w:ascii="Times New Roman" w:hAnsi="Times New Roman" w:cs="Times New Roman"/>
            <w:color w:val="FF0000"/>
            <w:sz w:val="20"/>
            <w:szCs w:val="20"/>
            <w:lang w:val="en-US"/>
          </w:rPr>
          <w:t xml:space="preserve">plant </w:t>
        </w:r>
        <w:r w:rsidR="0061765F" w:rsidRPr="005966F1">
          <w:rPr>
            <w:rFonts w:ascii="Times New Roman" w:hAnsi="Times New Roman" w:cs="Times New Roman"/>
            <w:color w:val="FF0000"/>
            <w:sz w:val="20"/>
            <w:szCs w:val="20"/>
            <w:lang w:val="en-US"/>
          </w:rPr>
          <w:t xml:space="preserve">ages </w:t>
        </w:r>
        <w:r w:rsidR="0061765F">
          <w:rPr>
            <w:rFonts w:ascii="Times New Roman" w:hAnsi="Times New Roman" w:cs="Times New Roman"/>
            <w:color w:val="FF0000"/>
            <w:sz w:val="20"/>
            <w:szCs w:val="20"/>
            <w:lang w:val="en-US"/>
          </w:rPr>
          <w:t>14</w:t>
        </w:r>
        <w:r w:rsidR="0061765F" w:rsidRPr="005966F1">
          <w:rPr>
            <w:rFonts w:ascii="Times New Roman" w:hAnsi="Times New Roman" w:cs="Times New Roman"/>
            <w:color w:val="FF0000"/>
            <w:sz w:val="20"/>
            <w:szCs w:val="20"/>
            <w:lang w:val="en-US"/>
          </w:rPr>
          <w:t xml:space="preserve"> days (A), 2</w:t>
        </w:r>
        <w:r w:rsidR="0061765F">
          <w:rPr>
            <w:rFonts w:ascii="Times New Roman" w:hAnsi="Times New Roman" w:cs="Times New Roman"/>
            <w:color w:val="FF0000"/>
            <w:sz w:val="20"/>
            <w:szCs w:val="20"/>
            <w:lang w:val="en-US"/>
          </w:rPr>
          <w:t>1</w:t>
        </w:r>
        <w:r w:rsidR="0061765F" w:rsidRPr="005966F1">
          <w:rPr>
            <w:rFonts w:ascii="Times New Roman" w:hAnsi="Times New Roman" w:cs="Times New Roman"/>
            <w:color w:val="FF0000"/>
            <w:sz w:val="20"/>
            <w:szCs w:val="20"/>
            <w:lang w:val="en-US"/>
          </w:rPr>
          <w:t xml:space="preserve"> days (B), </w:t>
        </w:r>
        <w:r w:rsidR="0061765F">
          <w:rPr>
            <w:rFonts w:ascii="Times New Roman" w:hAnsi="Times New Roman" w:cs="Times New Roman"/>
            <w:color w:val="FF0000"/>
            <w:sz w:val="20"/>
            <w:szCs w:val="20"/>
            <w:lang w:val="en-US"/>
          </w:rPr>
          <w:t>28</w:t>
        </w:r>
        <w:r w:rsidR="0061765F" w:rsidRPr="005966F1">
          <w:rPr>
            <w:rFonts w:ascii="Times New Roman" w:hAnsi="Times New Roman" w:cs="Times New Roman"/>
            <w:color w:val="FF0000"/>
            <w:sz w:val="20"/>
            <w:szCs w:val="20"/>
            <w:lang w:val="en-US"/>
          </w:rPr>
          <w:t xml:space="preserve"> days (C)</w:t>
        </w:r>
      </w:ins>
      <w:ins w:id="474" w:author="SHAPHAN YONG CHIA" w:date="2023-09-18T13:53:00Z">
        <w:r w:rsidR="00AC2AAB">
          <w:rPr>
            <w:rFonts w:ascii="Times New Roman" w:hAnsi="Times New Roman" w:cs="Times New Roman"/>
            <w:color w:val="FF0000"/>
            <w:sz w:val="20"/>
            <w:szCs w:val="20"/>
            <w:lang w:val="en-US"/>
          </w:rPr>
          <w:t xml:space="preserve"> </w:t>
        </w:r>
      </w:ins>
      <w:ins w:id="475" w:author="SHAPHAN YONG CHIA" w:date="2023-09-18T13:43:00Z">
        <w:r w:rsidR="0061765F" w:rsidRPr="005966F1">
          <w:rPr>
            <w:rFonts w:ascii="Times New Roman" w:hAnsi="Times New Roman" w:cs="Times New Roman"/>
            <w:color w:val="FF0000"/>
            <w:sz w:val="20"/>
            <w:szCs w:val="20"/>
            <w:lang w:val="en-US"/>
          </w:rPr>
          <w:t xml:space="preserve">and </w:t>
        </w:r>
        <w:r w:rsidR="0061765F">
          <w:rPr>
            <w:rFonts w:ascii="Times New Roman" w:hAnsi="Times New Roman" w:cs="Times New Roman"/>
            <w:color w:val="FF0000"/>
            <w:sz w:val="20"/>
            <w:szCs w:val="20"/>
            <w:lang w:val="en-US"/>
          </w:rPr>
          <w:t>35</w:t>
        </w:r>
        <w:r w:rsidR="0061765F" w:rsidRPr="005966F1">
          <w:rPr>
            <w:rFonts w:ascii="Times New Roman" w:hAnsi="Times New Roman" w:cs="Times New Roman"/>
            <w:color w:val="FF0000"/>
            <w:sz w:val="20"/>
            <w:szCs w:val="20"/>
            <w:lang w:val="en-US"/>
          </w:rPr>
          <w:t xml:space="preserve"> days (D).</w:t>
        </w:r>
      </w:ins>
      <w:ins w:id="476" w:author="SHAPHAN YONG CHIA" w:date="2023-09-18T13:44:00Z">
        <w:r w:rsidR="0061765F">
          <w:rPr>
            <w:rFonts w:ascii="Times New Roman" w:hAnsi="Times New Roman" w:cs="Times New Roman"/>
            <w:color w:val="FF0000"/>
            <w:sz w:val="20"/>
            <w:szCs w:val="20"/>
            <w:lang w:val="en-US"/>
          </w:rPr>
          <w:t xml:space="preserve"> </w:t>
        </w:r>
      </w:ins>
      <w:r w:rsidR="002976CB" w:rsidRPr="00C70602">
        <w:rPr>
          <w:rFonts w:ascii="Times New Roman" w:hAnsi="Times New Roman" w:cs="Times New Roman"/>
          <w:sz w:val="20"/>
          <w:szCs w:val="20"/>
          <w:lang w:val="en-US"/>
        </w:rPr>
        <w:t>Frass samples were composted for 38 days in plastic</w:t>
      </w:r>
      <w:ins w:id="477" w:author="SHAPHAN YONG CHIA" w:date="2023-09-12T18:29:00Z">
        <w:r w:rsidR="00E15638">
          <w:rPr>
            <w:rFonts w:ascii="Times New Roman" w:hAnsi="Times New Roman" w:cs="Times New Roman"/>
            <w:sz w:val="20"/>
            <w:szCs w:val="20"/>
            <w:lang w:val="en-US"/>
          </w:rPr>
          <w:t xml:space="preserve"> </w:t>
        </w:r>
      </w:ins>
      <w:del w:id="478" w:author="SHAPHAN YONG CHIA" w:date="2023-09-12T18:29:00Z">
        <w:r w:rsidR="002976CB" w:rsidRPr="00C70602" w:rsidDel="00E15638">
          <w:rPr>
            <w:rFonts w:ascii="Times New Roman" w:hAnsi="Times New Roman" w:cs="Times New Roman"/>
            <w:sz w:val="20"/>
            <w:szCs w:val="20"/>
            <w:lang w:val="en-US"/>
          </w:rPr>
          <w:delText xml:space="preserve"> </w:delText>
        </w:r>
      </w:del>
    </w:p>
    <w:p w14:paraId="3ADE2AFC" w14:textId="64292382" w:rsidR="00A21EF4" w:rsidRPr="00C70602" w:rsidRDefault="002976CB" w:rsidP="00800E69">
      <w:pPr>
        <w:spacing w:after="0" w:line="480" w:lineRule="auto"/>
        <w:jc w:val="both"/>
        <w:rPr>
          <w:rFonts w:ascii="Times New Roman" w:hAnsi="Times New Roman" w:cs="Times New Roman"/>
          <w:sz w:val="20"/>
          <w:szCs w:val="20"/>
          <w:lang w:val="en-US"/>
        </w:rPr>
      </w:pPr>
      <w:del w:id="479" w:author="SHAPHAN YONG CHIA" w:date="2023-09-12T18:28:00Z">
        <w:r w:rsidRPr="00C70602" w:rsidDel="00E15638">
          <w:rPr>
            <w:rFonts w:ascii="Times New Roman" w:hAnsi="Times New Roman" w:cs="Times New Roman"/>
            <w:sz w:val="20"/>
            <w:szCs w:val="20"/>
            <w:lang w:val="en-US"/>
          </w:rPr>
          <w:delText xml:space="preserve"> </w:delText>
        </w:r>
      </w:del>
      <w:r w:rsidRPr="00C70602">
        <w:rPr>
          <w:rFonts w:ascii="Times New Roman" w:hAnsi="Times New Roman" w:cs="Times New Roman"/>
          <w:sz w:val="20"/>
          <w:szCs w:val="20"/>
          <w:lang w:val="en-US"/>
        </w:rPr>
        <w:t xml:space="preserve">and air-dried for 18 days. The resulting compost was </w:t>
      </w:r>
      <w:r w:rsidR="00375EC7">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w:t>
      </w:r>
      <w:r w:rsidR="00F35D14"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00A21EF4" w:rsidRPr="00C70602">
        <w:rPr>
          <w:rFonts w:ascii="Times New Roman" w:hAnsi="Times New Roman" w:cs="Times New Roman"/>
          <w:sz w:val="20"/>
          <w:szCs w:val="20"/>
          <w:lang w:val="en-US"/>
        </w:rPr>
        <w:t xml:space="preserve">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Default="00AA40F8" w:rsidP="00800E69">
      <w:pPr>
        <w:spacing w:before="240" w:after="0" w:line="480" w:lineRule="auto"/>
        <w:jc w:val="both"/>
        <w:rPr>
          <w:rFonts w:ascii="Times New Roman" w:hAnsi="Times New Roman" w:cs="Times New Roman"/>
          <w:sz w:val="18"/>
          <w:szCs w:val="18"/>
          <w:lang w:val="en-US"/>
        </w:rPr>
      </w:pPr>
    </w:p>
    <w:p w14:paraId="7392B0BA" w14:textId="77777777" w:rsidR="00751800" w:rsidRDefault="00751800" w:rsidP="00800E69">
      <w:pPr>
        <w:spacing w:before="240" w:after="0" w:line="480" w:lineRule="auto"/>
        <w:jc w:val="both"/>
        <w:rPr>
          <w:rFonts w:ascii="Times New Roman" w:hAnsi="Times New Roman" w:cs="Times New Roman"/>
          <w:sz w:val="18"/>
          <w:szCs w:val="18"/>
          <w:lang w:val="en-US"/>
        </w:rPr>
      </w:pPr>
    </w:p>
    <w:p w14:paraId="1064BC72" w14:textId="77777777" w:rsidR="00751800" w:rsidRPr="00C70602" w:rsidRDefault="00751800" w:rsidP="00800E69">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44A7274" w:rsidR="00D266AF" w:rsidRPr="00C70602" w:rsidRDefault="00D32F8E" w:rsidP="00800E69">
      <w:pPr>
        <w:spacing w:after="0" w:line="480" w:lineRule="auto"/>
        <w:jc w:val="both"/>
        <w:rPr>
          <w:rFonts w:ascii="Times New Roman" w:hAnsi="Times New Roman" w:cs="Times New Roman"/>
          <w:sz w:val="24"/>
          <w:szCs w:val="24"/>
        </w:rPr>
      </w:pPr>
      <w:bookmarkStart w:id="480"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w:t>
      </w:r>
      <w:r w:rsidR="00375EC7">
        <w:rPr>
          <w:rFonts w:ascii="Times New Roman" w:hAnsi="Times New Roman" w:cs="Times New Roman"/>
          <w:sz w:val="24"/>
          <w:szCs w:val="24"/>
        </w:rPr>
        <w:t>considerably</w:t>
      </w:r>
      <w:r w:rsidR="00E929B4" w:rsidRPr="00C70602">
        <w:rPr>
          <w:rFonts w:ascii="Times New Roman" w:hAnsi="Times New Roman" w:cs="Times New Roman"/>
          <w:sz w:val="24"/>
          <w:szCs w:val="24"/>
        </w:rPr>
        <w:t xml:space="preserve">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r w:rsidR="00375EC7">
        <w:rPr>
          <w:rFonts w:ascii="Times New Roman" w:hAnsi="Times New Roman" w:cs="Times New Roman"/>
          <w:sz w:val="24"/>
          <w:szCs w:val="24"/>
        </w:rPr>
        <w:t>pre-treating</w:t>
      </w:r>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800E69">
      <w:pPr>
        <w:spacing w:after="0" w:line="480" w:lineRule="auto"/>
        <w:jc w:val="both"/>
        <w:rPr>
          <w:rFonts w:ascii="Times New Roman" w:hAnsi="Times New Roman" w:cs="Times New Roman"/>
          <w:sz w:val="24"/>
          <w:szCs w:val="24"/>
        </w:rPr>
      </w:pPr>
    </w:p>
    <w:bookmarkEnd w:id="480"/>
    <w:p w14:paraId="6F101313" w14:textId="547C660D" w:rsidR="006627EF" w:rsidRPr="00C70602" w:rsidRDefault="005361C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The effects of</w:t>
      </w:r>
      <w:r w:rsidR="00375EC7">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 xml:space="preserve">time. </w:t>
      </w:r>
      <w:r w:rsidR="00375EC7">
        <w:rPr>
          <w:rFonts w:ascii="Times New Roman" w:hAnsi="Times New Roman" w:cs="Times New Roman"/>
          <w:sz w:val="24"/>
          <w:szCs w:val="24"/>
        </w:rPr>
        <w:t>Applying</w:t>
      </w:r>
      <w:r w:rsidR="00480275"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lastRenderedPageBreak/>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xml:space="preserve">. However, when frass was applied </w:t>
      </w:r>
      <w:r w:rsidR="00375EC7">
        <w:rPr>
          <w:rFonts w:ascii="Times New Roman" w:hAnsi="Times New Roman" w:cs="Times New Roman"/>
          <w:sz w:val="24"/>
          <w:szCs w:val="24"/>
        </w:rPr>
        <w:t xml:space="preserve">with a synthetic N-P-K fertiliser, </w:t>
      </w:r>
      <w:r w:rsidR="0042378C" w:rsidRPr="00C70602">
        <w:rPr>
          <w:rFonts w:ascii="Times New Roman" w:hAnsi="Times New Roman" w:cs="Times New Roman"/>
          <w:sz w:val="24"/>
          <w:szCs w:val="24"/>
        </w:rPr>
        <w:t xml:space="preserve">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w:t>
      </w:r>
      <w:r w:rsidR="00375EC7">
        <w:rPr>
          <w:rFonts w:ascii="Times New Roman" w:hAnsi="Times New Roman" w:cs="Times New Roman"/>
          <w:sz w:val="24"/>
          <w:szCs w:val="24"/>
        </w:rPr>
        <w:t xml:space="preserve">amended with BSFF than in soil </w:t>
      </w:r>
      <w:r w:rsidR="002A3C26" w:rsidRPr="00C70602">
        <w:rPr>
          <w:rFonts w:ascii="Times New Roman" w:hAnsi="Times New Roman" w:cs="Times New Roman"/>
          <w:sz w:val="24"/>
          <w:szCs w:val="24"/>
        </w:rPr>
        <w:t xml:space="preserve">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375EC7">
        <w:rPr>
          <w:rFonts w:ascii="Times New Roman" w:hAnsi="Times New Roman" w:cs="Times New Roman"/>
          <w:sz w:val="24"/>
          <w:szCs w:val="24"/>
        </w:rPr>
        <w:t xml:space="preserve">had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800E69">
      <w:pPr>
        <w:spacing w:after="0" w:line="480" w:lineRule="auto"/>
        <w:jc w:val="both"/>
        <w:rPr>
          <w:rFonts w:ascii="Times New Roman" w:hAnsi="Times New Roman" w:cs="Times New Roman"/>
          <w:sz w:val="24"/>
          <w:szCs w:val="24"/>
        </w:rPr>
      </w:pPr>
    </w:p>
    <w:p w14:paraId="7A5EFCAE" w14:textId="2E3161B1" w:rsidR="00226B77" w:rsidRPr="00C70602" w:rsidRDefault="00CB3D1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w:t>
      </w:r>
      <w:del w:id="481" w:author="SHAPHAN YONG CHIA" w:date="2023-09-14T18:27:00Z">
        <w:r w:rsidR="00C018EA" w:rsidRPr="00C70602" w:rsidDel="00AD04D0">
          <w:rPr>
            <w:rFonts w:ascii="Times New Roman" w:hAnsi="Times New Roman" w:cs="Times New Roman"/>
            <w:sz w:val="24"/>
            <w:szCs w:val="24"/>
          </w:rPr>
          <w:delText>slightly reduced total microbial counts without affecting bacterial endospores. However</w:delText>
        </w:r>
        <w:r w:rsidR="00375EC7" w:rsidDel="00AD04D0">
          <w:rPr>
            <w:rFonts w:ascii="Times New Roman" w:hAnsi="Times New Roman" w:cs="Times New Roman"/>
            <w:sz w:val="24"/>
            <w:szCs w:val="24"/>
          </w:rPr>
          <w:delText xml:space="preserve">, when introduced to the frass, it </w:delText>
        </w:r>
      </w:del>
      <w:r w:rsidR="00375EC7">
        <w:rPr>
          <w:rFonts w:ascii="Times New Roman" w:hAnsi="Times New Roman" w:cs="Times New Roman"/>
          <w:sz w:val="24"/>
          <w:szCs w:val="24"/>
        </w:rPr>
        <w:t>successfully eliminated detectable amounts of foodborne pathogens (</w:t>
      </w:r>
      <w:r w:rsidR="00375EC7" w:rsidRPr="009B46B7">
        <w:rPr>
          <w:rFonts w:ascii="Times New Roman" w:hAnsi="Times New Roman" w:cs="Times New Roman"/>
          <w:color w:val="000000" w:themeColor="text1"/>
          <w:sz w:val="24"/>
          <w:szCs w:val="24"/>
          <w:rPrChange w:id="482" w:author="SHAPHAN YONG CHIA" w:date="2023-09-18T19:31:00Z">
            <w:rPr>
              <w:rFonts w:ascii="Times New Roman" w:hAnsi="Times New Roman" w:cs="Times New Roman"/>
              <w:sz w:val="24"/>
              <w:szCs w:val="24"/>
            </w:rPr>
          </w:rPrChange>
        </w:rPr>
        <w:t xml:space="preserve">Salmonella, </w:t>
      </w:r>
      <w:bookmarkStart w:id="483" w:name="_Hlk145957955"/>
      <w:r w:rsidR="00375EC7" w:rsidRPr="00DF092E">
        <w:rPr>
          <w:rFonts w:ascii="Times New Roman" w:hAnsi="Times New Roman" w:cs="Times New Roman"/>
          <w:i/>
          <w:iCs/>
          <w:color w:val="FF0000"/>
          <w:sz w:val="24"/>
          <w:szCs w:val="24"/>
          <w:rPrChange w:id="484" w:author="SHAPHAN YONG CHIA" w:date="2023-09-18T11:22:00Z">
            <w:rPr>
              <w:rFonts w:ascii="Times New Roman" w:hAnsi="Times New Roman" w:cs="Times New Roman"/>
              <w:sz w:val="24"/>
              <w:szCs w:val="24"/>
            </w:rPr>
          </w:rPrChange>
        </w:rPr>
        <w:t>Clostridium perfringens</w:t>
      </w:r>
      <w:bookmarkEnd w:id="483"/>
      <w:r w:rsidR="00375EC7">
        <w:rPr>
          <w:rFonts w:ascii="Times New Roman" w:hAnsi="Times New Roman" w:cs="Times New Roman"/>
          <w:sz w:val="24"/>
          <w:szCs w:val="24"/>
        </w:rPr>
        <w:t>, and Enterobacteriaceae)</w:t>
      </w:r>
      <w:r w:rsidR="00C018EA" w:rsidRPr="00C70602">
        <w:rPr>
          <w:rFonts w:ascii="Times New Roman" w:hAnsi="Times New Roman" w:cs="Times New Roman"/>
          <w:sz w:val="24"/>
          <w:szCs w:val="24"/>
        </w:rPr>
        <w:t xml:space="preserve">.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w:t>
      </w:r>
      <w:r w:rsidR="00A254B3" w:rsidRPr="00C70602">
        <w:rPr>
          <w:rFonts w:ascii="Times New Roman" w:hAnsi="Times New Roman" w:cs="Times New Roman"/>
          <w:sz w:val="24"/>
          <w:szCs w:val="24"/>
        </w:rPr>
        <w:lastRenderedPageBreak/>
        <w:t xml:space="preserve">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w:t>
      </w:r>
      <w:r w:rsidR="00375EC7">
        <w:rPr>
          <w:rFonts w:ascii="Times New Roman" w:hAnsi="Times New Roman" w:cs="Times New Roman"/>
          <w:sz w:val="24"/>
          <w:szCs w:val="24"/>
        </w:rPr>
        <w:t xml:space="preserve">using raw BSFF or raw MWF as soil amendments may negatively affect the growth and flowering of </w:t>
      </w:r>
      <w:r w:rsidR="00375EC7" w:rsidRPr="00DF092E">
        <w:rPr>
          <w:rFonts w:ascii="Times New Roman" w:hAnsi="Times New Roman" w:cs="Times New Roman"/>
          <w:i/>
          <w:iCs/>
          <w:color w:val="FF0000"/>
          <w:sz w:val="24"/>
          <w:szCs w:val="24"/>
          <w:rPrChange w:id="485" w:author="SHAPHAN YONG CHIA" w:date="2023-09-18T11:22:00Z">
            <w:rPr>
              <w:rFonts w:ascii="Times New Roman" w:hAnsi="Times New Roman" w:cs="Times New Roman"/>
              <w:sz w:val="24"/>
              <w:szCs w:val="24"/>
            </w:rPr>
          </w:rPrChange>
        </w:rPr>
        <w:t>B. rapa</w:t>
      </w:r>
      <w:r w:rsidR="00375EC7" w:rsidRPr="00DF092E">
        <w:rPr>
          <w:rFonts w:ascii="Times New Roman" w:hAnsi="Times New Roman" w:cs="Times New Roman"/>
          <w:color w:val="FF0000"/>
          <w:sz w:val="24"/>
          <w:szCs w:val="24"/>
          <w:rPrChange w:id="486" w:author="SHAPHAN YONG CHIA" w:date="2023-09-18T11:22:00Z">
            <w:rPr>
              <w:rFonts w:ascii="Times New Roman" w:hAnsi="Times New Roman" w:cs="Times New Roman"/>
              <w:sz w:val="24"/>
              <w:szCs w:val="24"/>
            </w:rPr>
          </w:rPrChange>
        </w:rPr>
        <w:t xml:space="preserve"> </w:t>
      </w:r>
      <w:r w:rsidR="00375EC7">
        <w:rPr>
          <w:rFonts w:ascii="Times New Roman" w:hAnsi="Times New Roman" w:cs="Times New Roman"/>
          <w:sz w:val="24"/>
          <w:szCs w:val="24"/>
        </w:rPr>
        <w:t xml:space="preserve">plants, particularly in </w:t>
      </w:r>
      <w:r w:rsidR="0063469F" w:rsidRPr="00C70602">
        <w:rPr>
          <w:rFonts w:ascii="Times New Roman" w:hAnsi="Times New Roman" w:cs="Times New Roman"/>
          <w:sz w:val="24"/>
          <w:szCs w:val="24"/>
        </w:rPr>
        <w:t xml:space="preserve">leaf production. </w:t>
      </w:r>
      <w:bookmarkStart w:id="487" w:name="_Hlk145599723"/>
      <w:ins w:id="488" w:author="SHAPHAN YONG CHIA" w:date="2023-09-14T15:43:00Z">
        <w:r w:rsidR="0045532B" w:rsidRPr="00263AAC">
          <w:rPr>
            <w:rFonts w:ascii="Times New Roman" w:hAnsi="Times New Roman" w:cs="Times New Roman"/>
            <w:color w:val="FF0000"/>
            <w:sz w:val="24"/>
            <w:szCs w:val="24"/>
            <w:rPrChange w:id="489" w:author="SHAPHAN YONG CHIA" w:date="2023-09-18T13:46:00Z">
              <w:rPr>
                <w:rFonts w:ascii="Times New Roman" w:hAnsi="Times New Roman" w:cs="Times New Roman"/>
                <w:sz w:val="24"/>
                <w:szCs w:val="24"/>
              </w:rPr>
            </w:rPrChange>
          </w:rPr>
          <w:t xml:space="preserve">The negative effects observed </w:t>
        </w:r>
      </w:ins>
      <w:ins w:id="490" w:author="SHAPHAN YONG CHIA" w:date="2023-09-14T15:59:00Z">
        <w:r w:rsidR="00773A1D" w:rsidRPr="00263AAC">
          <w:rPr>
            <w:rFonts w:ascii="Times New Roman" w:hAnsi="Times New Roman" w:cs="Times New Roman"/>
            <w:color w:val="FF0000"/>
            <w:sz w:val="24"/>
            <w:szCs w:val="24"/>
            <w:rPrChange w:id="491" w:author="SHAPHAN YONG CHIA" w:date="2023-09-18T13:46:00Z">
              <w:rPr>
                <w:rFonts w:ascii="Times New Roman" w:hAnsi="Times New Roman" w:cs="Times New Roman"/>
                <w:sz w:val="24"/>
                <w:szCs w:val="24"/>
              </w:rPr>
            </w:rPrChange>
          </w:rPr>
          <w:t xml:space="preserve">of </w:t>
        </w:r>
      </w:ins>
      <w:ins w:id="492" w:author="SHAPHAN YONG CHIA" w:date="2023-09-14T15:43:00Z">
        <w:r w:rsidR="0045532B" w:rsidRPr="00263AAC">
          <w:rPr>
            <w:rFonts w:ascii="Times New Roman" w:hAnsi="Times New Roman" w:cs="Times New Roman"/>
            <w:color w:val="FF0000"/>
            <w:sz w:val="24"/>
            <w:szCs w:val="24"/>
            <w:rPrChange w:id="493" w:author="SHAPHAN YONG CHIA" w:date="2023-09-18T13:46:00Z">
              <w:rPr>
                <w:rFonts w:ascii="Times New Roman" w:hAnsi="Times New Roman" w:cs="Times New Roman"/>
                <w:sz w:val="24"/>
                <w:szCs w:val="24"/>
              </w:rPr>
            </w:rPrChange>
          </w:rPr>
          <w:t xml:space="preserve">raw BSFF or MWF </w:t>
        </w:r>
      </w:ins>
      <w:ins w:id="494" w:author="SHAPHAN YONG CHIA" w:date="2023-09-14T16:00:00Z">
        <w:r w:rsidR="00773A1D" w:rsidRPr="00263AAC">
          <w:rPr>
            <w:rFonts w:ascii="Times New Roman" w:hAnsi="Times New Roman" w:cs="Times New Roman"/>
            <w:color w:val="FF0000"/>
            <w:sz w:val="24"/>
            <w:szCs w:val="24"/>
            <w:rPrChange w:id="495" w:author="SHAPHAN YONG CHIA" w:date="2023-09-18T13:46:00Z">
              <w:rPr>
                <w:rFonts w:ascii="Times New Roman" w:hAnsi="Times New Roman" w:cs="Times New Roman"/>
                <w:sz w:val="24"/>
                <w:szCs w:val="24"/>
              </w:rPr>
            </w:rPrChange>
          </w:rPr>
          <w:t xml:space="preserve">on leaf production of </w:t>
        </w:r>
      </w:ins>
      <w:ins w:id="496" w:author="SHAPHAN YONG CHIA" w:date="2023-09-14T15:43:00Z">
        <w:r w:rsidR="0045532B" w:rsidRPr="00263AAC">
          <w:rPr>
            <w:rFonts w:ascii="Times New Roman" w:hAnsi="Times New Roman" w:cs="Times New Roman"/>
            <w:i/>
            <w:iCs/>
            <w:color w:val="FF0000"/>
            <w:sz w:val="24"/>
            <w:szCs w:val="24"/>
            <w:rPrChange w:id="497" w:author="SHAPHAN YONG CHIA" w:date="2023-09-18T13:46:00Z">
              <w:rPr>
                <w:rFonts w:ascii="Times New Roman" w:hAnsi="Times New Roman" w:cs="Times New Roman"/>
                <w:sz w:val="24"/>
                <w:szCs w:val="24"/>
              </w:rPr>
            </w:rPrChange>
          </w:rPr>
          <w:t>B. rapa</w:t>
        </w:r>
        <w:r w:rsidR="0045532B" w:rsidRPr="00263AAC">
          <w:rPr>
            <w:rFonts w:ascii="Times New Roman" w:hAnsi="Times New Roman" w:cs="Times New Roman"/>
            <w:color w:val="FF0000"/>
            <w:sz w:val="24"/>
            <w:szCs w:val="24"/>
            <w:rPrChange w:id="498" w:author="SHAPHAN YONG CHIA" w:date="2023-09-18T13:46:00Z">
              <w:rPr>
                <w:rFonts w:ascii="Times New Roman" w:hAnsi="Times New Roman" w:cs="Times New Roman"/>
                <w:sz w:val="24"/>
                <w:szCs w:val="24"/>
              </w:rPr>
            </w:rPrChange>
          </w:rPr>
          <w:t xml:space="preserve"> could be due to a combination of factors </w:t>
        </w:r>
        <w:bookmarkEnd w:id="487"/>
        <w:r w:rsidR="0045532B" w:rsidRPr="00263AAC">
          <w:rPr>
            <w:rFonts w:ascii="Times New Roman" w:hAnsi="Times New Roman" w:cs="Times New Roman"/>
            <w:color w:val="FF0000"/>
            <w:sz w:val="24"/>
            <w:szCs w:val="24"/>
            <w:rPrChange w:id="499" w:author="SHAPHAN YONG CHIA" w:date="2023-09-18T13:46:00Z">
              <w:rPr>
                <w:rFonts w:ascii="Times New Roman" w:hAnsi="Times New Roman" w:cs="Times New Roman"/>
                <w:sz w:val="24"/>
                <w:szCs w:val="24"/>
              </w:rPr>
            </w:rPrChange>
          </w:rPr>
          <w:t>related to nutrient composition, pH, soil structure, toxicity, microbial activity</w:t>
        </w:r>
      </w:ins>
      <w:ins w:id="500" w:author="Dicke, Marcel" w:date="2023-09-24T12:03:00Z">
        <w:r w:rsidR="00122317">
          <w:rPr>
            <w:rFonts w:ascii="Times New Roman" w:hAnsi="Times New Roman" w:cs="Times New Roman"/>
            <w:color w:val="FF0000"/>
            <w:sz w:val="24"/>
            <w:szCs w:val="24"/>
          </w:rPr>
          <w:t>,</w:t>
        </w:r>
      </w:ins>
      <w:ins w:id="501" w:author="SHAPHAN YONG CHIA" w:date="2023-09-14T15:44:00Z">
        <w:r w:rsidR="0045532B" w:rsidRPr="00263AAC">
          <w:rPr>
            <w:rFonts w:ascii="Times New Roman" w:hAnsi="Times New Roman" w:cs="Times New Roman"/>
            <w:color w:val="FF0000"/>
            <w:sz w:val="24"/>
            <w:szCs w:val="24"/>
            <w:rPrChange w:id="502" w:author="SHAPHAN YONG CHIA" w:date="2023-09-18T13:46:00Z">
              <w:rPr>
                <w:rFonts w:ascii="Times New Roman" w:hAnsi="Times New Roman" w:cs="Times New Roman"/>
                <w:sz w:val="24"/>
                <w:szCs w:val="24"/>
              </w:rPr>
            </w:rPrChange>
          </w:rPr>
          <w:t xml:space="preserve"> </w:t>
        </w:r>
      </w:ins>
      <w:ins w:id="503" w:author="SHAPHAN YONG CHIA" w:date="2023-09-14T15:51:00Z">
        <w:r w:rsidR="002E69AF" w:rsidRPr="00263AAC">
          <w:rPr>
            <w:rFonts w:ascii="Times New Roman" w:hAnsi="Times New Roman" w:cs="Times New Roman"/>
            <w:color w:val="FF0000"/>
            <w:sz w:val="24"/>
            <w:szCs w:val="24"/>
            <w:rPrChange w:id="504" w:author="SHAPHAN YONG CHIA" w:date="2023-09-18T13:46:00Z">
              <w:rPr>
                <w:rFonts w:ascii="Times New Roman" w:hAnsi="Times New Roman" w:cs="Times New Roman"/>
                <w:sz w:val="24"/>
                <w:szCs w:val="24"/>
              </w:rPr>
            </w:rPrChange>
          </w:rPr>
          <w:t>and</w:t>
        </w:r>
      </w:ins>
      <w:ins w:id="505" w:author="SHAPHAN YONG CHIA" w:date="2023-09-14T15:43:00Z">
        <w:del w:id="506" w:author="Dicke, Marcel" w:date="2023-09-24T12:03:00Z">
          <w:r w:rsidR="0045532B" w:rsidRPr="00263AAC" w:rsidDel="00122317">
            <w:rPr>
              <w:rFonts w:ascii="Times New Roman" w:hAnsi="Times New Roman" w:cs="Times New Roman"/>
              <w:color w:val="FF0000"/>
              <w:sz w:val="24"/>
              <w:szCs w:val="24"/>
              <w:rPrChange w:id="507" w:author="SHAPHAN YONG CHIA" w:date="2023-09-18T13:46:00Z">
                <w:rPr>
                  <w:rFonts w:ascii="Times New Roman" w:hAnsi="Times New Roman" w:cs="Times New Roman"/>
                  <w:sz w:val="24"/>
                  <w:szCs w:val="24"/>
                </w:rPr>
              </w:rPrChange>
            </w:rPr>
            <w:delText>,</w:delText>
          </w:r>
        </w:del>
        <w:r w:rsidR="0045532B" w:rsidRPr="00263AAC">
          <w:rPr>
            <w:rFonts w:ascii="Times New Roman" w:hAnsi="Times New Roman" w:cs="Times New Roman"/>
            <w:color w:val="FF0000"/>
            <w:sz w:val="24"/>
            <w:szCs w:val="24"/>
            <w:rPrChange w:id="508" w:author="SHAPHAN YONG CHIA" w:date="2023-09-18T13:46:00Z">
              <w:rPr>
                <w:rFonts w:ascii="Times New Roman" w:hAnsi="Times New Roman" w:cs="Times New Roman"/>
                <w:sz w:val="24"/>
                <w:szCs w:val="24"/>
              </w:rPr>
            </w:rPrChange>
          </w:rPr>
          <w:t xml:space="preserve"> salinity. Further research and detailed analysis would be needed to pinpoint the exact mechanisms responsible for these observations.</w:t>
        </w:r>
      </w:ins>
      <w:ins w:id="509" w:author="SHAPHAN YONG CHIA" w:date="2023-09-14T15:51:00Z">
        <w:r w:rsidR="002E69AF" w:rsidRPr="00263AAC">
          <w:rPr>
            <w:rFonts w:ascii="Times New Roman" w:hAnsi="Times New Roman" w:cs="Times New Roman"/>
            <w:color w:val="FF0000"/>
            <w:sz w:val="24"/>
            <w:szCs w:val="24"/>
            <w:rPrChange w:id="510" w:author="SHAPHAN YONG CHIA" w:date="2023-09-18T13:46:00Z">
              <w:rPr>
                <w:rFonts w:ascii="Times New Roman" w:hAnsi="Times New Roman" w:cs="Times New Roman"/>
                <w:sz w:val="24"/>
                <w:szCs w:val="24"/>
              </w:rPr>
            </w:rPrChange>
          </w:rPr>
          <w:t xml:space="preserve"> </w:t>
        </w:r>
      </w:ins>
      <w:r w:rsidR="0063469F" w:rsidRPr="00C70602">
        <w:rPr>
          <w:rFonts w:ascii="Times New Roman" w:hAnsi="Times New Roman" w:cs="Times New Roman"/>
          <w:sz w:val="24"/>
          <w:szCs w:val="24"/>
        </w:rPr>
        <w:t xml:space="preserve">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800E69">
      <w:pPr>
        <w:spacing w:after="0" w:line="480" w:lineRule="auto"/>
        <w:jc w:val="both"/>
        <w:rPr>
          <w:rFonts w:ascii="Times New Roman" w:hAnsi="Times New Roman" w:cs="Times New Roman"/>
          <w:sz w:val="24"/>
          <w:szCs w:val="24"/>
        </w:rPr>
      </w:pPr>
    </w:p>
    <w:p w14:paraId="60CAB438" w14:textId="6F36D2BE" w:rsidR="00BD4AEA" w:rsidRPr="00C70602" w:rsidRDefault="00D1720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DF092E">
        <w:rPr>
          <w:rFonts w:ascii="Times New Roman" w:hAnsi="Times New Roman" w:cs="Times New Roman"/>
          <w:i/>
          <w:iCs/>
          <w:color w:val="FF0000"/>
          <w:sz w:val="24"/>
          <w:szCs w:val="24"/>
          <w:rPrChange w:id="511" w:author="SHAPHAN YONG CHIA" w:date="2023-09-18T11:22:00Z">
            <w:rPr>
              <w:rFonts w:ascii="Times New Roman" w:hAnsi="Times New Roman" w:cs="Times New Roman"/>
              <w:i/>
              <w:iCs/>
              <w:sz w:val="24"/>
              <w:szCs w:val="24"/>
            </w:rPr>
          </w:rPrChange>
        </w:rPr>
        <w:t>D</w:t>
      </w:r>
      <w:ins w:id="512" w:author="SHAPHAN YONG CHIA" w:date="2023-09-12T18:46:00Z">
        <w:r w:rsidR="003209D2" w:rsidRPr="002B0A8C">
          <w:rPr>
            <w:rFonts w:ascii="Times New Roman" w:hAnsi="Times New Roman" w:cs="Times New Roman"/>
            <w:i/>
            <w:iCs/>
            <w:color w:val="FF0000"/>
            <w:sz w:val="24"/>
            <w:szCs w:val="24"/>
            <w:rPrChange w:id="513" w:author="SHAPHAN YONG CHIA" w:date="2023-09-12T18:59:00Z">
              <w:rPr>
                <w:rFonts w:ascii="Times New Roman" w:hAnsi="Times New Roman" w:cs="Times New Roman"/>
                <w:i/>
                <w:iCs/>
                <w:sz w:val="24"/>
                <w:szCs w:val="24"/>
              </w:rPr>
            </w:rPrChange>
          </w:rPr>
          <w:t>.</w:t>
        </w:r>
      </w:ins>
      <w:del w:id="514" w:author="SHAPHAN YONG CHIA" w:date="2023-09-12T18:46:00Z">
        <w:r w:rsidR="00B21058" w:rsidRPr="00C70602" w:rsidDel="003209D2">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D0909">
        <w:rPr>
          <w:rFonts w:ascii="Times New Roman" w:hAnsi="Times New Roman" w:cs="Times New Roman"/>
          <w:sz w:val="24"/>
          <w:szCs w:val="24"/>
        </w:rPr>
        <w:t>significantly decreased</w:t>
      </w:r>
      <w:r w:rsidR="00381D08" w:rsidRPr="00C70602">
        <w:rPr>
          <w:rFonts w:ascii="Times New Roman" w:hAnsi="Times New Roman" w:cs="Times New Roman"/>
          <w:sz w:val="24"/>
          <w:szCs w:val="24"/>
        </w:rPr>
        <w:t xml:space="preserve">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w:t>
      </w:r>
      <w:r w:rsidR="00ED0909">
        <w:rPr>
          <w:rFonts w:ascii="Times New Roman" w:hAnsi="Times New Roman" w:cs="Times New Roman"/>
          <w:sz w:val="24"/>
          <w:szCs w:val="24"/>
        </w:rPr>
        <w:t>produced</w:t>
      </w:r>
      <w:r w:rsidR="004A0C68" w:rsidRPr="00C70602">
        <w:rPr>
          <w:rFonts w:ascii="Times New Roman" w:hAnsi="Times New Roman" w:cs="Times New Roman"/>
          <w:sz w:val="24"/>
          <w:szCs w:val="24"/>
        </w:rPr>
        <w:t xml:space="preserve"> the highest</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to</w:t>
      </w:r>
      <w:r w:rsidR="00ED0909">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t>
      </w:r>
      <w:r w:rsidR="0067210A" w:rsidRPr="00C70602">
        <w:rPr>
          <w:rFonts w:ascii="Times New Roman" w:hAnsi="Times New Roman" w:cs="Times New Roman"/>
          <w:sz w:val="24"/>
          <w:szCs w:val="24"/>
        </w:rPr>
        <w:lastRenderedPageBreak/>
        <w:t>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172D198C" w:rsidR="00E53919" w:rsidRPr="00C70602" w:rsidDel="00773A1D" w:rsidRDefault="00E53919" w:rsidP="00800E69">
      <w:pPr>
        <w:spacing w:after="0" w:line="480" w:lineRule="auto"/>
        <w:jc w:val="both"/>
        <w:rPr>
          <w:del w:id="515" w:author="SHAPHAN YONG CHIA" w:date="2023-09-14T16:05:00Z"/>
          <w:rFonts w:ascii="Times New Roman" w:hAnsi="Times New Roman" w:cs="Times New Roman"/>
          <w:sz w:val="24"/>
          <w:szCs w:val="24"/>
        </w:rPr>
      </w:pPr>
      <w:r w:rsidRPr="00C70602">
        <w:rPr>
          <w:rFonts w:ascii="Times New Roman" w:hAnsi="Times New Roman" w:cs="Times New Roman"/>
          <w:sz w:val="24"/>
          <w:szCs w:val="24"/>
        </w:rPr>
        <w:t xml:space="preserve">Our findings indicate that soil amendment with raw frass did not </w:t>
      </w:r>
      <w:r w:rsidR="00ED0909">
        <w:rPr>
          <w:rFonts w:ascii="Times New Roman" w:hAnsi="Times New Roman" w:cs="Times New Roman"/>
          <w:sz w:val="24"/>
          <w:szCs w:val="24"/>
        </w:rPr>
        <w:t>significantly impact</w:t>
      </w:r>
      <w:r w:rsidRPr="00C70602">
        <w:rPr>
          <w:rFonts w:ascii="Times New Roman" w:hAnsi="Times New Roman" w:cs="Times New Roman"/>
          <w:sz w:val="24"/>
          <w:szCs w:val="24"/>
        </w:rPr>
        <w:t xml:space="preserve">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ins w:id="516" w:author="SHAPHAN YONG CHIA" w:date="2023-09-14T16:05:00Z">
        <w:r w:rsidR="00773A1D">
          <w:rPr>
            <w:rFonts w:ascii="Times New Roman" w:hAnsi="Times New Roman" w:cs="Times New Roman"/>
            <w:sz w:val="24"/>
            <w:szCs w:val="24"/>
          </w:rPr>
          <w:t xml:space="preserve"> </w:t>
        </w:r>
      </w:ins>
    </w:p>
    <w:p w14:paraId="05D252AF" w14:textId="1E1C6953" w:rsidR="003878CC" w:rsidRPr="00C70602" w:rsidDel="00773A1D" w:rsidRDefault="00E53919" w:rsidP="00800E69">
      <w:pPr>
        <w:spacing w:after="0" w:line="480" w:lineRule="auto"/>
        <w:jc w:val="both"/>
        <w:rPr>
          <w:del w:id="517" w:author="SHAPHAN YONG CHIA" w:date="2023-09-14T16:05:00Z"/>
          <w:rFonts w:ascii="Times New Roman" w:hAnsi="Times New Roman" w:cs="Times New Roman"/>
          <w:sz w:val="24"/>
          <w:szCs w:val="24"/>
        </w:rPr>
      </w:pPr>
      <w:del w:id="518" w:author="SHAPHAN YONG CHIA" w:date="2023-09-14T16:05:00Z">
        <w:r w:rsidRPr="00C70602" w:rsidDel="00773A1D">
          <w:rPr>
            <w:rFonts w:ascii="Times New Roman" w:hAnsi="Times New Roman" w:cs="Times New Roman"/>
            <w:sz w:val="24"/>
            <w:szCs w:val="24"/>
          </w:rPr>
          <w:delText xml:space="preserve"> </w:delText>
        </w:r>
      </w:del>
    </w:p>
    <w:p w14:paraId="1D57651C" w14:textId="56E1BEA1" w:rsidR="00F8784C" w:rsidRPr="00C70602" w:rsidRDefault="0067210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519"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w:t>
      </w:r>
      <w:r w:rsidR="00ED0909">
        <w:rPr>
          <w:rFonts w:ascii="Times New Roman" w:hAnsi="Times New Roman" w:cs="Times New Roman"/>
          <w:sz w:val="24"/>
          <w:szCs w:val="24"/>
        </w:rPr>
        <w:t>adding</w:t>
      </w:r>
      <w:r w:rsidR="008560BF" w:rsidRPr="00C70602">
        <w:rPr>
          <w:rFonts w:ascii="Times New Roman" w:hAnsi="Times New Roman" w:cs="Times New Roman"/>
          <w:sz w:val="24"/>
          <w:szCs w:val="24"/>
        </w:rPr>
        <w:t xml:space="preserve">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ED0909">
        <w:rPr>
          <w:rFonts w:ascii="Times New Roman" w:hAnsi="Times New Roman" w:cs="Times New Roman"/>
          <w:sz w:val="24"/>
          <w:szCs w:val="24"/>
        </w:rPr>
        <w:t>defences</w:t>
      </w:r>
      <w:r w:rsidR="008560BF" w:rsidRPr="00C70602">
        <w:rPr>
          <w:rFonts w:ascii="Times New Roman" w:hAnsi="Times New Roman" w:cs="Times New Roman"/>
          <w:sz w:val="24"/>
          <w:szCs w:val="24"/>
        </w:rPr>
        <w:t xml:space="preserve">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519"/>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ED0909">
        <w:rPr>
          <w:rFonts w:ascii="Times New Roman" w:hAnsi="Times New Roman" w:cs="Times New Roman"/>
          <w:sz w:val="24"/>
          <w:szCs w:val="24"/>
        </w:rPr>
        <w:t>adding</w:t>
      </w:r>
      <w:r w:rsidR="000330BE" w:rsidRPr="00C70602">
        <w:rPr>
          <w:rFonts w:ascii="Times New Roman" w:hAnsi="Times New Roman" w:cs="Times New Roman"/>
          <w:sz w:val="24"/>
          <w:szCs w:val="24"/>
        </w:rPr>
        <w:t xml:space="preserve">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high mineralisation of </w:t>
      </w:r>
      <w:r w:rsidR="00205AF4" w:rsidRPr="00C70602">
        <w:rPr>
          <w:rFonts w:ascii="Times New Roman" w:hAnsi="Times New Roman" w:cs="Times New Roman"/>
          <w:sz w:val="24"/>
          <w:szCs w:val="24"/>
        </w:rPr>
        <w:t>MWF</w:t>
      </w:r>
      <w:r w:rsidR="00ED0909">
        <w:rPr>
          <w:rFonts w:ascii="Times New Roman" w:hAnsi="Times New Roman" w:cs="Times New Roman"/>
          <w:sz w:val="24"/>
          <w:szCs w:val="24"/>
        </w:rPr>
        <w:t>,</w:t>
      </w:r>
      <w:r w:rsidR="00470FDD" w:rsidRPr="00C70602">
        <w:rPr>
          <w:rFonts w:ascii="Times New Roman" w:hAnsi="Times New Roman" w:cs="Times New Roman"/>
          <w:sz w:val="24"/>
          <w:szCs w:val="24"/>
        </w:rPr>
        <w:t xml:space="preserve"> particularly at higher </w:t>
      </w:r>
      <w:r w:rsidR="00ED0909">
        <w:rPr>
          <w:rFonts w:ascii="Times New Roman" w:hAnsi="Times New Roman" w:cs="Times New Roman"/>
          <w:sz w:val="24"/>
          <w:szCs w:val="24"/>
        </w:rPr>
        <w:t>application rates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w:t>
      </w:r>
      <w:r w:rsidR="00ED0909">
        <w:rPr>
          <w:rFonts w:ascii="Times New Roman" w:hAnsi="Times New Roman" w:cs="Times New Roman"/>
          <w:sz w:val="24"/>
          <w:szCs w:val="24"/>
        </w:rPr>
        <w:t>defences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800E69">
      <w:pPr>
        <w:spacing w:after="0" w:line="480" w:lineRule="auto"/>
        <w:jc w:val="both"/>
        <w:rPr>
          <w:rFonts w:ascii="Times New Roman" w:hAnsi="Times New Roman" w:cs="Times New Roman"/>
          <w:sz w:val="24"/>
          <w:szCs w:val="24"/>
        </w:rPr>
      </w:pPr>
    </w:p>
    <w:p w14:paraId="03D40759" w14:textId="0028BA53" w:rsidR="00E40C0D" w:rsidRPr="00C70602" w:rsidRDefault="000330B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es of maize, rice, cabbage</w:t>
      </w:r>
      <w:r w:rsidR="00ED0909">
        <w:rPr>
          <w:rFonts w:ascii="Times New Roman" w:hAnsi="Times New Roman" w:cs="Times New Roman"/>
          <w:sz w:val="24"/>
          <w:szCs w:val="24"/>
        </w:rPr>
        <w:t>,</w:t>
      </w:r>
      <w:r w:rsidR="002C4A66" w:rsidRPr="00C70602">
        <w:rPr>
          <w:rFonts w:ascii="Times New Roman" w:hAnsi="Times New Roman" w:cs="Times New Roman"/>
          <w:sz w:val="24"/>
          <w:szCs w:val="24"/>
        </w:rPr>
        <w:t xml:space="preserv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w:t>
      </w:r>
      <w:r w:rsidR="003A1ED7" w:rsidRPr="00C70602">
        <w:rPr>
          <w:rFonts w:ascii="Times New Roman" w:hAnsi="Times New Roman" w:cs="Times New Roman"/>
          <w:sz w:val="24"/>
          <w:szCs w:val="24"/>
        </w:rPr>
        <w:lastRenderedPageBreak/>
        <w:t xml:space="preserve">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w:t>
      </w:r>
      <w:r w:rsidR="00ED0909">
        <w:rPr>
          <w:rFonts w:ascii="Times New Roman" w:hAnsi="Times New Roman" w:cs="Times New Roman"/>
          <w:sz w:val="24"/>
          <w:szCs w:val="24"/>
        </w:rPr>
        <w:t>defences</w:t>
      </w:r>
      <w:r w:rsidR="003D63F4" w:rsidRPr="00C70602">
        <w:rPr>
          <w:rFonts w:ascii="Times New Roman" w:hAnsi="Times New Roman" w:cs="Times New Roman"/>
          <w:sz w:val="24"/>
          <w:szCs w:val="24"/>
        </w:rPr>
        <w:t xml:space="preserve">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520"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w:t>
      </w:r>
      <w:r w:rsidR="00ED0909">
        <w:rPr>
          <w:rFonts w:ascii="Times New Roman" w:hAnsi="Times New Roman" w:cs="Times New Roman"/>
          <w:sz w:val="24"/>
          <w:szCs w:val="24"/>
        </w:rPr>
        <w:t>using</w:t>
      </w:r>
      <w:r w:rsidR="00B219FF" w:rsidRPr="00C70602">
        <w:rPr>
          <w:rFonts w:ascii="Times New Roman" w:hAnsi="Times New Roman" w:cs="Times New Roman"/>
          <w:sz w:val="24"/>
          <w:szCs w:val="24"/>
        </w:rPr>
        <w:t xml:space="preserve">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520"/>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ED0909">
        <w:rPr>
          <w:rFonts w:ascii="Times New Roman" w:hAnsi="Times New Roman" w:cs="Times New Roman"/>
          <w:sz w:val="24"/>
          <w:szCs w:val="24"/>
        </w:rPr>
        <w:t xml:space="preserve">in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w:t>
      </w:r>
      <w:r w:rsidR="00ED0909">
        <w:rPr>
          <w:rFonts w:ascii="Times New Roman" w:hAnsi="Times New Roman" w:cs="Times New Roman"/>
          <w:sz w:val="24"/>
          <w:szCs w:val="24"/>
        </w:rPr>
        <w:t>,</w:t>
      </w:r>
      <w:r w:rsidR="008745EB" w:rsidRPr="00C70602">
        <w:rPr>
          <w:rFonts w:ascii="Times New Roman" w:hAnsi="Times New Roman" w:cs="Times New Roman"/>
          <w:sz w:val="24"/>
          <w:szCs w:val="24"/>
        </w:rPr>
        <w:t xml:space="preserve">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800E69">
      <w:pPr>
        <w:spacing w:after="0" w:line="480" w:lineRule="auto"/>
        <w:jc w:val="both"/>
        <w:rPr>
          <w:rFonts w:ascii="Times New Roman" w:hAnsi="Times New Roman" w:cs="Times New Roman"/>
          <w:sz w:val="24"/>
          <w:szCs w:val="24"/>
        </w:rPr>
      </w:pPr>
    </w:p>
    <w:p w14:paraId="77797B2B" w14:textId="237F6253" w:rsidR="004B612C" w:rsidRPr="00C70602" w:rsidRDefault="00837AB0"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 xml:space="preserve">leaf area </w:t>
      </w:r>
      <w:r w:rsidR="00ED0909">
        <w:rPr>
          <w:rFonts w:ascii="Times New Roman" w:hAnsi="Times New Roman" w:cs="Times New Roman"/>
          <w:sz w:val="24"/>
          <w:szCs w:val="24"/>
        </w:rPr>
        <w:t>than</w:t>
      </w:r>
      <w:r w:rsidRPr="00C70602">
        <w:rPr>
          <w:rFonts w:ascii="Times New Roman" w:hAnsi="Times New Roman" w:cs="Times New Roman"/>
          <w:sz w:val="24"/>
          <w:szCs w:val="24"/>
        </w:rPr>
        <w:t xml:space="preserve">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ED0909">
        <w:rPr>
          <w:rFonts w:ascii="Times New Roman" w:hAnsi="Times New Roman" w:cs="Times New Roman"/>
          <w:sz w:val="24"/>
          <w:szCs w:val="24"/>
        </w:rPr>
        <w:t>Organic fertilisers, including animal manure and compost, have</w:t>
      </w:r>
      <w:r w:rsidR="00257B7F" w:rsidRPr="00C70602">
        <w:rPr>
          <w:rFonts w:ascii="Times New Roman" w:hAnsi="Times New Roman" w:cs="Times New Roman"/>
          <w:sz w:val="24"/>
          <w:szCs w:val="24"/>
        </w:rPr>
        <w:t xml:space="preserve">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xml:space="preserve">. This suggests that the effects of frass on plant growth and development may be more pronounced during the vegetative stage of growth than during the reproductive </w:t>
      </w:r>
      <w:r w:rsidR="00ED0909">
        <w:rPr>
          <w:rFonts w:ascii="Times New Roman" w:hAnsi="Times New Roman" w:cs="Times New Roman"/>
          <w:sz w:val="24"/>
          <w:szCs w:val="24"/>
        </w:rPr>
        <w:t>phase</w:t>
      </w:r>
      <w:r w:rsidR="0059514A" w:rsidRPr="00C70602">
        <w:rPr>
          <w:rFonts w:ascii="Times New Roman" w:hAnsi="Times New Roman" w:cs="Times New Roman"/>
          <w:sz w:val="24"/>
          <w:szCs w:val="24"/>
        </w:rPr>
        <w:t>.</w:t>
      </w:r>
      <w:r w:rsidR="00161C9F" w:rsidRPr="00C70602">
        <w:rPr>
          <w:rFonts w:ascii="Times New Roman" w:hAnsi="Times New Roman" w:cs="Times New Roman"/>
          <w:sz w:val="24"/>
          <w:szCs w:val="24"/>
        </w:rPr>
        <w:t xml:space="preserve"> </w:t>
      </w:r>
    </w:p>
    <w:p w14:paraId="121DE827" w14:textId="77777777" w:rsidR="00161C9F" w:rsidRPr="00C70602" w:rsidRDefault="00161C9F" w:rsidP="00800E69">
      <w:pPr>
        <w:spacing w:after="0" w:line="480" w:lineRule="auto"/>
        <w:jc w:val="both"/>
        <w:rPr>
          <w:rFonts w:ascii="Times New Roman" w:hAnsi="Times New Roman" w:cs="Times New Roman"/>
          <w:sz w:val="24"/>
          <w:szCs w:val="24"/>
        </w:rPr>
      </w:pPr>
    </w:p>
    <w:p w14:paraId="1C550890" w14:textId="28330395" w:rsidR="00040DD3" w:rsidRPr="00C70602" w:rsidRDefault="00040DD3"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t xml:space="preserve">on plant growth. This means that we do not </w:t>
      </w:r>
      <w:r w:rsidR="00ED0909">
        <w:rPr>
          <w:rFonts w:ascii="Times New Roman" w:hAnsi="Times New Roman" w:cs="Times New Roman"/>
          <w:sz w:val="24"/>
          <w:szCs w:val="24"/>
        </w:rPr>
        <w:t>completely understand</w:t>
      </w:r>
      <w:r w:rsidRPr="00C70602">
        <w:rPr>
          <w:rFonts w:ascii="Times New Roman" w:hAnsi="Times New Roman" w:cs="Times New Roman"/>
          <w:sz w:val="24"/>
          <w:szCs w:val="24"/>
        </w:rPr>
        <w:t xml:space="preserve">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Default="00977DB8" w:rsidP="00800E69">
      <w:pPr>
        <w:spacing w:after="0" w:line="480" w:lineRule="auto"/>
        <w:jc w:val="both"/>
        <w:rPr>
          <w:rFonts w:ascii="Times New Roman" w:hAnsi="Times New Roman" w:cs="Times New Roman"/>
          <w:sz w:val="24"/>
          <w:szCs w:val="24"/>
        </w:rPr>
      </w:pPr>
    </w:p>
    <w:p w14:paraId="78E44E47" w14:textId="5EC944A0" w:rsidR="005C6214" w:rsidRPr="005C6214" w:rsidDel="00F93332" w:rsidRDefault="005C6214" w:rsidP="00800E69">
      <w:pPr>
        <w:spacing w:after="0" w:line="480" w:lineRule="auto"/>
        <w:jc w:val="both"/>
        <w:rPr>
          <w:del w:id="521" w:author="SHAPHAN YONG CHIA" w:date="2023-09-15T13:49:00Z"/>
          <w:rFonts w:ascii="Times New Roman" w:hAnsi="Times New Roman" w:cs="Times New Roman"/>
          <w:b/>
          <w:bCs/>
          <w:sz w:val="28"/>
          <w:szCs w:val="28"/>
        </w:rPr>
      </w:pPr>
      <w:del w:id="522" w:author="SHAPHAN YONG CHIA" w:date="2023-09-15T13:49:00Z">
        <w:r w:rsidRPr="005C6214" w:rsidDel="00F93332">
          <w:rPr>
            <w:rFonts w:ascii="Times New Roman" w:hAnsi="Times New Roman" w:cs="Times New Roman"/>
            <w:b/>
            <w:bCs/>
            <w:sz w:val="28"/>
            <w:szCs w:val="28"/>
          </w:rPr>
          <w:delText>Conclusion</w:delText>
        </w:r>
      </w:del>
    </w:p>
    <w:p w14:paraId="4C36660C" w14:textId="2E18F0C5" w:rsidR="00FF6E5D" w:rsidRDefault="00977DB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BSFF and MWF </w:t>
      </w:r>
      <w:r w:rsidR="00A260DD">
        <w:rPr>
          <w:rFonts w:ascii="Times New Roman" w:hAnsi="Times New Roman" w:cs="Times New Roman"/>
          <w:sz w:val="24"/>
          <w:szCs w:val="24"/>
        </w:rPr>
        <w:t>have</w:t>
      </w:r>
      <w:r w:rsidR="00447ADD">
        <w:rPr>
          <w:rFonts w:ascii="Times New Roman" w:hAnsi="Times New Roman" w:cs="Times New Roman"/>
          <w:sz w:val="24"/>
          <w:szCs w:val="24"/>
        </w:rPr>
        <w:t xml:space="preserve"> potential</w:t>
      </w:r>
      <w:r w:rsidR="00E265A3">
        <w:rPr>
          <w:rFonts w:ascii="Times New Roman" w:hAnsi="Times New Roman" w:cs="Times New Roman"/>
          <w:sz w:val="24"/>
          <w:szCs w:val="24"/>
        </w:rPr>
        <w:t xml:space="preserve"> alternative sources of organic fertiliser</w:t>
      </w:r>
      <w:r w:rsidRPr="00C70602">
        <w:rPr>
          <w:rFonts w:ascii="Times New Roman" w:hAnsi="Times New Roman" w:cs="Times New Roman"/>
          <w:sz w:val="24"/>
          <w:szCs w:val="24"/>
        </w:rPr>
        <w:t xml:space="preserve"> for sustainable agriculture. However, </w:t>
      </w:r>
      <w:r w:rsidR="00E265A3">
        <w:rPr>
          <w:rFonts w:ascii="Times New Roman" w:hAnsi="Times New Roman" w:cs="Times New Roman"/>
          <w:sz w:val="24"/>
          <w:szCs w:val="24"/>
        </w:rPr>
        <w:t>using</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523" w:name="_Hlk132417782"/>
      <w:r w:rsidRPr="00C70602">
        <w:rPr>
          <w:rFonts w:ascii="Times New Roman" w:hAnsi="Times New Roman" w:cs="Times New Roman"/>
          <w:i/>
          <w:iCs/>
          <w:sz w:val="24"/>
          <w:szCs w:val="24"/>
        </w:rPr>
        <w:t>P. xylostella</w:t>
      </w:r>
      <w:bookmarkEnd w:id="523"/>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w:t>
      </w:r>
      <w:r w:rsidR="00E265A3">
        <w:rPr>
          <w:rFonts w:ascii="Times New Roman" w:hAnsi="Times New Roman" w:cs="Times New Roman"/>
          <w:sz w:val="24"/>
          <w:szCs w:val="24"/>
        </w:rPr>
        <w:t>using raw MWF increases these pests' survival</w:t>
      </w:r>
      <w:r w:rsidRPr="00C70602">
        <w:rPr>
          <w:rFonts w:ascii="Times New Roman" w:hAnsi="Times New Roman" w:cs="Times New Roman"/>
          <w:sz w:val="24"/>
          <w:szCs w:val="24"/>
        </w:rPr>
        <w:t xml:space="preserve">. Additionally, the effect of incubating and composting frass on plant growth performance highlights the importance of </w:t>
      </w:r>
      <w:r w:rsidR="00E265A3">
        <w:rPr>
          <w:rFonts w:ascii="Times New Roman" w:hAnsi="Times New Roman" w:cs="Times New Roman"/>
          <w:sz w:val="24"/>
          <w:szCs w:val="24"/>
        </w:rPr>
        <w:t>properly handling and treating</w:t>
      </w:r>
      <w:r w:rsidRPr="00C70602">
        <w:rPr>
          <w:rFonts w:ascii="Times New Roman" w:hAnsi="Times New Roman" w:cs="Times New Roman"/>
          <w:sz w:val="24"/>
          <w:szCs w:val="24"/>
        </w:rPr>
        <w:t xml:space="preserve"> frass to </w:t>
      </w:r>
      <w:r w:rsidR="00E265A3">
        <w:rPr>
          <w:rFonts w:ascii="Times New Roman" w:hAnsi="Times New Roman" w:cs="Times New Roman"/>
          <w:sz w:val="24"/>
          <w:szCs w:val="24"/>
        </w:rPr>
        <w:t>maximise</w:t>
      </w:r>
      <w:r w:rsidRPr="00C70602">
        <w:rPr>
          <w:rFonts w:ascii="Times New Roman" w:hAnsi="Times New Roman" w:cs="Times New Roman"/>
          <w:sz w:val="24"/>
          <w:szCs w:val="24"/>
        </w:rPr>
        <w:t xml:space="preserv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incubating frass in the soil may be more effective </w:t>
      </w:r>
      <w:r w:rsidR="00A17219" w:rsidRPr="00C70602">
        <w:rPr>
          <w:rFonts w:ascii="Times New Roman" w:hAnsi="Times New Roman" w:cs="Times New Roman"/>
          <w:sz w:val="24"/>
          <w:szCs w:val="24"/>
        </w:rPr>
        <w:t xml:space="preserve">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766DBA13" w:rsidR="00AC013F" w:rsidRPr="00C70602" w:rsidRDefault="00231204"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800E69">
      <w:pPr>
        <w:spacing w:after="0" w:line="480" w:lineRule="auto"/>
        <w:jc w:val="both"/>
        <w:rPr>
          <w:rFonts w:ascii="Times New Roman" w:hAnsi="Times New Roman" w:cs="Times New Roman"/>
          <w:sz w:val="24"/>
          <w:szCs w:val="24"/>
        </w:rPr>
      </w:pPr>
    </w:p>
    <w:p w14:paraId="3DEEBC45" w14:textId="4C71E65F" w:rsidR="0023274B" w:rsidRDefault="00CF7291" w:rsidP="00800E69">
      <w:pPr>
        <w:spacing w:line="480" w:lineRule="auto"/>
        <w:jc w:val="both"/>
        <w:rPr>
          <w:rFonts w:ascii="Times New Roman" w:hAnsi="Times New Roman" w:cs="Times New Roman"/>
          <w:b/>
          <w:bCs/>
          <w:sz w:val="28"/>
          <w:szCs w:val="28"/>
        </w:rPr>
      </w:pPr>
      <w:ins w:id="524" w:author="SHAPHAN YONG CHIA" w:date="2023-09-15T13:51:00Z">
        <w:r w:rsidRPr="00CF7291">
          <w:rPr>
            <w:rFonts w:ascii="Times New Roman" w:hAnsi="Times New Roman" w:cs="Times New Roman"/>
            <w:b/>
            <w:bCs/>
            <w:sz w:val="28"/>
            <w:szCs w:val="28"/>
          </w:rPr>
          <w:t>Author Contribution</w:t>
        </w:r>
      </w:ins>
    </w:p>
    <w:p w14:paraId="01D8A459" w14:textId="7A5B61BA" w:rsidR="0023274B" w:rsidRPr="003B153A" w:rsidRDefault="003B153A" w:rsidP="00800E69">
      <w:pPr>
        <w:spacing w:line="480" w:lineRule="auto"/>
        <w:jc w:val="both"/>
        <w:rPr>
          <w:rFonts w:ascii="Times New Roman" w:hAnsi="Times New Roman" w:cs="Times New Roman"/>
          <w:sz w:val="24"/>
          <w:szCs w:val="24"/>
          <w:rPrChange w:id="525" w:author="Dicke, Marcel" w:date="2023-09-22T20:41:00Z">
            <w:rPr>
              <w:rFonts w:ascii="Times New Roman" w:hAnsi="Times New Roman" w:cs="Times New Roman"/>
              <w:b/>
              <w:bCs/>
              <w:sz w:val="28"/>
              <w:szCs w:val="28"/>
            </w:rPr>
          </w:rPrChange>
        </w:rPr>
      </w:pPr>
      <w:ins w:id="526" w:author="Dicke, Marcel" w:date="2023-09-22T20:41:00Z">
        <w:r>
          <w:rPr>
            <w:rFonts w:ascii="Times New Roman" w:hAnsi="Times New Roman" w:cs="Times New Roman"/>
            <w:sz w:val="24"/>
            <w:szCs w:val="24"/>
          </w:rPr>
          <w:t xml:space="preserve">The authors collectively </w:t>
        </w:r>
      </w:ins>
      <w:ins w:id="527" w:author="Dicke, Marcel" w:date="2023-09-22T20:44:00Z">
        <w:r w:rsidR="00067802">
          <w:rPr>
            <w:rFonts w:ascii="Times New Roman" w:hAnsi="Times New Roman" w:cs="Times New Roman"/>
            <w:sz w:val="24"/>
            <w:szCs w:val="24"/>
          </w:rPr>
          <w:t>developed the research question and experiments, SYC exec</w:t>
        </w:r>
      </w:ins>
      <w:ins w:id="528" w:author="Dicke, Marcel" w:date="2023-09-24T12:03:00Z">
        <w:r w:rsidR="00745308">
          <w:rPr>
            <w:rFonts w:ascii="Times New Roman" w:hAnsi="Times New Roman" w:cs="Times New Roman"/>
            <w:sz w:val="24"/>
            <w:szCs w:val="24"/>
          </w:rPr>
          <w:t>u</w:t>
        </w:r>
      </w:ins>
      <w:ins w:id="529" w:author="Dicke, Marcel" w:date="2023-09-22T20:44:00Z">
        <w:r w:rsidR="00067802">
          <w:rPr>
            <w:rFonts w:ascii="Times New Roman" w:hAnsi="Times New Roman" w:cs="Times New Roman"/>
            <w:sz w:val="24"/>
            <w:szCs w:val="24"/>
          </w:rPr>
          <w:t>ted the experime</w:t>
        </w:r>
      </w:ins>
      <w:ins w:id="530" w:author="Dicke, Marcel" w:date="2023-09-22T20:45:00Z">
        <w:r w:rsidR="00067802">
          <w:rPr>
            <w:rFonts w:ascii="Times New Roman" w:hAnsi="Times New Roman" w:cs="Times New Roman"/>
            <w:sz w:val="24"/>
            <w:szCs w:val="24"/>
          </w:rPr>
          <w:t>nts, analysed the data and wrote the manuscript with input from JJAvL and MD.</w:t>
        </w:r>
      </w:ins>
    </w:p>
    <w:p w14:paraId="21E08734" w14:textId="77777777" w:rsidR="0023274B" w:rsidRDefault="0023274B" w:rsidP="00800E69">
      <w:pPr>
        <w:spacing w:line="480" w:lineRule="auto"/>
        <w:jc w:val="both"/>
        <w:rPr>
          <w:rFonts w:ascii="Times New Roman" w:hAnsi="Times New Roman" w:cs="Times New Roman"/>
          <w:b/>
          <w:bCs/>
          <w:sz w:val="28"/>
          <w:szCs w:val="28"/>
        </w:rPr>
      </w:pPr>
    </w:p>
    <w:p w14:paraId="4F11B4AF" w14:textId="77777777" w:rsidR="00751800" w:rsidRDefault="00751800" w:rsidP="00800E69">
      <w:pPr>
        <w:spacing w:line="480" w:lineRule="auto"/>
        <w:jc w:val="both"/>
        <w:rPr>
          <w:rFonts w:ascii="Times New Roman" w:hAnsi="Times New Roman" w:cs="Times New Roman"/>
          <w:b/>
          <w:bCs/>
          <w:sz w:val="28"/>
          <w:szCs w:val="28"/>
        </w:rPr>
      </w:pPr>
    </w:p>
    <w:p w14:paraId="3D02CC7C" w14:textId="77777777" w:rsidR="00751800" w:rsidRDefault="00751800" w:rsidP="00800E69">
      <w:pPr>
        <w:spacing w:line="480" w:lineRule="auto"/>
        <w:jc w:val="both"/>
        <w:rPr>
          <w:rFonts w:ascii="Times New Roman" w:hAnsi="Times New Roman" w:cs="Times New Roman"/>
          <w:b/>
          <w:bCs/>
          <w:sz w:val="28"/>
          <w:szCs w:val="28"/>
        </w:rPr>
      </w:pPr>
    </w:p>
    <w:p w14:paraId="646E444F" w14:textId="57D1ACD7" w:rsidR="00E508BD" w:rsidRPr="00C70602" w:rsidRDefault="00712571"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Default="00560FA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Nurfikari</w:t>
      </w:r>
      <w:proofErr w:type="spellEnd"/>
      <w:r w:rsidR="00694748" w:rsidRPr="00C70602">
        <w:rPr>
          <w:rFonts w:ascii="Times New Roman" w:hAnsi="Times New Roman" w:cs="Times New Roman"/>
          <w:sz w:val="24"/>
          <w:szCs w:val="24"/>
        </w:rPr>
        <w:t xml:space="preserve">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 xml:space="preserve">Thibault </w:t>
      </w:r>
      <w:proofErr w:type="spellStart"/>
      <w:r w:rsidR="00A02BD5" w:rsidRPr="00C70602">
        <w:rPr>
          <w:rFonts w:ascii="Times New Roman" w:hAnsi="Times New Roman" w:cs="Times New Roman"/>
          <w:sz w:val="24"/>
          <w:szCs w:val="24"/>
        </w:rPr>
        <w:t>Costaz</w:t>
      </w:r>
      <w:proofErr w:type="spellEnd"/>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2AC31E90" w14:textId="77777777" w:rsidR="00447ADD" w:rsidRDefault="00447ADD" w:rsidP="00800E69">
      <w:pPr>
        <w:spacing w:after="0" w:line="480" w:lineRule="auto"/>
        <w:jc w:val="both"/>
        <w:rPr>
          <w:rFonts w:ascii="Times New Roman" w:hAnsi="Times New Roman" w:cs="Times New Roman"/>
          <w:sz w:val="24"/>
          <w:szCs w:val="24"/>
        </w:rPr>
      </w:pPr>
    </w:p>
    <w:p w14:paraId="40BBF3BB" w14:textId="3ADF7CCA" w:rsidR="00E265A3" w:rsidRPr="00447ADD" w:rsidRDefault="00447ADD" w:rsidP="00800E69">
      <w:pPr>
        <w:spacing w:after="0" w:line="480" w:lineRule="auto"/>
        <w:jc w:val="both"/>
        <w:rPr>
          <w:rFonts w:ascii="Times New Roman" w:hAnsi="Times New Roman" w:cs="Times New Roman"/>
          <w:b/>
          <w:bCs/>
          <w:sz w:val="28"/>
          <w:szCs w:val="28"/>
        </w:rPr>
      </w:pPr>
      <w:r w:rsidRPr="00447ADD">
        <w:rPr>
          <w:rFonts w:ascii="Times New Roman" w:hAnsi="Times New Roman" w:cs="Times New Roman"/>
          <w:b/>
          <w:bCs/>
          <w:sz w:val="28"/>
          <w:szCs w:val="28"/>
        </w:rPr>
        <w:t>Data availability statement</w:t>
      </w:r>
    </w:p>
    <w:p w14:paraId="533A6913" w14:textId="6B99BF13" w:rsidR="00447ADD" w:rsidRDefault="00447ADD" w:rsidP="00800E6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data that supports the findings of this study are available from the corresponding author</w:t>
      </w:r>
      <w:del w:id="531" w:author="SHAPHAN YONG CHIA" w:date="2023-09-12T10:30:00Z">
        <w:r w:rsidDel="00975068">
          <w:rPr>
            <w:rFonts w:ascii="Times New Roman" w:hAnsi="Times New Roman" w:cs="Times New Roman"/>
            <w:sz w:val="24"/>
            <w:szCs w:val="24"/>
          </w:rPr>
          <w:delText>s</w:delText>
        </w:r>
      </w:del>
      <w:r>
        <w:rPr>
          <w:rFonts w:ascii="Times New Roman" w:hAnsi="Times New Roman" w:cs="Times New Roman"/>
          <w:sz w:val="24"/>
          <w:szCs w:val="24"/>
        </w:rPr>
        <w:t xml:space="preserve"> upon reasonable request.</w:t>
      </w:r>
    </w:p>
    <w:p w14:paraId="11406EB0" w14:textId="77777777" w:rsidR="00447ADD" w:rsidRPr="00C70602" w:rsidRDefault="00447ADD" w:rsidP="00800E69">
      <w:pPr>
        <w:spacing w:after="0" w:line="480" w:lineRule="auto"/>
        <w:jc w:val="both"/>
        <w:rPr>
          <w:rFonts w:ascii="Times New Roman" w:hAnsi="Times New Roman" w:cs="Times New Roman"/>
          <w:sz w:val="24"/>
          <w:szCs w:val="24"/>
        </w:rPr>
      </w:pPr>
    </w:p>
    <w:p w14:paraId="36B27DB2" w14:textId="526F70B9" w:rsidR="00E508BD"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800E69">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800E69">
      <w:pPr>
        <w:spacing w:line="480" w:lineRule="auto"/>
        <w:rPr>
          <w:rFonts w:ascii="Times New Roman" w:hAnsi="Times New Roman" w:cs="Times New Roman"/>
          <w:sz w:val="24"/>
          <w:szCs w:val="24"/>
        </w:rPr>
      </w:pPr>
    </w:p>
    <w:p w14:paraId="5C1E3A99" w14:textId="77777777" w:rsidR="00125D97" w:rsidRDefault="00125D97" w:rsidP="00800E69">
      <w:pPr>
        <w:spacing w:line="480" w:lineRule="auto"/>
        <w:jc w:val="both"/>
        <w:rPr>
          <w:rFonts w:ascii="Times New Roman" w:hAnsi="Times New Roman" w:cs="Times New Roman"/>
          <w:b/>
          <w:bCs/>
          <w:sz w:val="28"/>
          <w:szCs w:val="28"/>
        </w:rPr>
      </w:pPr>
    </w:p>
    <w:p w14:paraId="2553A7C3" w14:textId="77777777" w:rsidR="00125D97" w:rsidRDefault="00125D97" w:rsidP="00800E69">
      <w:pPr>
        <w:spacing w:line="480" w:lineRule="auto"/>
        <w:jc w:val="both"/>
        <w:rPr>
          <w:rFonts w:ascii="Times New Roman" w:hAnsi="Times New Roman" w:cs="Times New Roman"/>
          <w:b/>
          <w:bCs/>
          <w:sz w:val="28"/>
          <w:szCs w:val="28"/>
        </w:rPr>
      </w:pPr>
    </w:p>
    <w:p w14:paraId="368DCD75" w14:textId="77777777" w:rsidR="00125D97" w:rsidRDefault="00125D97" w:rsidP="00800E69">
      <w:pPr>
        <w:spacing w:line="480" w:lineRule="auto"/>
        <w:jc w:val="both"/>
        <w:rPr>
          <w:rFonts w:ascii="Times New Roman" w:hAnsi="Times New Roman" w:cs="Times New Roman"/>
          <w:b/>
          <w:bCs/>
          <w:sz w:val="28"/>
          <w:szCs w:val="28"/>
        </w:rPr>
      </w:pPr>
    </w:p>
    <w:p w14:paraId="2EE92FB9" w14:textId="77777777" w:rsidR="00125D97" w:rsidRDefault="00125D97" w:rsidP="00800E69">
      <w:pPr>
        <w:spacing w:line="480" w:lineRule="auto"/>
        <w:jc w:val="both"/>
        <w:rPr>
          <w:rFonts w:ascii="Times New Roman" w:hAnsi="Times New Roman" w:cs="Times New Roman"/>
          <w:b/>
          <w:bCs/>
          <w:sz w:val="28"/>
          <w:szCs w:val="28"/>
        </w:rPr>
      </w:pPr>
    </w:p>
    <w:p w14:paraId="0D7BFA40" w14:textId="77777777" w:rsidR="00125D97" w:rsidRDefault="00125D97" w:rsidP="00800E69">
      <w:pPr>
        <w:spacing w:line="480" w:lineRule="auto"/>
        <w:jc w:val="both"/>
        <w:rPr>
          <w:rFonts w:ascii="Times New Roman" w:hAnsi="Times New Roman" w:cs="Times New Roman"/>
          <w:b/>
          <w:bCs/>
          <w:sz w:val="28"/>
          <w:szCs w:val="28"/>
        </w:rPr>
      </w:pPr>
    </w:p>
    <w:p w14:paraId="15C2E527" w14:textId="77777777" w:rsidR="00125D97" w:rsidRDefault="00125D97" w:rsidP="00800E69">
      <w:pPr>
        <w:spacing w:line="480" w:lineRule="auto"/>
        <w:jc w:val="both"/>
        <w:rPr>
          <w:rFonts w:ascii="Times New Roman" w:hAnsi="Times New Roman" w:cs="Times New Roman"/>
          <w:b/>
          <w:bCs/>
          <w:sz w:val="28"/>
          <w:szCs w:val="28"/>
        </w:rPr>
      </w:pPr>
    </w:p>
    <w:p w14:paraId="1DA3BF27" w14:textId="77777777" w:rsidR="00125D97" w:rsidRDefault="00125D97" w:rsidP="00800E69">
      <w:pPr>
        <w:spacing w:line="480" w:lineRule="auto"/>
        <w:jc w:val="both"/>
        <w:rPr>
          <w:rFonts w:ascii="Times New Roman" w:hAnsi="Times New Roman" w:cs="Times New Roman"/>
          <w:b/>
          <w:bCs/>
          <w:sz w:val="28"/>
          <w:szCs w:val="28"/>
        </w:rPr>
      </w:pPr>
    </w:p>
    <w:p w14:paraId="2FE861CE" w14:textId="77777777" w:rsidR="00125D97" w:rsidRDefault="00125D97" w:rsidP="00800E69">
      <w:pPr>
        <w:spacing w:line="480" w:lineRule="auto"/>
        <w:jc w:val="both"/>
        <w:rPr>
          <w:rFonts w:ascii="Times New Roman" w:hAnsi="Times New Roman" w:cs="Times New Roman"/>
          <w:b/>
          <w:bCs/>
          <w:sz w:val="28"/>
          <w:szCs w:val="28"/>
        </w:rPr>
      </w:pPr>
    </w:p>
    <w:p w14:paraId="06535484" w14:textId="1E7DE527" w:rsidR="006B6DF5" w:rsidRPr="00751800" w:rsidRDefault="00500D19" w:rsidP="0023274B">
      <w:pPr>
        <w:spacing w:line="480" w:lineRule="auto"/>
        <w:rPr>
          <w:rFonts w:ascii="Times New Roman" w:hAnsi="Times New Roman" w:cs="Times New Roman"/>
          <w:b/>
          <w:bCs/>
          <w:sz w:val="32"/>
          <w:szCs w:val="32"/>
        </w:rPr>
      </w:pPr>
      <w:r w:rsidRPr="00751800">
        <w:rPr>
          <w:rFonts w:ascii="Times New Roman" w:hAnsi="Times New Roman" w:cs="Times New Roman"/>
          <w:b/>
          <w:bCs/>
          <w:sz w:val="28"/>
          <w:szCs w:val="28"/>
        </w:rPr>
        <w:t>Reference</w:t>
      </w:r>
      <w:r w:rsidR="00FE62D9" w:rsidRPr="00751800">
        <w:rPr>
          <w:rFonts w:ascii="Times New Roman" w:hAnsi="Times New Roman" w:cs="Times New Roman"/>
          <w:b/>
          <w:bCs/>
          <w:sz w:val="28"/>
          <w:szCs w:val="28"/>
        </w:rPr>
        <w:t>s</w:t>
      </w:r>
    </w:p>
    <w:p w14:paraId="24F9A25D" w14:textId="4E4AFC1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bookmarkStart w:id="532" w:name="_Hlk134550334"/>
      <w:bookmarkStart w:id="533"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w:t>
      </w:r>
      <w:r w:rsidRPr="009508B1">
        <w:rPr>
          <w:rFonts w:ascii="Times New Roman" w:hAnsi="Times New Roman" w:cs="Times New Roman"/>
          <w:i/>
          <w:iCs/>
          <w:sz w:val="24"/>
          <w:szCs w:val="24"/>
          <w:rPrChange w:id="534" w:author="Dicke, Marcel" w:date="2023-09-24T12:06:00Z">
            <w:rPr>
              <w:rFonts w:ascii="Times New Roman" w:hAnsi="Times New Roman" w:cs="Times New Roman"/>
              <w:sz w:val="24"/>
              <w:szCs w:val="24"/>
            </w:rPr>
          </w:rPrChange>
        </w:rPr>
        <w:t>Zea mays</w:t>
      </w:r>
      <w:r w:rsidRPr="004A38D0">
        <w:rPr>
          <w:rFonts w:ascii="Times New Roman" w:hAnsi="Times New Roman" w:cs="Times New Roman"/>
          <w:sz w:val="24"/>
          <w:szCs w:val="24"/>
        </w:rPr>
        <w:t>). Plant Science Today 3: 57-62.</w:t>
      </w:r>
    </w:p>
    <w:p w14:paraId="2F19346F" w14:textId="3AB19A2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6E5F4F2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A novel </w:t>
      </w:r>
      <w:r w:rsidR="00633BEE">
        <w:rPr>
          <w:rFonts w:ascii="Times New Roman" w:hAnsi="Times New Roman" w:cs="Times New Roman"/>
          <w:sz w:val="24"/>
          <w:szCs w:val="24"/>
        </w:rPr>
        <w:t>biofertiliser</w:t>
      </w:r>
      <w:r w:rsidRPr="004A38D0">
        <w:rPr>
          <w:rFonts w:ascii="Times New Roman" w:hAnsi="Times New Roman" w:cs="Times New Roman"/>
          <w:sz w:val="24"/>
          <w:szCs w:val="24"/>
        </w:rPr>
        <w:t xml:space="preserve"> for improving plant health while </w:t>
      </w:r>
      <w:r w:rsidR="00633BEE">
        <w:rPr>
          <w:rFonts w:ascii="Times New Roman" w:hAnsi="Times New Roman" w:cs="Times New Roman"/>
          <w:sz w:val="24"/>
          <w:szCs w:val="24"/>
        </w:rPr>
        <w:t>minimising</w:t>
      </w:r>
      <w:r w:rsidRPr="004A38D0">
        <w:rPr>
          <w:rFonts w:ascii="Times New Roman" w:hAnsi="Times New Roman" w:cs="Times New Roman"/>
          <w:sz w:val="24"/>
          <w:szCs w:val="24"/>
        </w:rPr>
        <w:t xml:space="preserve">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06B92AD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Gadhave KR, Finch P, Gibson TM &amp; Gange AC (2016) Plant growth-promoting </w:t>
      </w:r>
      <w:r w:rsidRPr="004745E0">
        <w:rPr>
          <w:rFonts w:ascii="Times New Roman" w:hAnsi="Times New Roman" w:cs="Times New Roman"/>
          <w:i/>
          <w:iCs/>
          <w:sz w:val="24"/>
          <w:szCs w:val="24"/>
          <w:rPrChange w:id="535" w:author="Dicke, Marcel" w:date="2023-09-24T12:06:00Z">
            <w:rPr>
              <w:rFonts w:ascii="Times New Roman" w:hAnsi="Times New Roman" w:cs="Times New Roman"/>
              <w:sz w:val="24"/>
              <w:szCs w:val="24"/>
            </w:rPr>
          </w:rPrChange>
        </w:rPr>
        <w:t>Bacillus</w:t>
      </w:r>
      <w:r w:rsidRPr="004A38D0">
        <w:rPr>
          <w:rFonts w:ascii="Times New Roman" w:hAnsi="Times New Roman" w:cs="Times New Roman"/>
          <w:sz w:val="24"/>
          <w:szCs w:val="24"/>
        </w:rPr>
        <w:t xml:space="preserve">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0D6AEC8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&amp; Dulaurent A-M (2021) Assessment of the short-term </w:t>
      </w:r>
      <w:r w:rsidR="00384778">
        <w:rPr>
          <w:rFonts w:ascii="Times New Roman" w:hAnsi="Times New Roman" w:cs="Times New Roman"/>
          <w:sz w:val="24"/>
          <w:szCs w:val="24"/>
        </w:rPr>
        <w:t>fertiliser</w:t>
      </w:r>
      <w:r w:rsidRPr="004A38D0">
        <w:rPr>
          <w:rFonts w:ascii="Times New Roman" w:hAnsi="Times New Roman" w:cs="Times New Roman"/>
          <w:sz w:val="24"/>
          <w:szCs w:val="24"/>
        </w:rPr>
        <w:t xml:space="preserve"> potential of mealworm frass using a pot experiment. Frontiers in Sustainable Food Systems 5: 714596.</w:t>
      </w:r>
    </w:p>
    <w:p w14:paraId="5D4E1187" w14:textId="73B66A4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5372C5E3" w:rsidR="00B7474A" w:rsidRDefault="00B7474A" w:rsidP="00800E69">
      <w:pPr>
        <w:pStyle w:val="EndNoteBibliography"/>
        <w:spacing w:after="0" w:line="480" w:lineRule="auto"/>
        <w:ind w:left="720" w:hanging="720"/>
        <w:jc w:val="both"/>
        <w:rPr>
          <w:ins w:id="536" w:author="SHAPHAN YONG CHIA" w:date="2023-09-18T11:43:00Z"/>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w:t>
      </w:r>
      <w:r w:rsidR="00384778">
        <w:rPr>
          <w:rFonts w:ascii="Times New Roman" w:hAnsi="Times New Roman" w:cs="Times New Roman"/>
          <w:sz w:val="24"/>
          <w:szCs w:val="24"/>
        </w:rPr>
        <w:t>c</w:t>
      </w:r>
      <w:r w:rsidRPr="004A38D0">
        <w:rPr>
          <w:rFonts w:ascii="Times New Roman" w:hAnsi="Times New Roman" w:cs="Times New Roman"/>
          <w:sz w:val="24"/>
          <w:szCs w:val="24"/>
        </w:rPr>
        <w:t>e by shaping the rhizosphere microbiota. Nature Communications 9: 2738.</w:t>
      </w:r>
    </w:p>
    <w:p w14:paraId="036D5845" w14:textId="355B4A5F" w:rsidR="00E15517" w:rsidRPr="00496593" w:rsidRDefault="00E15517" w:rsidP="00800E69">
      <w:pPr>
        <w:pStyle w:val="EndNoteBibliography"/>
        <w:spacing w:after="0" w:line="480" w:lineRule="auto"/>
        <w:ind w:left="720" w:hanging="720"/>
        <w:jc w:val="both"/>
        <w:rPr>
          <w:rFonts w:ascii="Times New Roman" w:hAnsi="Times New Roman" w:cs="Times New Roman"/>
          <w:color w:val="FF0000"/>
          <w:sz w:val="24"/>
          <w:szCs w:val="24"/>
          <w:rPrChange w:id="537" w:author="SHAPHAN YONG CHIA" w:date="2023-09-18T11:46:00Z">
            <w:rPr>
              <w:rFonts w:ascii="Times New Roman" w:hAnsi="Times New Roman" w:cs="Times New Roman"/>
              <w:sz w:val="24"/>
              <w:szCs w:val="24"/>
            </w:rPr>
          </w:rPrChange>
        </w:rPr>
      </w:pPr>
      <w:ins w:id="538" w:author="SHAPHAN YONG CHIA" w:date="2023-09-18T11:43:00Z">
        <w:r w:rsidRPr="00496593">
          <w:rPr>
            <w:rFonts w:ascii="Times New Roman" w:hAnsi="Times New Roman" w:cs="Times New Roman"/>
            <w:color w:val="FF0000"/>
            <w:sz w:val="24"/>
            <w:szCs w:val="24"/>
            <w:lang w:val="en-GB"/>
            <w:rPrChange w:id="539" w:author="SHAPHAN YONG CHIA" w:date="2023-09-18T11:46:00Z">
              <w:rPr>
                <w:rFonts w:ascii="Times New Roman" w:hAnsi="Times New Roman" w:cs="Times New Roman"/>
                <w:sz w:val="24"/>
                <w:szCs w:val="24"/>
                <w:lang w:val="en-GB"/>
              </w:rPr>
            </w:rPrChange>
          </w:rPr>
          <w:t xml:space="preserve">Ilyas M, Khan WA, Ali T, Ahmad N, Khan Z, Fazal H, Zaman N, Ualiyeva D, Ali M, Amissah OB &amp; Rizwan M (2022) Cold Stress-induced </w:t>
        </w:r>
      </w:ins>
      <w:ins w:id="540" w:author="Dicke, Marcel" w:date="2023-09-24T12:06:00Z">
        <w:r w:rsidR="004745E0">
          <w:rPr>
            <w:rFonts w:ascii="Times New Roman" w:hAnsi="Times New Roman" w:cs="Times New Roman"/>
            <w:color w:val="FF0000"/>
            <w:sz w:val="24"/>
            <w:szCs w:val="24"/>
            <w:lang w:val="en-GB"/>
          </w:rPr>
          <w:t>s</w:t>
        </w:r>
      </w:ins>
      <w:ins w:id="541" w:author="SHAPHAN YONG CHIA" w:date="2023-09-18T11:43:00Z">
        <w:del w:id="542" w:author="Dicke, Marcel" w:date="2023-09-24T12:06:00Z">
          <w:r w:rsidRPr="00496593" w:rsidDel="004745E0">
            <w:rPr>
              <w:rFonts w:ascii="Times New Roman" w:hAnsi="Times New Roman" w:cs="Times New Roman"/>
              <w:color w:val="FF0000"/>
              <w:sz w:val="24"/>
              <w:szCs w:val="24"/>
              <w:lang w:val="en-GB"/>
              <w:rPrChange w:id="543" w:author="SHAPHAN YONG CHIA" w:date="2023-09-18T11:46:00Z">
                <w:rPr>
                  <w:rFonts w:ascii="Times New Roman" w:hAnsi="Times New Roman" w:cs="Times New Roman"/>
                  <w:sz w:val="24"/>
                  <w:szCs w:val="24"/>
                  <w:lang w:val="en-GB"/>
                </w:rPr>
              </w:rPrChange>
            </w:rPr>
            <w:delText>S</w:delText>
          </w:r>
        </w:del>
        <w:r w:rsidRPr="00496593">
          <w:rPr>
            <w:rFonts w:ascii="Times New Roman" w:hAnsi="Times New Roman" w:cs="Times New Roman"/>
            <w:color w:val="FF0000"/>
            <w:sz w:val="24"/>
            <w:szCs w:val="24"/>
            <w:lang w:val="en-GB"/>
            <w:rPrChange w:id="544" w:author="SHAPHAN YONG CHIA" w:date="2023-09-18T11:46:00Z">
              <w:rPr>
                <w:rFonts w:ascii="Times New Roman" w:hAnsi="Times New Roman" w:cs="Times New Roman"/>
                <w:sz w:val="24"/>
                <w:szCs w:val="24"/>
                <w:lang w:val="en-GB"/>
              </w:rPr>
            </w:rPrChange>
          </w:rPr>
          <w:t xml:space="preserve">eed </w:t>
        </w:r>
      </w:ins>
      <w:ins w:id="545" w:author="Dicke, Marcel" w:date="2023-09-24T12:07:00Z">
        <w:r w:rsidR="004745E0">
          <w:rPr>
            <w:rFonts w:ascii="Times New Roman" w:hAnsi="Times New Roman" w:cs="Times New Roman"/>
            <w:color w:val="FF0000"/>
            <w:sz w:val="24"/>
            <w:szCs w:val="24"/>
            <w:lang w:val="en-GB"/>
          </w:rPr>
          <w:t>g</w:t>
        </w:r>
      </w:ins>
      <w:ins w:id="546" w:author="SHAPHAN YONG CHIA" w:date="2023-09-18T11:43:00Z">
        <w:del w:id="547" w:author="Dicke, Marcel" w:date="2023-09-24T12:07:00Z">
          <w:r w:rsidRPr="00496593" w:rsidDel="004745E0">
            <w:rPr>
              <w:rFonts w:ascii="Times New Roman" w:hAnsi="Times New Roman" w:cs="Times New Roman"/>
              <w:color w:val="FF0000"/>
              <w:sz w:val="24"/>
              <w:szCs w:val="24"/>
              <w:lang w:val="en-GB"/>
              <w:rPrChange w:id="548" w:author="SHAPHAN YONG CHIA" w:date="2023-09-18T11:46:00Z">
                <w:rPr>
                  <w:rFonts w:ascii="Times New Roman" w:hAnsi="Times New Roman" w:cs="Times New Roman"/>
                  <w:sz w:val="24"/>
                  <w:szCs w:val="24"/>
                  <w:lang w:val="en-GB"/>
                </w:rPr>
              </w:rPrChange>
            </w:rPr>
            <w:delText>G</w:delText>
          </w:r>
        </w:del>
        <w:r w:rsidRPr="00496593">
          <w:rPr>
            <w:rFonts w:ascii="Times New Roman" w:hAnsi="Times New Roman" w:cs="Times New Roman"/>
            <w:color w:val="FF0000"/>
            <w:sz w:val="24"/>
            <w:szCs w:val="24"/>
            <w:lang w:val="en-GB"/>
            <w:rPrChange w:id="549" w:author="SHAPHAN YONG CHIA" w:date="2023-09-18T11:46:00Z">
              <w:rPr>
                <w:rFonts w:ascii="Times New Roman" w:hAnsi="Times New Roman" w:cs="Times New Roman"/>
                <w:sz w:val="24"/>
                <w:szCs w:val="24"/>
                <w:lang w:val="en-GB"/>
              </w:rPr>
            </w:rPrChange>
          </w:rPr>
          <w:t xml:space="preserve">ermination and </w:t>
        </w:r>
      </w:ins>
      <w:ins w:id="550" w:author="Dicke, Marcel" w:date="2023-09-24T12:07:00Z">
        <w:r w:rsidR="004745E0">
          <w:rPr>
            <w:rFonts w:ascii="Times New Roman" w:hAnsi="Times New Roman" w:cs="Times New Roman"/>
            <w:color w:val="FF0000"/>
            <w:sz w:val="24"/>
            <w:szCs w:val="24"/>
            <w:lang w:val="en-GB"/>
          </w:rPr>
          <w:t>b</w:t>
        </w:r>
      </w:ins>
      <w:ins w:id="551" w:author="SHAPHAN YONG CHIA" w:date="2023-09-18T11:43:00Z">
        <w:del w:id="552" w:author="Dicke, Marcel" w:date="2023-09-24T12:07:00Z">
          <w:r w:rsidRPr="00496593" w:rsidDel="004745E0">
            <w:rPr>
              <w:rFonts w:ascii="Times New Roman" w:hAnsi="Times New Roman" w:cs="Times New Roman"/>
              <w:color w:val="FF0000"/>
              <w:sz w:val="24"/>
              <w:szCs w:val="24"/>
              <w:lang w:val="en-GB"/>
              <w:rPrChange w:id="553" w:author="SHAPHAN YONG CHIA" w:date="2023-09-18T11:46:00Z">
                <w:rPr>
                  <w:rFonts w:ascii="Times New Roman" w:hAnsi="Times New Roman" w:cs="Times New Roman"/>
                  <w:sz w:val="24"/>
                  <w:szCs w:val="24"/>
                  <w:lang w:val="en-GB"/>
                </w:rPr>
              </w:rPrChange>
            </w:rPr>
            <w:delText>B</w:delText>
          </w:r>
        </w:del>
        <w:r w:rsidRPr="00496593">
          <w:rPr>
            <w:rFonts w:ascii="Times New Roman" w:hAnsi="Times New Roman" w:cs="Times New Roman"/>
            <w:color w:val="FF0000"/>
            <w:sz w:val="24"/>
            <w:szCs w:val="24"/>
            <w:lang w:val="en-GB"/>
            <w:rPrChange w:id="554" w:author="SHAPHAN YONG CHIA" w:date="2023-09-18T11:46:00Z">
              <w:rPr>
                <w:rFonts w:ascii="Times New Roman" w:hAnsi="Times New Roman" w:cs="Times New Roman"/>
                <w:sz w:val="24"/>
                <w:szCs w:val="24"/>
                <w:lang w:val="en-GB"/>
              </w:rPr>
            </w:rPrChange>
          </w:rPr>
          <w:t xml:space="preserve">iosynthesis </w:t>
        </w:r>
        <w:r w:rsidRPr="00496593">
          <w:rPr>
            <w:rFonts w:ascii="Times New Roman" w:hAnsi="Times New Roman" w:cs="Times New Roman"/>
            <w:color w:val="FF0000"/>
            <w:sz w:val="24"/>
            <w:szCs w:val="24"/>
            <w:lang w:val="en-GB"/>
            <w:rPrChange w:id="555" w:author="SHAPHAN YONG CHIA" w:date="2023-09-18T11:46:00Z">
              <w:rPr>
                <w:rFonts w:ascii="Times New Roman" w:hAnsi="Times New Roman" w:cs="Times New Roman"/>
                <w:sz w:val="24"/>
                <w:szCs w:val="24"/>
                <w:lang w:val="en-GB"/>
              </w:rPr>
            </w:rPrChange>
          </w:rPr>
          <w:lastRenderedPageBreak/>
          <w:t xml:space="preserve">of </w:t>
        </w:r>
      </w:ins>
      <w:ins w:id="556" w:author="Dicke, Marcel" w:date="2023-09-24T12:07:00Z">
        <w:r w:rsidR="004745E0">
          <w:rPr>
            <w:rFonts w:ascii="Times New Roman" w:hAnsi="Times New Roman" w:cs="Times New Roman"/>
            <w:color w:val="FF0000"/>
            <w:sz w:val="24"/>
            <w:szCs w:val="24"/>
            <w:lang w:val="en-GB"/>
          </w:rPr>
          <w:t>p</w:t>
        </w:r>
      </w:ins>
      <w:ins w:id="557" w:author="SHAPHAN YONG CHIA" w:date="2023-09-18T11:43:00Z">
        <w:del w:id="558" w:author="Dicke, Marcel" w:date="2023-09-24T12:07:00Z">
          <w:r w:rsidRPr="00496593" w:rsidDel="004745E0">
            <w:rPr>
              <w:rFonts w:ascii="Times New Roman" w:hAnsi="Times New Roman" w:cs="Times New Roman"/>
              <w:color w:val="FF0000"/>
              <w:sz w:val="24"/>
              <w:szCs w:val="24"/>
              <w:lang w:val="en-GB"/>
              <w:rPrChange w:id="559" w:author="SHAPHAN YONG CHIA" w:date="2023-09-18T11:46:00Z">
                <w:rPr>
                  <w:rFonts w:ascii="Times New Roman" w:hAnsi="Times New Roman" w:cs="Times New Roman"/>
                  <w:sz w:val="24"/>
                  <w:szCs w:val="24"/>
                  <w:lang w:val="en-GB"/>
                </w:rPr>
              </w:rPrChange>
            </w:rPr>
            <w:delText>P</w:delText>
          </w:r>
        </w:del>
        <w:r w:rsidRPr="00496593">
          <w:rPr>
            <w:rFonts w:ascii="Times New Roman" w:hAnsi="Times New Roman" w:cs="Times New Roman"/>
            <w:color w:val="FF0000"/>
            <w:sz w:val="24"/>
            <w:szCs w:val="24"/>
            <w:lang w:val="en-GB"/>
            <w:rPrChange w:id="560" w:author="SHAPHAN YONG CHIA" w:date="2023-09-18T11:46:00Z">
              <w:rPr>
                <w:rFonts w:ascii="Times New Roman" w:hAnsi="Times New Roman" w:cs="Times New Roman"/>
                <w:sz w:val="24"/>
                <w:szCs w:val="24"/>
                <w:lang w:val="en-GB"/>
              </w:rPr>
            </w:rPrChange>
          </w:rPr>
          <w:t xml:space="preserve">olyphenolics </w:t>
        </w:r>
      </w:ins>
      <w:ins w:id="561" w:author="Dicke, Marcel" w:date="2023-09-24T12:07:00Z">
        <w:r w:rsidR="004745E0">
          <w:rPr>
            <w:rFonts w:ascii="Times New Roman" w:hAnsi="Times New Roman" w:cs="Times New Roman"/>
            <w:color w:val="FF0000"/>
            <w:sz w:val="24"/>
            <w:szCs w:val="24"/>
            <w:lang w:val="en-GB"/>
          </w:rPr>
          <w:t>c</w:t>
        </w:r>
      </w:ins>
      <w:ins w:id="562" w:author="SHAPHAN YONG CHIA" w:date="2023-09-18T11:43:00Z">
        <w:del w:id="563" w:author="Dicke, Marcel" w:date="2023-09-24T12:07:00Z">
          <w:r w:rsidRPr="00496593" w:rsidDel="004745E0">
            <w:rPr>
              <w:rFonts w:ascii="Times New Roman" w:hAnsi="Times New Roman" w:cs="Times New Roman"/>
              <w:color w:val="FF0000"/>
              <w:sz w:val="24"/>
              <w:szCs w:val="24"/>
              <w:lang w:val="en-GB"/>
              <w:rPrChange w:id="564" w:author="SHAPHAN YONG CHIA" w:date="2023-09-18T11:46:00Z">
                <w:rPr>
                  <w:rFonts w:ascii="Times New Roman" w:hAnsi="Times New Roman" w:cs="Times New Roman"/>
                  <w:sz w:val="24"/>
                  <w:szCs w:val="24"/>
                  <w:lang w:val="en-GB"/>
                </w:rPr>
              </w:rPrChange>
            </w:rPr>
            <w:delText>C</w:delText>
          </w:r>
        </w:del>
        <w:r w:rsidRPr="00496593">
          <w:rPr>
            <w:rFonts w:ascii="Times New Roman" w:hAnsi="Times New Roman" w:cs="Times New Roman"/>
            <w:color w:val="FF0000"/>
            <w:sz w:val="24"/>
            <w:szCs w:val="24"/>
            <w:lang w:val="en-GB"/>
            <w:rPrChange w:id="565" w:author="SHAPHAN YONG CHIA" w:date="2023-09-18T11:46:00Z">
              <w:rPr>
                <w:rFonts w:ascii="Times New Roman" w:hAnsi="Times New Roman" w:cs="Times New Roman"/>
                <w:sz w:val="24"/>
                <w:szCs w:val="24"/>
                <w:lang w:val="en-GB"/>
              </w:rPr>
            </w:rPrChange>
          </w:rPr>
          <w:t xml:space="preserve">ontent in </w:t>
        </w:r>
      </w:ins>
      <w:ins w:id="566" w:author="Dicke, Marcel" w:date="2023-09-24T12:07:00Z">
        <w:r w:rsidR="004745E0">
          <w:rPr>
            <w:rFonts w:ascii="Times New Roman" w:hAnsi="Times New Roman" w:cs="Times New Roman"/>
            <w:color w:val="FF0000"/>
            <w:sz w:val="24"/>
            <w:szCs w:val="24"/>
            <w:lang w:val="en-GB"/>
          </w:rPr>
          <w:t>m</w:t>
        </w:r>
      </w:ins>
      <w:ins w:id="567" w:author="SHAPHAN YONG CHIA" w:date="2023-09-18T11:43:00Z">
        <w:del w:id="568" w:author="Dicke, Marcel" w:date="2023-09-24T12:07:00Z">
          <w:r w:rsidRPr="00496593" w:rsidDel="004745E0">
            <w:rPr>
              <w:rFonts w:ascii="Times New Roman" w:hAnsi="Times New Roman" w:cs="Times New Roman"/>
              <w:color w:val="FF0000"/>
              <w:sz w:val="24"/>
              <w:szCs w:val="24"/>
              <w:lang w:val="en-GB"/>
              <w:rPrChange w:id="569" w:author="SHAPHAN YONG CHIA" w:date="2023-09-18T11:46:00Z">
                <w:rPr>
                  <w:rFonts w:ascii="Times New Roman" w:hAnsi="Times New Roman" w:cs="Times New Roman"/>
                  <w:sz w:val="24"/>
                  <w:szCs w:val="24"/>
                  <w:lang w:val="en-GB"/>
                </w:rPr>
              </w:rPrChange>
            </w:rPr>
            <w:delText>M</w:delText>
          </w:r>
        </w:del>
        <w:r w:rsidRPr="00496593">
          <w:rPr>
            <w:rFonts w:ascii="Times New Roman" w:hAnsi="Times New Roman" w:cs="Times New Roman"/>
            <w:color w:val="FF0000"/>
            <w:sz w:val="24"/>
            <w:szCs w:val="24"/>
            <w:lang w:val="en-GB"/>
            <w:rPrChange w:id="570" w:author="SHAPHAN YONG CHIA" w:date="2023-09-18T11:46:00Z">
              <w:rPr>
                <w:rFonts w:ascii="Times New Roman" w:hAnsi="Times New Roman" w:cs="Times New Roman"/>
                <w:sz w:val="24"/>
                <w:szCs w:val="24"/>
                <w:lang w:val="en-GB"/>
              </w:rPr>
            </w:rPrChange>
          </w:rPr>
          <w:t xml:space="preserve">edicinally </w:t>
        </w:r>
      </w:ins>
      <w:ins w:id="571" w:author="Dicke, Marcel" w:date="2023-09-24T12:07:00Z">
        <w:r w:rsidR="004745E0">
          <w:rPr>
            <w:rFonts w:ascii="Times New Roman" w:hAnsi="Times New Roman" w:cs="Times New Roman"/>
            <w:color w:val="FF0000"/>
            <w:sz w:val="24"/>
            <w:szCs w:val="24"/>
            <w:lang w:val="en-GB"/>
          </w:rPr>
          <w:t>i</w:t>
        </w:r>
      </w:ins>
      <w:ins w:id="572" w:author="SHAPHAN YONG CHIA" w:date="2023-09-18T11:43:00Z">
        <w:del w:id="573" w:author="Dicke, Marcel" w:date="2023-09-24T12:07:00Z">
          <w:r w:rsidRPr="00496593" w:rsidDel="004745E0">
            <w:rPr>
              <w:rFonts w:ascii="Times New Roman" w:hAnsi="Times New Roman" w:cs="Times New Roman"/>
              <w:color w:val="FF0000"/>
              <w:sz w:val="24"/>
              <w:szCs w:val="24"/>
              <w:lang w:val="en-GB"/>
              <w:rPrChange w:id="574" w:author="SHAPHAN YONG CHIA" w:date="2023-09-18T11:46:00Z">
                <w:rPr>
                  <w:rFonts w:ascii="Times New Roman" w:hAnsi="Times New Roman" w:cs="Times New Roman"/>
                  <w:sz w:val="24"/>
                  <w:szCs w:val="24"/>
                  <w:lang w:val="en-GB"/>
                </w:rPr>
              </w:rPrChange>
            </w:rPr>
            <w:delText>I</w:delText>
          </w:r>
        </w:del>
        <w:r w:rsidRPr="00496593">
          <w:rPr>
            <w:rFonts w:ascii="Times New Roman" w:hAnsi="Times New Roman" w:cs="Times New Roman"/>
            <w:color w:val="FF0000"/>
            <w:sz w:val="24"/>
            <w:szCs w:val="24"/>
            <w:lang w:val="en-GB"/>
            <w:rPrChange w:id="575" w:author="SHAPHAN YONG CHIA" w:date="2023-09-18T11:46:00Z">
              <w:rPr>
                <w:rFonts w:ascii="Times New Roman" w:hAnsi="Times New Roman" w:cs="Times New Roman"/>
                <w:sz w:val="24"/>
                <w:szCs w:val="24"/>
                <w:lang w:val="en-GB"/>
              </w:rPr>
            </w:rPrChange>
          </w:rPr>
          <w:t xml:space="preserve">mportant </w:t>
        </w:r>
        <w:r w:rsidRPr="004745E0">
          <w:rPr>
            <w:rFonts w:ascii="Times New Roman" w:hAnsi="Times New Roman" w:cs="Times New Roman"/>
            <w:i/>
            <w:iCs/>
            <w:color w:val="FF0000"/>
            <w:sz w:val="24"/>
            <w:szCs w:val="24"/>
            <w:lang w:val="en-GB"/>
            <w:rPrChange w:id="576" w:author="Dicke, Marcel" w:date="2023-09-24T12:07:00Z">
              <w:rPr>
                <w:rFonts w:ascii="Times New Roman" w:hAnsi="Times New Roman" w:cs="Times New Roman"/>
                <w:sz w:val="24"/>
                <w:szCs w:val="24"/>
                <w:lang w:val="en-GB"/>
              </w:rPr>
            </w:rPrChange>
          </w:rPr>
          <w:t>Brassica rapa</w:t>
        </w:r>
        <w:r w:rsidRPr="00496593">
          <w:rPr>
            <w:rFonts w:ascii="Times New Roman" w:hAnsi="Times New Roman" w:cs="Times New Roman"/>
            <w:color w:val="FF0000"/>
            <w:sz w:val="24"/>
            <w:szCs w:val="24"/>
            <w:lang w:val="en-GB"/>
            <w:rPrChange w:id="577" w:author="SHAPHAN YONG CHIA" w:date="2023-09-18T11:46:00Z">
              <w:rPr>
                <w:rFonts w:ascii="Times New Roman" w:hAnsi="Times New Roman" w:cs="Times New Roman"/>
                <w:sz w:val="24"/>
                <w:szCs w:val="24"/>
                <w:lang w:val="en-GB"/>
              </w:rPr>
            </w:rPrChange>
          </w:rPr>
          <w:t>. Phytomedicine Plus 2: 100185.</w:t>
        </w:r>
      </w:ins>
    </w:p>
    <w:p w14:paraId="75CE4854" w14:textId="540A890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w:t>
      </w:r>
      <w:r w:rsidR="00384778">
        <w:rPr>
          <w:rFonts w:ascii="Times New Roman" w:hAnsi="Times New Roman" w:cs="Times New Roman"/>
          <w:sz w:val="24"/>
          <w:szCs w:val="24"/>
        </w:rPr>
        <w:t>s</w:t>
      </w:r>
      <w:r w:rsidR="007C49C7" w:rsidRPr="004A38D0">
        <w:rPr>
          <w:rFonts w:ascii="Times New Roman" w:hAnsi="Times New Roman" w:cs="Times New Roman"/>
          <w:sz w:val="24"/>
          <w:szCs w:val="24"/>
        </w:rPr>
        <w:t>ation</w:t>
      </w:r>
      <w:r w:rsidRPr="004A38D0">
        <w:rPr>
          <w:rFonts w:ascii="Times New Roman" w:hAnsi="Times New Roman" w:cs="Times New Roman"/>
          <w:sz w:val="24"/>
          <w:szCs w:val="24"/>
        </w:rPr>
        <w:t>. Agronomy 10: 1578.</w:t>
      </w:r>
    </w:p>
    <w:p w14:paraId="3EDCACF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50967AB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 xml:space="preserve">edible insects as </w:t>
      </w:r>
      <w:r w:rsidR="00384778">
        <w:rPr>
          <w:rFonts w:ascii="Times New Roman" w:hAnsi="Times New Roman" w:cs="Times New Roman"/>
          <w:sz w:val="24"/>
          <w:szCs w:val="24"/>
        </w:rPr>
        <w:t xml:space="preserve">an </w:t>
      </w:r>
      <w:r w:rsidR="007C49C7" w:rsidRPr="004A38D0">
        <w:rPr>
          <w:rFonts w:ascii="Times New Roman" w:hAnsi="Times New Roman" w:cs="Times New Roman"/>
          <w:sz w:val="24"/>
          <w:szCs w:val="24"/>
        </w:rPr>
        <w:t>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7355719F"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00384778">
        <w:rPr>
          <w:rFonts w:ascii="Times New Roman" w:hAnsi="Times New Roman" w:cs="Times New Roman"/>
          <w:sz w:val="24"/>
          <w:szCs w:val="24"/>
        </w:rPr>
        <w:t>.</w:t>
      </w:r>
    </w:p>
    <w:p w14:paraId="661D31FC" w14:textId="12D1644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w:t>
      </w:r>
      <w:r w:rsidR="00384778">
        <w:rPr>
          <w:rFonts w:ascii="Times New Roman" w:hAnsi="Times New Roman" w:cs="Times New Roman"/>
          <w:sz w:val="24"/>
          <w:szCs w:val="24"/>
        </w:rPr>
        <w:t>plant-mediated</w:t>
      </w:r>
      <w:r w:rsidRPr="004A38D0">
        <w:rPr>
          <w:rFonts w:ascii="Times New Roman" w:hAnsi="Times New Roman" w:cs="Times New Roman"/>
          <w:sz w:val="24"/>
          <w:szCs w:val="24"/>
        </w:rPr>
        <w:t xml:space="preserve"> interactions between root-associated microbes and insects: from ecology to mechanisms. Frontiers in Plant Science 4: 414.</w:t>
      </w:r>
    </w:p>
    <w:p w14:paraId="4E74099F" w14:textId="273AF43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30B7CB71" w:rsidR="00B7474A" w:rsidRDefault="00B7474A" w:rsidP="00800E69">
      <w:pPr>
        <w:pStyle w:val="EndNoteBibliography"/>
        <w:spacing w:after="0" w:line="480" w:lineRule="auto"/>
        <w:ind w:left="720" w:hanging="720"/>
        <w:jc w:val="both"/>
        <w:rPr>
          <w:ins w:id="578" w:author="SHAPHAN YONG CHIA" w:date="2023-09-18T11:44:00Z"/>
          <w:rFonts w:ascii="Times New Roman" w:hAnsi="Times New Roman" w:cs="Times New Roman"/>
          <w:sz w:val="24"/>
          <w:szCs w:val="24"/>
        </w:rPr>
      </w:pPr>
      <w:r w:rsidRPr="004A38D0">
        <w:rPr>
          <w:rFonts w:ascii="Times New Roman" w:hAnsi="Times New Roman" w:cs="Times New Roman"/>
          <w:sz w:val="24"/>
          <w:szCs w:val="24"/>
        </w:rPr>
        <w:t xml:space="preserve">Poveda J, Jiménez-Gómez A, Saati-Santamaría Z, Usategui-Martín R, Rivas R &amp; García-Fraile P (2019) Mealworm frass as a potential </w:t>
      </w:r>
      <w:r w:rsidR="00384778">
        <w:rPr>
          <w:rFonts w:ascii="Times New Roman" w:hAnsi="Times New Roman" w:cs="Times New Roman"/>
          <w:sz w:val="24"/>
          <w:szCs w:val="24"/>
        </w:rPr>
        <w:t>biofertiliser</w:t>
      </w:r>
      <w:r w:rsidRPr="004A38D0">
        <w:rPr>
          <w:rFonts w:ascii="Times New Roman" w:hAnsi="Times New Roman" w:cs="Times New Roman"/>
          <w:sz w:val="24"/>
          <w:szCs w:val="24"/>
        </w:rPr>
        <w:t xml:space="preserve"> and abiotic stress tolerance-inductor in plants. Applied Soil Ecology 142: 110-122.</w:t>
      </w:r>
    </w:p>
    <w:p w14:paraId="1820EECD" w14:textId="2C3B1A4A" w:rsidR="00E15517" w:rsidRPr="00496593" w:rsidRDefault="00E15517" w:rsidP="00800E69">
      <w:pPr>
        <w:pStyle w:val="EndNoteBibliography"/>
        <w:spacing w:after="0" w:line="480" w:lineRule="auto"/>
        <w:ind w:left="720" w:hanging="720"/>
        <w:jc w:val="both"/>
        <w:rPr>
          <w:rFonts w:ascii="Times New Roman" w:hAnsi="Times New Roman" w:cs="Times New Roman"/>
          <w:color w:val="FF0000"/>
          <w:sz w:val="24"/>
          <w:szCs w:val="24"/>
          <w:rPrChange w:id="579" w:author="SHAPHAN YONG CHIA" w:date="2023-09-18T11:46:00Z">
            <w:rPr>
              <w:rFonts w:ascii="Times New Roman" w:hAnsi="Times New Roman" w:cs="Times New Roman"/>
              <w:sz w:val="24"/>
              <w:szCs w:val="24"/>
            </w:rPr>
          </w:rPrChange>
        </w:rPr>
      </w:pPr>
      <w:ins w:id="580" w:author="SHAPHAN YONG CHIA" w:date="2023-09-18T11:44:00Z">
        <w:r w:rsidRPr="00496593">
          <w:rPr>
            <w:rFonts w:ascii="Times New Roman" w:hAnsi="Times New Roman" w:cs="Times New Roman"/>
            <w:color w:val="FF0000"/>
            <w:sz w:val="24"/>
            <w:szCs w:val="24"/>
            <w:rPrChange w:id="581" w:author="SHAPHAN YONG CHIA" w:date="2023-09-18T11:46:00Z">
              <w:rPr>
                <w:rFonts w:ascii="Times New Roman" w:hAnsi="Times New Roman" w:cs="Times New Roman"/>
                <w:sz w:val="24"/>
                <w:szCs w:val="24"/>
              </w:rPr>
            </w:rPrChange>
          </w:rPr>
          <w:t>Rahman J, Sultana F, Fatima K, Hasan M, Gain N, Hossain M, Chowdhury A &amp; Rahman A (2022) Genetic diversity of field mustard (</w:t>
        </w:r>
        <w:r w:rsidRPr="00496593">
          <w:rPr>
            <w:rFonts w:ascii="Times New Roman" w:hAnsi="Times New Roman" w:cs="Times New Roman"/>
            <w:i/>
            <w:iCs/>
            <w:color w:val="FF0000"/>
            <w:sz w:val="24"/>
            <w:szCs w:val="24"/>
            <w:rPrChange w:id="582" w:author="SHAPHAN YONG CHIA" w:date="2023-09-18T11:46:00Z">
              <w:rPr>
                <w:rFonts w:ascii="Times New Roman" w:hAnsi="Times New Roman" w:cs="Times New Roman"/>
                <w:sz w:val="24"/>
                <w:szCs w:val="24"/>
              </w:rPr>
            </w:rPrChange>
          </w:rPr>
          <w:t>Brassica rapa</w:t>
        </w:r>
        <w:r w:rsidRPr="00496593">
          <w:rPr>
            <w:rFonts w:ascii="Times New Roman" w:hAnsi="Times New Roman" w:cs="Times New Roman"/>
            <w:color w:val="FF0000"/>
            <w:sz w:val="24"/>
            <w:szCs w:val="24"/>
            <w:rPrChange w:id="583" w:author="SHAPHAN YONG CHIA" w:date="2023-09-18T11:46:00Z">
              <w:rPr>
                <w:rFonts w:ascii="Times New Roman" w:hAnsi="Times New Roman" w:cs="Times New Roman"/>
                <w:sz w:val="24"/>
                <w:szCs w:val="24"/>
              </w:rPr>
            </w:rPrChange>
          </w:rPr>
          <w:t xml:space="preserve"> L.) and their saturated and unsaturated fatty acids association. SABRAO Journal of Breeding and Genetics 54: 249-266.</w:t>
        </w:r>
      </w:ins>
    </w:p>
    <w:p w14:paraId="37DA91F2" w14:textId="4DF96A3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w:t>
      </w:r>
      <w:r w:rsidR="00384778">
        <w:rPr>
          <w:rFonts w:ascii="Times New Roman" w:hAnsi="Times New Roman" w:cs="Times New Roman"/>
          <w:sz w:val="24"/>
          <w:szCs w:val="24"/>
        </w:rPr>
        <w:t>defences</w:t>
      </w:r>
      <w:r w:rsidRPr="004A38D0">
        <w:rPr>
          <w:rFonts w:ascii="Times New Roman" w:hAnsi="Times New Roman" w:cs="Times New Roman"/>
          <w:sz w:val="24"/>
          <w:szCs w:val="24"/>
        </w:rPr>
        <w:t xml:space="preserve">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1AF9F97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w:t>
      </w:r>
      <w:r w:rsidR="00384778">
        <w:rPr>
          <w:rFonts w:ascii="Times New Roman" w:hAnsi="Times New Roman" w:cs="Times New Roman"/>
          <w:sz w:val="24"/>
          <w:szCs w:val="24"/>
        </w:rPr>
        <w:t>recognise</w:t>
      </w:r>
      <w:r w:rsidRPr="004A38D0">
        <w:rPr>
          <w:rFonts w:ascii="Times New Roman" w:hAnsi="Times New Roman" w:cs="Times New Roman"/>
          <w:sz w:val="24"/>
          <w:szCs w:val="24"/>
        </w:rPr>
        <w:t xml:space="preserv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1C9DE9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w:t>
      </w:r>
      <w:r w:rsidR="00384778">
        <w:rPr>
          <w:rFonts w:ascii="Times New Roman" w:hAnsi="Times New Roman" w:cs="Times New Roman"/>
          <w:sz w:val="24"/>
          <w:szCs w:val="24"/>
        </w:rPr>
        <w:t xml:space="preserve">and </w:t>
      </w:r>
      <w:r w:rsidR="00855316" w:rsidRPr="004A38D0">
        <w:rPr>
          <w:rFonts w:ascii="Times New Roman" w:hAnsi="Times New Roman" w:cs="Times New Roman"/>
          <w:sz w:val="24"/>
          <w:szCs w:val="24"/>
        </w:rPr>
        <w:t xml:space="preserve">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800E69">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800E69">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800E69">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lastRenderedPageBreak/>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Default="00B7474A" w:rsidP="00800E69">
      <w:pPr>
        <w:pStyle w:val="EndNoteBibliography"/>
        <w:spacing w:after="0" w:line="480" w:lineRule="auto"/>
        <w:ind w:left="720" w:hanging="720"/>
        <w:jc w:val="both"/>
        <w:rPr>
          <w:ins w:id="584" w:author="SHAPHAN YONG CHIA" w:date="2023-09-18T11:46:00Z"/>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5B322547" w14:textId="3EDD9D4A" w:rsidR="00496593" w:rsidRPr="00496593" w:rsidRDefault="00496593" w:rsidP="00800E69">
      <w:pPr>
        <w:pStyle w:val="EndNoteBibliography"/>
        <w:spacing w:after="0" w:line="480" w:lineRule="auto"/>
        <w:ind w:left="720" w:hanging="720"/>
        <w:jc w:val="both"/>
        <w:rPr>
          <w:rFonts w:ascii="Times New Roman" w:hAnsi="Times New Roman" w:cs="Times New Roman"/>
          <w:color w:val="FF0000"/>
          <w:sz w:val="24"/>
          <w:szCs w:val="24"/>
          <w:rPrChange w:id="585" w:author="SHAPHAN YONG CHIA" w:date="2023-09-18T11:46:00Z">
            <w:rPr>
              <w:rFonts w:ascii="Times New Roman" w:hAnsi="Times New Roman" w:cs="Times New Roman"/>
              <w:sz w:val="24"/>
              <w:szCs w:val="24"/>
            </w:rPr>
          </w:rPrChange>
        </w:rPr>
      </w:pPr>
      <w:ins w:id="586" w:author="SHAPHAN YONG CHIA" w:date="2023-09-18T11:46:00Z">
        <w:r w:rsidRPr="00496593">
          <w:rPr>
            <w:rFonts w:ascii="Times New Roman" w:hAnsi="Times New Roman" w:cs="Times New Roman"/>
            <w:color w:val="FF0000"/>
            <w:sz w:val="24"/>
            <w:szCs w:val="24"/>
            <w:rPrChange w:id="587" w:author="SHAPHAN YONG CHIA" w:date="2023-09-18T11:46:00Z">
              <w:rPr>
                <w:rFonts w:ascii="Times New Roman" w:hAnsi="Times New Roman" w:cs="Times New Roman"/>
                <w:sz w:val="24"/>
                <w:szCs w:val="24"/>
              </w:rPr>
            </w:rPrChange>
          </w:rPr>
          <w:t>Watson C, Schlösser C, Vögerl J &amp; Wichern F (2021) Excellent excrement? Frass impacts on a soil's microbial community, processes and metal bioavailability. Applied Soil Ecology 168: 104110.</w:t>
        </w:r>
      </w:ins>
    </w:p>
    <w:p w14:paraId="172FD253" w14:textId="2BA0BD3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w:t>
      </w:r>
      <w:ins w:id="588" w:author="Dicke, Marcel" w:date="2023-09-24T12:09:00Z">
        <w:r w:rsidR="000475C5">
          <w:rPr>
            <w:rFonts w:ascii="Times New Roman" w:hAnsi="Times New Roman" w:cs="Times New Roman"/>
            <w:sz w:val="24"/>
            <w:szCs w:val="24"/>
          </w:rPr>
          <w:t>o</w:t>
        </w:r>
      </w:ins>
      <w:del w:id="589" w:author="Dicke, Marcel" w:date="2023-09-24T12:09:00Z">
        <w:r w:rsidRPr="004A38D0" w:rsidDel="000475C5">
          <w:rPr>
            <w:rFonts w:ascii="Times New Roman" w:hAnsi="Times New Roman" w:cs="Times New Roman"/>
            <w:sz w:val="24"/>
            <w:szCs w:val="24"/>
          </w:rPr>
          <w:delText>O</w:delText>
        </w:r>
      </w:del>
      <w:r w:rsidRPr="004A38D0">
        <w:rPr>
          <w:rFonts w:ascii="Times New Roman" w:hAnsi="Times New Roman" w:cs="Times New Roman"/>
          <w:sz w:val="24"/>
          <w:szCs w:val="24"/>
        </w:rPr>
        <w:t xml:space="preserve">S ONE 8: e59654. </w:t>
      </w:r>
    </w:p>
    <w:p w14:paraId="0B16CD5B" w14:textId="77777777" w:rsidR="00BB455D"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Default="00B7474A" w:rsidP="00800E69">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532"/>
      <w:bookmarkEnd w:id="533"/>
    </w:p>
    <w:p w14:paraId="2AFA3C0B" w14:textId="77777777" w:rsidR="00800E69" w:rsidRDefault="00800E69" w:rsidP="00800E69">
      <w:pPr>
        <w:pStyle w:val="EndNoteBibliography"/>
        <w:spacing w:line="480" w:lineRule="auto"/>
        <w:ind w:left="720" w:hanging="720"/>
        <w:jc w:val="both"/>
        <w:rPr>
          <w:rFonts w:ascii="Times New Roman" w:hAnsi="Times New Roman" w:cs="Times New Roman"/>
          <w:sz w:val="24"/>
          <w:szCs w:val="24"/>
        </w:rPr>
      </w:pPr>
    </w:p>
    <w:p w14:paraId="1A66DA1A" w14:textId="77777777" w:rsidR="00800E69" w:rsidRDefault="00800E69" w:rsidP="00800E69">
      <w:pPr>
        <w:spacing w:line="480" w:lineRule="auto"/>
        <w:jc w:val="both"/>
        <w:rPr>
          <w:rFonts w:ascii="Times New Roman" w:hAnsi="Times New Roman" w:cs="Times New Roman"/>
          <w:b/>
          <w:bCs/>
          <w:sz w:val="28"/>
          <w:szCs w:val="28"/>
        </w:rPr>
      </w:pPr>
    </w:p>
    <w:p w14:paraId="484F5A14" w14:textId="77777777" w:rsidR="00800E69" w:rsidRDefault="00800E69" w:rsidP="00800E69">
      <w:pPr>
        <w:spacing w:line="480" w:lineRule="auto"/>
        <w:jc w:val="both"/>
        <w:rPr>
          <w:rFonts w:ascii="Times New Roman" w:hAnsi="Times New Roman" w:cs="Times New Roman"/>
          <w:b/>
          <w:bCs/>
          <w:sz w:val="28"/>
          <w:szCs w:val="28"/>
        </w:rPr>
      </w:pPr>
    </w:p>
    <w:p w14:paraId="4A299C50" w14:textId="77777777" w:rsidR="00800E69" w:rsidRDefault="00800E69" w:rsidP="00800E69">
      <w:pPr>
        <w:spacing w:line="480" w:lineRule="auto"/>
        <w:jc w:val="both"/>
        <w:rPr>
          <w:rFonts w:ascii="Times New Roman" w:hAnsi="Times New Roman" w:cs="Times New Roman"/>
          <w:b/>
          <w:bCs/>
          <w:sz w:val="28"/>
          <w:szCs w:val="28"/>
        </w:rPr>
      </w:pPr>
    </w:p>
    <w:p w14:paraId="5568CDD5" w14:textId="77777777" w:rsidR="00800E69" w:rsidRDefault="00800E69" w:rsidP="00800E69">
      <w:pPr>
        <w:spacing w:line="480" w:lineRule="auto"/>
        <w:jc w:val="both"/>
        <w:rPr>
          <w:rFonts w:ascii="Times New Roman" w:hAnsi="Times New Roman" w:cs="Times New Roman"/>
          <w:b/>
          <w:bCs/>
          <w:sz w:val="28"/>
          <w:szCs w:val="28"/>
        </w:rPr>
      </w:pPr>
    </w:p>
    <w:p w14:paraId="5D9362C5" w14:textId="77777777" w:rsidR="00800E69" w:rsidRDefault="00800E69" w:rsidP="00800E69">
      <w:pPr>
        <w:spacing w:line="480" w:lineRule="auto"/>
        <w:jc w:val="both"/>
        <w:rPr>
          <w:rFonts w:ascii="Times New Roman" w:hAnsi="Times New Roman" w:cs="Times New Roman"/>
          <w:b/>
          <w:bCs/>
          <w:sz w:val="28"/>
          <w:szCs w:val="28"/>
        </w:rPr>
      </w:pPr>
    </w:p>
    <w:p w14:paraId="5283CB00" w14:textId="77777777" w:rsidR="00800E69" w:rsidRDefault="00800E69" w:rsidP="00800E69">
      <w:pPr>
        <w:spacing w:line="480" w:lineRule="auto"/>
        <w:jc w:val="both"/>
        <w:rPr>
          <w:rFonts w:ascii="Times New Roman" w:hAnsi="Times New Roman" w:cs="Times New Roman"/>
          <w:b/>
          <w:bCs/>
          <w:sz w:val="28"/>
          <w:szCs w:val="28"/>
        </w:rPr>
      </w:pPr>
    </w:p>
    <w:p w14:paraId="0B8B1367" w14:textId="77777777" w:rsidR="00800E69" w:rsidRDefault="00800E69" w:rsidP="00800E69">
      <w:pPr>
        <w:spacing w:line="480" w:lineRule="auto"/>
        <w:jc w:val="both"/>
        <w:rPr>
          <w:rFonts w:ascii="Times New Roman" w:hAnsi="Times New Roman" w:cs="Times New Roman"/>
          <w:b/>
          <w:bCs/>
          <w:sz w:val="28"/>
          <w:szCs w:val="28"/>
        </w:rPr>
      </w:pPr>
    </w:p>
    <w:p w14:paraId="6B36895D" w14:textId="77777777" w:rsidR="00800E69" w:rsidRDefault="00800E69" w:rsidP="00800E69">
      <w:pPr>
        <w:spacing w:line="480" w:lineRule="auto"/>
        <w:jc w:val="both"/>
        <w:rPr>
          <w:rFonts w:ascii="Times New Roman" w:hAnsi="Times New Roman" w:cs="Times New Roman"/>
          <w:b/>
          <w:bCs/>
          <w:sz w:val="28"/>
          <w:szCs w:val="28"/>
        </w:rPr>
      </w:pPr>
    </w:p>
    <w:p w14:paraId="45BA8FED" w14:textId="77777777" w:rsidR="00800E69" w:rsidRDefault="00800E69" w:rsidP="00800E69">
      <w:pPr>
        <w:spacing w:line="480" w:lineRule="auto"/>
        <w:jc w:val="both"/>
        <w:rPr>
          <w:rFonts w:ascii="Times New Roman" w:hAnsi="Times New Roman" w:cs="Times New Roman"/>
          <w:b/>
          <w:bCs/>
          <w:sz w:val="28"/>
          <w:szCs w:val="28"/>
        </w:rPr>
      </w:pPr>
    </w:p>
    <w:p w14:paraId="5B4B0E74" w14:textId="77777777" w:rsidR="00800E69" w:rsidRDefault="00800E69" w:rsidP="00800E69">
      <w:pPr>
        <w:spacing w:line="480" w:lineRule="auto"/>
        <w:jc w:val="both"/>
        <w:rPr>
          <w:rFonts w:ascii="Times New Roman" w:hAnsi="Times New Roman" w:cs="Times New Roman"/>
          <w:b/>
          <w:bCs/>
          <w:sz w:val="28"/>
          <w:szCs w:val="28"/>
        </w:rPr>
      </w:pPr>
    </w:p>
    <w:p w14:paraId="1181B29C" w14:textId="77777777" w:rsidR="00800E69" w:rsidRDefault="00800E69" w:rsidP="00800E69">
      <w:pPr>
        <w:spacing w:line="480" w:lineRule="auto"/>
        <w:jc w:val="both"/>
        <w:rPr>
          <w:ins w:id="590" w:author="SHAPHAN YONG CHIA" w:date="2023-09-18T15:09:00Z"/>
          <w:rFonts w:ascii="Times New Roman" w:hAnsi="Times New Roman" w:cs="Times New Roman"/>
          <w:b/>
          <w:bCs/>
          <w:sz w:val="28"/>
          <w:szCs w:val="28"/>
        </w:rPr>
      </w:pPr>
    </w:p>
    <w:p w14:paraId="1F083B74" w14:textId="77777777" w:rsidR="00A80FC6" w:rsidRDefault="00A80FC6" w:rsidP="00800E69">
      <w:pPr>
        <w:spacing w:line="480" w:lineRule="auto"/>
        <w:jc w:val="both"/>
        <w:rPr>
          <w:ins w:id="591" w:author="SHAPHAN YONG CHIA" w:date="2023-09-18T15:09:00Z"/>
          <w:rFonts w:ascii="Times New Roman" w:hAnsi="Times New Roman" w:cs="Times New Roman"/>
          <w:b/>
          <w:bCs/>
          <w:sz w:val="28"/>
          <w:szCs w:val="28"/>
        </w:rPr>
      </w:pPr>
    </w:p>
    <w:p w14:paraId="5576261D" w14:textId="77777777" w:rsidR="00A80FC6" w:rsidRDefault="00A80FC6" w:rsidP="00800E69">
      <w:pPr>
        <w:spacing w:line="480" w:lineRule="auto"/>
        <w:jc w:val="both"/>
        <w:rPr>
          <w:ins w:id="592" w:author="SHAPHAN YONG CHIA" w:date="2023-09-18T15:09:00Z"/>
          <w:rFonts w:ascii="Times New Roman" w:hAnsi="Times New Roman" w:cs="Times New Roman"/>
          <w:b/>
          <w:bCs/>
          <w:sz w:val="28"/>
          <w:szCs w:val="28"/>
        </w:rPr>
      </w:pPr>
    </w:p>
    <w:p w14:paraId="792D1764" w14:textId="77777777" w:rsidR="00A80FC6" w:rsidRDefault="00A80FC6" w:rsidP="00800E69">
      <w:pPr>
        <w:spacing w:line="480" w:lineRule="auto"/>
        <w:jc w:val="both"/>
        <w:rPr>
          <w:rFonts w:ascii="Times New Roman" w:hAnsi="Times New Roman" w:cs="Times New Roman"/>
          <w:b/>
          <w:bCs/>
          <w:sz w:val="28"/>
          <w:szCs w:val="28"/>
        </w:rPr>
      </w:pPr>
    </w:p>
    <w:p w14:paraId="456481FD" w14:textId="77777777" w:rsidR="00800E69" w:rsidRDefault="00800E69" w:rsidP="00800E69">
      <w:pPr>
        <w:spacing w:line="480" w:lineRule="auto"/>
        <w:jc w:val="both"/>
        <w:rPr>
          <w:rFonts w:ascii="Times New Roman" w:hAnsi="Times New Roman" w:cs="Times New Roman"/>
          <w:b/>
          <w:bCs/>
          <w:sz w:val="28"/>
          <w:szCs w:val="28"/>
        </w:rPr>
      </w:pPr>
    </w:p>
    <w:p w14:paraId="7992480C" w14:textId="77777777" w:rsidR="00800E69" w:rsidRDefault="00800E6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t>Supplementary material</w:t>
      </w:r>
    </w:p>
    <w:p w14:paraId="2A5C9CD0" w14:textId="77777777" w:rsidR="00800E69" w:rsidRDefault="00800E69" w:rsidP="00800E69">
      <w:pPr>
        <w:spacing w:after="0" w:line="480" w:lineRule="auto"/>
        <w:jc w:val="both"/>
        <w:rPr>
          <w:rFonts w:ascii="Times New Roman" w:hAnsi="Times New Roman" w:cs="Times New Roman"/>
          <w:sz w:val="24"/>
          <w:szCs w:val="24"/>
        </w:rPr>
      </w:pPr>
    </w:p>
    <w:p w14:paraId="2F51BA64" w14:textId="7200F8FB" w:rsidR="00800E69" w:rsidRPr="00800E69" w:rsidRDefault="00800E69" w:rsidP="00800E69">
      <w:pPr>
        <w:spacing w:after="0" w:line="480" w:lineRule="auto"/>
        <w:jc w:val="both"/>
        <w:rPr>
          <w:rFonts w:ascii="Times New Roman" w:hAnsi="Times New Roman" w:cs="Times New Roman"/>
          <w:sz w:val="28"/>
          <w:szCs w:val="28"/>
        </w:rPr>
      </w:pPr>
      <w:r w:rsidRPr="00800E69">
        <w:rPr>
          <w:rFonts w:ascii="Times New Roman" w:hAnsi="Times New Roman" w:cs="Times New Roman"/>
          <w:b/>
          <w:bCs/>
          <w:sz w:val="28"/>
          <w:szCs w:val="28"/>
        </w:rPr>
        <w:t>Effects of frass from larvae of black soldier fly (</w:t>
      </w:r>
      <w:r w:rsidRPr="00800E69">
        <w:rPr>
          <w:rFonts w:ascii="Times New Roman" w:hAnsi="Times New Roman" w:cs="Times New Roman"/>
          <w:b/>
          <w:bCs/>
          <w:i/>
          <w:iCs/>
          <w:sz w:val="28"/>
          <w:szCs w:val="28"/>
        </w:rPr>
        <w:t>Hermetia illucens</w:t>
      </w:r>
      <w:r w:rsidRPr="00800E69">
        <w:rPr>
          <w:rFonts w:ascii="Times New Roman" w:hAnsi="Times New Roman" w:cs="Times New Roman"/>
          <w:b/>
          <w:bCs/>
          <w:sz w:val="28"/>
          <w:szCs w:val="28"/>
        </w:rPr>
        <w:t>) and yellow mealworm (</w:t>
      </w:r>
      <w:r w:rsidRPr="00800E69">
        <w:rPr>
          <w:rFonts w:ascii="Times New Roman" w:hAnsi="Times New Roman" w:cs="Times New Roman"/>
          <w:b/>
          <w:bCs/>
          <w:i/>
          <w:iCs/>
          <w:sz w:val="28"/>
          <w:szCs w:val="28"/>
        </w:rPr>
        <w:t>Tenebrio molitor</w:t>
      </w:r>
      <w:r w:rsidRPr="00800E69">
        <w:rPr>
          <w:rFonts w:ascii="Times New Roman" w:hAnsi="Times New Roman" w:cs="Times New Roman"/>
          <w:b/>
          <w:bCs/>
          <w:sz w:val="28"/>
          <w:szCs w:val="28"/>
        </w:rPr>
        <w:t xml:space="preserve">) on growth and insect resistance in </w:t>
      </w:r>
      <w:r w:rsidRPr="00800E69">
        <w:rPr>
          <w:rFonts w:ascii="Times New Roman" w:hAnsi="Times New Roman" w:cs="Times New Roman"/>
          <w:b/>
          <w:bCs/>
          <w:sz w:val="28"/>
          <w:szCs w:val="28"/>
          <w:lang w:val="en-US"/>
        </w:rPr>
        <w:t>field mustard (</w:t>
      </w:r>
      <w:r w:rsidRPr="00800E69">
        <w:rPr>
          <w:rFonts w:ascii="Times New Roman" w:hAnsi="Times New Roman" w:cs="Times New Roman"/>
          <w:b/>
          <w:bCs/>
          <w:i/>
          <w:iCs/>
          <w:sz w:val="28"/>
          <w:szCs w:val="28"/>
          <w:lang w:val="en-US"/>
        </w:rPr>
        <w:t>Brassica rapa</w:t>
      </w:r>
      <w:r w:rsidRPr="00800E69">
        <w:rPr>
          <w:rFonts w:ascii="Times New Roman" w:hAnsi="Times New Roman" w:cs="Times New Roman"/>
          <w:b/>
          <w:bCs/>
          <w:sz w:val="28"/>
          <w:szCs w:val="28"/>
          <w:lang w:val="en-US"/>
        </w:rPr>
        <w:t xml:space="preserve">): differences between insect species and frass treatments. </w:t>
      </w:r>
    </w:p>
    <w:p w14:paraId="6D684A6B" w14:textId="77777777" w:rsidR="00800E69" w:rsidRPr="00011ED2" w:rsidRDefault="00800E69" w:rsidP="00800E69">
      <w:pPr>
        <w:spacing w:line="480" w:lineRule="auto"/>
        <w:jc w:val="both"/>
        <w:rPr>
          <w:rFonts w:ascii="Times New Roman" w:hAnsi="Times New Roman" w:cs="Times New Roman"/>
          <w:sz w:val="24"/>
          <w:szCs w:val="24"/>
        </w:rPr>
      </w:pPr>
    </w:p>
    <w:p w14:paraId="54FBDEA2" w14:textId="77777777" w:rsidR="00800E69" w:rsidRDefault="00800E69"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5C6ED550" w14:textId="77777777" w:rsidR="00800E69" w:rsidRPr="00126741" w:rsidRDefault="00800E69" w:rsidP="00800E69">
      <w:pPr>
        <w:spacing w:line="480" w:lineRule="auto"/>
        <w:jc w:val="both"/>
        <w:rPr>
          <w:rFonts w:ascii="Times New Roman" w:hAnsi="Times New Roman" w:cs="Times New Roman"/>
          <w:sz w:val="24"/>
          <w:szCs w:val="24"/>
        </w:rPr>
      </w:pPr>
    </w:p>
    <w:p w14:paraId="5D98DF1E" w14:textId="77777777" w:rsidR="00800E69" w:rsidRPr="00126741" w:rsidRDefault="00800E69"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4CB45BD0" w14:textId="77777777" w:rsidR="00800E69" w:rsidRDefault="00800E69" w:rsidP="00800E69">
      <w:pPr>
        <w:spacing w:line="480" w:lineRule="auto"/>
        <w:jc w:val="both"/>
        <w:rPr>
          <w:rFonts w:ascii="Times New Roman" w:hAnsi="Times New Roman" w:cs="Times New Roman"/>
          <w:b/>
          <w:bCs/>
          <w:sz w:val="24"/>
          <w:szCs w:val="24"/>
          <w:lang w:val="en-US"/>
        </w:rPr>
      </w:pPr>
    </w:p>
    <w:p w14:paraId="3E331334" w14:textId="77777777" w:rsidR="00800E69" w:rsidDel="00AC74AA" w:rsidRDefault="00800E69" w:rsidP="00800E69">
      <w:pPr>
        <w:spacing w:line="480" w:lineRule="auto"/>
        <w:jc w:val="both"/>
        <w:rPr>
          <w:del w:id="593" w:author="SHAPHAN YONG CHIA" w:date="2023-09-18T15:06:00Z"/>
          <w:rFonts w:ascii="Times New Roman" w:hAnsi="Times New Roman" w:cs="Times New Roman"/>
          <w:b/>
          <w:bCs/>
          <w:sz w:val="24"/>
          <w:szCs w:val="24"/>
          <w:lang w:val="en-US"/>
        </w:rPr>
      </w:pPr>
    </w:p>
    <w:p w14:paraId="6D525295" w14:textId="77777777" w:rsidR="00AC74AA" w:rsidRDefault="00AC74AA" w:rsidP="00800E69">
      <w:pPr>
        <w:spacing w:line="480" w:lineRule="auto"/>
        <w:jc w:val="both"/>
        <w:rPr>
          <w:ins w:id="594" w:author="SHAPHAN YONG CHIA" w:date="2023-09-18T15:07:00Z"/>
          <w:rFonts w:ascii="Times New Roman" w:hAnsi="Times New Roman" w:cs="Times New Roman"/>
          <w:b/>
          <w:bCs/>
          <w:sz w:val="24"/>
          <w:szCs w:val="24"/>
          <w:lang w:val="en-US"/>
        </w:rPr>
      </w:pPr>
    </w:p>
    <w:p w14:paraId="03190917" w14:textId="77777777" w:rsidR="00AC74AA" w:rsidRDefault="00AC74AA" w:rsidP="00800E69">
      <w:pPr>
        <w:spacing w:line="480" w:lineRule="auto"/>
        <w:jc w:val="both"/>
        <w:rPr>
          <w:ins w:id="595" w:author="SHAPHAN YONG CHIA" w:date="2023-09-18T15:07:00Z"/>
          <w:rFonts w:ascii="Times New Roman" w:hAnsi="Times New Roman" w:cs="Times New Roman"/>
          <w:b/>
          <w:bCs/>
          <w:sz w:val="24"/>
          <w:szCs w:val="24"/>
          <w:lang w:val="en-US"/>
        </w:rPr>
      </w:pPr>
    </w:p>
    <w:p w14:paraId="2B2C4FF9" w14:textId="77777777" w:rsidR="00AC74AA" w:rsidRDefault="00AC74AA" w:rsidP="00800E69">
      <w:pPr>
        <w:spacing w:line="480" w:lineRule="auto"/>
        <w:jc w:val="both"/>
        <w:rPr>
          <w:ins w:id="596" w:author="SHAPHAN YONG CHIA" w:date="2023-09-18T15:07:00Z"/>
          <w:rFonts w:ascii="Times New Roman" w:hAnsi="Times New Roman" w:cs="Times New Roman"/>
          <w:b/>
          <w:bCs/>
          <w:sz w:val="24"/>
          <w:szCs w:val="24"/>
          <w:lang w:val="en-US"/>
        </w:rPr>
      </w:pPr>
    </w:p>
    <w:p w14:paraId="42600489" w14:textId="77777777" w:rsidR="00AC74AA" w:rsidRDefault="00AC74AA" w:rsidP="00800E69">
      <w:pPr>
        <w:spacing w:line="480" w:lineRule="auto"/>
        <w:jc w:val="both"/>
        <w:rPr>
          <w:ins w:id="597" w:author="SHAPHAN YONG CHIA" w:date="2023-09-18T15:07:00Z"/>
          <w:rFonts w:ascii="Times New Roman" w:hAnsi="Times New Roman" w:cs="Times New Roman"/>
          <w:b/>
          <w:bCs/>
          <w:sz w:val="24"/>
          <w:szCs w:val="24"/>
          <w:lang w:val="en-US"/>
        </w:rPr>
      </w:pPr>
    </w:p>
    <w:p w14:paraId="668250BF" w14:textId="77777777" w:rsidR="00AC74AA" w:rsidRDefault="00AC74AA" w:rsidP="00800E69">
      <w:pPr>
        <w:spacing w:line="480" w:lineRule="auto"/>
        <w:jc w:val="both"/>
        <w:rPr>
          <w:ins w:id="598" w:author="SHAPHAN YONG CHIA" w:date="2023-09-18T15:07:00Z"/>
          <w:rFonts w:ascii="Times New Roman" w:hAnsi="Times New Roman" w:cs="Times New Roman"/>
          <w:b/>
          <w:bCs/>
          <w:sz w:val="24"/>
          <w:szCs w:val="24"/>
          <w:lang w:val="en-US"/>
        </w:rPr>
      </w:pPr>
    </w:p>
    <w:p w14:paraId="4CC0D5B1" w14:textId="77777777" w:rsidR="00AC74AA" w:rsidRDefault="00AC74AA" w:rsidP="00800E69">
      <w:pPr>
        <w:spacing w:line="480" w:lineRule="auto"/>
        <w:jc w:val="both"/>
        <w:rPr>
          <w:ins w:id="599" w:author="SHAPHAN YONG CHIA" w:date="2023-09-18T15:07:00Z"/>
          <w:rFonts w:ascii="Times New Roman" w:hAnsi="Times New Roman" w:cs="Times New Roman"/>
          <w:b/>
          <w:bCs/>
          <w:sz w:val="24"/>
          <w:szCs w:val="24"/>
          <w:lang w:val="en-US"/>
        </w:rPr>
      </w:pPr>
    </w:p>
    <w:p w14:paraId="779C6A17" w14:textId="77777777" w:rsidR="00AC74AA" w:rsidRDefault="00AC74AA" w:rsidP="00800E69">
      <w:pPr>
        <w:spacing w:line="480" w:lineRule="auto"/>
        <w:jc w:val="both"/>
        <w:rPr>
          <w:ins w:id="600" w:author="SHAPHAN YONG CHIA" w:date="2023-09-18T15:07:00Z"/>
          <w:rFonts w:ascii="Times New Roman" w:hAnsi="Times New Roman" w:cs="Times New Roman"/>
          <w:b/>
          <w:bCs/>
          <w:sz w:val="24"/>
          <w:szCs w:val="24"/>
          <w:lang w:val="en-US"/>
        </w:rPr>
      </w:pPr>
    </w:p>
    <w:p w14:paraId="315DB49F" w14:textId="77777777" w:rsidR="00AC74AA" w:rsidRDefault="00AC74AA" w:rsidP="00800E69">
      <w:pPr>
        <w:spacing w:line="480" w:lineRule="auto"/>
        <w:jc w:val="both"/>
        <w:rPr>
          <w:ins w:id="601" w:author="SHAPHAN YONG CHIA" w:date="2023-09-18T15:07:00Z"/>
          <w:rFonts w:ascii="Times New Roman" w:hAnsi="Times New Roman" w:cs="Times New Roman"/>
          <w:b/>
          <w:bCs/>
          <w:sz w:val="24"/>
          <w:szCs w:val="24"/>
          <w:lang w:val="en-US"/>
        </w:rPr>
      </w:pPr>
    </w:p>
    <w:p w14:paraId="26F15B09" w14:textId="77777777" w:rsidR="00AC74AA" w:rsidRDefault="00AC74AA" w:rsidP="00800E69">
      <w:pPr>
        <w:spacing w:line="480" w:lineRule="auto"/>
        <w:jc w:val="both"/>
        <w:rPr>
          <w:ins w:id="602" w:author="SHAPHAN YONG CHIA" w:date="2023-09-18T15:07:00Z"/>
          <w:rFonts w:ascii="Times New Roman" w:hAnsi="Times New Roman" w:cs="Times New Roman"/>
          <w:b/>
          <w:bCs/>
          <w:sz w:val="24"/>
          <w:szCs w:val="24"/>
          <w:lang w:val="en-US"/>
        </w:rPr>
      </w:pPr>
    </w:p>
    <w:p w14:paraId="48748729" w14:textId="77777777" w:rsidR="00800E69" w:rsidDel="00AC74AA" w:rsidRDefault="00800E69" w:rsidP="00800E69">
      <w:pPr>
        <w:spacing w:line="480" w:lineRule="auto"/>
        <w:jc w:val="both"/>
        <w:rPr>
          <w:del w:id="603" w:author="SHAPHAN YONG CHIA" w:date="2023-09-18T15:06:00Z"/>
          <w:rFonts w:ascii="Times New Roman" w:hAnsi="Times New Roman" w:cs="Times New Roman"/>
          <w:b/>
          <w:bCs/>
          <w:sz w:val="24"/>
          <w:szCs w:val="24"/>
          <w:lang w:val="en-US"/>
        </w:rPr>
      </w:pPr>
    </w:p>
    <w:p w14:paraId="3971FE7F" w14:textId="77777777" w:rsidR="00800E69" w:rsidDel="00AC74AA" w:rsidRDefault="00800E69" w:rsidP="00800E69">
      <w:pPr>
        <w:spacing w:line="480" w:lineRule="auto"/>
        <w:jc w:val="both"/>
        <w:rPr>
          <w:del w:id="604" w:author="SHAPHAN YONG CHIA" w:date="2023-09-18T15:06:00Z"/>
          <w:rFonts w:ascii="Times New Roman" w:hAnsi="Times New Roman" w:cs="Times New Roman"/>
          <w:b/>
          <w:bCs/>
          <w:sz w:val="24"/>
          <w:szCs w:val="24"/>
          <w:lang w:val="en-US"/>
        </w:rPr>
      </w:pPr>
    </w:p>
    <w:p w14:paraId="653D165E" w14:textId="77777777" w:rsidR="00800E69" w:rsidDel="00AC74AA" w:rsidRDefault="00800E69" w:rsidP="00800E69">
      <w:pPr>
        <w:spacing w:line="480" w:lineRule="auto"/>
        <w:jc w:val="both"/>
        <w:rPr>
          <w:del w:id="605" w:author="SHAPHAN YONG CHIA" w:date="2023-09-18T15:06:00Z"/>
          <w:rFonts w:ascii="Times New Roman" w:hAnsi="Times New Roman" w:cs="Times New Roman"/>
          <w:b/>
          <w:bCs/>
          <w:sz w:val="24"/>
          <w:szCs w:val="24"/>
          <w:lang w:val="en-US"/>
        </w:rPr>
      </w:pPr>
    </w:p>
    <w:p w14:paraId="738FF1E2" w14:textId="77777777" w:rsidR="00800E69" w:rsidDel="00AC74AA" w:rsidRDefault="00800E69" w:rsidP="00800E69">
      <w:pPr>
        <w:spacing w:line="480" w:lineRule="auto"/>
        <w:jc w:val="both"/>
        <w:rPr>
          <w:del w:id="606" w:author="SHAPHAN YONG CHIA" w:date="2023-09-18T15:06:00Z"/>
          <w:rFonts w:ascii="Times New Roman" w:hAnsi="Times New Roman" w:cs="Times New Roman"/>
          <w:b/>
          <w:bCs/>
          <w:sz w:val="24"/>
          <w:szCs w:val="24"/>
          <w:lang w:val="en-US"/>
        </w:rPr>
      </w:pPr>
    </w:p>
    <w:p w14:paraId="743F4DDB" w14:textId="77777777" w:rsidR="00800E69" w:rsidDel="00AC74AA" w:rsidRDefault="00800E69" w:rsidP="00800E69">
      <w:pPr>
        <w:spacing w:line="480" w:lineRule="auto"/>
        <w:jc w:val="both"/>
        <w:rPr>
          <w:del w:id="607" w:author="SHAPHAN YONG CHIA" w:date="2023-09-18T15:06:00Z"/>
          <w:rFonts w:ascii="Times New Roman" w:hAnsi="Times New Roman" w:cs="Times New Roman"/>
          <w:b/>
          <w:bCs/>
          <w:sz w:val="24"/>
          <w:szCs w:val="24"/>
          <w:lang w:val="en-US"/>
        </w:rPr>
      </w:pPr>
    </w:p>
    <w:p w14:paraId="1D2E2AFA" w14:textId="77777777" w:rsidR="00800E69" w:rsidDel="00AC74AA" w:rsidRDefault="00800E69" w:rsidP="00800E69">
      <w:pPr>
        <w:spacing w:line="480" w:lineRule="auto"/>
        <w:jc w:val="both"/>
        <w:rPr>
          <w:del w:id="608" w:author="SHAPHAN YONG CHIA" w:date="2023-09-18T15:06:00Z"/>
          <w:rFonts w:ascii="Times New Roman" w:hAnsi="Times New Roman" w:cs="Times New Roman"/>
          <w:b/>
          <w:bCs/>
          <w:sz w:val="24"/>
          <w:szCs w:val="24"/>
          <w:lang w:val="en-US"/>
        </w:rPr>
      </w:pPr>
    </w:p>
    <w:p w14:paraId="1AB2E71B" w14:textId="77777777" w:rsidR="00800E69" w:rsidDel="00AC74AA" w:rsidRDefault="00800E69" w:rsidP="00800E69">
      <w:pPr>
        <w:spacing w:line="480" w:lineRule="auto"/>
        <w:jc w:val="both"/>
        <w:rPr>
          <w:del w:id="609" w:author="SHAPHAN YONG CHIA" w:date="2023-09-18T15:06:00Z"/>
          <w:rFonts w:ascii="Times New Roman" w:hAnsi="Times New Roman" w:cs="Times New Roman"/>
          <w:b/>
          <w:bCs/>
          <w:sz w:val="24"/>
          <w:szCs w:val="24"/>
          <w:lang w:val="en-US"/>
        </w:rPr>
      </w:pPr>
    </w:p>
    <w:p w14:paraId="4AB590BF" w14:textId="77777777" w:rsidR="00800E69" w:rsidDel="00AC74AA" w:rsidRDefault="00800E69" w:rsidP="00800E69">
      <w:pPr>
        <w:spacing w:line="480" w:lineRule="auto"/>
        <w:jc w:val="both"/>
        <w:rPr>
          <w:del w:id="610" w:author="SHAPHAN YONG CHIA" w:date="2023-09-18T15:06:00Z"/>
          <w:rFonts w:ascii="Times New Roman" w:hAnsi="Times New Roman" w:cs="Times New Roman"/>
          <w:b/>
          <w:bCs/>
          <w:sz w:val="24"/>
          <w:szCs w:val="24"/>
          <w:lang w:val="en-US"/>
        </w:rPr>
      </w:pPr>
    </w:p>
    <w:p w14:paraId="7D029B71" w14:textId="3282459E" w:rsidR="00800E69" w:rsidRPr="00C70602" w:rsidRDefault="00800E69" w:rsidP="00800E69">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800E69" w:rsidRPr="00C70602"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C70602" w:rsidRDefault="00800E69" w:rsidP="00800E69">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1D41A88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7AEA12F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00E646C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 Seed germination </w:t>
            </w:r>
          </w:p>
        </w:tc>
        <w:tc>
          <w:tcPr>
            <w:tcW w:w="809" w:type="dxa"/>
            <w:tcBorders>
              <w:top w:val="single" w:sz="4" w:space="0" w:color="auto"/>
            </w:tcBorders>
            <w:shd w:val="clear" w:color="auto" w:fill="auto"/>
          </w:tcPr>
          <w:p w14:paraId="1D35166F"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18AA5C4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5AA28E08"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800E69" w:rsidRPr="00C70602"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0A79EBF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025D8C6B"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59E08EC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16D1709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BD804B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93B1BA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800E69" w:rsidRPr="00C70602"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578FD556"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43F83A08"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24D70D1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691CF594"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170615A5"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5F791D7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800E69" w:rsidRPr="00C70602"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43EA1472"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061F3A3A"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77096A4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3F3E3FBE"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522026E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36804AD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800E69" w:rsidRPr="00C70602"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56C3F153"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360DD95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4C56BBF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674B2E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tcBorders>
              <w:bottom w:val="single" w:sz="4" w:space="0" w:color="auto"/>
            </w:tcBorders>
            <w:shd w:val="clear" w:color="auto" w:fill="auto"/>
          </w:tcPr>
          <w:p w14:paraId="360094D9"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4F5B1A8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354ABD7" w14:textId="77777777" w:rsidR="00800E69" w:rsidRDefault="00800E69" w:rsidP="00800E69">
      <w:pPr>
        <w:spacing w:before="24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w:t>
      </w:r>
      <w:r>
        <w:rPr>
          <w:rFonts w:ascii="Times New Roman" w:eastAsia="Calibri" w:hAnsi="Times New Roman" w:cs="Times New Roman"/>
          <w:sz w:val="20"/>
          <w:szCs w:val="20"/>
          <w:lang w:val="en-US"/>
        </w:rPr>
        <w:t>seven</w:t>
      </w:r>
      <w:r w:rsidRPr="00C70602">
        <w:rPr>
          <w:rFonts w:ascii="Times New Roman" w:eastAsia="Calibri" w:hAnsi="Times New Roman" w:cs="Times New Roman"/>
          <w:sz w:val="20"/>
          <w:szCs w:val="20"/>
          <w:lang w:val="en-US"/>
        </w:rPr>
        <w:t xml:space="preserve"> days. In </w:t>
      </w:r>
      <w:r w:rsidRPr="00C70602">
        <w:rPr>
          <w:rFonts w:ascii="Times New Roman" w:hAnsi="Times New Roman" w:cs="Times New Roman"/>
          <w:sz w:val="20"/>
          <w:szCs w:val="20"/>
        </w:rPr>
        <w:t>trials 1 and 2, seedlings were transplanted into raw frass</w:t>
      </w:r>
      <w:r w:rsidRPr="00C70602">
        <w:rPr>
          <w:rFonts w:ascii="Times New Roman" w:hAnsi="Times New Roman" w:cs="Times New Roman"/>
        </w:rPr>
        <w:t xml:space="preserve"> </w:t>
      </w:r>
      <w:r w:rsidRPr="00C70602">
        <w:rPr>
          <w:rFonts w:ascii="Times New Roman" w:hAnsi="Times New Roman" w:cs="Times New Roman"/>
          <w:sz w:val="20"/>
          <w:szCs w:val="20"/>
        </w:rPr>
        <w:t>(no incubation or composting) soil after germination; Trial 3: frass incubated in the soil before seeds were sown; Trial 4: frass samples were composted, air-dried, and pulverised before being added to the soil. Data were analysed using the Chi-squared test.</w:t>
      </w:r>
      <w:r w:rsidRPr="00C70602">
        <w:rPr>
          <w:rFonts w:ascii="Times New Roman" w:hAnsi="Times New Roman" w:cs="Times New Roman"/>
        </w:rPr>
        <w:t xml:space="preserve"> (*) </w:t>
      </w:r>
      <w:r w:rsidRPr="00C70602">
        <w:rPr>
          <w:rFonts w:ascii="Times New Roman" w:hAnsi="Times New Roman" w:cs="Times New Roman"/>
          <w:sz w:val="20"/>
          <w:szCs w:val="20"/>
        </w:rPr>
        <w:t>There was no significant difference in the proportion of germinated seeds (p &lt; 0.05).</w:t>
      </w:r>
    </w:p>
    <w:p w14:paraId="525122DB" w14:textId="77777777" w:rsidR="00800E69" w:rsidRDefault="00800E69" w:rsidP="00800E69">
      <w:pPr>
        <w:spacing w:before="120" w:after="0" w:line="480" w:lineRule="auto"/>
        <w:jc w:val="both"/>
        <w:rPr>
          <w:rFonts w:ascii="Times New Roman" w:hAnsi="Times New Roman" w:cs="Times New Roman"/>
          <w:sz w:val="20"/>
          <w:szCs w:val="20"/>
        </w:rPr>
      </w:pPr>
    </w:p>
    <w:p w14:paraId="0DB31DE7" w14:textId="4F00E7E7" w:rsidR="00800E69" w:rsidRPr="00C70602" w:rsidRDefault="00800E69" w:rsidP="00800E69">
      <w:pPr>
        <w:spacing w:before="120" w:after="0" w:line="480" w:lineRule="auto"/>
        <w:jc w:val="both"/>
        <w:rPr>
          <w:rFonts w:ascii="Times New Roman" w:hAnsi="Times New Roman" w:cs="Times New Roman"/>
          <w:sz w:val="20"/>
          <w:szCs w:val="20"/>
        </w:rPr>
      </w:pPr>
      <w:del w:id="611" w:author="SHAPHAN YONG CHIA" w:date="2023-09-18T13:49:00Z">
        <w:r w:rsidRPr="00C70602" w:rsidDel="00263AAC">
          <w:rPr>
            <w:rFonts w:ascii="Times New Roman" w:hAnsi="Times New Roman" w:cs="Times New Roman"/>
            <w:sz w:val="20"/>
            <w:szCs w:val="20"/>
          </w:rPr>
          <w:delText xml:space="preserve"> </w:delText>
        </w:r>
      </w:del>
      <w:ins w:id="612" w:author="SHAPHAN YONG CHIA" w:date="2023-09-18T13:48:00Z">
        <w:r w:rsidR="00263AAC">
          <w:rPr>
            <w:noProof/>
          </w:rPr>
          <w:drawing>
            <wp:inline distT="0" distB="0" distL="0" distR="0" wp14:anchorId="70CD55CB" wp14:editId="25140693">
              <wp:extent cx="5731510" cy="4560570"/>
              <wp:effectExtent l="0" t="0" r="2540" b="0"/>
              <wp:docPr id="738900871"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00871" name="Picture 1" descr="A group of graphs with numbers and symbols&#10;&#10;Description automatically generated with medium confidence"/>
                      <pic:cNvPicPr/>
                    </pic:nvPicPr>
                    <pic:blipFill>
                      <a:blip r:embed="rId26"/>
                      <a:stretch>
                        <a:fillRect/>
                      </a:stretch>
                    </pic:blipFill>
                    <pic:spPr>
                      <a:xfrm>
                        <a:off x="0" y="0"/>
                        <a:ext cx="5731510" cy="4560570"/>
                      </a:xfrm>
                      <a:prstGeom prst="rect">
                        <a:avLst/>
                      </a:prstGeom>
                    </pic:spPr>
                  </pic:pic>
                </a:graphicData>
              </a:graphic>
            </wp:inline>
          </w:drawing>
        </w:r>
      </w:ins>
    </w:p>
    <w:p w14:paraId="2B8EE170" w14:textId="22BCCE3B" w:rsidR="00800E69" w:rsidRPr="00C70602" w:rsidRDefault="00800E69" w:rsidP="00800E69">
      <w:pPr>
        <w:spacing w:line="480" w:lineRule="auto"/>
        <w:jc w:val="both"/>
        <w:rPr>
          <w:rFonts w:ascii="Times New Roman" w:hAnsi="Times New Roman" w:cs="Times New Roman"/>
          <w:sz w:val="20"/>
          <w:szCs w:val="20"/>
          <w:lang w:val="en-US"/>
        </w:rPr>
      </w:pPr>
      <w:del w:id="613" w:author="SHAPHAN YONG CHIA" w:date="2023-09-18T13:48:00Z">
        <w:r w:rsidDel="00263AAC">
          <w:rPr>
            <w:noProof/>
          </w:rPr>
          <w:lastRenderedPageBreak/>
          <w:drawing>
            <wp:inline distT="0" distB="0" distL="0" distR="0" wp14:anchorId="71AFE1ED" wp14:editId="118FDBEC">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27"/>
                      <a:stretch>
                        <a:fillRect/>
                      </a:stretch>
                    </pic:blipFill>
                    <pic:spPr>
                      <a:xfrm>
                        <a:off x="0" y="0"/>
                        <a:ext cx="5731510" cy="4563110"/>
                      </a:xfrm>
                      <a:prstGeom prst="rect">
                        <a:avLst/>
                      </a:prstGeom>
                    </pic:spPr>
                  </pic:pic>
                </a:graphicData>
              </a:graphic>
            </wp:inline>
          </w:drawing>
        </w:r>
      </w:del>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Leaf area </w:t>
      </w:r>
      <w:r>
        <w:rPr>
          <w:rFonts w:ascii="Times New Roman" w:hAnsi="Times New Roman" w:cs="Times New Roman"/>
          <w:sz w:val="20"/>
          <w:szCs w:val="20"/>
          <w:lang w:val="en-US"/>
        </w:rPr>
        <w:t>(</w:t>
      </w:r>
      <w:r>
        <w:rPr>
          <w:sz w:val="20"/>
        </w:rPr>
        <w:t>cm</w:t>
      </w:r>
      <w:r>
        <w:rPr>
          <w:sz w:val="20"/>
          <w:vertAlign w:val="superscript"/>
        </w:rPr>
        <w:t>2</w:t>
      </w:r>
      <w:r>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w:t>
      </w:r>
      <w:ins w:id="614" w:author="SHAPHAN YONG CHIA" w:date="2023-09-18T13:49:00Z">
        <w:r w:rsidR="00263AAC">
          <w:rPr>
            <w:rFonts w:ascii="Times New Roman" w:hAnsi="Times New Roman" w:cs="Times New Roman"/>
            <w:sz w:val="20"/>
            <w:szCs w:val="20"/>
            <w:lang w:val="en-US"/>
          </w:rPr>
          <w:t xml:space="preserve"> </w:t>
        </w:r>
        <w:r w:rsidR="00263AAC" w:rsidRPr="00263AAC">
          <w:rPr>
            <w:rFonts w:ascii="Times New Roman" w:hAnsi="Times New Roman" w:cs="Times New Roman"/>
            <w:color w:val="FF0000"/>
            <w:sz w:val="20"/>
            <w:szCs w:val="20"/>
            <w:lang w:val="en-US"/>
            <w:rPrChange w:id="615" w:author="SHAPHAN YONG CHIA" w:date="2023-09-18T13:51:00Z">
              <w:rPr>
                <w:rFonts w:ascii="Times New Roman" w:hAnsi="Times New Roman" w:cs="Times New Roman"/>
                <w:sz w:val="20"/>
                <w:szCs w:val="20"/>
                <w:lang w:val="en-US"/>
              </w:rPr>
            </w:rPrChange>
          </w:rPr>
          <w:t xml:space="preserve">at ages 21 days (A), 28 </w:t>
        </w:r>
      </w:ins>
      <w:ins w:id="616" w:author="SHAPHAN YONG CHIA" w:date="2023-09-18T13:50:00Z">
        <w:r w:rsidR="00263AAC" w:rsidRPr="00263AAC">
          <w:rPr>
            <w:rFonts w:ascii="Times New Roman" w:hAnsi="Times New Roman" w:cs="Times New Roman"/>
            <w:color w:val="FF0000"/>
            <w:sz w:val="20"/>
            <w:szCs w:val="20"/>
            <w:lang w:val="en-US"/>
            <w:rPrChange w:id="617" w:author="SHAPHAN YONG CHIA" w:date="2023-09-18T13:51:00Z">
              <w:rPr>
                <w:rFonts w:ascii="Times New Roman" w:hAnsi="Times New Roman" w:cs="Times New Roman"/>
                <w:sz w:val="20"/>
                <w:szCs w:val="20"/>
                <w:lang w:val="en-US"/>
              </w:rPr>
            </w:rPrChange>
          </w:rPr>
          <w:t>days (B), 35 days (C) and 42 days</w:t>
        </w:r>
      </w:ins>
      <w:ins w:id="618" w:author="SHAPHAN YONG CHIA" w:date="2023-09-18T13:51:00Z">
        <w:r w:rsidR="00263AAC" w:rsidRPr="00263AAC">
          <w:rPr>
            <w:rFonts w:ascii="Times New Roman" w:hAnsi="Times New Roman" w:cs="Times New Roman"/>
            <w:color w:val="FF0000"/>
            <w:sz w:val="20"/>
            <w:szCs w:val="20"/>
            <w:lang w:val="en-US"/>
            <w:rPrChange w:id="619" w:author="SHAPHAN YONG CHIA" w:date="2023-09-18T13:51:00Z">
              <w:rPr>
                <w:rFonts w:ascii="Times New Roman" w:hAnsi="Times New Roman" w:cs="Times New Roman"/>
                <w:sz w:val="20"/>
                <w:szCs w:val="20"/>
                <w:lang w:val="en-US"/>
              </w:rPr>
            </w:rPrChange>
          </w:rPr>
          <w:t xml:space="preserve"> (D)</w:t>
        </w:r>
      </w:ins>
      <w:r w:rsidRPr="00C70602">
        <w:rPr>
          <w:rFonts w:ascii="Times New Roman" w:hAnsi="Times New Roman" w:cs="Times New Roman"/>
          <w:sz w:val="20"/>
          <w:szCs w:val="20"/>
          <w:lang w:val="en-US"/>
        </w:rPr>
        <w:t>. The box represents the interquartile range</w:t>
      </w:r>
      <w:r w:rsidRPr="00C70602">
        <w:rPr>
          <w:rFonts w:ascii="Times New Roman" w:hAnsi="Times New Roman" w:cs="Times New Roman"/>
        </w:rPr>
        <w:t xml:space="preserve"> </w:t>
      </w:r>
      <w:r w:rsidRPr="00C70602">
        <w:rPr>
          <w:rFonts w:ascii="Times New Roman" w:hAnsi="Times New Roman" w:cs="Times New Roman"/>
          <w:sz w:val="20"/>
          <w:szCs w:val="20"/>
          <w:lang w:val="en-US"/>
        </w:rPr>
        <w:t xml:space="preserve">(IQR),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with a </w:t>
      </w:r>
      <w:r w:rsidRPr="00C70602">
        <w:rPr>
          <w:rFonts w:ascii="Times New Roman" w:hAnsi="Times New Roman" w:cs="Times New Roman"/>
          <w:sz w:val="20"/>
          <w:szCs w:val="20"/>
        </w:rPr>
        <w:t>generalised</w:t>
      </w:r>
      <w:r w:rsidRPr="00C70602">
        <w:rPr>
          <w:rFonts w:ascii="Times New Roman" w:hAnsi="Times New Roman" w:cs="Times New Roman"/>
          <w:sz w:val="20"/>
          <w:szCs w:val="20"/>
          <w:lang w:val="en-US"/>
        </w:rPr>
        <w:t xml:space="preserve"> linear model (GLM). n is the number of replicate plants for leaf area measurements.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 </w:t>
      </w:r>
    </w:p>
    <w:p w14:paraId="236B5A35" w14:textId="77777777" w:rsidR="00800E69" w:rsidRDefault="00800E69" w:rsidP="00800E69">
      <w:pPr>
        <w:spacing w:line="480" w:lineRule="auto"/>
        <w:rPr>
          <w:ins w:id="620" w:author="SHAPHAN YONG CHIA" w:date="2023-09-18T13:54:00Z"/>
          <w:rFonts w:ascii="Times New Roman" w:hAnsi="Times New Roman" w:cs="Times New Roman"/>
          <w:sz w:val="20"/>
          <w:szCs w:val="20"/>
          <w:lang w:val="en-US"/>
        </w:rPr>
      </w:pPr>
    </w:p>
    <w:p w14:paraId="0BB39BB1" w14:textId="50AC758F" w:rsidR="00AC2AAB" w:rsidRPr="00C70602" w:rsidRDefault="002F5E0F" w:rsidP="00800E69">
      <w:pPr>
        <w:spacing w:line="480" w:lineRule="auto"/>
        <w:rPr>
          <w:rFonts w:ascii="Times New Roman" w:hAnsi="Times New Roman" w:cs="Times New Roman"/>
          <w:sz w:val="20"/>
          <w:szCs w:val="20"/>
          <w:lang w:val="en-US"/>
        </w:rPr>
      </w:pPr>
      <w:ins w:id="621" w:author="SHAPHAN YONG CHIA" w:date="2023-09-18T13:54:00Z">
        <w:r>
          <w:rPr>
            <w:noProof/>
          </w:rPr>
          <w:lastRenderedPageBreak/>
          <w:drawing>
            <wp:inline distT="0" distB="0" distL="0" distR="0" wp14:anchorId="0326C100" wp14:editId="2A74DC14">
              <wp:extent cx="5731510" cy="4560570"/>
              <wp:effectExtent l="0" t="0" r="2540" b="0"/>
              <wp:docPr id="284150790"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50790" name="Picture 1" descr="A group of diagrams with numbers and symbols&#10;&#10;Description automatically generated"/>
                      <pic:cNvPicPr/>
                    </pic:nvPicPr>
                    <pic:blipFill>
                      <a:blip r:embed="rId28"/>
                      <a:stretch>
                        <a:fillRect/>
                      </a:stretch>
                    </pic:blipFill>
                    <pic:spPr>
                      <a:xfrm>
                        <a:off x="0" y="0"/>
                        <a:ext cx="5731510" cy="4560570"/>
                      </a:xfrm>
                      <a:prstGeom prst="rect">
                        <a:avLst/>
                      </a:prstGeom>
                    </pic:spPr>
                  </pic:pic>
                </a:graphicData>
              </a:graphic>
            </wp:inline>
          </w:drawing>
        </w:r>
      </w:ins>
    </w:p>
    <w:p w14:paraId="687078E5" w14:textId="5FC19EDE" w:rsidR="00800E69" w:rsidRPr="00C70602" w:rsidRDefault="00800E69" w:rsidP="00800E69">
      <w:pPr>
        <w:spacing w:line="480" w:lineRule="auto"/>
        <w:rPr>
          <w:rFonts w:ascii="Times New Roman" w:hAnsi="Times New Roman" w:cs="Times New Roman"/>
          <w:sz w:val="20"/>
          <w:szCs w:val="20"/>
          <w:lang w:val="en-US"/>
        </w:rPr>
      </w:pPr>
      <w:del w:id="622" w:author="SHAPHAN YONG CHIA" w:date="2023-09-18T13:53:00Z">
        <w:r w:rsidDel="00AC2AAB">
          <w:rPr>
            <w:noProof/>
          </w:rPr>
          <w:lastRenderedPageBreak/>
          <w:drawing>
            <wp:inline distT="0" distB="0" distL="0" distR="0" wp14:anchorId="271DFFD5" wp14:editId="2450E57E">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29"/>
                      <a:stretch>
                        <a:fillRect/>
                      </a:stretch>
                    </pic:blipFill>
                    <pic:spPr>
                      <a:xfrm>
                        <a:off x="0" y="0"/>
                        <a:ext cx="5731510" cy="4560570"/>
                      </a:xfrm>
                      <a:prstGeom prst="rect">
                        <a:avLst/>
                      </a:prstGeom>
                    </pic:spPr>
                  </pic:pic>
                </a:graphicData>
              </a:graphic>
            </wp:inline>
          </w:drawing>
        </w:r>
      </w:del>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ins w:id="623" w:author="SHAPHAN YONG CHIA" w:date="2023-09-18T13:55:00Z">
        <w:r w:rsidR="002F5E0F">
          <w:rPr>
            <w:rFonts w:ascii="Times New Roman" w:hAnsi="Times New Roman" w:cs="Times New Roman"/>
            <w:sz w:val="20"/>
            <w:szCs w:val="20"/>
            <w:lang w:val="en-US"/>
          </w:rPr>
          <w:t xml:space="preserve"> </w:t>
        </w:r>
        <w:r w:rsidR="002F5E0F" w:rsidRPr="002F5E0F">
          <w:rPr>
            <w:rFonts w:ascii="Times New Roman" w:hAnsi="Times New Roman" w:cs="Times New Roman"/>
            <w:color w:val="FF0000"/>
            <w:sz w:val="20"/>
            <w:szCs w:val="20"/>
            <w:lang w:val="en-US"/>
            <w:rPrChange w:id="624" w:author="SHAPHAN YONG CHIA" w:date="2023-09-18T13:56:00Z">
              <w:rPr>
                <w:rFonts w:ascii="Times New Roman" w:hAnsi="Times New Roman" w:cs="Times New Roman"/>
                <w:sz w:val="20"/>
                <w:szCs w:val="20"/>
                <w:lang w:val="en-US"/>
              </w:rPr>
            </w:rPrChange>
          </w:rPr>
          <w:t xml:space="preserve">at ages </w:t>
        </w:r>
        <w:r w:rsidR="002F5E0F" w:rsidRPr="002F5E0F">
          <w:rPr>
            <w:rFonts w:ascii="Times New Roman" w:hAnsi="Times New Roman" w:cs="Times New Roman"/>
            <w:color w:val="FF0000"/>
            <w:sz w:val="20"/>
            <w:szCs w:val="20"/>
            <w:lang w:val="en-US"/>
          </w:rPr>
          <w:t>21 days (A), 28 days (B), 35 days (C) and 42 days (D)</w:t>
        </w:r>
      </w:ins>
      <w:r w:rsidRPr="002F5E0F">
        <w:rPr>
          <w:rFonts w:ascii="Times New Roman" w:eastAsiaTheme="minorEastAsia" w:hAnsi="Times New Roman" w:cs="Times New Roman"/>
          <w:color w:val="FF0000"/>
          <w:kern w:val="24"/>
          <w:sz w:val="20"/>
          <w:szCs w:val="20"/>
          <w:lang w:val="en-US"/>
          <w:rPrChange w:id="625" w:author="SHAPHAN YONG CHIA" w:date="2023-09-18T13:56:00Z">
            <w:rPr>
              <w:rFonts w:ascii="Times New Roman" w:eastAsiaTheme="minorEastAsia" w:hAnsi="Times New Roman" w:cs="Times New Roman"/>
              <w:color w:val="000000" w:themeColor="text1"/>
              <w:kern w:val="24"/>
              <w:sz w:val="20"/>
              <w:szCs w:val="20"/>
              <w:lang w:val="en-US"/>
            </w:rPr>
          </w:rPrChange>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DDADAA2" w14:textId="77777777" w:rsidR="00800E69" w:rsidRPr="00C70602" w:rsidRDefault="00800E69" w:rsidP="00800E69">
      <w:pPr>
        <w:spacing w:line="480" w:lineRule="auto"/>
        <w:rPr>
          <w:rFonts w:ascii="Times New Roman" w:hAnsi="Times New Roman" w:cs="Times New Roman"/>
          <w:sz w:val="20"/>
          <w:szCs w:val="20"/>
          <w:lang w:val="en-US"/>
        </w:rPr>
      </w:pPr>
    </w:p>
    <w:p w14:paraId="100252D8" w14:textId="638279DA" w:rsidR="00800E69" w:rsidRPr="00C70602" w:rsidDel="004B0178" w:rsidRDefault="004B0178" w:rsidP="00800E69">
      <w:pPr>
        <w:tabs>
          <w:tab w:val="left" w:pos="2910"/>
        </w:tabs>
        <w:spacing w:line="480" w:lineRule="auto"/>
        <w:rPr>
          <w:del w:id="626" w:author="SHAPHAN YONG CHIA" w:date="2023-09-18T13:56:00Z"/>
          <w:rFonts w:ascii="Times New Roman" w:hAnsi="Times New Roman" w:cs="Times New Roman"/>
          <w:sz w:val="20"/>
          <w:szCs w:val="20"/>
          <w:lang w:val="en-US"/>
        </w:rPr>
      </w:pPr>
      <w:ins w:id="627" w:author="SHAPHAN YONG CHIA" w:date="2023-09-18T13:57:00Z">
        <w:r>
          <w:rPr>
            <w:noProof/>
          </w:rPr>
          <w:lastRenderedPageBreak/>
          <w:drawing>
            <wp:inline distT="0" distB="0" distL="0" distR="0" wp14:anchorId="1F898D38" wp14:editId="66F2894D">
              <wp:extent cx="5731510" cy="4560570"/>
              <wp:effectExtent l="0" t="0" r="2540" b="0"/>
              <wp:docPr id="42713455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34558" name="Picture 1" descr="A group of diagrams with numbers and symbols&#10;&#10;Description automatically generated"/>
                      <pic:cNvPicPr/>
                    </pic:nvPicPr>
                    <pic:blipFill>
                      <a:blip r:embed="rId30"/>
                      <a:stretch>
                        <a:fillRect/>
                      </a:stretch>
                    </pic:blipFill>
                    <pic:spPr>
                      <a:xfrm>
                        <a:off x="0" y="0"/>
                        <a:ext cx="5731510" cy="4560570"/>
                      </a:xfrm>
                      <a:prstGeom prst="rect">
                        <a:avLst/>
                      </a:prstGeom>
                    </pic:spPr>
                  </pic:pic>
                </a:graphicData>
              </a:graphic>
            </wp:inline>
          </w:drawing>
        </w:r>
      </w:ins>
    </w:p>
    <w:p w14:paraId="4430E1B7" w14:textId="4B3B8F86" w:rsidR="00800E69" w:rsidRPr="00C70602" w:rsidRDefault="00800E69" w:rsidP="00800E69">
      <w:pPr>
        <w:spacing w:line="480" w:lineRule="auto"/>
        <w:rPr>
          <w:rFonts w:ascii="Times New Roman" w:hAnsi="Times New Roman" w:cs="Times New Roman"/>
          <w:sz w:val="20"/>
          <w:szCs w:val="20"/>
          <w:lang w:val="en-US"/>
        </w:rPr>
      </w:pPr>
      <w:del w:id="628" w:author="SHAPHAN YONG CHIA" w:date="2023-09-18T13:56:00Z">
        <w:r w:rsidDel="004B0178">
          <w:rPr>
            <w:noProof/>
          </w:rPr>
          <w:lastRenderedPageBreak/>
          <w:drawing>
            <wp:inline distT="0" distB="0" distL="0" distR="0" wp14:anchorId="39BDBCAB" wp14:editId="46FDEA6F">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31"/>
                      <a:stretch>
                        <a:fillRect/>
                      </a:stretch>
                    </pic:blipFill>
                    <pic:spPr>
                      <a:xfrm>
                        <a:off x="0" y="0"/>
                        <a:ext cx="5731510" cy="4560570"/>
                      </a:xfrm>
                      <a:prstGeom prst="rect">
                        <a:avLst/>
                      </a:prstGeom>
                    </pic:spPr>
                  </pic:pic>
                </a:graphicData>
              </a:graphic>
            </wp:inline>
          </w:drawing>
        </w:r>
      </w:del>
    </w:p>
    <w:p w14:paraId="224FFAA1" w14:textId="1EF72CFB" w:rsidR="00800E69" w:rsidRPr="00C70602" w:rsidRDefault="00800E6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w:t>
      </w:r>
      <w:ins w:id="629" w:author="SHAPHAN YONG CHIA" w:date="2023-09-18T13:57:00Z">
        <w:r w:rsidR="004B0178">
          <w:rPr>
            <w:rFonts w:ascii="Times New Roman" w:hAnsi="Times New Roman" w:cs="Times New Roman"/>
            <w:sz w:val="20"/>
            <w:szCs w:val="20"/>
            <w:lang w:val="en-US"/>
          </w:rPr>
          <w:t xml:space="preserve"> </w:t>
        </w:r>
        <w:r w:rsidR="004B0178" w:rsidRPr="005966F1">
          <w:rPr>
            <w:rFonts w:ascii="Times New Roman" w:hAnsi="Times New Roman" w:cs="Times New Roman"/>
            <w:color w:val="FF0000"/>
            <w:sz w:val="20"/>
            <w:szCs w:val="20"/>
            <w:lang w:val="en-US"/>
          </w:rPr>
          <w:t xml:space="preserve">at ages </w:t>
        </w:r>
        <w:r w:rsidR="004B0178" w:rsidRPr="002F5E0F">
          <w:rPr>
            <w:rFonts w:ascii="Times New Roman" w:hAnsi="Times New Roman" w:cs="Times New Roman"/>
            <w:color w:val="FF0000"/>
            <w:sz w:val="20"/>
            <w:szCs w:val="20"/>
            <w:lang w:val="en-US"/>
          </w:rPr>
          <w:t>21 days (A), 28 days (B), 35 days (C) and 42 days (D)</w:t>
        </w:r>
      </w:ins>
      <w:r w:rsidRPr="00C70602">
        <w:rPr>
          <w:rFonts w:ascii="Times New Roman" w:hAnsi="Times New Roman" w:cs="Times New Roman"/>
          <w:sz w:val="20"/>
          <w:szCs w:val="20"/>
          <w:lang w:val="en-US"/>
        </w:rPr>
        <w:t xml:space="preserve">. 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14EC176" w14:textId="77777777" w:rsidR="00800E69" w:rsidRDefault="00800E69" w:rsidP="00800E69">
      <w:pPr>
        <w:spacing w:after="0" w:line="480" w:lineRule="auto"/>
        <w:jc w:val="both"/>
        <w:rPr>
          <w:ins w:id="630" w:author="SHAPHAN YONG CHIA" w:date="2023-09-18T13:57:00Z"/>
          <w:rFonts w:ascii="Times New Roman" w:hAnsi="Times New Roman" w:cs="Times New Roman"/>
          <w:sz w:val="24"/>
          <w:szCs w:val="24"/>
          <w:lang w:val="en-US"/>
        </w:rPr>
      </w:pPr>
    </w:p>
    <w:p w14:paraId="727B48A1" w14:textId="6FCF6525" w:rsidR="004A72B7" w:rsidRPr="00C70602" w:rsidRDefault="004A72B7" w:rsidP="00800E69">
      <w:pPr>
        <w:spacing w:after="0" w:line="480" w:lineRule="auto"/>
        <w:jc w:val="both"/>
        <w:rPr>
          <w:rFonts w:ascii="Times New Roman" w:hAnsi="Times New Roman" w:cs="Times New Roman"/>
          <w:sz w:val="24"/>
          <w:szCs w:val="24"/>
          <w:lang w:val="en-US"/>
        </w:rPr>
      </w:pPr>
      <w:ins w:id="631" w:author="SHAPHAN YONG CHIA" w:date="2023-09-18T14:00:00Z">
        <w:r>
          <w:rPr>
            <w:noProof/>
          </w:rPr>
          <w:lastRenderedPageBreak/>
          <w:drawing>
            <wp:inline distT="0" distB="0" distL="0" distR="0" wp14:anchorId="02682C77" wp14:editId="7CB83F76">
              <wp:extent cx="5731510" cy="4560570"/>
              <wp:effectExtent l="0" t="0" r="2540" b="0"/>
              <wp:docPr id="16381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43" name="Picture 1" descr="A screenshot of a graph&#10;&#10;Description automatically generated"/>
                      <pic:cNvPicPr/>
                    </pic:nvPicPr>
                    <pic:blipFill>
                      <a:blip r:embed="rId32"/>
                      <a:stretch>
                        <a:fillRect/>
                      </a:stretch>
                    </pic:blipFill>
                    <pic:spPr>
                      <a:xfrm>
                        <a:off x="0" y="0"/>
                        <a:ext cx="5731510" cy="4560570"/>
                      </a:xfrm>
                      <a:prstGeom prst="rect">
                        <a:avLst/>
                      </a:prstGeom>
                    </pic:spPr>
                  </pic:pic>
                </a:graphicData>
              </a:graphic>
            </wp:inline>
          </w:drawing>
        </w:r>
      </w:ins>
    </w:p>
    <w:p w14:paraId="7560B6F0" w14:textId="0AE244AB" w:rsidR="00800E69" w:rsidRPr="00C70602" w:rsidRDefault="00800E69" w:rsidP="00800E69">
      <w:pPr>
        <w:spacing w:after="0" w:line="480" w:lineRule="auto"/>
        <w:jc w:val="both"/>
        <w:rPr>
          <w:rFonts w:ascii="Times New Roman" w:hAnsi="Times New Roman" w:cs="Times New Roman"/>
          <w:lang w:val="en-US"/>
        </w:rPr>
      </w:pPr>
      <w:del w:id="632" w:author="SHAPHAN YONG CHIA" w:date="2023-09-18T13:57:00Z">
        <w:r w:rsidDel="004A72B7">
          <w:rPr>
            <w:noProof/>
          </w:rPr>
          <w:lastRenderedPageBreak/>
          <w:drawing>
            <wp:inline distT="0" distB="0" distL="0" distR="0" wp14:anchorId="58B8C4A3" wp14:editId="2571008E">
              <wp:extent cx="5731510" cy="4563110"/>
              <wp:effectExtent l="0" t="0" r="2540" b="8890"/>
              <wp:docPr id="18627674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7417" name="Picture 1" descr="A diagram of a graph&#10;&#10;Description automatically generated"/>
                      <pic:cNvPicPr/>
                    </pic:nvPicPr>
                    <pic:blipFill>
                      <a:blip r:embed="rId33"/>
                      <a:stretch>
                        <a:fillRect/>
                      </a:stretch>
                    </pic:blipFill>
                    <pic:spPr>
                      <a:xfrm>
                        <a:off x="0" y="0"/>
                        <a:ext cx="5731510" cy="4563110"/>
                      </a:xfrm>
                      <a:prstGeom prst="rect">
                        <a:avLst/>
                      </a:prstGeom>
                    </pic:spPr>
                  </pic:pic>
                </a:graphicData>
              </a:graphic>
            </wp:inline>
          </w:drawing>
        </w:r>
      </w:del>
      <w:r w:rsidRPr="00C70602">
        <w:rPr>
          <w:rFonts w:ascii="Times New Roman" w:hAnsi="Times New Roman" w:cs="Times New Roman"/>
          <w:b/>
          <w:bCs/>
          <w:sz w:val="24"/>
          <w:szCs w:val="24"/>
          <w:lang w:val="en-US"/>
        </w:rPr>
        <w:t>Figure S4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Pr="00C70602">
        <w:rPr>
          <w:rFonts w:ascii="Times New Roman" w:hAnsi="Times New Roman" w:cs="Times New Roman"/>
          <w:sz w:val="20"/>
          <w:szCs w:val="20"/>
          <w:lang w:val="en-US"/>
        </w:rPr>
        <w:t>Time (days)</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until flowering </w:t>
      </w:r>
      <w:r w:rsidRPr="00C70602">
        <w:rPr>
          <w:rFonts w:ascii="Times New Roman" w:hAnsi="Times New Roman" w:cs="Times New Roman"/>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 in two trials. A = trial 1 and B = trial 2. </w:t>
      </w:r>
      <w:r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633" w:name="_Hlk138899820"/>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dots beyond the whiskers represent outliers.</w:t>
      </w:r>
      <w:bookmarkEnd w:id="633"/>
      <w:r w:rsidRPr="00C70602">
        <w:rPr>
          <w:rFonts w:ascii="Times New Roman" w:hAnsi="Times New Roman" w:cs="Times New Roman"/>
          <w:sz w:val="20"/>
          <w:szCs w:val="20"/>
          <w:lang w:val="en-US"/>
        </w:rPr>
        <w:t xml:space="preserve"> Data were analysed with a generalised linear model (GLM). n is the number of replicate plants on which time until flowering was recorded.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Fisher's Least Significant Difference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A5704C2"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175E4BCA" w14:textId="0D0F8188" w:rsidR="00800E69" w:rsidRPr="00C70602" w:rsidRDefault="00800E69" w:rsidP="00800E69">
      <w:pPr>
        <w:spacing w:after="0" w:line="480" w:lineRule="auto"/>
        <w:jc w:val="both"/>
        <w:rPr>
          <w:rFonts w:ascii="Times New Roman" w:hAnsi="Times New Roman" w:cs="Times New Roman"/>
          <w:sz w:val="24"/>
          <w:szCs w:val="24"/>
          <w:lang w:val="en-US"/>
        </w:rPr>
      </w:pPr>
      <w:del w:id="634" w:author="SHAPHAN YONG CHIA" w:date="2023-09-18T14:01:00Z">
        <w:r w:rsidDel="00BA2C9F">
          <w:rPr>
            <w:noProof/>
          </w:rPr>
          <w:lastRenderedPageBreak/>
          <w:drawing>
            <wp:inline distT="0" distB="0" distL="0" distR="0" wp14:anchorId="5025A005" wp14:editId="638FE1E8">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34"/>
                      <a:stretch>
                        <a:fillRect/>
                      </a:stretch>
                    </pic:blipFill>
                    <pic:spPr>
                      <a:xfrm>
                        <a:off x="0" y="0"/>
                        <a:ext cx="5731510" cy="5140960"/>
                      </a:xfrm>
                      <a:prstGeom prst="rect">
                        <a:avLst/>
                      </a:prstGeom>
                    </pic:spPr>
                  </pic:pic>
                </a:graphicData>
              </a:graphic>
            </wp:inline>
          </w:drawing>
        </w:r>
      </w:del>
      <w:ins w:id="635" w:author="SHAPHAN YONG CHIA" w:date="2023-09-18T14:02:00Z">
        <w:r w:rsidR="00BA2C9F" w:rsidRPr="00BA2C9F">
          <w:rPr>
            <w:noProof/>
          </w:rPr>
          <w:t xml:space="preserve"> </w:t>
        </w:r>
        <w:r w:rsidR="00BA2C9F">
          <w:rPr>
            <w:noProof/>
          </w:rPr>
          <w:lastRenderedPageBreak/>
          <w:drawing>
            <wp:inline distT="0" distB="0" distL="0" distR="0" wp14:anchorId="00EB6CFB" wp14:editId="3EC66C92">
              <wp:extent cx="5731510" cy="5140960"/>
              <wp:effectExtent l="0" t="0" r="2540" b="2540"/>
              <wp:docPr id="57674159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1599" name="Picture 1" descr="A diagram of a graph&#10;&#10;Description automatically generated with medium confidence"/>
                      <pic:cNvPicPr/>
                    </pic:nvPicPr>
                    <pic:blipFill>
                      <a:blip r:embed="rId35"/>
                      <a:stretch>
                        <a:fillRect/>
                      </a:stretch>
                    </pic:blipFill>
                    <pic:spPr>
                      <a:xfrm>
                        <a:off x="0" y="0"/>
                        <a:ext cx="5731510" cy="5140960"/>
                      </a:xfrm>
                      <a:prstGeom prst="rect">
                        <a:avLst/>
                      </a:prstGeom>
                    </pic:spPr>
                  </pic:pic>
                </a:graphicData>
              </a:graphic>
            </wp:inline>
          </w:drawing>
        </w:r>
      </w:ins>
      <w:r w:rsidRPr="00C70602">
        <w:rPr>
          <w:rFonts w:ascii="Times New Roman" w:hAnsi="Times New Roman" w:cs="Times New Roman"/>
          <w:sz w:val="24"/>
          <w:szCs w:val="24"/>
          <w:lang w:val="en-US"/>
        </w:rPr>
        <w:t xml:space="preserve"> </w:t>
      </w:r>
    </w:p>
    <w:p w14:paraId="178E3889" w14:textId="77777777" w:rsidR="00800E69" w:rsidRPr="00C70602" w:rsidRDefault="00800E69" w:rsidP="00800E69">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S5. </w:t>
      </w:r>
      <w:r w:rsidRPr="00C70602">
        <w:rPr>
          <w:rFonts w:ascii="Times New Roman" w:eastAsiaTheme="minorEastAsia" w:hAnsi="Times New Roman" w:cs="Times New Roman"/>
          <w:color w:val="000000" w:themeColor="text1"/>
          <w:kern w:val="24"/>
          <w:sz w:val="20"/>
          <w:szCs w:val="20"/>
          <w:lang w:val="en-US" w:eastAsia="en-GB"/>
        </w:rPr>
        <w:t xml:space="preserve">Survival of </w:t>
      </w:r>
      <w:r w:rsidRPr="00C70602">
        <w:rPr>
          <w:rFonts w:ascii="Times New Roman" w:eastAsiaTheme="minorEastAsia" w:hAnsi="Times New Roman" w:cs="Times New Roman"/>
          <w:i/>
          <w:iCs/>
          <w:color w:val="000000" w:themeColor="text1"/>
          <w:kern w:val="24"/>
          <w:sz w:val="20"/>
          <w:szCs w:val="20"/>
          <w:lang w:val="en-US" w:eastAsia="en-GB"/>
        </w:rPr>
        <w:t>Delia radicum</w:t>
      </w:r>
      <w:r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Pr="00C70602">
        <w:rPr>
          <w:rFonts w:ascii="Times New Roman" w:eastAsiaTheme="minorEastAsia" w:hAnsi="Times New Roman" w:cs="Times New Roman"/>
          <w:i/>
          <w:iCs/>
          <w:color w:val="000000" w:themeColor="text1"/>
          <w:kern w:val="24"/>
          <w:sz w:val="20"/>
          <w:szCs w:val="20"/>
          <w:lang w:val="en-US" w:eastAsia="en-GB"/>
        </w:rPr>
        <w:t xml:space="preserve">B. rapa </w:t>
      </w:r>
      <w:r w:rsidRPr="00C70602">
        <w:rPr>
          <w:rFonts w:ascii="Times New Roman" w:eastAsiaTheme="minorEastAsia" w:hAnsi="Times New Roman" w:cs="Times New Roman"/>
          <w:color w:val="000000" w:themeColor="text1"/>
          <w:kern w:val="24"/>
          <w:sz w:val="20"/>
          <w:szCs w:val="20"/>
          <w:lang w:val="en-US" w:eastAsia="en-GB"/>
        </w:rPr>
        <w:t xml:space="preserve">plants grown in unamended soil (NoFrass; control) or soil amended with raw BSF frass (BSFF) or raw yellow mealworm frass (MWF). </w:t>
      </w:r>
      <w:bookmarkStart w:id="636" w:name="_Hlk138900097"/>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w:t>
      </w:r>
      <w:bookmarkEnd w:id="636"/>
      <w:r w:rsidRPr="00C70602">
        <w:rPr>
          <w:rFonts w:ascii="Times New Roman" w:hAnsi="Times New Roman" w:cs="Times New Roman"/>
          <w:sz w:val="20"/>
          <w:szCs w:val="20"/>
          <w:lang w:val="en-US"/>
        </w:rPr>
        <w:t xml:space="preserve"> Data were analysed by generalised linear models (GLM). n is the number of replicate plants that had each been infested with 10 larvae.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461BA36E"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2D598DA0" w14:textId="2441B3B7" w:rsidR="00800E69" w:rsidRPr="00C70602" w:rsidRDefault="003E5218" w:rsidP="00800E69">
      <w:pPr>
        <w:spacing w:after="0" w:line="480" w:lineRule="auto"/>
        <w:jc w:val="both"/>
        <w:rPr>
          <w:rFonts w:ascii="Times New Roman" w:hAnsi="Times New Roman" w:cs="Times New Roman"/>
          <w:sz w:val="24"/>
          <w:szCs w:val="24"/>
          <w:lang w:val="en-US"/>
        </w:rPr>
      </w:pPr>
      <w:ins w:id="637" w:author="SHAPHAN YONG CHIA" w:date="2023-09-18T14:03:00Z">
        <w:r>
          <w:rPr>
            <w:noProof/>
          </w:rPr>
          <w:lastRenderedPageBreak/>
          <w:drawing>
            <wp:inline distT="0" distB="0" distL="0" distR="0" wp14:anchorId="07984827" wp14:editId="0CA5CAC3">
              <wp:extent cx="5731510" cy="5140960"/>
              <wp:effectExtent l="0" t="0" r="2540" b="2540"/>
              <wp:docPr id="4382858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85802" name="Picture 1" descr="A diagram of a graph&#10;&#10;Description automatically generated"/>
                      <pic:cNvPicPr/>
                    </pic:nvPicPr>
                    <pic:blipFill>
                      <a:blip r:embed="rId36"/>
                      <a:stretch>
                        <a:fillRect/>
                      </a:stretch>
                    </pic:blipFill>
                    <pic:spPr>
                      <a:xfrm>
                        <a:off x="0" y="0"/>
                        <a:ext cx="5731510" cy="5140960"/>
                      </a:xfrm>
                      <a:prstGeom prst="rect">
                        <a:avLst/>
                      </a:prstGeom>
                    </pic:spPr>
                  </pic:pic>
                </a:graphicData>
              </a:graphic>
            </wp:inline>
          </w:drawing>
        </w:r>
      </w:ins>
      <w:del w:id="638" w:author="SHAPHAN YONG CHIA" w:date="2023-09-18T14:02:00Z">
        <w:r w:rsidR="00800E69" w:rsidDel="003E5218">
          <w:rPr>
            <w:noProof/>
          </w:rPr>
          <w:lastRenderedPageBreak/>
          <w:drawing>
            <wp:inline distT="0" distB="0" distL="0" distR="0" wp14:anchorId="0BFAEB3A" wp14:editId="52E22499">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37"/>
                      <a:stretch>
                        <a:fillRect/>
                      </a:stretch>
                    </pic:blipFill>
                    <pic:spPr>
                      <a:xfrm>
                        <a:off x="0" y="0"/>
                        <a:ext cx="5731510" cy="5140960"/>
                      </a:xfrm>
                      <a:prstGeom prst="rect">
                        <a:avLst/>
                      </a:prstGeom>
                    </pic:spPr>
                  </pic:pic>
                </a:graphicData>
              </a:graphic>
            </wp:inline>
          </w:drawing>
        </w:r>
      </w:del>
    </w:p>
    <w:p w14:paraId="5F9B04B8" w14:textId="77777777" w:rsidR="00800E69" w:rsidRPr="00C70602" w:rsidRDefault="00800E69" w:rsidP="00800E69">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 xml:space="preserve">Figure S6. </w:t>
      </w:r>
      <w:r w:rsidRPr="00C70602">
        <w:rPr>
          <w:rFonts w:ascii="Times New Roman" w:hAnsi="Times New Roman" w:cs="Times New Roman"/>
          <w:sz w:val="20"/>
          <w:szCs w:val="20"/>
          <w:lang w:val="en-US"/>
        </w:rPr>
        <w:t xml:space="preserve">Biomass </w:t>
      </w:r>
      <w:r w:rsidRPr="00C70602">
        <w:rPr>
          <w:rFonts w:ascii="Times New Roman" w:eastAsiaTheme="minorEastAsia" w:hAnsi="Times New Roman" w:cs="Times New Roman"/>
          <w:sz w:val="20"/>
          <w:szCs w:val="20"/>
          <w:lang w:val="en-US"/>
        </w:rPr>
        <w:t xml:space="preserve">(mg) of </w:t>
      </w:r>
      <w:r w:rsidRPr="00C70602">
        <w:rPr>
          <w:rFonts w:ascii="Times New Roman" w:eastAsiaTheme="minorEastAsia" w:hAnsi="Times New Roman" w:cs="Times New Roman"/>
          <w:i/>
          <w:iCs/>
          <w:sz w:val="20"/>
          <w:szCs w:val="20"/>
          <w:lang w:val="en-US"/>
        </w:rPr>
        <w:t>Delia radicum</w:t>
      </w:r>
      <w:r w:rsidRPr="00C70602">
        <w:rPr>
          <w:rFonts w:ascii="Times New Roman" w:hAnsi="Times New Roman" w:cs="Times New Roman"/>
          <w:sz w:val="20"/>
          <w:szCs w:val="20"/>
          <w:lang w:val="en-US"/>
        </w:rPr>
        <w:t xml:space="preserve"> </w:t>
      </w:r>
      <w:r w:rsidRPr="00C70602">
        <w:rPr>
          <w:rFonts w:ascii="Times New Roman" w:eastAsiaTheme="minorEastAsia" w:hAnsi="Times New Roman" w:cs="Times New Roman"/>
          <w:sz w:val="20"/>
          <w:szCs w:val="20"/>
          <w:lang w:val="en-US"/>
        </w:rPr>
        <w:t xml:space="preserve">pupae retrieved after a 21-day root infestation of </w:t>
      </w:r>
      <w:r w:rsidRPr="00C70602">
        <w:rPr>
          <w:rFonts w:ascii="Times New Roman" w:eastAsiaTheme="minorEastAsia" w:hAnsi="Times New Roman" w:cs="Times New Roman"/>
          <w:i/>
          <w:iCs/>
          <w:sz w:val="20"/>
          <w:szCs w:val="20"/>
          <w:lang w:val="en-US"/>
        </w:rPr>
        <w:t xml:space="preserve">B. rapa </w:t>
      </w:r>
      <w:r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generalised linear models (GLM). n is the number of pupae weighed per treatment.</w:t>
      </w:r>
    </w:p>
    <w:p w14:paraId="5910FFA0"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C2B95D5" w14:textId="74E766C5" w:rsidR="00800E69" w:rsidRPr="00C70602" w:rsidRDefault="00C40BD7" w:rsidP="00800E69">
      <w:pPr>
        <w:spacing w:line="480" w:lineRule="auto"/>
        <w:jc w:val="both"/>
        <w:rPr>
          <w:rFonts w:ascii="Times New Roman" w:hAnsi="Times New Roman" w:cs="Times New Roman"/>
          <w:sz w:val="24"/>
          <w:szCs w:val="24"/>
          <w:lang w:val="en-US"/>
        </w:rPr>
      </w:pPr>
      <w:ins w:id="639" w:author="SHAPHAN YONG CHIA" w:date="2023-09-18T14:49:00Z">
        <w:r>
          <w:rPr>
            <w:noProof/>
          </w:rPr>
          <w:lastRenderedPageBreak/>
          <w:drawing>
            <wp:inline distT="0" distB="0" distL="0" distR="0" wp14:anchorId="6C5E82FB" wp14:editId="2BD9DB25">
              <wp:extent cx="5752270" cy="4069715"/>
              <wp:effectExtent l="0" t="0" r="1270" b="6985"/>
              <wp:docPr id="1505581961" name="Picture 1" descr="A group of gray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1961" name="Picture 1" descr="A group of gray rectangular bars&#10;&#10;Description automatically generated with medium confidence"/>
                      <pic:cNvPicPr/>
                    </pic:nvPicPr>
                    <pic:blipFill rotWithShape="1">
                      <a:blip r:embed="rId38"/>
                      <a:srcRect l="10237" r="10259"/>
                      <a:stretch/>
                    </pic:blipFill>
                    <pic:spPr bwMode="auto">
                      <a:xfrm>
                        <a:off x="0" y="0"/>
                        <a:ext cx="5769558" cy="4081946"/>
                      </a:xfrm>
                      <a:prstGeom prst="rect">
                        <a:avLst/>
                      </a:prstGeom>
                      <a:ln>
                        <a:noFill/>
                      </a:ln>
                      <a:extLst>
                        <a:ext uri="{53640926-AAD7-44D8-BBD7-CCE9431645EC}">
                          <a14:shadowObscured xmlns:a14="http://schemas.microsoft.com/office/drawing/2010/main"/>
                        </a:ext>
                      </a:extLst>
                    </pic:spPr>
                  </pic:pic>
                </a:graphicData>
              </a:graphic>
            </wp:inline>
          </w:drawing>
        </w:r>
      </w:ins>
    </w:p>
    <w:p w14:paraId="2F1FFE1F" w14:textId="46FFA167" w:rsidR="00800E69" w:rsidRPr="00C70602" w:rsidRDefault="00800E69" w:rsidP="00800E69">
      <w:pPr>
        <w:spacing w:line="480" w:lineRule="auto"/>
        <w:jc w:val="both"/>
        <w:rPr>
          <w:rFonts w:ascii="Times New Roman" w:hAnsi="Times New Roman" w:cs="Times New Roman"/>
          <w:sz w:val="24"/>
          <w:szCs w:val="24"/>
          <w:lang w:val="en-US"/>
        </w:rPr>
      </w:pPr>
      <w:del w:id="640" w:author="SHAPHAN YONG CHIA" w:date="2023-09-18T14:03:00Z">
        <w:r w:rsidRPr="00477A3A" w:rsidDel="003E5218">
          <w:rPr>
            <w:noProof/>
          </w:rPr>
          <w:drawing>
            <wp:inline distT="0" distB="0" distL="0" distR="0" wp14:anchorId="1D5A2B5A" wp14:editId="57DFC535">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39"/>
                      <a:srcRect l="10391" r="10312"/>
                      <a:stretch/>
                    </pic:blipFill>
                    <pic:spPr>
                      <a:xfrm>
                        <a:off x="0" y="0"/>
                        <a:ext cx="5731510" cy="4065270"/>
                      </a:xfrm>
                      <a:prstGeom prst="rect">
                        <a:avLst/>
                      </a:prstGeom>
                    </pic:spPr>
                  </pic:pic>
                </a:graphicData>
              </a:graphic>
            </wp:inline>
          </w:drawing>
        </w:r>
      </w:del>
      <w:r w:rsidRPr="00C70602">
        <w:rPr>
          <w:rFonts w:ascii="Times New Roman" w:hAnsi="Times New Roman" w:cs="Times New Roman"/>
          <w:b/>
          <w:bCs/>
          <w:sz w:val="24"/>
          <w:szCs w:val="24"/>
          <w:lang w:val="en-US"/>
        </w:rPr>
        <w:t>Figure S7.</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Pr="00C70602">
        <w:rPr>
          <w:rFonts w:ascii="Times New Roman" w:hAnsi="Times New Roman" w:cs="Times New Roman"/>
          <w:sz w:val="20"/>
          <w:szCs w:val="20"/>
          <w:lang w:val="en-US"/>
        </w:rPr>
        <w:lastRenderedPageBreak/>
        <w:t>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recorded instances of fly emergence.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C70602" w:rsidRDefault="00800E69" w:rsidP="00800E69">
      <w:pPr>
        <w:spacing w:line="480" w:lineRule="auto"/>
        <w:jc w:val="both"/>
        <w:rPr>
          <w:rFonts w:ascii="Times New Roman" w:eastAsiaTheme="minorEastAsia" w:hAnsi="Times New Roman" w:cs="Times New Roman"/>
          <w:color w:val="000000" w:themeColor="text1"/>
          <w:kern w:val="24"/>
          <w:sz w:val="20"/>
          <w:szCs w:val="20"/>
          <w:lang w:val="en-US"/>
        </w:rPr>
      </w:pPr>
    </w:p>
    <w:p w14:paraId="286359B5" w14:textId="6A2AED12" w:rsidR="00800E69" w:rsidRPr="00C70602" w:rsidRDefault="0023024E" w:rsidP="00800E69">
      <w:pPr>
        <w:spacing w:line="480" w:lineRule="auto"/>
        <w:jc w:val="both"/>
        <w:rPr>
          <w:rFonts w:ascii="Times New Roman" w:hAnsi="Times New Roman" w:cs="Times New Roman"/>
          <w:sz w:val="24"/>
          <w:szCs w:val="24"/>
          <w:lang w:val="en-US"/>
        </w:rPr>
      </w:pPr>
      <w:ins w:id="641" w:author="SHAPHAN YONG CHIA" w:date="2023-09-18T14:53:00Z">
        <w:r>
          <w:rPr>
            <w:noProof/>
          </w:rPr>
          <w:lastRenderedPageBreak/>
          <w:drawing>
            <wp:inline distT="0" distB="0" distL="0" distR="0" wp14:anchorId="0BD5BF4F" wp14:editId="5D4CB7E1">
              <wp:extent cx="5731510" cy="3765550"/>
              <wp:effectExtent l="0" t="0" r="2540" b="6350"/>
              <wp:docPr id="2081905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05899" name="Picture 1" descr="A screenshot of a graph&#10;&#10;Description automatically generated"/>
                      <pic:cNvPicPr/>
                    </pic:nvPicPr>
                    <pic:blipFill>
                      <a:blip r:embed="rId40"/>
                      <a:stretch>
                        <a:fillRect/>
                      </a:stretch>
                    </pic:blipFill>
                    <pic:spPr>
                      <a:xfrm>
                        <a:off x="0" y="0"/>
                        <a:ext cx="5731510" cy="3765550"/>
                      </a:xfrm>
                      <a:prstGeom prst="rect">
                        <a:avLst/>
                      </a:prstGeom>
                    </pic:spPr>
                  </pic:pic>
                </a:graphicData>
              </a:graphic>
            </wp:inline>
          </w:drawing>
        </w:r>
      </w:ins>
      <w:del w:id="642" w:author="SHAPHAN YONG CHIA" w:date="2023-09-18T14:50:00Z">
        <w:r w:rsidR="00800E69" w:rsidDel="0023024E">
          <w:rPr>
            <w:noProof/>
          </w:rPr>
          <w:drawing>
            <wp:inline distT="0" distB="0" distL="0" distR="0" wp14:anchorId="08AF0341" wp14:editId="3D1C99FF">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41"/>
                      <a:stretch>
                        <a:fillRect/>
                      </a:stretch>
                    </pic:blipFill>
                    <pic:spPr>
                      <a:xfrm>
                        <a:off x="0" y="0"/>
                        <a:ext cx="5731510" cy="3765550"/>
                      </a:xfrm>
                      <a:prstGeom prst="rect">
                        <a:avLst/>
                      </a:prstGeom>
                    </pic:spPr>
                  </pic:pic>
                </a:graphicData>
              </a:graphic>
            </wp:inline>
          </w:drawing>
        </w:r>
      </w:del>
    </w:p>
    <w:p w14:paraId="06753F50" w14:textId="77777777" w:rsidR="00800E69" w:rsidRPr="00C70602" w:rsidRDefault="00800E69" w:rsidP="00800E69">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S8. </w:t>
      </w:r>
      <w:r w:rsidRPr="00C70602">
        <w:rPr>
          <w:rFonts w:eastAsiaTheme="minorEastAsia"/>
          <w:color w:val="000000" w:themeColor="text1"/>
          <w:kern w:val="24"/>
          <w:sz w:val="20"/>
          <w:szCs w:val="20"/>
          <w:lang w:val="en-US"/>
        </w:rPr>
        <w:t xml:space="preserve">Feeding damage (scores) 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in two trials. A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1 and B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2. B is a repetition of A under similar conditions. </w:t>
      </w:r>
      <w:r w:rsidRPr="00C70602">
        <w:rPr>
          <w:sz w:val="20"/>
          <w:szCs w:val="20"/>
          <w:lang w:val="en-US"/>
        </w:rPr>
        <w:t xml:space="preserve">The box represents the </w:t>
      </w:r>
      <w:r w:rsidRPr="00C70602">
        <w:rPr>
          <w:sz w:val="20"/>
          <w:szCs w:val="20"/>
          <w:lang w:val="en-US"/>
        </w:rPr>
        <w:lastRenderedPageBreak/>
        <w:t xml:space="preserve">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whiskers represents an outlier. Data were analysed with a generalised linear model (GLM). n is the number of replicate plants for leaf damage assessment.</w:t>
      </w:r>
    </w:p>
    <w:p w14:paraId="5B0A8946" w14:textId="77777777" w:rsidR="00800E69" w:rsidRPr="00C70602" w:rsidRDefault="00800E69" w:rsidP="00800E69">
      <w:pPr>
        <w:spacing w:line="480" w:lineRule="auto"/>
        <w:jc w:val="both"/>
        <w:rPr>
          <w:rFonts w:ascii="Times New Roman" w:hAnsi="Times New Roman" w:cs="Times New Roman"/>
          <w:sz w:val="24"/>
          <w:szCs w:val="24"/>
          <w:lang w:val="en-US"/>
        </w:rPr>
      </w:pPr>
    </w:p>
    <w:p w14:paraId="3E411886" w14:textId="48DDB16E" w:rsidR="00800E69" w:rsidRPr="00C70602" w:rsidRDefault="00800E69" w:rsidP="00800E69">
      <w:pPr>
        <w:spacing w:line="480" w:lineRule="auto"/>
        <w:jc w:val="both"/>
        <w:rPr>
          <w:rFonts w:ascii="Times New Roman" w:hAnsi="Times New Roman" w:cs="Times New Roman"/>
          <w:sz w:val="24"/>
          <w:szCs w:val="24"/>
          <w:lang w:val="en-US"/>
        </w:rPr>
      </w:pPr>
      <w:del w:id="643" w:author="SHAPHAN YONG CHIA" w:date="2023-09-18T14:54:00Z">
        <w:r w:rsidDel="004B3195">
          <w:rPr>
            <w:noProof/>
          </w:rPr>
          <w:lastRenderedPageBreak/>
          <w:drawing>
            <wp:inline distT="0" distB="0" distL="0" distR="0" wp14:anchorId="0D4CAD1F" wp14:editId="155D1ADE">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42"/>
                      <a:stretch>
                        <a:fillRect/>
                      </a:stretch>
                    </pic:blipFill>
                    <pic:spPr>
                      <a:xfrm>
                        <a:off x="0" y="0"/>
                        <a:ext cx="5731510" cy="5140960"/>
                      </a:xfrm>
                      <a:prstGeom prst="rect">
                        <a:avLst/>
                      </a:prstGeom>
                    </pic:spPr>
                  </pic:pic>
                </a:graphicData>
              </a:graphic>
            </wp:inline>
          </w:drawing>
        </w:r>
      </w:del>
      <w:ins w:id="644" w:author="SHAPHAN YONG CHIA" w:date="2023-09-18T14:54:00Z">
        <w:r w:rsidR="004B3195" w:rsidRPr="004B3195">
          <w:rPr>
            <w:noProof/>
          </w:rPr>
          <w:t xml:space="preserve"> </w:t>
        </w:r>
        <w:r w:rsidR="004B3195">
          <w:rPr>
            <w:noProof/>
          </w:rPr>
          <w:lastRenderedPageBreak/>
          <w:drawing>
            <wp:inline distT="0" distB="0" distL="0" distR="0" wp14:anchorId="789CC5B2" wp14:editId="5D326B74">
              <wp:extent cx="5731510" cy="5140960"/>
              <wp:effectExtent l="0" t="0" r="2540" b="2540"/>
              <wp:docPr id="38638994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89940" name="Picture 1" descr="A diagram of a graph&#10;&#10;Description automatically generated"/>
                      <pic:cNvPicPr/>
                    </pic:nvPicPr>
                    <pic:blipFill>
                      <a:blip r:embed="rId43"/>
                      <a:stretch>
                        <a:fillRect/>
                      </a:stretch>
                    </pic:blipFill>
                    <pic:spPr>
                      <a:xfrm>
                        <a:off x="0" y="0"/>
                        <a:ext cx="5731510" cy="5140960"/>
                      </a:xfrm>
                      <a:prstGeom prst="rect">
                        <a:avLst/>
                      </a:prstGeom>
                    </pic:spPr>
                  </pic:pic>
                </a:graphicData>
              </a:graphic>
            </wp:inline>
          </w:drawing>
        </w:r>
      </w:ins>
    </w:p>
    <w:p w14:paraId="62569B34" w14:textId="538B8CBF" w:rsidR="00800E69" w:rsidRPr="00C70602" w:rsidRDefault="00800E69"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S9. </w:t>
      </w:r>
      <w:r w:rsidRPr="00C70602">
        <w:rPr>
          <w:rFonts w:eastAsiaTheme="minorEastAsia"/>
          <w:color w:val="000000" w:themeColor="text1"/>
          <w:kern w:val="24"/>
          <w:sz w:val="20"/>
          <w:szCs w:val="20"/>
          <w:lang w:val="en-US"/>
        </w:rPr>
        <w:t>Survival</w:t>
      </w:r>
      <w:del w:id="645" w:author="SHAPHAN YONG CHIA" w:date="2023-09-18T14:54:00Z">
        <w:r w:rsidRPr="00C70602" w:rsidDel="004B3195">
          <w:rPr>
            <w:rFonts w:eastAsiaTheme="minorEastAsia"/>
            <w:color w:val="000000" w:themeColor="text1"/>
            <w:kern w:val="24"/>
            <w:sz w:val="20"/>
            <w:szCs w:val="20"/>
            <w:lang w:val="en-US"/>
          </w:rPr>
          <w:delText xml:space="preserve"> (%)</w:delText>
        </w:r>
      </w:del>
      <w:r w:rsidRPr="00C70602">
        <w:rPr>
          <w:rFonts w:eastAsiaTheme="minorEastAsia"/>
          <w:color w:val="000000" w:themeColor="text1"/>
          <w:kern w:val="24"/>
          <w:sz w:val="20"/>
          <w:szCs w:val="20"/>
          <w:lang w:val="en-US"/>
        </w:rPr>
        <w:t xml:space="preserv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 xml:space="preserve">(MWF) </w:t>
      </w:r>
      <w:r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 xml:space="preserve">whisker represents an outlier. Data were analysed with a generalised linear model (GLM). n is the number of replicate plants that were each infested with </w:t>
      </w:r>
      <w:r>
        <w:rPr>
          <w:sz w:val="20"/>
          <w:szCs w:val="20"/>
          <w:lang w:val="en-US"/>
        </w:rPr>
        <w:t>ten</w:t>
      </w:r>
      <w:r w:rsidRPr="00C70602">
        <w:rPr>
          <w:sz w:val="20"/>
          <w:szCs w:val="20"/>
          <w:lang w:val="en-US"/>
        </w:rPr>
        <w:t xml:space="preserve"> larvae.</w:t>
      </w:r>
    </w:p>
    <w:p w14:paraId="2F8D0185" w14:textId="77777777" w:rsidR="00800E69" w:rsidRDefault="00800E69" w:rsidP="00800E69">
      <w:pPr>
        <w:spacing w:line="480" w:lineRule="auto"/>
        <w:jc w:val="both"/>
        <w:rPr>
          <w:ins w:id="646" w:author="SHAPHAN YONG CHIA" w:date="2023-09-18T14:55:00Z"/>
          <w:rFonts w:ascii="Times New Roman" w:hAnsi="Times New Roman" w:cs="Times New Roman"/>
          <w:sz w:val="24"/>
          <w:szCs w:val="24"/>
          <w:lang w:val="en-US"/>
        </w:rPr>
      </w:pPr>
    </w:p>
    <w:p w14:paraId="71F308C7" w14:textId="3EA4B68C" w:rsidR="00E97185" w:rsidRPr="00C70602" w:rsidRDefault="00E97185" w:rsidP="00800E69">
      <w:pPr>
        <w:spacing w:line="480" w:lineRule="auto"/>
        <w:jc w:val="both"/>
        <w:rPr>
          <w:rFonts w:ascii="Times New Roman" w:hAnsi="Times New Roman" w:cs="Times New Roman"/>
          <w:sz w:val="24"/>
          <w:szCs w:val="24"/>
          <w:lang w:val="en-US"/>
        </w:rPr>
      </w:pPr>
      <w:ins w:id="647" w:author="SHAPHAN YONG CHIA" w:date="2023-09-18T14:56:00Z">
        <w:r>
          <w:rPr>
            <w:noProof/>
          </w:rPr>
          <w:lastRenderedPageBreak/>
          <w:drawing>
            <wp:inline distT="0" distB="0" distL="0" distR="0" wp14:anchorId="4FFBE8E2" wp14:editId="58121FD9">
              <wp:extent cx="5731510" cy="4560570"/>
              <wp:effectExtent l="0" t="0" r="2540" b="0"/>
              <wp:docPr id="10390516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1650" name="Picture 1" descr="A screenshot of a graph&#10;&#10;Description automatically generated"/>
                      <pic:cNvPicPr/>
                    </pic:nvPicPr>
                    <pic:blipFill>
                      <a:blip r:embed="rId44"/>
                      <a:stretch>
                        <a:fillRect/>
                      </a:stretch>
                    </pic:blipFill>
                    <pic:spPr>
                      <a:xfrm>
                        <a:off x="0" y="0"/>
                        <a:ext cx="5731510" cy="4560570"/>
                      </a:xfrm>
                      <a:prstGeom prst="rect">
                        <a:avLst/>
                      </a:prstGeom>
                    </pic:spPr>
                  </pic:pic>
                </a:graphicData>
              </a:graphic>
            </wp:inline>
          </w:drawing>
        </w:r>
      </w:ins>
    </w:p>
    <w:p w14:paraId="4F8006CF" w14:textId="6CE0C214" w:rsidR="00800E69" w:rsidRDefault="00800E69" w:rsidP="00800E69">
      <w:pPr>
        <w:spacing w:line="480" w:lineRule="auto"/>
        <w:jc w:val="both"/>
        <w:rPr>
          <w:ins w:id="648" w:author="SHAPHAN YONG CHIA" w:date="2023-09-18T14:59:00Z"/>
          <w:rFonts w:ascii="Times New Roman" w:hAnsi="Times New Roman" w:cs="Times New Roman"/>
          <w:sz w:val="20"/>
          <w:szCs w:val="20"/>
          <w:lang w:val="en-US"/>
        </w:rPr>
      </w:pPr>
      <w:del w:id="649" w:author="SHAPHAN YONG CHIA" w:date="2023-09-18T14:55:00Z">
        <w:r w:rsidDel="00E97185">
          <w:rPr>
            <w:noProof/>
          </w:rPr>
          <w:lastRenderedPageBreak/>
          <w:drawing>
            <wp:inline distT="0" distB="0" distL="0" distR="0" wp14:anchorId="2541BC83" wp14:editId="197EB854">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45"/>
                      <a:stretch>
                        <a:fillRect/>
                      </a:stretch>
                    </pic:blipFill>
                    <pic:spPr>
                      <a:xfrm>
                        <a:off x="0" y="0"/>
                        <a:ext cx="5731510" cy="4560570"/>
                      </a:xfrm>
                      <a:prstGeom prst="rect">
                        <a:avLst/>
                      </a:prstGeom>
                    </pic:spPr>
                  </pic:pic>
                </a:graphicData>
              </a:graphic>
            </wp:inline>
          </w:drawing>
        </w:r>
      </w:del>
      <w:r w:rsidRPr="00C70602">
        <w:rPr>
          <w:rFonts w:ascii="Times New Roman" w:hAnsi="Times New Roman" w:cs="Times New Roman"/>
          <w:noProof/>
        </w:rPr>
        <w:t xml:space="preserve"> </w:t>
      </w:r>
      <w:r w:rsidRPr="00C70602">
        <w:rPr>
          <w:rFonts w:ascii="Times New Roman" w:hAnsi="Times New Roman" w:cs="Times New Roman"/>
          <w:b/>
          <w:bCs/>
          <w:sz w:val="24"/>
          <w:szCs w:val="24"/>
          <w:lang w:val="en-US"/>
        </w:rPr>
        <w:t>Figure S10</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incubating. </w:t>
      </w:r>
      <w:ins w:id="650" w:author="SHAPHAN YONG CHIA" w:date="2023-09-18T14:57:00Z">
        <w:r w:rsidR="004D42A3" w:rsidRPr="003E389E">
          <w:rPr>
            <w:rFonts w:ascii="Times New Roman" w:hAnsi="Times New Roman" w:cs="Times New Roman"/>
            <w:color w:val="FF0000"/>
            <w:sz w:val="20"/>
            <w:szCs w:val="20"/>
            <w:lang w:val="en-US"/>
          </w:rPr>
          <w:t>Lea</w:t>
        </w:r>
      </w:ins>
      <w:ins w:id="651" w:author="SHAPHAN YONG CHIA" w:date="2023-09-18T14:58:00Z">
        <w:r w:rsidR="004D42A3" w:rsidRPr="003E389E">
          <w:rPr>
            <w:rFonts w:ascii="Times New Roman" w:hAnsi="Times New Roman" w:cs="Times New Roman"/>
            <w:color w:val="FF0000"/>
            <w:sz w:val="20"/>
            <w:szCs w:val="20"/>
            <w:lang w:val="en-US"/>
          </w:rPr>
          <w:t>ves were</w:t>
        </w:r>
      </w:ins>
      <w:ins w:id="652" w:author="SHAPHAN YONG CHIA" w:date="2023-09-18T14:57:00Z">
        <w:r w:rsidR="004D42A3" w:rsidRPr="003E389E">
          <w:rPr>
            <w:rFonts w:ascii="Times New Roman" w:hAnsi="Times New Roman" w:cs="Times New Roman"/>
            <w:color w:val="FF0000"/>
            <w:sz w:val="20"/>
            <w:szCs w:val="20"/>
            <w:lang w:val="en-US"/>
          </w:rPr>
          <w:t xml:space="preserve"> count</w:t>
        </w:r>
      </w:ins>
      <w:ins w:id="653" w:author="SHAPHAN YONG CHIA" w:date="2023-09-18T14:58:00Z">
        <w:r w:rsidR="004D42A3" w:rsidRPr="003E389E">
          <w:rPr>
            <w:rFonts w:ascii="Times New Roman" w:hAnsi="Times New Roman" w:cs="Times New Roman"/>
            <w:color w:val="FF0000"/>
            <w:sz w:val="20"/>
            <w:szCs w:val="20"/>
            <w:lang w:val="en-US"/>
          </w:rPr>
          <w:t>ed</w:t>
        </w:r>
      </w:ins>
      <w:ins w:id="654" w:author="SHAPHAN YONG CHIA" w:date="2023-09-18T14:57:00Z">
        <w:r w:rsidR="004D42A3" w:rsidRPr="003E389E">
          <w:rPr>
            <w:rFonts w:ascii="Times New Roman" w:hAnsi="Times New Roman" w:cs="Times New Roman"/>
            <w:color w:val="FF0000"/>
            <w:sz w:val="20"/>
            <w:szCs w:val="20"/>
            <w:lang w:val="en-US"/>
          </w:rPr>
          <w:t xml:space="preserve"> at plant ages 14 days (A), 21 days (B), 28 days (C) and 35 days (D)</w:t>
        </w:r>
      </w:ins>
      <w:ins w:id="655" w:author="SHAPHAN YONG CHIA" w:date="2023-09-18T15:00:00Z">
        <w:r w:rsidR="003E389E" w:rsidRPr="003E389E">
          <w:rPr>
            <w:rFonts w:ascii="Times New Roman" w:hAnsi="Times New Roman" w:cs="Times New Roman"/>
            <w:color w:val="FF0000"/>
            <w:sz w:val="20"/>
            <w:szCs w:val="20"/>
            <w:lang w:val="en-US"/>
          </w:rPr>
          <w:t>.</w:t>
        </w:r>
        <w:r w:rsidR="003E389E">
          <w:rPr>
            <w:rFonts w:ascii="Times New Roman" w:hAnsi="Times New Roman" w:cs="Times New Roman"/>
            <w:color w:val="FF0000"/>
            <w:sz w:val="20"/>
            <w:szCs w:val="20"/>
            <w:lang w:val="en-US"/>
          </w:rPr>
          <w:t xml:space="preserve"> </w:t>
        </w:r>
      </w:ins>
      <w:r w:rsidRPr="00C70602">
        <w:rPr>
          <w:rFonts w:ascii="Times New Roman" w:hAnsi="Times New Roman" w:cs="Times New Roman"/>
          <w:sz w:val="20"/>
          <w:szCs w:val="20"/>
          <w:lang w:val="en-US"/>
        </w:rPr>
        <w:t xml:space="preserve">Incubation involved frass mixed with soil in 0.5 L plastic pots and moistened, and seeds were only sown after sixteen days under greenhouse conditions.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a generalised linear model (GLM). n is the number of replicate plants for leaf counts.</w:t>
      </w:r>
      <w:del w:id="656" w:author="SHAPHAN YONG CHIA" w:date="2023-09-18T14:59:00Z">
        <w:r w:rsidRPr="00C70602" w:rsidDel="003E389E">
          <w:rPr>
            <w:rFonts w:ascii="Times New Roman" w:hAnsi="Times New Roman" w:cs="Times New Roman"/>
            <w:sz w:val="20"/>
            <w:szCs w:val="20"/>
            <w:lang w:val="en-US"/>
          </w:rPr>
          <w:delText xml:space="preserve"> </w:delText>
        </w:r>
      </w:del>
    </w:p>
    <w:p w14:paraId="6DF5E5E2" w14:textId="77777777" w:rsidR="003E389E" w:rsidRDefault="003E389E" w:rsidP="00800E69">
      <w:pPr>
        <w:spacing w:line="480" w:lineRule="auto"/>
        <w:jc w:val="both"/>
        <w:rPr>
          <w:ins w:id="657" w:author="SHAPHAN YONG CHIA" w:date="2023-09-18T14:59:00Z"/>
          <w:rFonts w:ascii="Times New Roman" w:hAnsi="Times New Roman" w:cs="Times New Roman"/>
          <w:sz w:val="20"/>
          <w:szCs w:val="20"/>
          <w:lang w:val="en-US"/>
        </w:rPr>
      </w:pPr>
    </w:p>
    <w:p w14:paraId="1DE5AA34" w14:textId="276EA0D4" w:rsidR="003E389E" w:rsidRPr="00C70602" w:rsidRDefault="003E389E" w:rsidP="00800E69">
      <w:pPr>
        <w:spacing w:line="480" w:lineRule="auto"/>
        <w:jc w:val="both"/>
        <w:rPr>
          <w:rFonts w:ascii="Times New Roman" w:hAnsi="Times New Roman" w:cs="Times New Roman"/>
          <w:sz w:val="20"/>
          <w:szCs w:val="20"/>
          <w:lang w:val="en-US"/>
        </w:rPr>
      </w:pPr>
      <w:ins w:id="658" w:author="SHAPHAN YONG CHIA" w:date="2023-09-18T15:04:00Z">
        <w:r>
          <w:rPr>
            <w:noProof/>
          </w:rPr>
          <w:lastRenderedPageBreak/>
          <w:drawing>
            <wp:inline distT="0" distB="0" distL="0" distR="0" wp14:anchorId="5A1CB99C" wp14:editId="6ED9D456">
              <wp:extent cx="5731510" cy="4560570"/>
              <wp:effectExtent l="0" t="0" r="2540" b="0"/>
              <wp:docPr id="41746002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60023" name="Picture 1" descr="A screenshot of a diagram&#10;&#10;Description automatically generated"/>
                      <pic:cNvPicPr/>
                    </pic:nvPicPr>
                    <pic:blipFill>
                      <a:blip r:embed="rId46"/>
                      <a:stretch>
                        <a:fillRect/>
                      </a:stretch>
                    </pic:blipFill>
                    <pic:spPr>
                      <a:xfrm>
                        <a:off x="0" y="0"/>
                        <a:ext cx="5731510" cy="4560570"/>
                      </a:xfrm>
                      <a:prstGeom prst="rect">
                        <a:avLst/>
                      </a:prstGeom>
                    </pic:spPr>
                  </pic:pic>
                </a:graphicData>
              </a:graphic>
            </wp:inline>
          </w:drawing>
        </w:r>
      </w:ins>
    </w:p>
    <w:p w14:paraId="7D921594" w14:textId="45FD6255" w:rsidR="00800E69" w:rsidRPr="00C70602" w:rsidRDefault="00800E69" w:rsidP="00800E69">
      <w:pPr>
        <w:spacing w:before="240" w:after="0" w:line="480" w:lineRule="auto"/>
        <w:jc w:val="both"/>
        <w:rPr>
          <w:rFonts w:ascii="Times New Roman" w:hAnsi="Times New Roman" w:cs="Times New Roman"/>
          <w:sz w:val="12"/>
          <w:szCs w:val="12"/>
          <w:lang w:val="en-US"/>
        </w:rPr>
      </w:pPr>
      <w:del w:id="659" w:author="SHAPHAN YONG CHIA" w:date="2023-09-18T14:59:00Z">
        <w:r w:rsidDel="003E389E">
          <w:rPr>
            <w:noProof/>
          </w:rPr>
          <w:lastRenderedPageBreak/>
          <w:drawing>
            <wp:inline distT="0" distB="0" distL="0" distR="0" wp14:anchorId="52D14CF0" wp14:editId="34E51F03">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45"/>
                      <a:stretch>
                        <a:fillRect/>
                      </a:stretch>
                    </pic:blipFill>
                    <pic:spPr>
                      <a:xfrm>
                        <a:off x="0" y="0"/>
                        <a:ext cx="5731510" cy="4560570"/>
                      </a:xfrm>
                      <a:prstGeom prst="rect">
                        <a:avLst/>
                      </a:prstGeom>
                    </pic:spPr>
                  </pic:pic>
                </a:graphicData>
              </a:graphic>
            </wp:inline>
          </w:drawing>
        </w:r>
      </w:del>
      <w:r w:rsidRPr="00C70602">
        <w:rPr>
          <w:rFonts w:ascii="Times New Roman" w:hAnsi="Times New Roman" w:cs="Times New Roman"/>
          <w:b/>
          <w:bCs/>
          <w:sz w:val="24"/>
          <w:szCs w:val="24"/>
          <w:lang w:val="en-US"/>
        </w:rPr>
        <w:t>Figure S11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composting. </w:t>
      </w:r>
      <w:ins w:id="660" w:author="SHAPHAN YONG CHIA" w:date="2023-09-18T15:01:00Z">
        <w:r w:rsidR="003E389E" w:rsidRPr="003E389E">
          <w:rPr>
            <w:rFonts w:ascii="Times New Roman" w:hAnsi="Times New Roman" w:cs="Times New Roman"/>
            <w:color w:val="FF0000"/>
            <w:sz w:val="20"/>
            <w:szCs w:val="20"/>
            <w:lang w:val="en-US"/>
          </w:rPr>
          <w:t>Leaves were counted at plant ages 14 days (A), 21 days (B), 28 days (C) and 35 days (D).</w:t>
        </w:r>
        <w:r w:rsidR="003E389E">
          <w:rPr>
            <w:rFonts w:ascii="Times New Roman" w:hAnsi="Times New Roman" w:cs="Times New Roman"/>
            <w:color w:val="FF0000"/>
            <w:sz w:val="20"/>
            <w:szCs w:val="20"/>
            <w:lang w:val="en-US"/>
          </w:rPr>
          <w:t xml:space="preserve"> </w:t>
        </w:r>
      </w:ins>
      <w:r w:rsidRPr="00C70602">
        <w:rPr>
          <w:rFonts w:ascii="Times New Roman" w:hAnsi="Times New Roman" w:cs="Times New Roman"/>
          <w:sz w:val="20"/>
          <w:szCs w:val="20"/>
          <w:lang w:val="en-US"/>
        </w:rPr>
        <w:t xml:space="preserve">Frass samples were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w:t>
      </w:r>
      <w:bookmarkStart w:id="661" w:name="_Hlk138903471"/>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w:t>
      </w:r>
      <w:bookmarkEnd w:id="661"/>
      <w:r w:rsidRPr="00C70602">
        <w:rPr>
          <w:rFonts w:ascii="Times New Roman" w:hAnsi="Times New Roman" w:cs="Times New Roman"/>
          <w:sz w:val="20"/>
          <w:szCs w:val="20"/>
          <w:lang w:val="en-US"/>
        </w:rPr>
        <w:t>. Data were analysed with a generalised linear model (GLM). n is the number of replicate plants for leaf counts.</w:t>
      </w:r>
    </w:p>
    <w:p w14:paraId="6852BB8F"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p>
    <w:p w14:paraId="48F25343" w14:textId="4B4BB755" w:rsidR="00800E69" w:rsidRPr="00C70602" w:rsidRDefault="00800E69" w:rsidP="00800E69">
      <w:pPr>
        <w:spacing w:line="480" w:lineRule="auto"/>
        <w:jc w:val="both"/>
        <w:rPr>
          <w:rFonts w:ascii="Times New Roman" w:hAnsi="Times New Roman" w:cs="Times New Roman"/>
          <w:sz w:val="24"/>
          <w:szCs w:val="24"/>
          <w:lang w:val="en-US"/>
        </w:rPr>
      </w:pPr>
      <w:del w:id="662" w:author="SHAPHAN YONG CHIA" w:date="2023-09-18T15:05:00Z">
        <w:r w:rsidDel="00E70240">
          <w:rPr>
            <w:noProof/>
          </w:rPr>
          <w:lastRenderedPageBreak/>
          <w:drawing>
            <wp:inline distT="0" distB="0" distL="0" distR="0" wp14:anchorId="7968E0E9" wp14:editId="4E4B3230">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47"/>
                      <a:stretch>
                        <a:fillRect/>
                      </a:stretch>
                    </pic:blipFill>
                    <pic:spPr>
                      <a:xfrm>
                        <a:off x="0" y="0"/>
                        <a:ext cx="5731510" cy="4563110"/>
                      </a:xfrm>
                      <a:prstGeom prst="rect">
                        <a:avLst/>
                      </a:prstGeom>
                    </pic:spPr>
                  </pic:pic>
                </a:graphicData>
              </a:graphic>
            </wp:inline>
          </w:drawing>
        </w:r>
      </w:del>
      <w:ins w:id="663" w:author="SHAPHAN YONG CHIA" w:date="2023-09-18T15:05:00Z">
        <w:r w:rsidR="00E70240" w:rsidRPr="00E70240">
          <w:rPr>
            <w:noProof/>
          </w:rPr>
          <w:t xml:space="preserve"> </w:t>
        </w:r>
        <w:r w:rsidR="00E70240">
          <w:rPr>
            <w:noProof/>
          </w:rPr>
          <w:lastRenderedPageBreak/>
          <w:drawing>
            <wp:inline distT="0" distB="0" distL="0" distR="0" wp14:anchorId="62E62CCA" wp14:editId="2CA1C269">
              <wp:extent cx="5731510" cy="4560570"/>
              <wp:effectExtent l="0" t="0" r="2540" b="0"/>
              <wp:docPr id="980816831"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6831" name="Picture 1" descr="A comparison of a graph&#10;&#10;Description automatically generated with medium confidence"/>
                      <pic:cNvPicPr/>
                    </pic:nvPicPr>
                    <pic:blipFill>
                      <a:blip r:embed="rId48"/>
                      <a:stretch>
                        <a:fillRect/>
                      </a:stretch>
                    </pic:blipFill>
                    <pic:spPr>
                      <a:xfrm>
                        <a:off x="0" y="0"/>
                        <a:ext cx="5731510" cy="4560570"/>
                      </a:xfrm>
                      <a:prstGeom prst="rect">
                        <a:avLst/>
                      </a:prstGeom>
                    </pic:spPr>
                  </pic:pic>
                </a:graphicData>
              </a:graphic>
            </wp:inline>
          </w:drawing>
        </w:r>
      </w:ins>
    </w:p>
    <w:p w14:paraId="137103EA" w14:textId="77777777" w:rsidR="00800E69" w:rsidRPr="00C70602" w:rsidRDefault="00800E69" w:rsidP="00800E69">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 xml:space="preserve">Figure S12. </w:t>
      </w:r>
      <w:r w:rsidRPr="00C70602">
        <w:rPr>
          <w:rFonts w:ascii="Times New Roman" w:eastAsiaTheme="minorEastAsia" w:hAnsi="Times New Roman" w:cs="Times New Roman"/>
          <w:color w:val="000000" w:themeColor="text1"/>
          <w:kern w:val="24"/>
          <w:sz w:val="20"/>
          <w:szCs w:val="20"/>
          <w:lang w:val="en-US"/>
        </w:rPr>
        <w:t xml:space="preserve">Time until </w:t>
      </w:r>
      <w:r w:rsidRPr="00C70602">
        <w:rPr>
          <w:rFonts w:ascii="Times New Roman" w:hAnsi="Times New Roman" w:cs="Times New Roman"/>
          <w:sz w:val="20"/>
          <w:szCs w:val="20"/>
          <w:lang w:val="en-US"/>
        </w:rPr>
        <w:t xml:space="preserve">flowering (days)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soil (NoFrass; control) or soil amended with BSF frass (BSFF) or yellow mealworm frass (MWF). A = frass was incubated in the soil for 16 days before seeds were sown and B = frass was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Data were analysed with a generalised linear model (GLM). n is the number of replicate plants observed for time until flowering.</w:t>
      </w:r>
      <w:r w:rsidRPr="00C70602" w:rsidDel="009D2E09">
        <w:rPr>
          <w:rFonts w:ascii="Times New Roman" w:hAnsi="Times New Roman" w:cs="Times New Roman"/>
          <w:sz w:val="20"/>
          <w:szCs w:val="20"/>
          <w:lang w:val="en-US"/>
        </w:rPr>
        <w:t xml:space="preserve"> </w:t>
      </w:r>
    </w:p>
    <w:p w14:paraId="75CA4D7D" w14:textId="77777777" w:rsidR="00AB0998" w:rsidRDefault="00AB0998" w:rsidP="00800E69">
      <w:pPr>
        <w:pStyle w:val="EndNoteBibliography"/>
        <w:spacing w:line="480" w:lineRule="auto"/>
        <w:ind w:left="720" w:hanging="720"/>
        <w:jc w:val="both"/>
        <w:rPr>
          <w:rFonts w:ascii="Times New Roman" w:hAnsi="Times New Roman" w:cs="Times New Roman"/>
          <w:sz w:val="24"/>
          <w:szCs w:val="24"/>
        </w:rPr>
      </w:pPr>
    </w:p>
    <w:p w14:paraId="52EDBEAE" w14:textId="21960E9B" w:rsidR="00800E69" w:rsidRDefault="00800E69" w:rsidP="005D09C4">
      <w:pPr>
        <w:pStyle w:val="EndNoteBibliography"/>
        <w:spacing w:line="480" w:lineRule="auto"/>
        <w:jc w:val="both"/>
        <w:rPr>
          <w:rFonts w:ascii="Times New Roman" w:hAnsi="Times New Roman" w:cs="Times New Roman"/>
          <w:sz w:val="24"/>
          <w:szCs w:val="24"/>
        </w:rPr>
      </w:pPr>
    </w:p>
    <w:sectPr w:rsidR="00800E69" w:rsidSect="002261F4">
      <w:footerReference w:type="default" r:id="rId4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6" w:author="Dicke, Marcel" w:date="2023-09-24T11:40:00Z" w:initials="DM">
    <w:p w14:paraId="7044415D" w14:textId="77777777" w:rsidR="00372479" w:rsidRDefault="00372479" w:rsidP="00772FC6">
      <w:pPr>
        <w:pStyle w:val="CommentText"/>
      </w:pPr>
      <w:r>
        <w:rPr>
          <w:rStyle w:val="CommentReference"/>
        </w:rPr>
        <w:annotationRef/>
      </w:r>
      <w:r>
        <w:t>Why in red font?</w:t>
      </w:r>
    </w:p>
  </w:comment>
  <w:comment w:id="334" w:author="Dicke, Marcel" w:date="2023-09-24T11:53:00Z" w:initials="DM">
    <w:p w14:paraId="1A7C70AD" w14:textId="77777777" w:rsidR="0058722B" w:rsidRDefault="0058722B" w:rsidP="00836A16">
      <w:pPr>
        <w:pStyle w:val="CommentText"/>
      </w:pPr>
      <w:r>
        <w:rPr>
          <w:rStyle w:val="CommentReference"/>
        </w:rPr>
        <w:annotationRef/>
      </w:r>
      <w:r>
        <w:t>Good that you deleted this stats info here because it is in the figure panels; did you on purpose not include df=2 in the figure panels?</w:t>
      </w:r>
    </w:p>
  </w:comment>
  <w:comment w:id="370" w:author="Dicke, Marcel" w:date="2023-09-24T11:55:00Z" w:initials="DM">
    <w:p w14:paraId="71E097AA" w14:textId="77777777" w:rsidR="0074069A" w:rsidRDefault="0074069A" w:rsidP="000F41D1">
      <w:pPr>
        <w:pStyle w:val="CommentText"/>
      </w:pPr>
      <w:r>
        <w:rPr>
          <w:rStyle w:val="CommentReference"/>
        </w:rPr>
        <w:annotationRef/>
      </w:r>
      <w:r>
        <w:t>Why did you not delete this?</w:t>
      </w:r>
    </w:p>
  </w:comment>
  <w:comment w:id="372" w:author="Dicke, Marcel" w:date="2023-09-24T11:56:00Z" w:initials="DM">
    <w:p w14:paraId="18BB8FE4" w14:textId="77777777" w:rsidR="0024696B" w:rsidRDefault="0074069A" w:rsidP="00C550A7">
      <w:pPr>
        <w:pStyle w:val="CommentText"/>
      </w:pPr>
      <w:r>
        <w:rPr>
          <w:rStyle w:val="CommentReference"/>
        </w:rPr>
        <w:annotationRef/>
      </w:r>
      <w:r w:rsidR="0024696B">
        <w:t>Here I would keep the stats because the P value is close to 0.05 and otherwise the reader needs to get that from the supplementary info; this is relevant because the reader needs to see immediately that although the conclusion from the repeated trial is different, this is not a very big difference bc of the p value</w:t>
      </w:r>
    </w:p>
  </w:comment>
  <w:comment w:id="412" w:author="Dicke, Marcel" w:date="2023-09-24T11:59:00Z" w:initials="DM">
    <w:p w14:paraId="1F9E7542" w14:textId="77777777" w:rsidR="009F5570" w:rsidRDefault="009F5570" w:rsidP="005F3BDA">
      <w:pPr>
        <w:pStyle w:val="CommentText"/>
      </w:pPr>
      <w:r>
        <w:rPr>
          <w:rStyle w:val="CommentReference"/>
        </w:rPr>
        <w:annotationRef/>
      </w:r>
      <w:r>
        <w:t>Here I would leave the statistics in because the P value is very close to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44415D" w15:done="0"/>
  <w15:commentEx w15:paraId="1A7C70AD" w15:done="0"/>
  <w15:commentEx w15:paraId="71E097AA" w15:done="0"/>
  <w15:commentEx w15:paraId="18BB8FE4" w15:done="0"/>
  <w15:commentEx w15:paraId="1F9E75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A9E9D" w16cex:dateUtc="2023-09-24T09:40:00Z"/>
  <w16cex:commentExtensible w16cex:durableId="28BAA1D5" w16cex:dateUtc="2023-09-24T09:53:00Z"/>
  <w16cex:commentExtensible w16cex:durableId="28BAA24C" w16cex:dateUtc="2023-09-24T09:55:00Z"/>
  <w16cex:commentExtensible w16cex:durableId="28BAA271" w16cex:dateUtc="2023-09-24T09:56:00Z"/>
  <w16cex:commentExtensible w16cex:durableId="28BAA32B" w16cex:dateUtc="2023-09-24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44415D" w16cid:durableId="28BA9E9D"/>
  <w16cid:commentId w16cid:paraId="1A7C70AD" w16cid:durableId="28BAA1D5"/>
  <w16cid:commentId w16cid:paraId="71E097AA" w16cid:durableId="28BAA24C"/>
  <w16cid:commentId w16cid:paraId="18BB8FE4" w16cid:durableId="28BAA271"/>
  <w16cid:commentId w16cid:paraId="1F9E7542" w16cid:durableId="28BAA3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DD299" w14:textId="77777777" w:rsidR="006E78C8" w:rsidRDefault="006E78C8" w:rsidP="00AB3437">
      <w:pPr>
        <w:spacing w:after="0" w:line="240" w:lineRule="auto"/>
      </w:pPr>
      <w:r>
        <w:separator/>
      </w:r>
    </w:p>
  </w:endnote>
  <w:endnote w:type="continuationSeparator" w:id="0">
    <w:p w14:paraId="1E493B4D" w14:textId="77777777" w:rsidR="006E78C8" w:rsidRDefault="006E78C8"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200C3" w14:textId="77777777" w:rsidR="006E78C8" w:rsidRDefault="006E78C8" w:rsidP="00AB3437">
      <w:pPr>
        <w:spacing w:after="0" w:line="240" w:lineRule="auto"/>
      </w:pPr>
      <w:r>
        <w:separator/>
      </w:r>
    </w:p>
  </w:footnote>
  <w:footnote w:type="continuationSeparator" w:id="0">
    <w:p w14:paraId="589A31EA" w14:textId="77777777" w:rsidR="006E78C8" w:rsidRDefault="006E78C8"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cke, Marcel">
    <w15:presenceInfo w15:providerId="AD" w15:userId="S::marcel.dicke@wur.nl::d629b38b-23de-4d5e-a1f2-94bffbd75a19"/>
  </w15:person>
  <w15:person w15:author="SHAPHAN YONG CHIA">
    <w15:presenceInfo w15:providerId="Windows Live" w15:userId="a6a44988be94050b"/>
  </w15:person>
  <w15:person w15:author="Joop van Loon">
    <w15:presenceInfo w15:providerId="Windows Live" w15:userId="ebf16f26b4978c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60&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01B"/>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B3F"/>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5C5"/>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67802"/>
    <w:rsid w:val="00072305"/>
    <w:rsid w:val="000730AE"/>
    <w:rsid w:val="00074144"/>
    <w:rsid w:val="00074745"/>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647"/>
    <w:rsid w:val="0009377A"/>
    <w:rsid w:val="00093B8F"/>
    <w:rsid w:val="00093D3C"/>
    <w:rsid w:val="00094D8E"/>
    <w:rsid w:val="00095423"/>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07D43"/>
    <w:rsid w:val="00110427"/>
    <w:rsid w:val="001109A9"/>
    <w:rsid w:val="00111606"/>
    <w:rsid w:val="001134D5"/>
    <w:rsid w:val="0011371D"/>
    <w:rsid w:val="00113ADD"/>
    <w:rsid w:val="00114B85"/>
    <w:rsid w:val="001153BE"/>
    <w:rsid w:val="00120F05"/>
    <w:rsid w:val="00121CEE"/>
    <w:rsid w:val="00122317"/>
    <w:rsid w:val="001249E0"/>
    <w:rsid w:val="00124B90"/>
    <w:rsid w:val="00124F47"/>
    <w:rsid w:val="00124FD0"/>
    <w:rsid w:val="001255A7"/>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594E"/>
    <w:rsid w:val="001465DC"/>
    <w:rsid w:val="001466AD"/>
    <w:rsid w:val="00147DFC"/>
    <w:rsid w:val="00150084"/>
    <w:rsid w:val="001513C8"/>
    <w:rsid w:val="00151B67"/>
    <w:rsid w:val="001526A7"/>
    <w:rsid w:val="00152902"/>
    <w:rsid w:val="00152D1F"/>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65C9"/>
    <w:rsid w:val="00171B04"/>
    <w:rsid w:val="00171BCE"/>
    <w:rsid w:val="00172211"/>
    <w:rsid w:val="001728EE"/>
    <w:rsid w:val="001729FB"/>
    <w:rsid w:val="00173AD4"/>
    <w:rsid w:val="001752F3"/>
    <w:rsid w:val="00175372"/>
    <w:rsid w:val="00175931"/>
    <w:rsid w:val="00175E31"/>
    <w:rsid w:val="0017680D"/>
    <w:rsid w:val="00177423"/>
    <w:rsid w:val="00177837"/>
    <w:rsid w:val="001779A5"/>
    <w:rsid w:val="00180676"/>
    <w:rsid w:val="00181BFE"/>
    <w:rsid w:val="001822B6"/>
    <w:rsid w:val="0018347C"/>
    <w:rsid w:val="0018403F"/>
    <w:rsid w:val="001849FC"/>
    <w:rsid w:val="00185736"/>
    <w:rsid w:val="00185BEC"/>
    <w:rsid w:val="00186143"/>
    <w:rsid w:val="001869C4"/>
    <w:rsid w:val="00186FD8"/>
    <w:rsid w:val="0019073F"/>
    <w:rsid w:val="00190EBF"/>
    <w:rsid w:val="00191028"/>
    <w:rsid w:val="001919E2"/>
    <w:rsid w:val="0019226D"/>
    <w:rsid w:val="001925FF"/>
    <w:rsid w:val="00192DA6"/>
    <w:rsid w:val="00193A98"/>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5F3F"/>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7C"/>
    <w:rsid w:val="001F02FF"/>
    <w:rsid w:val="001F0410"/>
    <w:rsid w:val="001F445F"/>
    <w:rsid w:val="001F5C3F"/>
    <w:rsid w:val="001F5E00"/>
    <w:rsid w:val="001F64AA"/>
    <w:rsid w:val="001F7A8E"/>
    <w:rsid w:val="00200BC5"/>
    <w:rsid w:val="00200DA9"/>
    <w:rsid w:val="00203B69"/>
    <w:rsid w:val="0020464F"/>
    <w:rsid w:val="002055DE"/>
    <w:rsid w:val="00205AF4"/>
    <w:rsid w:val="00205CDF"/>
    <w:rsid w:val="00206880"/>
    <w:rsid w:val="00207053"/>
    <w:rsid w:val="002072AF"/>
    <w:rsid w:val="002074EC"/>
    <w:rsid w:val="00207F58"/>
    <w:rsid w:val="00211D79"/>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27567"/>
    <w:rsid w:val="0023024E"/>
    <w:rsid w:val="0023063B"/>
    <w:rsid w:val="002307F6"/>
    <w:rsid w:val="00231204"/>
    <w:rsid w:val="0023181F"/>
    <w:rsid w:val="0023274B"/>
    <w:rsid w:val="00232CFF"/>
    <w:rsid w:val="00232DF4"/>
    <w:rsid w:val="0023334D"/>
    <w:rsid w:val="00233CEC"/>
    <w:rsid w:val="002343A0"/>
    <w:rsid w:val="0023497D"/>
    <w:rsid w:val="00234B44"/>
    <w:rsid w:val="00234BAB"/>
    <w:rsid w:val="002359D9"/>
    <w:rsid w:val="00237B25"/>
    <w:rsid w:val="0024024F"/>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96B"/>
    <w:rsid w:val="00246D1E"/>
    <w:rsid w:val="0024729C"/>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AAC"/>
    <w:rsid w:val="00263F5E"/>
    <w:rsid w:val="00263FEE"/>
    <w:rsid w:val="002641B0"/>
    <w:rsid w:val="00266D18"/>
    <w:rsid w:val="0027224C"/>
    <w:rsid w:val="002728C6"/>
    <w:rsid w:val="00273D64"/>
    <w:rsid w:val="00274E26"/>
    <w:rsid w:val="0027577B"/>
    <w:rsid w:val="002757AE"/>
    <w:rsid w:val="00275B0D"/>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0A8C"/>
    <w:rsid w:val="002B1E77"/>
    <w:rsid w:val="002B1F5F"/>
    <w:rsid w:val="002B2C2C"/>
    <w:rsid w:val="002B2EC1"/>
    <w:rsid w:val="002B360E"/>
    <w:rsid w:val="002B3B5A"/>
    <w:rsid w:val="002B50BA"/>
    <w:rsid w:val="002B5F8B"/>
    <w:rsid w:val="002B65E5"/>
    <w:rsid w:val="002B67E3"/>
    <w:rsid w:val="002B73A3"/>
    <w:rsid w:val="002B73B2"/>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9AF"/>
    <w:rsid w:val="002E6EC4"/>
    <w:rsid w:val="002E730B"/>
    <w:rsid w:val="002E74FE"/>
    <w:rsid w:val="002E7A7A"/>
    <w:rsid w:val="002F0564"/>
    <w:rsid w:val="002F165F"/>
    <w:rsid w:val="002F1876"/>
    <w:rsid w:val="002F3A5D"/>
    <w:rsid w:val="002F42CB"/>
    <w:rsid w:val="002F4463"/>
    <w:rsid w:val="002F4A5B"/>
    <w:rsid w:val="002F5669"/>
    <w:rsid w:val="002F589B"/>
    <w:rsid w:val="002F5E0F"/>
    <w:rsid w:val="002F6B0E"/>
    <w:rsid w:val="002F7AFA"/>
    <w:rsid w:val="00300852"/>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9D2"/>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5E4"/>
    <w:rsid w:val="00362B8E"/>
    <w:rsid w:val="00362FD5"/>
    <w:rsid w:val="0036358F"/>
    <w:rsid w:val="00364571"/>
    <w:rsid w:val="00365F1A"/>
    <w:rsid w:val="003664B4"/>
    <w:rsid w:val="003665B6"/>
    <w:rsid w:val="00370D3E"/>
    <w:rsid w:val="003714BD"/>
    <w:rsid w:val="00372479"/>
    <w:rsid w:val="00372A77"/>
    <w:rsid w:val="00373805"/>
    <w:rsid w:val="003743F5"/>
    <w:rsid w:val="00374CB6"/>
    <w:rsid w:val="00375EC7"/>
    <w:rsid w:val="0037616E"/>
    <w:rsid w:val="00376D01"/>
    <w:rsid w:val="00377D8F"/>
    <w:rsid w:val="003804BD"/>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DFE"/>
    <w:rsid w:val="003A1ED7"/>
    <w:rsid w:val="003A260F"/>
    <w:rsid w:val="003A2A3B"/>
    <w:rsid w:val="003A2DE4"/>
    <w:rsid w:val="003A3FB0"/>
    <w:rsid w:val="003A46FE"/>
    <w:rsid w:val="003A5380"/>
    <w:rsid w:val="003A5611"/>
    <w:rsid w:val="003A68E3"/>
    <w:rsid w:val="003A6CDA"/>
    <w:rsid w:val="003A7D41"/>
    <w:rsid w:val="003B0761"/>
    <w:rsid w:val="003B11FB"/>
    <w:rsid w:val="003B153A"/>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B7157"/>
    <w:rsid w:val="003C040D"/>
    <w:rsid w:val="003C0FFB"/>
    <w:rsid w:val="003C1174"/>
    <w:rsid w:val="003C1821"/>
    <w:rsid w:val="003C3093"/>
    <w:rsid w:val="003C4CC1"/>
    <w:rsid w:val="003C53AA"/>
    <w:rsid w:val="003C79FF"/>
    <w:rsid w:val="003D03C0"/>
    <w:rsid w:val="003D0A3C"/>
    <w:rsid w:val="003D33ED"/>
    <w:rsid w:val="003D44D4"/>
    <w:rsid w:val="003D5DAC"/>
    <w:rsid w:val="003D63F4"/>
    <w:rsid w:val="003D6DCC"/>
    <w:rsid w:val="003D7441"/>
    <w:rsid w:val="003D79C3"/>
    <w:rsid w:val="003E01BE"/>
    <w:rsid w:val="003E08AB"/>
    <w:rsid w:val="003E0AB7"/>
    <w:rsid w:val="003E1BD0"/>
    <w:rsid w:val="003E2AB0"/>
    <w:rsid w:val="003E2CAD"/>
    <w:rsid w:val="003E2D2D"/>
    <w:rsid w:val="003E31E8"/>
    <w:rsid w:val="003E389E"/>
    <w:rsid w:val="003E3D5A"/>
    <w:rsid w:val="003E41A3"/>
    <w:rsid w:val="003E445A"/>
    <w:rsid w:val="003E4867"/>
    <w:rsid w:val="003E5218"/>
    <w:rsid w:val="003E5834"/>
    <w:rsid w:val="003E5F5C"/>
    <w:rsid w:val="003E6B23"/>
    <w:rsid w:val="003E72D1"/>
    <w:rsid w:val="003E7467"/>
    <w:rsid w:val="003E7BED"/>
    <w:rsid w:val="003E7E64"/>
    <w:rsid w:val="003F1A2D"/>
    <w:rsid w:val="003F3858"/>
    <w:rsid w:val="003F6642"/>
    <w:rsid w:val="003F6D0A"/>
    <w:rsid w:val="003F6DE8"/>
    <w:rsid w:val="003F700B"/>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0A"/>
    <w:rsid w:val="004106DB"/>
    <w:rsid w:val="004106E3"/>
    <w:rsid w:val="00413259"/>
    <w:rsid w:val="00414C84"/>
    <w:rsid w:val="00414F38"/>
    <w:rsid w:val="004150E8"/>
    <w:rsid w:val="004156C7"/>
    <w:rsid w:val="00416023"/>
    <w:rsid w:val="0041657A"/>
    <w:rsid w:val="004166EF"/>
    <w:rsid w:val="004168AF"/>
    <w:rsid w:val="004175DE"/>
    <w:rsid w:val="00420479"/>
    <w:rsid w:val="00420830"/>
    <w:rsid w:val="0042201D"/>
    <w:rsid w:val="0042378C"/>
    <w:rsid w:val="004249B3"/>
    <w:rsid w:val="004253AE"/>
    <w:rsid w:val="00425577"/>
    <w:rsid w:val="00426487"/>
    <w:rsid w:val="004265DA"/>
    <w:rsid w:val="00426655"/>
    <w:rsid w:val="00427239"/>
    <w:rsid w:val="0042755B"/>
    <w:rsid w:val="0042755D"/>
    <w:rsid w:val="0043088B"/>
    <w:rsid w:val="004312F5"/>
    <w:rsid w:val="00431870"/>
    <w:rsid w:val="004321B1"/>
    <w:rsid w:val="00432E86"/>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47ADD"/>
    <w:rsid w:val="00450445"/>
    <w:rsid w:val="00451F93"/>
    <w:rsid w:val="0045281A"/>
    <w:rsid w:val="00452B11"/>
    <w:rsid w:val="0045315F"/>
    <w:rsid w:val="004536B2"/>
    <w:rsid w:val="00453BD5"/>
    <w:rsid w:val="00455187"/>
    <w:rsid w:val="0045532B"/>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5E0"/>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196B"/>
    <w:rsid w:val="004921A3"/>
    <w:rsid w:val="00493DE3"/>
    <w:rsid w:val="00494651"/>
    <w:rsid w:val="00495105"/>
    <w:rsid w:val="00495AA6"/>
    <w:rsid w:val="00496593"/>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2B7"/>
    <w:rsid w:val="004A777F"/>
    <w:rsid w:val="004B0178"/>
    <w:rsid w:val="004B0D35"/>
    <w:rsid w:val="004B211F"/>
    <w:rsid w:val="004B232A"/>
    <w:rsid w:val="004B2A39"/>
    <w:rsid w:val="004B2BCB"/>
    <w:rsid w:val="004B3195"/>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C71FA"/>
    <w:rsid w:val="004D05AC"/>
    <w:rsid w:val="004D16C3"/>
    <w:rsid w:val="004D232D"/>
    <w:rsid w:val="004D3864"/>
    <w:rsid w:val="004D42A3"/>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23E7"/>
    <w:rsid w:val="004E526C"/>
    <w:rsid w:val="004E5E67"/>
    <w:rsid w:val="004E7825"/>
    <w:rsid w:val="004E7F0D"/>
    <w:rsid w:val="004F08B7"/>
    <w:rsid w:val="004F16AB"/>
    <w:rsid w:val="004F1BEE"/>
    <w:rsid w:val="004F1E1A"/>
    <w:rsid w:val="004F286F"/>
    <w:rsid w:val="004F2B5C"/>
    <w:rsid w:val="004F38B9"/>
    <w:rsid w:val="004F3F89"/>
    <w:rsid w:val="004F69B9"/>
    <w:rsid w:val="004F6FC7"/>
    <w:rsid w:val="00500D19"/>
    <w:rsid w:val="00501A33"/>
    <w:rsid w:val="00503392"/>
    <w:rsid w:val="00503F23"/>
    <w:rsid w:val="00504433"/>
    <w:rsid w:val="005051A2"/>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227"/>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0299"/>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8722B"/>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C69EA"/>
    <w:rsid w:val="005D09C4"/>
    <w:rsid w:val="005D0C6C"/>
    <w:rsid w:val="005D1531"/>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5BBC"/>
    <w:rsid w:val="005F61F6"/>
    <w:rsid w:val="005F65EA"/>
    <w:rsid w:val="006000EE"/>
    <w:rsid w:val="00600182"/>
    <w:rsid w:val="006015A8"/>
    <w:rsid w:val="00601AD5"/>
    <w:rsid w:val="00601B09"/>
    <w:rsid w:val="00603E88"/>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65F"/>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4D01"/>
    <w:rsid w:val="006450A8"/>
    <w:rsid w:val="006452AD"/>
    <w:rsid w:val="00646AB6"/>
    <w:rsid w:val="0064722A"/>
    <w:rsid w:val="00647622"/>
    <w:rsid w:val="006479CA"/>
    <w:rsid w:val="00651795"/>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34D"/>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E78C8"/>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9B2"/>
    <w:rsid w:val="00703F75"/>
    <w:rsid w:val="00704435"/>
    <w:rsid w:val="00704731"/>
    <w:rsid w:val="00704DA1"/>
    <w:rsid w:val="00704F0C"/>
    <w:rsid w:val="007056F3"/>
    <w:rsid w:val="0070793D"/>
    <w:rsid w:val="00710ED9"/>
    <w:rsid w:val="0071184E"/>
    <w:rsid w:val="007123DF"/>
    <w:rsid w:val="00712571"/>
    <w:rsid w:val="00712B3E"/>
    <w:rsid w:val="007138C4"/>
    <w:rsid w:val="007152D1"/>
    <w:rsid w:val="00716D73"/>
    <w:rsid w:val="00720828"/>
    <w:rsid w:val="00721F34"/>
    <w:rsid w:val="00722AB1"/>
    <w:rsid w:val="0072367D"/>
    <w:rsid w:val="00723823"/>
    <w:rsid w:val="00724057"/>
    <w:rsid w:val="0072495C"/>
    <w:rsid w:val="00724A65"/>
    <w:rsid w:val="007256AE"/>
    <w:rsid w:val="00725872"/>
    <w:rsid w:val="007261F1"/>
    <w:rsid w:val="00726DB9"/>
    <w:rsid w:val="00727323"/>
    <w:rsid w:val="00727342"/>
    <w:rsid w:val="00727ABD"/>
    <w:rsid w:val="00727E7B"/>
    <w:rsid w:val="0073199D"/>
    <w:rsid w:val="007334CC"/>
    <w:rsid w:val="007338E8"/>
    <w:rsid w:val="00736E40"/>
    <w:rsid w:val="007374E3"/>
    <w:rsid w:val="0074069A"/>
    <w:rsid w:val="00741112"/>
    <w:rsid w:val="00741881"/>
    <w:rsid w:val="00743391"/>
    <w:rsid w:val="00745308"/>
    <w:rsid w:val="00745CF9"/>
    <w:rsid w:val="00746A95"/>
    <w:rsid w:val="00747482"/>
    <w:rsid w:val="00750869"/>
    <w:rsid w:val="007516D3"/>
    <w:rsid w:val="00751800"/>
    <w:rsid w:val="0075180A"/>
    <w:rsid w:val="00751873"/>
    <w:rsid w:val="00751A5C"/>
    <w:rsid w:val="00752ACD"/>
    <w:rsid w:val="007539FC"/>
    <w:rsid w:val="00753DE7"/>
    <w:rsid w:val="00754870"/>
    <w:rsid w:val="00756437"/>
    <w:rsid w:val="007579EA"/>
    <w:rsid w:val="007607D4"/>
    <w:rsid w:val="007611C2"/>
    <w:rsid w:val="00762288"/>
    <w:rsid w:val="00762C64"/>
    <w:rsid w:val="0076305D"/>
    <w:rsid w:val="007640FA"/>
    <w:rsid w:val="007656EA"/>
    <w:rsid w:val="00766AC0"/>
    <w:rsid w:val="0077063C"/>
    <w:rsid w:val="00770B24"/>
    <w:rsid w:val="00770BBB"/>
    <w:rsid w:val="007712F8"/>
    <w:rsid w:val="007715D3"/>
    <w:rsid w:val="00772568"/>
    <w:rsid w:val="007725FA"/>
    <w:rsid w:val="00772C24"/>
    <w:rsid w:val="0077338F"/>
    <w:rsid w:val="00773A1D"/>
    <w:rsid w:val="00774EA5"/>
    <w:rsid w:val="00776D99"/>
    <w:rsid w:val="00776EBC"/>
    <w:rsid w:val="00777203"/>
    <w:rsid w:val="00780C69"/>
    <w:rsid w:val="00781E59"/>
    <w:rsid w:val="007835C1"/>
    <w:rsid w:val="00783640"/>
    <w:rsid w:val="00784CAA"/>
    <w:rsid w:val="00787907"/>
    <w:rsid w:val="007902C6"/>
    <w:rsid w:val="00790DBE"/>
    <w:rsid w:val="00791256"/>
    <w:rsid w:val="00791EFB"/>
    <w:rsid w:val="00793503"/>
    <w:rsid w:val="007965AE"/>
    <w:rsid w:val="00797519"/>
    <w:rsid w:val="007A0AB4"/>
    <w:rsid w:val="007A2E0F"/>
    <w:rsid w:val="007A3183"/>
    <w:rsid w:val="007A3335"/>
    <w:rsid w:val="007A45C3"/>
    <w:rsid w:val="007A48AB"/>
    <w:rsid w:val="007A4CDE"/>
    <w:rsid w:val="007A5227"/>
    <w:rsid w:val="007A64D1"/>
    <w:rsid w:val="007A6C93"/>
    <w:rsid w:val="007A7C34"/>
    <w:rsid w:val="007B1074"/>
    <w:rsid w:val="007B11DC"/>
    <w:rsid w:val="007B13A8"/>
    <w:rsid w:val="007B1DB6"/>
    <w:rsid w:val="007B21EA"/>
    <w:rsid w:val="007B4AA4"/>
    <w:rsid w:val="007B687D"/>
    <w:rsid w:val="007B695D"/>
    <w:rsid w:val="007B6A9F"/>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9A5"/>
    <w:rsid w:val="007D2D27"/>
    <w:rsid w:val="007D2E7B"/>
    <w:rsid w:val="007D3566"/>
    <w:rsid w:val="007D3643"/>
    <w:rsid w:val="007D46CE"/>
    <w:rsid w:val="007D4BE3"/>
    <w:rsid w:val="007D584F"/>
    <w:rsid w:val="007D5968"/>
    <w:rsid w:val="007D7536"/>
    <w:rsid w:val="007D7FE4"/>
    <w:rsid w:val="007E0819"/>
    <w:rsid w:val="007E0A48"/>
    <w:rsid w:val="007E1F30"/>
    <w:rsid w:val="007E1FE7"/>
    <w:rsid w:val="007E224C"/>
    <w:rsid w:val="007E281E"/>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011"/>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6592"/>
    <w:rsid w:val="00837220"/>
    <w:rsid w:val="00837AB0"/>
    <w:rsid w:val="00837D6D"/>
    <w:rsid w:val="00837E98"/>
    <w:rsid w:val="00840EEB"/>
    <w:rsid w:val="00841893"/>
    <w:rsid w:val="00844463"/>
    <w:rsid w:val="00844E96"/>
    <w:rsid w:val="008469E0"/>
    <w:rsid w:val="00847223"/>
    <w:rsid w:val="00851873"/>
    <w:rsid w:val="0085208E"/>
    <w:rsid w:val="00852F71"/>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30"/>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4301"/>
    <w:rsid w:val="008953AF"/>
    <w:rsid w:val="00895A90"/>
    <w:rsid w:val="00895D52"/>
    <w:rsid w:val="00895F1F"/>
    <w:rsid w:val="00896722"/>
    <w:rsid w:val="00896ABB"/>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482"/>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109"/>
    <w:rsid w:val="008C4768"/>
    <w:rsid w:val="008C5914"/>
    <w:rsid w:val="008C59AD"/>
    <w:rsid w:val="008C5CFB"/>
    <w:rsid w:val="008C61E6"/>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E6D5F"/>
    <w:rsid w:val="008F0F38"/>
    <w:rsid w:val="008F108D"/>
    <w:rsid w:val="008F11BA"/>
    <w:rsid w:val="008F1560"/>
    <w:rsid w:val="008F4617"/>
    <w:rsid w:val="008F4E4E"/>
    <w:rsid w:val="008F4F4B"/>
    <w:rsid w:val="008F59C6"/>
    <w:rsid w:val="008F5BD7"/>
    <w:rsid w:val="008F74F2"/>
    <w:rsid w:val="0090011F"/>
    <w:rsid w:val="0090099A"/>
    <w:rsid w:val="0090103B"/>
    <w:rsid w:val="009017BB"/>
    <w:rsid w:val="00902291"/>
    <w:rsid w:val="00903988"/>
    <w:rsid w:val="00904B1B"/>
    <w:rsid w:val="009052B6"/>
    <w:rsid w:val="00905ED6"/>
    <w:rsid w:val="009076DF"/>
    <w:rsid w:val="00907BDD"/>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47AC7"/>
    <w:rsid w:val="009508B1"/>
    <w:rsid w:val="0095208C"/>
    <w:rsid w:val="00952BBC"/>
    <w:rsid w:val="009537D5"/>
    <w:rsid w:val="00953F99"/>
    <w:rsid w:val="00955D23"/>
    <w:rsid w:val="0095611A"/>
    <w:rsid w:val="00956261"/>
    <w:rsid w:val="009579D9"/>
    <w:rsid w:val="00960122"/>
    <w:rsid w:val="00960511"/>
    <w:rsid w:val="00961B89"/>
    <w:rsid w:val="00961C53"/>
    <w:rsid w:val="009623E0"/>
    <w:rsid w:val="00962615"/>
    <w:rsid w:val="0096383E"/>
    <w:rsid w:val="00964348"/>
    <w:rsid w:val="00964876"/>
    <w:rsid w:val="0096487D"/>
    <w:rsid w:val="00964E6A"/>
    <w:rsid w:val="0096537B"/>
    <w:rsid w:val="00965D11"/>
    <w:rsid w:val="00965E89"/>
    <w:rsid w:val="00966E62"/>
    <w:rsid w:val="0096717B"/>
    <w:rsid w:val="009674CE"/>
    <w:rsid w:val="0096760F"/>
    <w:rsid w:val="00971372"/>
    <w:rsid w:val="00972020"/>
    <w:rsid w:val="00973D10"/>
    <w:rsid w:val="00973D2C"/>
    <w:rsid w:val="00974A02"/>
    <w:rsid w:val="00974AB5"/>
    <w:rsid w:val="00975068"/>
    <w:rsid w:val="00975088"/>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2AB7"/>
    <w:rsid w:val="009A33D6"/>
    <w:rsid w:val="009A3826"/>
    <w:rsid w:val="009A3FE8"/>
    <w:rsid w:val="009A745F"/>
    <w:rsid w:val="009A7667"/>
    <w:rsid w:val="009B00E9"/>
    <w:rsid w:val="009B1016"/>
    <w:rsid w:val="009B1D52"/>
    <w:rsid w:val="009B1E03"/>
    <w:rsid w:val="009B1EED"/>
    <w:rsid w:val="009B24CA"/>
    <w:rsid w:val="009B41AE"/>
    <w:rsid w:val="009B468D"/>
    <w:rsid w:val="009B46B7"/>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4F03"/>
    <w:rsid w:val="009E56F1"/>
    <w:rsid w:val="009E6811"/>
    <w:rsid w:val="009E6FC4"/>
    <w:rsid w:val="009E7A79"/>
    <w:rsid w:val="009F01C7"/>
    <w:rsid w:val="009F1C5E"/>
    <w:rsid w:val="009F1FA8"/>
    <w:rsid w:val="009F21C2"/>
    <w:rsid w:val="009F2917"/>
    <w:rsid w:val="009F3240"/>
    <w:rsid w:val="009F3546"/>
    <w:rsid w:val="009F3D15"/>
    <w:rsid w:val="009F3D4C"/>
    <w:rsid w:val="009F4965"/>
    <w:rsid w:val="009F5031"/>
    <w:rsid w:val="009F5032"/>
    <w:rsid w:val="009F5570"/>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885"/>
    <w:rsid w:val="00A06B0E"/>
    <w:rsid w:val="00A10B18"/>
    <w:rsid w:val="00A10E17"/>
    <w:rsid w:val="00A1206C"/>
    <w:rsid w:val="00A13DF5"/>
    <w:rsid w:val="00A1549B"/>
    <w:rsid w:val="00A15871"/>
    <w:rsid w:val="00A16792"/>
    <w:rsid w:val="00A16E05"/>
    <w:rsid w:val="00A17219"/>
    <w:rsid w:val="00A1745F"/>
    <w:rsid w:val="00A179F6"/>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3A89"/>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0FC6"/>
    <w:rsid w:val="00A8170D"/>
    <w:rsid w:val="00A82571"/>
    <w:rsid w:val="00A82B8A"/>
    <w:rsid w:val="00A82CAB"/>
    <w:rsid w:val="00A83E0B"/>
    <w:rsid w:val="00A841CC"/>
    <w:rsid w:val="00A848D4"/>
    <w:rsid w:val="00A87B2C"/>
    <w:rsid w:val="00A87DBF"/>
    <w:rsid w:val="00A90158"/>
    <w:rsid w:val="00A901B5"/>
    <w:rsid w:val="00A91688"/>
    <w:rsid w:val="00A93540"/>
    <w:rsid w:val="00A935F0"/>
    <w:rsid w:val="00A94D2D"/>
    <w:rsid w:val="00A94F96"/>
    <w:rsid w:val="00A94FBB"/>
    <w:rsid w:val="00A955A9"/>
    <w:rsid w:val="00A97127"/>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0998"/>
    <w:rsid w:val="00AB0BA1"/>
    <w:rsid w:val="00AB1B3D"/>
    <w:rsid w:val="00AB1CBD"/>
    <w:rsid w:val="00AB2E7D"/>
    <w:rsid w:val="00AB337A"/>
    <w:rsid w:val="00AB3437"/>
    <w:rsid w:val="00AB350A"/>
    <w:rsid w:val="00AB47FE"/>
    <w:rsid w:val="00AB48EC"/>
    <w:rsid w:val="00AB5165"/>
    <w:rsid w:val="00AB51B0"/>
    <w:rsid w:val="00AB5506"/>
    <w:rsid w:val="00AB584E"/>
    <w:rsid w:val="00AB6141"/>
    <w:rsid w:val="00AB629D"/>
    <w:rsid w:val="00AB665C"/>
    <w:rsid w:val="00AC013F"/>
    <w:rsid w:val="00AC0631"/>
    <w:rsid w:val="00AC08B5"/>
    <w:rsid w:val="00AC095A"/>
    <w:rsid w:val="00AC0ABA"/>
    <w:rsid w:val="00AC132B"/>
    <w:rsid w:val="00AC198D"/>
    <w:rsid w:val="00AC2AAB"/>
    <w:rsid w:val="00AC464B"/>
    <w:rsid w:val="00AC520D"/>
    <w:rsid w:val="00AC53C7"/>
    <w:rsid w:val="00AC6954"/>
    <w:rsid w:val="00AC74AA"/>
    <w:rsid w:val="00AC7A50"/>
    <w:rsid w:val="00AD0240"/>
    <w:rsid w:val="00AD04D0"/>
    <w:rsid w:val="00AD1676"/>
    <w:rsid w:val="00AD28EE"/>
    <w:rsid w:val="00AD2A0C"/>
    <w:rsid w:val="00AD3560"/>
    <w:rsid w:val="00AD3CA7"/>
    <w:rsid w:val="00AD46EC"/>
    <w:rsid w:val="00AD501A"/>
    <w:rsid w:val="00AD5491"/>
    <w:rsid w:val="00AD5C29"/>
    <w:rsid w:val="00AE0901"/>
    <w:rsid w:val="00AE0C88"/>
    <w:rsid w:val="00AE11CC"/>
    <w:rsid w:val="00AE3D81"/>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33FA"/>
    <w:rsid w:val="00B5474E"/>
    <w:rsid w:val="00B54A04"/>
    <w:rsid w:val="00B550FD"/>
    <w:rsid w:val="00B55CCF"/>
    <w:rsid w:val="00B610C0"/>
    <w:rsid w:val="00B63210"/>
    <w:rsid w:val="00B63567"/>
    <w:rsid w:val="00B63E71"/>
    <w:rsid w:val="00B65DB3"/>
    <w:rsid w:val="00B70A8A"/>
    <w:rsid w:val="00B71E4C"/>
    <w:rsid w:val="00B72628"/>
    <w:rsid w:val="00B72778"/>
    <w:rsid w:val="00B745D1"/>
    <w:rsid w:val="00B7474A"/>
    <w:rsid w:val="00B75040"/>
    <w:rsid w:val="00B7626A"/>
    <w:rsid w:val="00B76B53"/>
    <w:rsid w:val="00B77FB2"/>
    <w:rsid w:val="00B81D95"/>
    <w:rsid w:val="00B83562"/>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C9F"/>
    <w:rsid w:val="00BA2DF5"/>
    <w:rsid w:val="00BA368A"/>
    <w:rsid w:val="00BA3B66"/>
    <w:rsid w:val="00BA3DD7"/>
    <w:rsid w:val="00BA41BD"/>
    <w:rsid w:val="00BA42E4"/>
    <w:rsid w:val="00BA4734"/>
    <w:rsid w:val="00BA4BE5"/>
    <w:rsid w:val="00BA4C31"/>
    <w:rsid w:val="00BA5522"/>
    <w:rsid w:val="00BA674C"/>
    <w:rsid w:val="00BA6943"/>
    <w:rsid w:val="00BA7B50"/>
    <w:rsid w:val="00BB27AF"/>
    <w:rsid w:val="00BB455D"/>
    <w:rsid w:val="00BB4B3F"/>
    <w:rsid w:val="00BB5440"/>
    <w:rsid w:val="00BB690F"/>
    <w:rsid w:val="00BB75FA"/>
    <w:rsid w:val="00BC0FEF"/>
    <w:rsid w:val="00BC12F5"/>
    <w:rsid w:val="00BC1435"/>
    <w:rsid w:val="00BC1636"/>
    <w:rsid w:val="00BC2835"/>
    <w:rsid w:val="00BC446F"/>
    <w:rsid w:val="00BC4B02"/>
    <w:rsid w:val="00BC526C"/>
    <w:rsid w:val="00BC6006"/>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0456"/>
    <w:rsid w:val="00BF2017"/>
    <w:rsid w:val="00BF2507"/>
    <w:rsid w:val="00BF2943"/>
    <w:rsid w:val="00BF2CB5"/>
    <w:rsid w:val="00BF309A"/>
    <w:rsid w:val="00BF5E41"/>
    <w:rsid w:val="00BF5EDA"/>
    <w:rsid w:val="00BF6387"/>
    <w:rsid w:val="00BF6D62"/>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2D41"/>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4877"/>
    <w:rsid w:val="00C3582B"/>
    <w:rsid w:val="00C360BD"/>
    <w:rsid w:val="00C3663E"/>
    <w:rsid w:val="00C36F30"/>
    <w:rsid w:val="00C37A25"/>
    <w:rsid w:val="00C37CB3"/>
    <w:rsid w:val="00C40806"/>
    <w:rsid w:val="00C40A6D"/>
    <w:rsid w:val="00C40BD7"/>
    <w:rsid w:val="00C4114E"/>
    <w:rsid w:val="00C41A90"/>
    <w:rsid w:val="00C41B86"/>
    <w:rsid w:val="00C430CC"/>
    <w:rsid w:val="00C43341"/>
    <w:rsid w:val="00C44B96"/>
    <w:rsid w:val="00C4696F"/>
    <w:rsid w:val="00C47CC8"/>
    <w:rsid w:val="00C47E36"/>
    <w:rsid w:val="00C47F3E"/>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11E5"/>
    <w:rsid w:val="00C731EA"/>
    <w:rsid w:val="00C7322F"/>
    <w:rsid w:val="00C736FE"/>
    <w:rsid w:val="00C73DB8"/>
    <w:rsid w:val="00C74470"/>
    <w:rsid w:val="00C764A3"/>
    <w:rsid w:val="00C76C5C"/>
    <w:rsid w:val="00C76E00"/>
    <w:rsid w:val="00C77C0C"/>
    <w:rsid w:val="00C80181"/>
    <w:rsid w:val="00C80A86"/>
    <w:rsid w:val="00C80E32"/>
    <w:rsid w:val="00C81BFE"/>
    <w:rsid w:val="00C82453"/>
    <w:rsid w:val="00C8271E"/>
    <w:rsid w:val="00C82899"/>
    <w:rsid w:val="00C831D3"/>
    <w:rsid w:val="00C83465"/>
    <w:rsid w:val="00C8350B"/>
    <w:rsid w:val="00C84468"/>
    <w:rsid w:val="00C84BB0"/>
    <w:rsid w:val="00C85173"/>
    <w:rsid w:val="00C861DB"/>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A7B85"/>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4725"/>
    <w:rsid w:val="00CE5972"/>
    <w:rsid w:val="00CE59E2"/>
    <w:rsid w:val="00CE68C0"/>
    <w:rsid w:val="00CE753E"/>
    <w:rsid w:val="00CE7916"/>
    <w:rsid w:val="00CE7ACB"/>
    <w:rsid w:val="00CE7BD5"/>
    <w:rsid w:val="00CF0171"/>
    <w:rsid w:val="00CF5991"/>
    <w:rsid w:val="00CF61C0"/>
    <w:rsid w:val="00CF64E8"/>
    <w:rsid w:val="00CF6F64"/>
    <w:rsid w:val="00CF7291"/>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D06"/>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76D"/>
    <w:rsid w:val="00D80AAD"/>
    <w:rsid w:val="00D81AB6"/>
    <w:rsid w:val="00D82AFF"/>
    <w:rsid w:val="00D84F4C"/>
    <w:rsid w:val="00D859DD"/>
    <w:rsid w:val="00D85C9B"/>
    <w:rsid w:val="00D8648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2DA3"/>
    <w:rsid w:val="00DB41CA"/>
    <w:rsid w:val="00DB4C35"/>
    <w:rsid w:val="00DB5517"/>
    <w:rsid w:val="00DB67AC"/>
    <w:rsid w:val="00DB6985"/>
    <w:rsid w:val="00DB768F"/>
    <w:rsid w:val="00DB79D2"/>
    <w:rsid w:val="00DB7F5D"/>
    <w:rsid w:val="00DC0C5D"/>
    <w:rsid w:val="00DC16C6"/>
    <w:rsid w:val="00DC2073"/>
    <w:rsid w:val="00DC64D9"/>
    <w:rsid w:val="00DC6837"/>
    <w:rsid w:val="00DC6A84"/>
    <w:rsid w:val="00DC7BCB"/>
    <w:rsid w:val="00DD0D80"/>
    <w:rsid w:val="00DD2F5A"/>
    <w:rsid w:val="00DD4360"/>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2E"/>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4561"/>
    <w:rsid w:val="00E05DF6"/>
    <w:rsid w:val="00E0637A"/>
    <w:rsid w:val="00E06696"/>
    <w:rsid w:val="00E06A69"/>
    <w:rsid w:val="00E111A8"/>
    <w:rsid w:val="00E13693"/>
    <w:rsid w:val="00E141E7"/>
    <w:rsid w:val="00E15517"/>
    <w:rsid w:val="00E15638"/>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2CB"/>
    <w:rsid w:val="00E31606"/>
    <w:rsid w:val="00E31691"/>
    <w:rsid w:val="00E316A4"/>
    <w:rsid w:val="00E31BE8"/>
    <w:rsid w:val="00E31ECB"/>
    <w:rsid w:val="00E347BC"/>
    <w:rsid w:val="00E34AE8"/>
    <w:rsid w:val="00E35455"/>
    <w:rsid w:val="00E35A6A"/>
    <w:rsid w:val="00E35B7D"/>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1E"/>
    <w:rsid w:val="00E55A65"/>
    <w:rsid w:val="00E56761"/>
    <w:rsid w:val="00E61839"/>
    <w:rsid w:val="00E62E0F"/>
    <w:rsid w:val="00E634EA"/>
    <w:rsid w:val="00E63BA8"/>
    <w:rsid w:val="00E662AF"/>
    <w:rsid w:val="00E67F3B"/>
    <w:rsid w:val="00E70240"/>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185"/>
    <w:rsid w:val="00E97341"/>
    <w:rsid w:val="00E976B1"/>
    <w:rsid w:val="00EA14A8"/>
    <w:rsid w:val="00EA1A0A"/>
    <w:rsid w:val="00EA1B64"/>
    <w:rsid w:val="00EA22E9"/>
    <w:rsid w:val="00EA2B2B"/>
    <w:rsid w:val="00EA2DCF"/>
    <w:rsid w:val="00EA4EB6"/>
    <w:rsid w:val="00EA5620"/>
    <w:rsid w:val="00EA5C9B"/>
    <w:rsid w:val="00EA61B3"/>
    <w:rsid w:val="00EA62D3"/>
    <w:rsid w:val="00EA63F1"/>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76C"/>
    <w:rsid w:val="00EC6888"/>
    <w:rsid w:val="00EC6D83"/>
    <w:rsid w:val="00EC75D3"/>
    <w:rsid w:val="00ED07ED"/>
    <w:rsid w:val="00ED0909"/>
    <w:rsid w:val="00ED126D"/>
    <w:rsid w:val="00ED1647"/>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E72ED"/>
    <w:rsid w:val="00EF0218"/>
    <w:rsid w:val="00EF0706"/>
    <w:rsid w:val="00EF12BD"/>
    <w:rsid w:val="00EF1B42"/>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105"/>
    <w:rsid w:val="00F045FB"/>
    <w:rsid w:val="00F05426"/>
    <w:rsid w:val="00F06801"/>
    <w:rsid w:val="00F068E9"/>
    <w:rsid w:val="00F07386"/>
    <w:rsid w:val="00F11585"/>
    <w:rsid w:val="00F12062"/>
    <w:rsid w:val="00F1341D"/>
    <w:rsid w:val="00F1351F"/>
    <w:rsid w:val="00F13655"/>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0EA"/>
    <w:rsid w:val="00F53F3A"/>
    <w:rsid w:val="00F5427A"/>
    <w:rsid w:val="00F546D1"/>
    <w:rsid w:val="00F548D3"/>
    <w:rsid w:val="00F558AD"/>
    <w:rsid w:val="00F55C07"/>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332"/>
    <w:rsid w:val="00F937F3"/>
    <w:rsid w:val="00F94337"/>
    <w:rsid w:val="00F95059"/>
    <w:rsid w:val="00F955D4"/>
    <w:rsid w:val="00F95A55"/>
    <w:rsid w:val="00F96970"/>
    <w:rsid w:val="00F96F36"/>
    <w:rsid w:val="00F97858"/>
    <w:rsid w:val="00F97B92"/>
    <w:rsid w:val="00F97E77"/>
    <w:rsid w:val="00FA0459"/>
    <w:rsid w:val="00FA1559"/>
    <w:rsid w:val="00FA29FF"/>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3B36"/>
    <w:rsid w:val="00FE41BC"/>
    <w:rsid w:val="00FE4725"/>
    <w:rsid w:val="00FE4B11"/>
    <w:rsid w:val="00FE6151"/>
    <w:rsid w:val="00FE62D9"/>
    <w:rsid w:val="00FE688F"/>
    <w:rsid w:val="00FE6DAA"/>
    <w:rsid w:val="00FE7109"/>
    <w:rsid w:val="00FE7896"/>
    <w:rsid w:val="00FE7F91"/>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mailto:chiashaphan2009@yahoo.com" TargetMode="External"/><Relationship Id="rId51" Type="http://schemas.microsoft.com/office/2011/relationships/people" Target="peop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72</Pages>
  <Words>11363</Words>
  <Characters>67386</Characters>
  <Application>Microsoft Office Word</Application>
  <DocSecurity>0</DocSecurity>
  <Lines>1531</Lines>
  <Paragraphs>837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3</cp:revision>
  <dcterms:created xsi:type="dcterms:W3CDTF">2023-09-25T15:09:00Z</dcterms:created>
  <dcterms:modified xsi:type="dcterms:W3CDTF">2023-09-26T06:49:00Z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